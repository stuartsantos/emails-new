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DAC2" w14:textId="77777777" w:rsidR="004E40BD" w:rsidRPr="00525570" w:rsidRDefault="00475F37" w:rsidP="004E40BD">
      <w:pPr>
        <w:spacing w:after="0" w:line="240" w:lineRule="auto"/>
      </w:pPr>
      <w:commentRangeStart w:id="0"/>
      <w:commentRangeEnd w:id="0"/>
      <w:r>
        <w:rPr>
          <w:rStyle w:val="CommentReference"/>
          <w:noProof/>
          <w:sz w:val="22"/>
          <w:szCs w:val="22"/>
        </w:rPr>
        <w:commentReference w:id="0"/>
      </w:r>
      <w:ins w:id="1" w:author="Author">
        <w:r w:rsidR="00EA53AE">
          <w:rPr>
            <w:noProof/>
          </w:rPr>
          <w:drawing>
            <wp:inline distT="0" distB="0" distL="0" distR="0" wp14:anchorId="3C9C4A3F" wp14:editId="332EB6E5">
              <wp:extent cx="1864800" cy="720000"/>
              <wp:effectExtent l="0" t="0" r="2540" b="4445"/>
              <wp:docPr id="1484143716" name="Picture 3" descr="Afbeelding met tekst, Lettertype, logo,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43716" name="Picture 3" descr="Afbeelding met tekst, Lettertype, logo, Graphics&#10;&#10;Door AI gegenereerde inhoud is mogelijk onjuist."/>
                      <pic:cNvPicPr/>
                    </pic:nvPicPr>
                    <pic:blipFill>
                      <a:blip r:embed="rId13"/>
                      <a:stretch>
                        <a:fillRect/>
                      </a:stretch>
                    </pic:blipFill>
                    <pic:spPr>
                      <a:xfrm>
                        <a:off x="0" y="0"/>
                        <a:ext cx="1864800" cy="720000"/>
                      </a:xfrm>
                      <a:prstGeom prst="rect">
                        <a:avLst/>
                      </a:prstGeom>
                    </pic:spPr>
                  </pic:pic>
                </a:graphicData>
              </a:graphic>
            </wp:inline>
          </w:drawing>
        </w:r>
      </w:ins>
      <w:del w:id="2" w:author="Kitchens, Darcy" w:date="2026-02-19T16:32:00Z" w16du:dateUtc="2026-02-19T22:32:00Z">
        <w:r w:rsidR="00DB5CFD" w:rsidDel="006030C0">
          <w:rPr>
            <w:noProof/>
          </w:rPr>
          <w:drawing>
            <wp:inline distT="0" distB="0" distL="0" distR="0" wp14:anchorId="674AC95F" wp14:editId="0DC154F0">
              <wp:extent cx="921539"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G_core_r_rgb.png"/>
                      <pic:cNvPicPr/>
                    </pic:nvPicPr>
                    <pic:blipFill>
                      <a:blip r:embed="rId14">
                        <a:extLst>
                          <a:ext uri="{28A0092B-C50C-407E-A947-70E740481C1C}">
                            <a14:useLocalDpi xmlns:a14="http://schemas.microsoft.com/office/drawing/2010/main" val="0"/>
                          </a:ext>
                        </a:extLst>
                      </a:blip>
                      <a:stretch>
                        <a:fillRect/>
                      </a:stretch>
                    </pic:blipFill>
                    <pic:spPr>
                      <a:xfrm>
                        <a:off x="0" y="0"/>
                        <a:ext cx="921539" cy="457200"/>
                      </a:xfrm>
                      <a:prstGeom prst="rect">
                        <a:avLst/>
                      </a:prstGeom>
                    </pic:spPr>
                  </pic:pic>
                </a:graphicData>
              </a:graphic>
            </wp:inline>
          </w:drawing>
        </w:r>
      </w:del>
    </w:p>
    <w:p w14:paraId="21371323" w14:textId="77777777" w:rsidR="004E40BD" w:rsidRPr="00525570" w:rsidRDefault="004E40BD" w:rsidP="004E40BD">
      <w:pPr>
        <w:spacing w:after="0" w:line="240" w:lineRule="auto"/>
      </w:pPr>
    </w:p>
    <w:p w14:paraId="58E5F7AF" w14:textId="77777777" w:rsidR="004E40BD" w:rsidRPr="00DB5CFD" w:rsidRDefault="003B5043" w:rsidP="23434B3A">
      <w:pPr>
        <w:spacing w:after="0" w:line="240" w:lineRule="auto"/>
        <w:rPr>
          <w:b/>
          <w:bCs/>
          <w:color w:val="002060"/>
          <w:sz w:val="32"/>
          <w:szCs w:val="32"/>
          <w:lang w:val="nl-BE"/>
        </w:rPr>
      </w:pPr>
      <w:r w:rsidRPr="23434B3A">
        <w:rPr>
          <w:b/>
          <w:bCs/>
          <w:color w:val="002060"/>
          <w:sz w:val="32"/>
          <w:szCs w:val="32"/>
          <w:lang w:val="nl-BE"/>
        </w:rPr>
        <w:t>Reisverzekering</w:t>
      </w:r>
    </w:p>
    <w:p w14:paraId="095BE9D7" w14:textId="77777777" w:rsidR="004E40BD" w:rsidRDefault="004E40BD" w:rsidP="004E40BD">
      <w:pPr>
        <w:spacing w:after="0" w:line="240" w:lineRule="auto"/>
        <w:rPr>
          <w:lang w:val="nl-BE"/>
        </w:rPr>
      </w:pPr>
    </w:p>
    <w:p w14:paraId="26269AD9" w14:textId="77777777" w:rsidR="0017459E" w:rsidRPr="0017459E" w:rsidRDefault="0017459E" w:rsidP="004E40BD">
      <w:pPr>
        <w:spacing w:after="0" w:line="240" w:lineRule="auto"/>
        <w:rPr>
          <w:rFonts w:ascii="Arial" w:eastAsia="Calibri" w:hAnsi="Arial" w:cs="Arial"/>
          <w:b/>
          <w:color w:val="FF0000"/>
          <w:sz w:val="20"/>
          <w:szCs w:val="20"/>
          <w:lang w:val="nl-NL"/>
        </w:rPr>
      </w:pPr>
      <w:r w:rsidRPr="0017459E">
        <w:rPr>
          <w:rFonts w:ascii="Arial" w:eastAsia="Calibri" w:hAnsi="Arial" w:cs="Arial"/>
          <w:b/>
          <w:color w:val="FF0000"/>
          <w:sz w:val="20"/>
          <w:szCs w:val="20"/>
          <w:lang w:val="nl-NL"/>
        </w:rPr>
        <w:t>Van:</w:t>
      </w:r>
      <w:r w:rsidRPr="0017459E">
        <w:rPr>
          <w:rFonts w:ascii="Arial" w:eastAsia="Calibri" w:hAnsi="Arial" w:cs="Arial"/>
          <w:b/>
          <w:color w:val="FF0000"/>
          <w:sz w:val="20"/>
          <w:szCs w:val="20"/>
          <w:lang w:val="nl-NL"/>
        </w:rPr>
        <w:tab/>
      </w:r>
      <w:r w:rsidRPr="0017459E">
        <w:rPr>
          <w:rFonts w:ascii="Arial" w:eastAsia="Calibri" w:hAnsi="Arial" w:cs="Arial"/>
          <w:b/>
          <w:color w:val="FF0000"/>
          <w:sz w:val="20"/>
          <w:szCs w:val="20"/>
          <w:lang w:val="nl-NL"/>
        </w:rPr>
        <w:tab/>
      </w:r>
      <w:del w:id="3" w:author="Author">
        <w:r w:rsidRPr="0017459E" w:rsidDel="00EA53AE">
          <w:rPr>
            <w:rFonts w:ascii="Arial" w:eastAsia="Calibri" w:hAnsi="Arial" w:cs="Arial"/>
            <w:b/>
            <w:color w:val="FF0000"/>
            <w:sz w:val="20"/>
            <w:szCs w:val="20"/>
            <w:lang w:val="nl-NL"/>
          </w:rPr>
          <w:delText>AIG Reizen</w:delText>
        </w:r>
      </w:del>
      <w:ins w:id="4" w:author="Author">
        <w:r w:rsidR="00EA53AE">
          <w:rPr>
            <w:rFonts w:ascii="Arial" w:eastAsia="Calibri" w:hAnsi="Arial" w:cs="Arial"/>
            <w:b/>
            <w:color w:val="FF0000"/>
            <w:sz w:val="20"/>
            <w:szCs w:val="20"/>
            <w:lang w:val="nl-NL"/>
          </w:rPr>
          <w:t>Travel Guard</w:t>
        </w:r>
      </w:ins>
    </w:p>
    <w:p w14:paraId="320F4416" w14:textId="77777777" w:rsidR="003B5043" w:rsidRPr="003B5043" w:rsidRDefault="003B5043" w:rsidP="003B5043">
      <w:pPr>
        <w:spacing w:after="0" w:line="240" w:lineRule="auto"/>
        <w:rPr>
          <w:rFonts w:ascii="Arial" w:eastAsia="Calibri" w:hAnsi="Arial" w:cs="Arial"/>
          <w:b/>
          <w:color w:val="FF0000"/>
          <w:sz w:val="20"/>
          <w:szCs w:val="20"/>
          <w:lang w:val="nl-NL"/>
        </w:rPr>
      </w:pPr>
      <w:r w:rsidRPr="003B5043">
        <w:rPr>
          <w:rFonts w:ascii="Arial" w:eastAsia="Calibri" w:hAnsi="Arial" w:cs="Arial"/>
          <w:b/>
          <w:color w:val="FF0000"/>
          <w:sz w:val="20"/>
          <w:szCs w:val="20"/>
          <w:lang w:val="nl-NL"/>
        </w:rPr>
        <w:t>Onderwerp:</w:t>
      </w:r>
      <w:r w:rsidRPr="003B5043">
        <w:rPr>
          <w:rFonts w:ascii="Arial" w:eastAsia="Calibri" w:hAnsi="Arial" w:cs="Arial"/>
          <w:b/>
          <w:color w:val="FF0000"/>
          <w:sz w:val="20"/>
          <w:szCs w:val="20"/>
          <w:lang w:val="nl-NL"/>
        </w:rPr>
        <w:tab/>
        <w:t xml:space="preserve">Bevestiging </w:t>
      </w:r>
      <w:del w:id="5" w:author="Author">
        <w:r w:rsidRPr="003B5043" w:rsidDel="00EA53AE">
          <w:rPr>
            <w:rFonts w:ascii="Arial" w:eastAsia="Calibri" w:hAnsi="Arial" w:cs="Arial"/>
            <w:b/>
            <w:color w:val="FF0000"/>
            <w:sz w:val="20"/>
            <w:szCs w:val="20"/>
            <w:lang w:val="nl-NL"/>
          </w:rPr>
          <w:delText xml:space="preserve">AIG </w:delText>
        </w:r>
      </w:del>
      <w:r>
        <w:rPr>
          <w:rFonts w:ascii="Arial" w:eastAsia="Calibri" w:hAnsi="Arial" w:cs="Arial"/>
          <w:b/>
          <w:color w:val="FF0000"/>
          <w:sz w:val="20"/>
          <w:szCs w:val="20"/>
          <w:lang w:val="nl-NL"/>
        </w:rPr>
        <w:t>Reisverzekering voor Polis</w:t>
      </w:r>
      <w:r w:rsidRPr="003B5043">
        <w:rPr>
          <w:rFonts w:ascii="Arial" w:eastAsia="Calibri" w:hAnsi="Arial" w:cs="Arial"/>
          <w:b/>
          <w:color w:val="FF0000"/>
          <w:sz w:val="20"/>
          <w:szCs w:val="20"/>
          <w:lang w:val="nl-NL"/>
        </w:rPr>
        <w:t xml:space="preserve"> </w:t>
      </w:r>
      <w:del w:id="6" w:author="Author">
        <w:r w:rsidRPr="003B5043" w:rsidDel="00E015DC">
          <w:rPr>
            <w:rFonts w:ascii="Arial" w:eastAsia="Calibri" w:hAnsi="Arial" w:cs="Arial"/>
            <w:b/>
            <w:color w:val="FF0000"/>
            <w:sz w:val="20"/>
            <w:szCs w:val="20"/>
            <w:lang w:val="nl-NL"/>
          </w:rPr>
          <w:delText xml:space="preserve"> </w:delText>
        </w:r>
      </w:del>
      <w:r w:rsidR="00417C0D">
        <w:rPr>
          <w:rFonts w:ascii="Arial" w:eastAsia="Calibri" w:hAnsi="Arial" w:cs="Arial"/>
          <w:b/>
          <w:color w:val="FF0000"/>
          <w:sz w:val="20"/>
          <w:szCs w:val="20"/>
          <w:lang w:val="nl-NL"/>
        </w:rPr>
        <w:t>{</w:t>
      </w:r>
      <w:r w:rsidRPr="003B5043">
        <w:rPr>
          <w:rFonts w:ascii="Arial" w:eastAsia="Calibri" w:hAnsi="Arial" w:cs="Arial"/>
          <w:b/>
          <w:color w:val="FF0000"/>
          <w:sz w:val="20"/>
          <w:szCs w:val="20"/>
          <w:lang w:val="nl-NL"/>
        </w:rPr>
        <w:t>PolicyNumber</w:t>
      </w:r>
      <w:r w:rsidR="00417C0D">
        <w:rPr>
          <w:rFonts w:ascii="Arial" w:eastAsia="Calibri" w:hAnsi="Arial" w:cs="Arial"/>
          <w:b/>
          <w:color w:val="FF0000"/>
          <w:sz w:val="20"/>
          <w:szCs w:val="20"/>
          <w:lang w:val="nl-NL"/>
        </w:rPr>
        <w:t>}</w:t>
      </w:r>
      <w:r w:rsidRPr="003B5043">
        <w:rPr>
          <w:rFonts w:ascii="Arial" w:eastAsia="Calibri" w:hAnsi="Arial" w:cs="Arial"/>
          <w:b/>
          <w:color w:val="FF0000"/>
          <w:sz w:val="20"/>
          <w:szCs w:val="20"/>
          <w:lang w:val="nl-NL"/>
        </w:rPr>
        <w:t xml:space="preserve"> </w:t>
      </w:r>
    </w:p>
    <w:p w14:paraId="0EB3BDE3" w14:textId="77777777" w:rsidR="000D54CA" w:rsidRPr="00333238" w:rsidRDefault="000D54CA" w:rsidP="000D54CA">
      <w:pPr>
        <w:spacing w:after="0" w:line="240" w:lineRule="auto"/>
        <w:rPr>
          <w:rFonts w:ascii="Arial" w:hAnsi="Arial" w:cs="Arial"/>
          <w:sz w:val="20"/>
          <w:szCs w:val="20"/>
          <w:lang w:val="nl-BE"/>
        </w:rPr>
      </w:pPr>
    </w:p>
    <w:p w14:paraId="2088624B" w14:textId="77777777" w:rsidR="007E4C46" w:rsidRPr="00333238" w:rsidRDefault="007E4C46" w:rsidP="000D54CA">
      <w:pPr>
        <w:spacing w:after="0" w:line="240" w:lineRule="auto"/>
        <w:rPr>
          <w:rFonts w:ascii="Arial" w:hAnsi="Arial" w:cs="Arial"/>
          <w:sz w:val="20"/>
          <w:szCs w:val="20"/>
          <w:lang w:val="nl-BE"/>
        </w:rPr>
      </w:pPr>
    </w:p>
    <w:p w14:paraId="2B2F8CE5" w14:textId="77777777" w:rsidR="000D54CA" w:rsidRPr="00525570" w:rsidRDefault="003B5043" w:rsidP="000D54CA">
      <w:pPr>
        <w:spacing w:after="0" w:line="240" w:lineRule="auto"/>
        <w:rPr>
          <w:rFonts w:ascii="Arial" w:hAnsi="Arial" w:cs="Arial"/>
          <w:sz w:val="20"/>
          <w:szCs w:val="20"/>
        </w:rPr>
      </w:pPr>
      <w:r>
        <w:rPr>
          <w:rFonts w:ascii="Arial" w:hAnsi="Arial" w:cs="Arial"/>
          <w:sz w:val="20"/>
          <w:szCs w:val="20"/>
          <w:lang w:val="en-AU"/>
        </w:rPr>
        <w:t>Dag</w:t>
      </w:r>
      <w:r w:rsidR="000D54CA" w:rsidRPr="00525570">
        <w:rPr>
          <w:rFonts w:ascii="Arial" w:hAnsi="Arial" w:cs="Arial"/>
          <w:sz w:val="20"/>
          <w:szCs w:val="20"/>
          <w:lang w:val="en-AU"/>
        </w:rPr>
        <w:t xml:space="preserve"> </w:t>
      </w:r>
      <w:r w:rsidR="00417C0D">
        <w:rPr>
          <w:rFonts w:ascii="Arial" w:hAnsi="Arial" w:cs="Arial"/>
          <w:sz w:val="20"/>
          <w:szCs w:val="20"/>
          <w:lang w:val="en-AU"/>
        </w:rPr>
        <w:t>{</w:t>
      </w:r>
      <w:r w:rsidR="000D54CA" w:rsidRPr="00525570">
        <w:rPr>
          <w:rFonts w:ascii="Arial" w:hAnsi="Arial" w:cs="Arial"/>
          <w:sz w:val="20"/>
          <w:szCs w:val="20"/>
          <w:lang w:val="en-AU"/>
        </w:rPr>
        <w:t>Policy Holder First Name</w:t>
      </w:r>
      <w:r w:rsidR="00417C0D">
        <w:rPr>
          <w:rFonts w:ascii="Arial" w:hAnsi="Arial" w:cs="Arial"/>
          <w:sz w:val="20"/>
          <w:szCs w:val="20"/>
          <w:lang w:val="en-AU"/>
        </w:rPr>
        <w:t>}</w:t>
      </w:r>
      <w:r w:rsidR="000D54CA" w:rsidRPr="00525570">
        <w:rPr>
          <w:rFonts w:ascii="Arial" w:hAnsi="Arial" w:cs="Arial"/>
          <w:sz w:val="20"/>
          <w:szCs w:val="20"/>
          <w:lang w:val="en-AU"/>
        </w:rPr>
        <w:t> </w:t>
      </w:r>
      <w:r w:rsidR="00417C0D">
        <w:rPr>
          <w:rFonts w:ascii="Arial" w:hAnsi="Arial" w:cs="Arial"/>
          <w:sz w:val="20"/>
          <w:szCs w:val="20"/>
          <w:lang w:val="en-AU"/>
        </w:rPr>
        <w:t>{</w:t>
      </w:r>
      <w:r w:rsidR="000D54CA" w:rsidRPr="00525570">
        <w:rPr>
          <w:rFonts w:ascii="Arial" w:hAnsi="Arial" w:cs="Arial"/>
          <w:sz w:val="20"/>
          <w:szCs w:val="20"/>
          <w:lang w:val="en-AU"/>
        </w:rPr>
        <w:t>Policy Holder Last Name</w:t>
      </w:r>
      <w:r w:rsidR="00417C0D">
        <w:rPr>
          <w:rFonts w:ascii="Arial" w:hAnsi="Arial" w:cs="Arial"/>
          <w:sz w:val="20"/>
          <w:szCs w:val="20"/>
          <w:lang w:val="en-AU"/>
        </w:rPr>
        <w:t>}</w:t>
      </w:r>
      <w:r w:rsidR="000D54CA" w:rsidRPr="00525570">
        <w:rPr>
          <w:rFonts w:ascii="Arial" w:hAnsi="Arial" w:cs="Arial"/>
          <w:sz w:val="20"/>
          <w:szCs w:val="20"/>
          <w:lang w:val="en-AU"/>
        </w:rPr>
        <w:t>,</w:t>
      </w:r>
    </w:p>
    <w:p w14:paraId="5A3D0921" w14:textId="77777777" w:rsidR="00FA4327" w:rsidRPr="00525570" w:rsidRDefault="00FA4327" w:rsidP="000D54CA">
      <w:pPr>
        <w:spacing w:after="0" w:line="240" w:lineRule="auto"/>
        <w:rPr>
          <w:rFonts w:ascii="Arial" w:hAnsi="Arial" w:cs="Arial"/>
          <w:sz w:val="20"/>
          <w:szCs w:val="20"/>
          <w:lang w:val="en-AU"/>
        </w:rPr>
      </w:pPr>
    </w:p>
    <w:p w14:paraId="72940BF4" w14:textId="77777777" w:rsidR="003B5043" w:rsidRPr="003B5043" w:rsidRDefault="003B5043" w:rsidP="003B5043">
      <w:pPr>
        <w:spacing w:after="0" w:line="240" w:lineRule="auto"/>
        <w:rPr>
          <w:rFonts w:ascii="Arial" w:eastAsia="Calibri" w:hAnsi="Arial" w:cs="Arial"/>
          <w:sz w:val="20"/>
          <w:szCs w:val="20"/>
          <w:lang w:val="nl-NL"/>
        </w:rPr>
      </w:pPr>
      <w:r w:rsidRPr="003B5043">
        <w:rPr>
          <w:rFonts w:ascii="Arial" w:eastAsia="Calibri" w:hAnsi="Arial" w:cs="Arial"/>
          <w:sz w:val="20"/>
          <w:szCs w:val="20"/>
          <w:lang w:val="nl-NL"/>
        </w:rPr>
        <w:t>Bedankt voor het kiezen van een Travel Guard</w:t>
      </w:r>
      <w:r w:rsidRPr="003B5043">
        <w:rPr>
          <w:rFonts w:ascii="Arial" w:eastAsia="Calibri" w:hAnsi="Arial" w:cs="Arial"/>
          <w:sz w:val="20"/>
          <w:szCs w:val="20"/>
          <w:vertAlign w:val="superscript"/>
          <w:lang w:val="nl-NL"/>
        </w:rPr>
        <w:t>®</w:t>
      </w:r>
      <w:r w:rsidRPr="003B5043">
        <w:rPr>
          <w:rFonts w:ascii="Arial" w:eastAsia="Calibri" w:hAnsi="Arial" w:cs="Arial"/>
          <w:sz w:val="20"/>
          <w:szCs w:val="20"/>
          <w:lang w:val="nl-NL"/>
        </w:rPr>
        <w:t xml:space="preserve"> Reisverzekering</w:t>
      </w:r>
      <w:del w:id="7" w:author="Author">
        <w:r w:rsidRPr="003B5043" w:rsidDel="00EA53AE">
          <w:rPr>
            <w:rFonts w:ascii="Arial" w:eastAsia="Calibri" w:hAnsi="Arial" w:cs="Arial"/>
            <w:sz w:val="20"/>
            <w:szCs w:val="20"/>
            <w:lang w:val="nl-NL"/>
          </w:rPr>
          <w:delText xml:space="preserve"> van AIG Travel</w:delText>
        </w:r>
      </w:del>
      <w:r w:rsidRPr="003B5043">
        <w:rPr>
          <w:rFonts w:ascii="Arial" w:eastAsia="Calibri" w:hAnsi="Arial" w:cs="Arial"/>
          <w:sz w:val="20"/>
          <w:szCs w:val="20"/>
          <w:lang w:val="nl-NL"/>
        </w:rPr>
        <w:t xml:space="preserve">! </w:t>
      </w:r>
    </w:p>
    <w:p w14:paraId="349B8F18" w14:textId="77777777" w:rsidR="003B5043" w:rsidRPr="003B5043" w:rsidRDefault="003B5043" w:rsidP="003B5043">
      <w:pPr>
        <w:spacing w:after="0" w:line="240" w:lineRule="auto"/>
        <w:rPr>
          <w:rFonts w:ascii="Arial" w:eastAsia="Calibri" w:hAnsi="Arial" w:cs="Arial"/>
          <w:sz w:val="20"/>
          <w:szCs w:val="20"/>
          <w:lang w:val="en-AU"/>
        </w:rPr>
      </w:pPr>
      <w:proofErr w:type="spellStart"/>
      <w:r w:rsidRPr="003B5043">
        <w:rPr>
          <w:rFonts w:ascii="Arial" w:eastAsia="Calibri" w:hAnsi="Arial" w:cs="Arial"/>
          <w:sz w:val="20"/>
          <w:szCs w:val="20"/>
          <w:lang w:val="en-AU"/>
        </w:rPr>
        <w:t>Uw</w:t>
      </w:r>
      <w:proofErr w:type="spellEnd"/>
      <w:r w:rsidRPr="003B5043">
        <w:rPr>
          <w:rFonts w:ascii="Arial" w:eastAsia="Calibri" w:hAnsi="Arial" w:cs="Arial"/>
          <w:sz w:val="20"/>
          <w:szCs w:val="20"/>
          <w:lang w:val="en-AU"/>
        </w:rPr>
        <w:t xml:space="preserve"> </w:t>
      </w:r>
      <w:proofErr w:type="spellStart"/>
      <w:r w:rsidRPr="003B5043">
        <w:rPr>
          <w:rFonts w:ascii="Arial" w:eastAsia="Calibri" w:hAnsi="Arial" w:cs="Arial"/>
          <w:sz w:val="20"/>
          <w:szCs w:val="20"/>
          <w:lang w:val="en-AU"/>
        </w:rPr>
        <w:t>Polisnummer</w:t>
      </w:r>
      <w:proofErr w:type="spellEnd"/>
      <w:r w:rsidRPr="003B5043">
        <w:rPr>
          <w:rFonts w:ascii="Arial" w:eastAsia="Calibri" w:hAnsi="Arial" w:cs="Arial"/>
          <w:sz w:val="20"/>
          <w:szCs w:val="20"/>
          <w:lang w:val="en-AU"/>
        </w:rPr>
        <w:t xml:space="preserve"> is </w:t>
      </w:r>
      <w:r w:rsidR="00417C0D">
        <w:rPr>
          <w:rFonts w:ascii="Arial" w:eastAsia="Calibri" w:hAnsi="Arial" w:cs="Arial"/>
          <w:sz w:val="20"/>
          <w:szCs w:val="20"/>
          <w:lang w:val="en-AU"/>
        </w:rPr>
        <w:t>{</w:t>
      </w:r>
      <w:r w:rsidRPr="003B5043">
        <w:rPr>
          <w:rFonts w:ascii="Arial" w:eastAsia="Calibri" w:hAnsi="Arial" w:cs="Arial"/>
          <w:sz w:val="20"/>
          <w:szCs w:val="20"/>
          <w:lang w:val="en-AU"/>
        </w:rPr>
        <w:t>Policy Number</w:t>
      </w:r>
      <w:r w:rsidR="00417C0D">
        <w:rPr>
          <w:rFonts w:ascii="Arial" w:eastAsia="Calibri" w:hAnsi="Arial" w:cs="Arial"/>
          <w:sz w:val="20"/>
          <w:szCs w:val="20"/>
          <w:lang w:val="en-AU"/>
        </w:rPr>
        <w:t>}</w:t>
      </w:r>
      <w:r w:rsidRPr="003B5043">
        <w:rPr>
          <w:rFonts w:ascii="Arial" w:eastAsia="Calibri" w:hAnsi="Arial" w:cs="Arial"/>
          <w:sz w:val="20"/>
          <w:szCs w:val="20"/>
          <w:lang w:val="en-AU"/>
        </w:rPr>
        <w:t>.</w:t>
      </w:r>
    </w:p>
    <w:p w14:paraId="4ECD6482" w14:textId="77777777" w:rsidR="00D03830" w:rsidRPr="00525570" w:rsidRDefault="00D03830" w:rsidP="000D54CA">
      <w:pPr>
        <w:spacing w:after="0" w:line="240" w:lineRule="auto"/>
        <w:rPr>
          <w:rFonts w:ascii="Arial" w:hAnsi="Arial" w:cs="Arial"/>
          <w:sz w:val="20"/>
          <w:szCs w:val="20"/>
          <w:lang w:val="en-AU"/>
        </w:rPr>
      </w:pPr>
    </w:p>
    <w:p w14:paraId="3895B26F" w14:textId="77777777" w:rsidR="003B5043" w:rsidRPr="00DB5CFD" w:rsidRDefault="003B5043" w:rsidP="23434B3A">
      <w:pPr>
        <w:spacing w:after="0" w:line="240" w:lineRule="auto"/>
        <w:rPr>
          <w:rFonts w:ascii="Arial" w:eastAsia="Calibri" w:hAnsi="Arial" w:cs="Arial"/>
          <w:b/>
          <w:bCs/>
          <w:sz w:val="20"/>
          <w:szCs w:val="20"/>
          <w:lang w:val="nl-NL"/>
        </w:rPr>
      </w:pPr>
      <w:r w:rsidRPr="23434B3A">
        <w:rPr>
          <w:rFonts w:ascii="Arial" w:eastAsia="Calibri" w:hAnsi="Arial" w:cs="Arial"/>
          <w:b/>
          <w:bCs/>
          <w:sz w:val="20"/>
          <w:szCs w:val="20"/>
          <w:u w:val="single"/>
          <w:lang w:val="nl-NL"/>
        </w:rPr>
        <w:t xml:space="preserve">Klik </w:t>
      </w:r>
      <w:commentRangeStart w:id="8"/>
      <w:r w:rsidRPr="23434B3A">
        <w:rPr>
          <w:rFonts w:ascii="Arial" w:eastAsia="Calibri" w:hAnsi="Arial" w:cs="Arial"/>
          <w:b/>
          <w:bCs/>
          <w:sz w:val="20"/>
          <w:szCs w:val="20"/>
          <w:u w:val="single"/>
          <w:lang w:val="nl-NL"/>
        </w:rPr>
        <w:t>hier</w:t>
      </w:r>
      <w:commentRangeEnd w:id="8"/>
      <w:r w:rsidR="00E015DC" w:rsidRPr="23434B3A">
        <w:rPr>
          <w:rStyle w:val="CommentReference"/>
          <w:rFonts w:ascii="Arial" w:eastAsia="Calibri" w:hAnsi="Arial" w:cs="Arial"/>
          <w:sz w:val="20"/>
          <w:szCs w:val="20"/>
          <w:lang w:val="nl-NL"/>
        </w:rPr>
        <w:commentReference w:id="8"/>
      </w:r>
      <w:r w:rsidRPr="23434B3A">
        <w:rPr>
          <w:rFonts w:ascii="Arial" w:eastAsia="Calibri" w:hAnsi="Arial" w:cs="Arial"/>
          <w:sz w:val="20"/>
          <w:szCs w:val="20"/>
          <w:lang w:val="nl-NL"/>
        </w:rPr>
        <w:t xml:space="preserve"> om uw </w:t>
      </w:r>
      <w:r w:rsidRPr="23434B3A">
        <w:rPr>
          <w:rFonts w:ascii="Arial" w:eastAsia="Calibri" w:hAnsi="Arial" w:cs="Arial"/>
          <w:b/>
          <w:bCs/>
          <w:sz w:val="20"/>
          <w:szCs w:val="20"/>
          <w:lang w:val="nl-NL"/>
        </w:rPr>
        <w:t>Verzekeringscertificaat</w:t>
      </w:r>
      <w:r w:rsidRPr="23434B3A">
        <w:rPr>
          <w:rFonts w:ascii="Arial" w:eastAsia="Calibri" w:hAnsi="Arial" w:cs="Arial"/>
          <w:sz w:val="20"/>
          <w:szCs w:val="20"/>
          <w:lang w:val="nl-NL"/>
        </w:rPr>
        <w:t xml:space="preserve"> en uw </w:t>
      </w:r>
      <w:r w:rsidRPr="23434B3A">
        <w:rPr>
          <w:rFonts w:ascii="Arial" w:eastAsia="Calibri" w:hAnsi="Arial" w:cs="Arial"/>
          <w:b/>
          <w:bCs/>
          <w:sz w:val="20"/>
          <w:szCs w:val="20"/>
          <w:lang w:val="nl-NL"/>
        </w:rPr>
        <w:t>Polisvoorwaarden</w:t>
      </w:r>
      <w:r w:rsidRPr="23434B3A">
        <w:rPr>
          <w:rFonts w:ascii="Arial" w:eastAsia="Calibri" w:hAnsi="Arial" w:cs="Arial"/>
          <w:sz w:val="20"/>
          <w:szCs w:val="20"/>
          <w:lang w:val="nl-NL"/>
        </w:rPr>
        <w:t xml:space="preserve"> in te zien.</w:t>
      </w:r>
    </w:p>
    <w:p w14:paraId="12388C8F" w14:textId="77777777" w:rsidR="003B5043" w:rsidRPr="00DB5CFD" w:rsidRDefault="003B5043" w:rsidP="003B5043">
      <w:pPr>
        <w:spacing w:after="0" w:line="240" w:lineRule="auto"/>
        <w:rPr>
          <w:rFonts w:ascii="Arial" w:eastAsia="Calibri" w:hAnsi="Arial" w:cs="Arial"/>
          <w:sz w:val="20"/>
          <w:szCs w:val="20"/>
          <w:lang w:val="nl-NL"/>
        </w:rPr>
      </w:pPr>
      <w:r w:rsidRPr="00DB5CFD">
        <w:rPr>
          <w:rFonts w:ascii="Arial" w:eastAsia="Calibri" w:hAnsi="Arial" w:cs="Arial"/>
          <w:sz w:val="20"/>
          <w:szCs w:val="20"/>
          <w:lang w:val="nl-NL"/>
        </w:rPr>
        <w:t xml:space="preserve">Om in te loggen, heeft u uw Polisnummer en uw Achternaam nodig. </w:t>
      </w:r>
    </w:p>
    <w:p w14:paraId="1E74FA48" w14:textId="77777777" w:rsidR="003B5043" w:rsidRDefault="003B5043" w:rsidP="000D54CA">
      <w:pPr>
        <w:spacing w:after="0" w:line="240" w:lineRule="auto"/>
        <w:rPr>
          <w:rFonts w:ascii="Arial" w:hAnsi="Arial" w:cs="Arial"/>
          <w:sz w:val="20"/>
          <w:szCs w:val="20"/>
          <w:lang w:val="nl-NL"/>
        </w:rPr>
      </w:pPr>
    </w:p>
    <w:p w14:paraId="08B255B4" w14:textId="77777777" w:rsidR="00762D64" w:rsidRPr="00333238" w:rsidRDefault="00762D64" w:rsidP="000D54CA">
      <w:pPr>
        <w:spacing w:after="0" w:line="240" w:lineRule="auto"/>
        <w:rPr>
          <w:rFonts w:ascii="Arial" w:hAnsi="Arial" w:cs="Arial"/>
          <w:b/>
          <w:sz w:val="20"/>
          <w:szCs w:val="20"/>
          <w:lang w:val="nl-BE"/>
        </w:rPr>
      </w:pPr>
    </w:p>
    <w:p w14:paraId="3C8EA10C" w14:textId="77777777" w:rsidR="000D54CA" w:rsidRPr="00333238" w:rsidRDefault="003B5043" w:rsidP="23434B3A">
      <w:pPr>
        <w:spacing w:after="0" w:line="240" w:lineRule="auto"/>
        <w:rPr>
          <w:rFonts w:ascii="Arial" w:hAnsi="Arial" w:cs="Arial"/>
          <w:b/>
          <w:bCs/>
          <w:color w:val="002060"/>
          <w:sz w:val="24"/>
          <w:szCs w:val="24"/>
          <w:lang w:val="nl-BE"/>
        </w:rPr>
      </w:pPr>
      <w:r w:rsidRPr="00333238">
        <w:rPr>
          <w:rFonts w:ascii="Arial" w:hAnsi="Arial" w:cs="Arial"/>
          <w:b/>
          <w:bCs/>
          <w:color w:val="002060"/>
          <w:sz w:val="24"/>
          <w:szCs w:val="24"/>
          <w:lang w:val="nl-BE"/>
        </w:rPr>
        <w:t>Wat is verzekerd</w:t>
      </w:r>
      <w:r w:rsidR="000D54CA" w:rsidRPr="00333238">
        <w:rPr>
          <w:rFonts w:ascii="Arial" w:hAnsi="Arial" w:cs="Arial"/>
          <w:b/>
          <w:bCs/>
          <w:color w:val="002060"/>
          <w:sz w:val="24"/>
          <w:szCs w:val="24"/>
          <w:lang w:val="nl-BE"/>
        </w:rPr>
        <w:t xml:space="preserve">? </w:t>
      </w:r>
    </w:p>
    <w:p w14:paraId="46C52E36" w14:textId="77777777" w:rsidR="00417C0D" w:rsidRPr="00333238" w:rsidRDefault="00417C0D" w:rsidP="000D54CA">
      <w:pPr>
        <w:spacing w:after="0" w:line="240" w:lineRule="auto"/>
        <w:rPr>
          <w:rFonts w:ascii="Arial" w:hAnsi="Arial" w:cs="Arial"/>
          <w:b/>
          <w:color w:val="00B0F0"/>
          <w:sz w:val="24"/>
          <w:szCs w:val="24"/>
          <w:lang w:val="nl-BE"/>
        </w:rPr>
      </w:pPr>
    </w:p>
    <w:p w14:paraId="158ABA31" w14:textId="77777777" w:rsidR="00417C0D" w:rsidRPr="00417C0D" w:rsidRDefault="00417C0D" w:rsidP="23434B3A">
      <w:pPr>
        <w:jc w:val="both"/>
        <w:rPr>
          <w:rFonts w:ascii="Arial" w:eastAsia="Calibri" w:hAnsi="Arial" w:cs="Arial"/>
          <w:sz w:val="20"/>
          <w:szCs w:val="20"/>
          <w:lang w:val="nl-NL"/>
        </w:rPr>
      </w:pPr>
      <w:r w:rsidRPr="23434B3A">
        <w:rPr>
          <w:rFonts w:ascii="Arial" w:eastAsia="Calibri" w:hAnsi="Arial" w:cs="Arial"/>
          <w:sz w:val="20"/>
          <w:szCs w:val="20"/>
          <w:lang w:val="nl-NL"/>
        </w:rPr>
        <w:t xml:space="preserve">U hebt de </w:t>
      </w:r>
      <w:r w:rsidR="00C764D8" w:rsidRPr="23434B3A">
        <w:rPr>
          <w:rFonts w:ascii="Arial" w:eastAsia="Calibri" w:hAnsi="Arial" w:cs="Arial"/>
          <w:sz w:val="20"/>
          <w:szCs w:val="20"/>
          <w:lang w:val="nl-NL"/>
        </w:rPr>
        <w:t>{</w:t>
      </w:r>
      <w:r w:rsidRPr="23434B3A">
        <w:rPr>
          <w:rFonts w:ascii="Arial" w:eastAsia="Calibri" w:hAnsi="Arial" w:cs="Arial"/>
          <w:sz w:val="20"/>
          <w:szCs w:val="20"/>
          <w:lang w:val="nl-NL"/>
        </w:rPr>
        <w:t>{Product</w:t>
      </w:r>
      <w:r w:rsidR="00C764D8" w:rsidRPr="23434B3A">
        <w:rPr>
          <w:rFonts w:ascii="Arial" w:eastAsia="Calibri" w:hAnsi="Arial" w:cs="Arial"/>
          <w:sz w:val="20"/>
          <w:szCs w:val="20"/>
          <w:lang w:val="nl-NL"/>
        </w:rPr>
        <w:t xml:space="preserve"> </w:t>
      </w:r>
      <w:r w:rsidRPr="23434B3A">
        <w:rPr>
          <w:rFonts w:ascii="Arial" w:eastAsia="Calibri" w:hAnsi="Arial" w:cs="Arial"/>
          <w:sz w:val="20"/>
          <w:szCs w:val="20"/>
          <w:lang w:val="nl-NL"/>
        </w:rPr>
        <w:t>Name}</w:t>
      </w:r>
      <w:r w:rsidR="00C764D8" w:rsidRPr="23434B3A">
        <w:rPr>
          <w:rFonts w:ascii="Arial" w:eastAsia="Calibri" w:hAnsi="Arial" w:cs="Arial"/>
          <w:sz w:val="20"/>
          <w:szCs w:val="20"/>
          <w:lang w:val="nl-NL"/>
        </w:rPr>
        <w:t>}</w:t>
      </w:r>
      <w:r w:rsidRPr="23434B3A">
        <w:rPr>
          <w:rFonts w:ascii="Arial" w:eastAsia="Calibri" w:hAnsi="Arial" w:cs="Arial"/>
          <w:sz w:val="20"/>
          <w:szCs w:val="20"/>
          <w:lang w:val="nl-NL"/>
        </w:rPr>
        <w:t xml:space="preserve"> aangeschaft. De voordelen die in uw polis zijn opgenomen, staan vermeld in uw Reisverzekering Polisblad (COI) en Polisvoorwaarden.</w:t>
      </w:r>
    </w:p>
    <w:p w14:paraId="0615A4D9" w14:textId="77777777" w:rsidR="003B5043" w:rsidRDefault="003B5043" w:rsidP="23434B3A">
      <w:pPr>
        <w:spacing w:after="0" w:line="240" w:lineRule="auto"/>
        <w:jc w:val="both"/>
        <w:rPr>
          <w:rFonts w:ascii="Arial" w:eastAsia="Calibri" w:hAnsi="Arial" w:cs="Arial"/>
          <w:sz w:val="20"/>
          <w:szCs w:val="20"/>
          <w:lang w:val="nl-NL"/>
        </w:rPr>
      </w:pPr>
      <w:r w:rsidRPr="23434B3A">
        <w:rPr>
          <w:rFonts w:ascii="Arial" w:eastAsia="Calibri" w:hAnsi="Arial" w:cs="Arial"/>
          <w:sz w:val="20"/>
          <w:szCs w:val="20"/>
          <w:lang w:val="nl-NL"/>
        </w:rPr>
        <w:t xml:space="preserve">Voordat u op reis gaat dient u de tijd te nemen om uw Polisvoorwaarden door te nemen, om zeker te stellen dat deze aan uw specifieke eisen voldoet. Deze verzekering biedt dekking voor specifieke situaties en gebeurtenissen tijdens uw reis. Er zijn bepaalde uitsluitingen die mogelijk van toepassing zijn op specifieke omstandigheden, dus het is het beste om de Polisvoorwaarden zo spoedig mogelijk te bestuderen. </w:t>
      </w:r>
    </w:p>
    <w:p w14:paraId="0761D168" w14:textId="77777777" w:rsidR="00417C0D" w:rsidRDefault="00417C0D" w:rsidP="003B5043">
      <w:pPr>
        <w:spacing w:after="0" w:line="240" w:lineRule="auto"/>
        <w:rPr>
          <w:rFonts w:ascii="Arial" w:eastAsia="Calibri" w:hAnsi="Arial" w:cs="Arial"/>
          <w:sz w:val="20"/>
          <w:szCs w:val="20"/>
          <w:lang w:val="nl-NL"/>
        </w:rPr>
      </w:pPr>
    </w:p>
    <w:tbl>
      <w:tblPr>
        <w:tblStyle w:val="TableGrid"/>
        <w:tblW w:w="0" w:type="auto"/>
        <w:tblLook w:val="04A0" w:firstRow="1" w:lastRow="0" w:firstColumn="1" w:lastColumn="0" w:noHBand="0" w:noVBand="1"/>
      </w:tblPr>
      <w:tblGrid>
        <w:gridCol w:w="10574"/>
      </w:tblGrid>
      <w:tr w:rsidR="00417C0D" w:rsidRPr="00B51B8E" w14:paraId="24EE3677" w14:textId="77777777" w:rsidTr="23434B3A">
        <w:tc>
          <w:tcPr>
            <w:tcW w:w="10800" w:type="dxa"/>
          </w:tcPr>
          <w:p w14:paraId="4EAB3B94" w14:textId="77777777" w:rsidR="00417C0D" w:rsidRDefault="00417C0D" w:rsidP="003B5043">
            <w:pPr>
              <w:rPr>
                <w:rFonts w:ascii="Arial" w:hAnsi="Arial" w:cs="Arial"/>
                <w:b/>
                <w:sz w:val="20"/>
                <w:szCs w:val="20"/>
                <w:lang w:val="nl-NL"/>
              </w:rPr>
            </w:pPr>
            <w:r w:rsidRPr="00417C0D">
              <w:rPr>
                <w:rFonts w:ascii="Arial" w:hAnsi="Arial" w:cs="Arial"/>
                <w:b/>
                <w:sz w:val="20"/>
                <w:szCs w:val="20"/>
                <w:lang w:val="nl-NL"/>
              </w:rPr>
              <w:t>GESCHIKTHEIDSHERINNERINGEN:</w:t>
            </w:r>
          </w:p>
          <w:p w14:paraId="1A196A78" w14:textId="77777777" w:rsidR="00417C0D" w:rsidRPr="00417C0D" w:rsidRDefault="00417C0D" w:rsidP="00417C0D">
            <w:pPr>
              <w:pStyle w:val="ListParagraph"/>
              <w:numPr>
                <w:ilvl w:val="0"/>
                <w:numId w:val="12"/>
              </w:numPr>
              <w:rPr>
                <w:rFonts w:ascii="Arial" w:eastAsia="Calibri" w:hAnsi="Arial" w:cs="Arial"/>
                <w:sz w:val="20"/>
                <w:szCs w:val="20"/>
                <w:lang w:val="nl-NL"/>
              </w:rPr>
            </w:pPr>
            <w:r w:rsidRPr="23434B3A">
              <w:rPr>
                <w:rFonts w:ascii="Arial" w:hAnsi="Arial" w:cs="Arial"/>
                <w:sz w:val="20"/>
                <w:szCs w:val="20"/>
                <w:lang w:val="nl-NL"/>
              </w:rPr>
              <w:t xml:space="preserve">Alle Verzekerde Person(en) moeten inwoners van </w:t>
            </w:r>
            <w:r w:rsidR="00C764D8" w:rsidRPr="23434B3A">
              <w:rPr>
                <w:rFonts w:ascii="Arial" w:hAnsi="Arial" w:cs="Arial"/>
                <w:sz w:val="20"/>
                <w:szCs w:val="20"/>
                <w:lang w:val="nl-NL"/>
              </w:rPr>
              <w:t>België</w:t>
            </w:r>
            <w:r w:rsidRPr="23434B3A">
              <w:rPr>
                <w:rFonts w:ascii="Arial" w:hAnsi="Arial" w:cs="Arial"/>
                <w:sz w:val="20"/>
                <w:szCs w:val="20"/>
                <w:lang w:val="nl-NL"/>
              </w:rPr>
              <w:t xml:space="preserve"> zijn.</w:t>
            </w:r>
          </w:p>
          <w:p w14:paraId="5C163EEE" w14:textId="77777777" w:rsidR="007F76A8" w:rsidRPr="00DB5CFD" w:rsidRDefault="007F76A8" w:rsidP="007F76A8">
            <w:pPr>
              <w:pStyle w:val="ListParagraph"/>
              <w:numPr>
                <w:ilvl w:val="0"/>
                <w:numId w:val="12"/>
              </w:numPr>
              <w:rPr>
                <w:rFonts w:ascii="Arial" w:eastAsia="Calibri" w:hAnsi="Arial" w:cs="Arial"/>
                <w:sz w:val="20"/>
                <w:szCs w:val="20"/>
                <w:lang w:val="nl-NL"/>
              </w:rPr>
            </w:pPr>
            <w:r w:rsidRPr="00333238">
              <w:rPr>
                <w:rFonts w:ascii="Arial" w:hAnsi="Arial" w:cs="Arial"/>
                <w:sz w:val="20"/>
                <w:szCs w:val="20"/>
                <w:lang w:val="nl-BE"/>
              </w:rPr>
              <w:t>Alle verzekerden moeten jonger zijn dan 76 jaar op de vertrekdatum</w:t>
            </w:r>
            <w:del w:id="9" w:author="Author">
              <w:r w:rsidRPr="00333238" w:rsidDel="00294C0D">
                <w:rPr>
                  <w:rFonts w:ascii="Arial" w:hAnsi="Arial" w:cs="Arial"/>
                  <w:sz w:val="20"/>
                  <w:szCs w:val="20"/>
                  <w:lang w:val="nl-BE"/>
                </w:rPr>
                <w:delText>,</w:delText>
              </w:r>
            </w:del>
            <w:r w:rsidRPr="00333238">
              <w:rPr>
                <w:rFonts w:ascii="Arial" w:hAnsi="Arial" w:cs="Arial"/>
                <w:sz w:val="20"/>
                <w:szCs w:val="20"/>
                <w:lang w:val="nl-BE"/>
              </w:rPr>
              <w:t xml:space="preserve"> voor het </w:t>
            </w:r>
            <w:r w:rsidRPr="00333238">
              <w:rPr>
                <w:rFonts w:ascii="Arial" w:hAnsi="Arial" w:cs="Arial"/>
                <w:b/>
                <w:bCs/>
                <w:sz w:val="20"/>
                <w:szCs w:val="20"/>
                <w:lang w:val="nl-BE"/>
              </w:rPr>
              <w:t xml:space="preserve">Annuleringsplan, </w:t>
            </w:r>
            <w:del w:id="10" w:author="Author">
              <w:r w:rsidR="00A17956" w:rsidRPr="00333238" w:rsidDel="00294C0D">
                <w:rPr>
                  <w:rFonts w:ascii="Arial" w:hAnsi="Arial" w:cs="Arial"/>
                  <w:b/>
                  <w:bCs/>
                  <w:sz w:val="20"/>
                  <w:szCs w:val="20"/>
                  <w:lang w:val="nl-BE"/>
                </w:rPr>
                <w:delText>Basic Reisverzekering</w:delText>
              </w:r>
              <w:r w:rsidRPr="00333238" w:rsidDel="00294C0D">
                <w:rPr>
                  <w:rFonts w:ascii="Arial" w:hAnsi="Arial" w:cs="Arial"/>
                  <w:b/>
                  <w:bCs/>
                  <w:sz w:val="20"/>
                  <w:szCs w:val="20"/>
                  <w:lang w:val="nl-BE"/>
                </w:rPr>
                <w:delText xml:space="preserve">, </w:delText>
              </w:r>
              <w:r w:rsidR="00A17956" w:rsidRPr="00333238" w:rsidDel="00294C0D">
                <w:rPr>
                  <w:rFonts w:ascii="Arial" w:hAnsi="Arial" w:cs="Arial"/>
                  <w:b/>
                  <w:bCs/>
                  <w:sz w:val="20"/>
                  <w:szCs w:val="20"/>
                  <w:lang w:val="nl-BE"/>
                </w:rPr>
                <w:delText xml:space="preserve">Reisverzekering Plus </w:delText>
              </w:r>
            </w:del>
            <w:r w:rsidRPr="00333238">
              <w:rPr>
                <w:rFonts w:ascii="Arial" w:hAnsi="Arial" w:cs="Arial"/>
                <w:sz w:val="20"/>
                <w:szCs w:val="20"/>
                <w:lang w:val="nl-BE"/>
              </w:rPr>
              <w:t xml:space="preserve">en jonger dan 66 jaar op de vertrekdatum voor het </w:t>
            </w:r>
            <w:r w:rsidRPr="00333238">
              <w:rPr>
                <w:rFonts w:ascii="Arial" w:hAnsi="Arial" w:cs="Arial"/>
                <w:b/>
                <w:bCs/>
                <w:sz w:val="20"/>
                <w:szCs w:val="20"/>
                <w:lang w:val="nl-BE"/>
              </w:rPr>
              <w:t>Beschermingsplan</w:t>
            </w:r>
            <w:del w:id="11" w:author="Author">
              <w:r w:rsidRPr="00333238" w:rsidDel="00294C0D">
                <w:rPr>
                  <w:rFonts w:ascii="Arial" w:hAnsi="Arial" w:cs="Arial"/>
                  <w:b/>
                  <w:bCs/>
                  <w:sz w:val="20"/>
                  <w:szCs w:val="20"/>
                  <w:lang w:val="nl-BE"/>
                </w:rPr>
                <w:delText xml:space="preserve"> </w:delText>
              </w:r>
              <w:r w:rsidRPr="00333238" w:rsidDel="00294C0D">
                <w:rPr>
                  <w:rFonts w:ascii="Arial" w:hAnsi="Arial" w:cs="Arial"/>
                  <w:sz w:val="20"/>
                  <w:szCs w:val="20"/>
                  <w:lang w:val="nl-BE"/>
                </w:rPr>
                <w:delText>en</w:delText>
              </w:r>
              <w:r w:rsidRPr="00333238" w:rsidDel="00294C0D">
                <w:rPr>
                  <w:rFonts w:ascii="Arial" w:hAnsi="Arial" w:cs="Arial"/>
                  <w:b/>
                  <w:bCs/>
                  <w:sz w:val="20"/>
                  <w:szCs w:val="20"/>
                  <w:lang w:val="nl-BE"/>
                </w:rPr>
                <w:delText xml:space="preserve"> </w:delText>
              </w:r>
              <w:r w:rsidR="00A17956" w:rsidRPr="00333238" w:rsidDel="00294C0D">
                <w:rPr>
                  <w:rFonts w:ascii="Arial" w:hAnsi="Arial" w:cs="Arial"/>
                  <w:b/>
                  <w:bCs/>
                  <w:sz w:val="20"/>
                  <w:szCs w:val="20"/>
                  <w:lang w:val="nl-BE"/>
                </w:rPr>
                <w:delText>Premium Reisverzekering</w:delText>
              </w:r>
            </w:del>
            <w:r w:rsidRPr="00333238">
              <w:rPr>
                <w:rFonts w:ascii="Arial" w:hAnsi="Arial" w:cs="Arial"/>
                <w:sz w:val="20"/>
                <w:szCs w:val="20"/>
                <w:lang w:val="nl-BE"/>
              </w:rPr>
              <w:t>.</w:t>
            </w:r>
          </w:p>
          <w:p w14:paraId="5C791949" w14:textId="77777777" w:rsidR="007F76A8" w:rsidRPr="00DB5CFD" w:rsidRDefault="007F76A8" w:rsidP="007F76A8">
            <w:pPr>
              <w:pStyle w:val="ListParagraph"/>
              <w:numPr>
                <w:ilvl w:val="0"/>
                <w:numId w:val="12"/>
              </w:numPr>
              <w:rPr>
                <w:rFonts w:ascii="Arial" w:eastAsia="Calibri" w:hAnsi="Arial" w:cs="Arial"/>
                <w:sz w:val="20"/>
                <w:szCs w:val="20"/>
                <w:lang w:val="nl-NL"/>
              </w:rPr>
            </w:pPr>
            <w:r w:rsidRPr="00333238">
              <w:rPr>
                <w:rFonts w:ascii="Arial" w:hAnsi="Arial" w:cs="Arial"/>
                <w:b/>
                <w:bCs/>
                <w:sz w:val="20"/>
                <w:szCs w:val="20"/>
                <w:lang w:val="nl-BE"/>
              </w:rPr>
              <w:t xml:space="preserve">Beschermingsplan </w:t>
            </w:r>
            <w:del w:id="12" w:author="Author">
              <w:r w:rsidRPr="00333238" w:rsidDel="00294C0D">
                <w:rPr>
                  <w:rFonts w:ascii="Arial" w:hAnsi="Arial" w:cs="Arial"/>
                  <w:sz w:val="20"/>
                  <w:szCs w:val="20"/>
                  <w:lang w:val="nl-BE"/>
                </w:rPr>
                <w:delText>en</w:delText>
              </w:r>
              <w:r w:rsidRPr="00333238" w:rsidDel="00294C0D">
                <w:rPr>
                  <w:rFonts w:ascii="Arial" w:hAnsi="Arial" w:cs="Arial"/>
                  <w:b/>
                  <w:bCs/>
                  <w:sz w:val="20"/>
                  <w:szCs w:val="20"/>
                  <w:lang w:val="nl-BE"/>
                </w:rPr>
                <w:delText xml:space="preserve"> </w:delText>
              </w:r>
              <w:r w:rsidR="00A17956" w:rsidRPr="00333238" w:rsidDel="00294C0D">
                <w:rPr>
                  <w:rFonts w:ascii="Arial" w:hAnsi="Arial" w:cs="Arial"/>
                  <w:b/>
                  <w:bCs/>
                  <w:sz w:val="20"/>
                  <w:szCs w:val="20"/>
                  <w:lang w:val="nl-BE"/>
                </w:rPr>
                <w:delText>Premium Reisverzekering</w:delText>
              </w:r>
              <w:r w:rsidR="002C4F8E" w:rsidRPr="00333238" w:rsidDel="00294C0D">
                <w:rPr>
                  <w:rFonts w:ascii="Arial" w:hAnsi="Arial" w:cs="Arial"/>
                  <w:b/>
                  <w:bCs/>
                  <w:sz w:val="20"/>
                  <w:szCs w:val="20"/>
                  <w:lang w:val="nl-BE"/>
                </w:rPr>
                <w:delText xml:space="preserve"> </w:delText>
              </w:r>
            </w:del>
            <w:r w:rsidRPr="00333238">
              <w:rPr>
                <w:rFonts w:ascii="Arial" w:hAnsi="Arial" w:cs="Arial"/>
                <w:sz w:val="20"/>
                <w:szCs w:val="20"/>
                <w:lang w:val="nl-BE"/>
              </w:rPr>
              <w:t>bied</w:t>
            </w:r>
            <w:ins w:id="13" w:author="Author">
              <w:r w:rsidR="00294C0D">
                <w:rPr>
                  <w:rFonts w:ascii="Arial" w:hAnsi="Arial" w:cs="Arial"/>
                  <w:sz w:val="20"/>
                  <w:szCs w:val="20"/>
                  <w:lang w:val="nl-BE"/>
                </w:rPr>
                <w:t>t</w:t>
              </w:r>
            </w:ins>
            <w:del w:id="14" w:author="Author">
              <w:r w:rsidRPr="00333238" w:rsidDel="00294C0D">
                <w:rPr>
                  <w:rFonts w:ascii="Arial" w:hAnsi="Arial" w:cs="Arial"/>
                  <w:sz w:val="20"/>
                  <w:szCs w:val="20"/>
                  <w:lang w:val="nl-BE"/>
                </w:rPr>
                <w:delText>en</w:delText>
              </w:r>
            </w:del>
            <w:r w:rsidRPr="00333238">
              <w:rPr>
                <w:rFonts w:ascii="Arial" w:hAnsi="Arial" w:cs="Arial"/>
                <w:sz w:val="20"/>
                <w:szCs w:val="20"/>
                <w:lang w:val="nl-BE"/>
              </w:rPr>
              <w:t xml:space="preserve"> dekking tot </w:t>
            </w:r>
            <w:r w:rsidRPr="00333238">
              <w:rPr>
                <w:rFonts w:ascii="Arial" w:hAnsi="Arial" w:cs="Arial"/>
                <w:b/>
                <w:bCs/>
                <w:sz w:val="20"/>
                <w:szCs w:val="20"/>
                <w:lang w:val="nl-BE"/>
              </w:rPr>
              <w:t>€ 175.000</w:t>
            </w:r>
            <w:r w:rsidRPr="00333238">
              <w:rPr>
                <w:rFonts w:ascii="Arial" w:hAnsi="Arial" w:cs="Arial"/>
                <w:sz w:val="20"/>
                <w:szCs w:val="20"/>
                <w:lang w:val="nl-BE"/>
              </w:rPr>
              <w:t xml:space="preserve"> in totaal voor zowel </w:t>
            </w:r>
            <w:r w:rsidRPr="00333238">
              <w:rPr>
                <w:rFonts w:ascii="Arial" w:hAnsi="Arial" w:cs="Arial"/>
                <w:b/>
                <w:bCs/>
                <w:sz w:val="20"/>
                <w:szCs w:val="20"/>
                <w:lang w:val="nl-BE"/>
              </w:rPr>
              <w:t>B1-</w:t>
            </w:r>
            <w:r w:rsidRPr="00333238">
              <w:rPr>
                <w:rFonts w:ascii="Arial" w:hAnsi="Arial" w:cs="Arial"/>
                <w:sz w:val="20"/>
                <w:szCs w:val="20"/>
                <w:lang w:val="nl-BE"/>
              </w:rPr>
              <w:t xml:space="preserve"> </w:t>
            </w:r>
            <w:r w:rsidRPr="00333238">
              <w:rPr>
                <w:rFonts w:ascii="Arial" w:hAnsi="Arial" w:cs="Arial"/>
                <w:b/>
                <w:bCs/>
                <w:sz w:val="20"/>
                <w:szCs w:val="20"/>
                <w:lang w:val="nl-BE"/>
              </w:rPr>
              <w:t xml:space="preserve">Medische Noodkosten </w:t>
            </w:r>
            <w:r w:rsidRPr="00333238">
              <w:rPr>
                <w:rFonts w:ascii="Arial" w:hAnsi="Arial" w:cs="Arial"/>
                <w:sz w:val="20"/>
                <w:szCs w:val="20"/>
                <w:lang w:val="nl-BE"/>
              </w:rPr>
              <w:t>als</w:t>
            </w:r>
            <w:r w:rsidRPr="00333238">
              <w:rPr>
                <w:rFonts w:ascii="Arial" w:hAnsi="Arial" w:cs="Arial"/>
                <w:b/>
                <w:bCs/>
                <w:sz w:val="20"/>
                <w:szCs w:val="20"/>
                <w:lang w:val="nl-BE"/>
              </w:rPr>
              <w:t xml:space="preserve"> B2 - Medische Noodevacuatie &amp; Repatriëring </w:t>
            </w:r>
            <w:r w:rsidRPr="00333238">
              <w:rPr>
                <w:rFonts w:ascii="Arial" w:hAnsi="Arial" w:cs="Arial"/>
                <w:sz w:val="20"/>
                <w:szCs w:val="20"/>
                <w:lang w:val="nl-BE"/>
              </w:rPr>
              <w:t>als bij een verzekerde tijdens zijn reizen de diagnose COVID-19 wordt gesteld.</w:t>
            </w:r>
          </w:p>
          <w:p w14:paraId="2CCBE3C8" w14:textId="77777777" w:rsidR="00417C0D" w:rsidRPr="00417C0D" w:rsidRDefault="00417C0D" w:rsidP="00417C0D">
            <w:pPr>
              <w:pStyle w:val="ListParagraph"/>
              <w:numPr>
                <w:ilvl w:val="0"/>
                <w:numId w:val="12"/>
              </w:numPr>
              <w:rPr>
                <w:rFonts w:ascii="Arial" w:eastAsia="Calibri" w:hAnsi="Arial" w:cs="Arial"/>
                <w:sz w:val="20"/>
                <w:szCs w:val="20"/>
                <w:lang w:val="nl-NL"/>
              </w:rPr>
            </w:pPr>
            <w:r w:rsidRPr="00417C0D">
              <w:rPr>
                <w:rFonts w:ascii="Arial" w:hAnsi="Arial" w:cs="Arial"/>
                <w:sz w:val="20"/>
                <w:szCs w:val="20"/>
                <w:lang w:val="nl-NL"/>
              </w:rPr>
              <w:t>Raadpleeg alstublieft uw polis voor de volledige lijst van geschiktheidsvereisten.</w:t>
            </w:r>
          </w:p>
        </w:tc>
      </w:tr>
    </w:tbl>
    <w:p w14:paraId="61AC3FA8" w14:textId="77777777" w:rsidR="00417C0D" w:rsidRDefault="00417C0D" w:rsidP="003B5043">
      <w:pPr>
        <w:spacing w:after="0" w:line="240" w:lineRule="auto"/>
        <w:rPr>
          <w:rFonts w:ascii="Arial" w:eastAsia="Calibri" w:hAnsi="Arial" w:cs="Arial"/>
          <w:sz w:val="20"/>
          <w:szCs w:val="20"/>
          <w:lang w:val="nl-NL"/>
        </w:rPr>
      </w:pPr>
    </w:p>
    <w:p w14:paraId="2812F45D" w14:textId="77777777" w:rsidR="00417C0D" w:rsidRPr="00DB5CFD" w:rsidRDefault="00417C0D" w:rsidP="003B5043">
      <w:pPr>
        <w:spacing w:after="0" w:line="240" w:lineRule="auto"/>
        <w:rPr>
          <w:rFonts w:ascii="Arial" w:eastAsia="Calibri" w:hAnsi="Arial" w:cs="Arial"/>
          <w:color w:val="002060"/>
          <w:sz w:val="20"/>
          <w:szCs w:val="20"/>
          <w:lang w:val="nl-NL"/>
        </w:rPr>
      </w:pPr>
      <w:r w:rsidRPr="23434B3A">
        <w:rPr>
          <w:rFonts w:ascii="Arial" w:hAnsi="Arial" w:cs="Arial"/>
          <w:b/>
          <w:bCs/>
          <w:color w:val="002060"/>
          <w:sz w:val="24"/>
          <w:szCs w:val="24"/>
          <w:lang w:val="en-AU"/>
        </w:rPr>
        <w:t xml:space="preserve">BELANGRIJKE </w:t>
      </w:r>
      <w:proofErr w:type="spellStart"/>
      <w:r w:rsidRPr="23434B3A">
        <w:rPr>
          <w:rFonts w:ascii="Arial" w:hAnsi="Arial" w:cs="Arial"/>
          <w:b/>
          <w:bCs/>
          <w:color w:val="002060"/>
          <w:sz w:val="24"/>
          <w:szCs w:val="24"/>
          <w:lang w:val="en-AU"/>
        </w:rPr>
        <w:t>Contactinformatie</w:t>
      </w:r>
      <w:proofErr w:type="spellEnd"/>
    </w:p>
    <w:p w14:paraId="7A354F93" w14:textId="77777777" w:rsidR="00417C0D" w:rsidRPr="003B5043" w:rsidRDefault="00417C0D" w:rsidP="003B5043">
      <w:pPr>
        <w:spacing w:after="0" w:line="240" w:lineRule="auto"/>
        <w:rPr>
          <w:rFonts w:ascii="Arial" w:eastAsia="Calibri" w:hAnsi="Arial" w:cs="Arial"/>
          <w:sz w:val="20"/>
          <w:szCs w:val="20"/>
          <w:lang w:val="nl-NL"/>
        </w:rPr>
      </w:pPr>
    </w:p>
    <w:tbl>
      <w:tblPr>
        <w:tblStyle w:val="TableGrid"/>
        <w:tblW w:w="0" w:type="auto"/>
        <w:tblLook w:val="04A0" w:firstRow="1" w:lastRow="0" w:firstColumn="1" w:lastColumn="0" w:noHBand="0" w:noVBand="1"/>
      </w:tblPr>
      <w:tblGrid>
        <w:gridCol w:w="3562"/>
        <w:gridCol w:w="7012"/>
      </w:tblGrid>
      <w:tr w:rsidR="00417C0D" w:rsidRPr="00B51B8E" w14:paraId="0204B018" w14:textId="77777777" w:rsidTr="23434B3A">
        <w:tc>
          <w:tcPr>
            <w:tcW w:w="3652" w:type="dxa"/>
          </w:tcPr>
          <w:p w14:paraId="6A3AB8A7" w14:textId="77777777" w:rsidR="00417C0D" w:rsidRPr="00DB5CFD" w:rsidRDefault="00417C0D" w:rsidP="23434B3A">
            <w:pPr>
              <w:rPr>
                <w:rFonts w:ascii="Arial" w:hAnsi="Arial" w:cs="Arial"/>
                <w:b/>
                <w:bCs/>
                <w:color w:val="002060"/>
                <w:sz w:val="24"/>
                <w:szCs w:val="24"/>
                <w:lang w:val="nl-BE"/>
              </w:rPr>
            </w:pPr>
            <w:r w:rsidRPr="23434B3A">
              <w:rPr>
                <w:rFonts w:ascii="Arial" w:hAnsi="Arial" w:cs="Arial"/>
                <w:b/>
                <w:bCs/>
                <w:color w:val="002060"/>
                <w:sz w:val="24"/>
                <w:szCs w:val="24"/>
                <w:lang w:val="nl-BE"/>
              </w:rPr>
              <w:t>Wat als ik een vraag heb over mijn verzekering?</w:t>
            </w:r>
          </w:p>
          <w:p w14:paraId="69CAE16A" w14:textId="77777777" w:rsidR="00417C0D" w:rsidRPr="00333238" w:rsidRDefault="00417C0D" w:rsidP="000D54CA">
            <w:pPr>
              <w:rPr>
                <w:rFonts w:ascii="Arial" w:hAnsi="Arial" w:cs="Arial"/>
                <w:color w:val="002060"/>
                <w:sz w:val="20"/>
                <w:szCs w:val="20"/>
                <w:lang w:val="nl-BE"/>
              </w:rPr>
            </w:pPr>
          </w:p>
        </w:tc>
        <w:tc>
          <w:tcPr>
            <w:tcW w:w="7148" w:type="dxa"/>
          </w:tcPr>
          <w:p w14:paraId="27369E4A" w14:textId="77777777" w:rsidR="00417C0D" w:rsidRPr="00333238" w:rsidRDefault="00417C0D" w:rsidP="23434B3A">
            <w:pPr>
              <w:jc w:val="both"/>
              <w:rPr>
                <w:rFonts w:ascii="Arial" w:hAnsi="Arial" w:cs="Arial"/>
                <w:sz w:val="20"/>
                <w:szCs w:val="20"/>
                <w:lang w:val="nl-BE"/>
              </w:rPr>
            </w:pPr>
            <w:r w:rsidRPr="00333238">
              <w:rPr>
                <w:rFonts w:ascii="Arial" w:hAnsi="Arial" w:cs="Arial"/>
                <w:sz w:val="20"/>
                <w:szCs w:val="20"/>
                <w:lang w:val="nl-BE"/>
              </w:rPr>
              <w:t>Heeft u een vraag, bel</w:t>
            </w:r>
            <w:del w:id="15" w:author="Author">
              <w:r w:rsidRPr="00333238" w:rsidDel="00933DC9">
                <w:rPr>
                  <w:rFonts w:ascii="Arial" w:hAnsi="Arial" w:cs="Arial"/>
                  <w:sz w:val="20"/>
                  <w:szCs w:val="20"/>
                  <w:lang w:val="nl-BE"/>
                </w:rPr>
                <w:delText>t</w:delText>
              </w:r>
            </w:del>
            <w:r w:rsidRPr="00333238">
              <w:rPr>
                <w:rFonts w:ascii="Arial" w:hAnsi="Arial" w:cs="Arial"/>
                <w:sz w:val="20"/>
                <w:szCs w:val="20"/>
                <w:lang w:val="nl-BE"/>
              </w:rPr>
              <w:t xml:space="preserve"> ons dan op </w:t>
            </w:r>
            <w:ins w:id="16" w:author="Kitchens, Darcy" w:date="2026-02-19T16:33:00Z" w16du:dateUtc="2026-02-19T22:33:00Z">
              <w:r w:rsidR="00725639" w:rsidRPr="00246F51">
                <w:rPr>
                  <w:rFonts w:ascii="Arial" w:hAnsi="Arial" w:cs="Arial"/>
                  <w:sz w:val="20"/>
                  <w:szCs w:val="20"/>
                  <w:lang w:val="nl-BE"/>
                </w:rPr>
                <w:t>+32 (0)3 456 03 34</w:t>
              </w:r>
            </w:ins>
            <w:del w:id="17" w:author="Kitchens, Darcy" w:date="2026-02-19T16:33:00Z" w16du:dateUtc="2026-02-19T22:33:00Z">
              <w:r w:rsidRPr="00333238" w:rsidDel="00725639">
                <w:rPr>
                  <w:rFonts w:ascii="Arial" w:hAnsi="Arial" w:cs="Arial"/>
                  <w:sz w:val="20"/>
                  <w:szCs w:val="20"/>
                  <w:lang w:val="nl-BE"/>
                </w:rPr>
                <w:delText>{Policy Enquiries Phone}</w:delText>
              </w:r>
            </w:del>
            <w:r w:rsidRPr="00333238">
              <w:rPr>
                <w:rFonts w:ascii="Arial" w:hAnsi="Arial" w:cs="Arial"/>
                <w:sz w:val="20"/>
                <w:szCs w:val="20"/>
                <w:lang w:val="nl-BE"/>
              </w:rPr>
              <w:t xml:space="preserve"> tussen </w:t>
            </w:r>
            <w:ins w:id="18" w:author="Kitchens, Darcy" w:date="2026-02-19T16:33:00Z" w16du:dateUtc="2026-02-19T22:33:00Z">
              <w:r w:rsidR="0007211C" w:rsidRPr="000F3151">
                <w:rPr>
                  <w:rFonts w:ascii="Arial" w:hAnsi="Arial" w:cs="Arial"/>
                  <w:sz w:val="20"/>
                  <w:szCs w:val="20"/>
                  <w:lang w:val="nl-BE"/>
                </w:rPr>
                <w:t>Maandag tot vrijdag van 9:00 tot 17:00 uur</w:t>
              </w:r>
            </w:ins>
            <w:del w:id="19" w:author="Kitchens, Darcy" w:date="2026-02-19T16:33:00Z" w16du:dateUtc="2026-02-19T22:33:00Z">
              <w:r w:rsidRPr="00333238" w:rsidDel="0007211C">
                <w:rPr>
                  <w:rFonts w:ascii="Arial" w:hAnsi="Arial" w:cs="Arial"/>
                  <w:sz w:val="20"/>
                  <w:szCs w:val="20"/>
                  <w:lang w:val="nl-BE"/>
                </w:rPr>
                <w:delText>{Operating Hours &amp; Days of the week}</w:delText>
              </w:r>
            </w:del>
            <w:r w:rsidRPr="00333238">
              <w:rPr>
                <w:rFonts w:ascii="Arial" w:hAnsi="Arial" w:cs="Arial"/>
                <w:sz w:val="20"/>
                <w:szCs w:val="20"/>
                <w:lang w:val="nl-BE"/>
              </w:rPr>
              <w:t xml:space="preserve"> OF stuur een e-mail naar </w:t>
            </w:r>
            <w:ins w:id="20" w:author="Kitchens, Darcy" w:date="2026-02-19T16:34:00Z" w16du:dateUtc="2026-02-19T22:34:00Z">
              <w:r w:rsidR="003D4458" w:rsidRPr="000F3151">
                <w:rPr>
                  <w:sz w:val="20"/>
                  <w:szCs w:val="20"/>
                </w:rPr>
                <w:fldChar w:fldCharType="begin"/>
              </w:r>
              <w:r w:rsidR="003D4458" w:rsidRPr="000F3151">
                <w:rPr>
                  <w:sz w:val="20"/>
                  <w:szCs w:val="20"/>
                  <w:lang w:val="nl-BE"/>
                </w:rPr>
                <w:instrText>HYPERLINK "mailto:expedia@cs.covermoreeurope.com"</w:instrText>
              </w:r>
              <w:r w:rsidR="003D4458" w:rsidRPr="000F3151">
                <w:rPr>
                  <w:sz w:val="20"/>
                  <w:szCs w:val="20"/>
                </w:rPr>
              </w:r>
              <w:r w:rsidR="003D4458" w:rsidRPr="000F3151">
                <w:rPr>
                  <w:sz w:val="20"/>
                  <w:szCs w:val="20"/>
                </w:rPr>
                <w:fldChar w:fldCharType="separate"/>
              </w:r>
              <w:r w:rsidR="003D4458" w:rsidRPr="000F3151">
                <w:rPr>
                  <w:rStyle w:val="Hyperlink"/>
                  <w:sz w:val="20"/>
                  <w:szCs w:val="20"/>
                  <w:lang w:val="nl-BE"/>
                </w:rPr>
                <w:t>expedia@cs.covermoreeurope.com</w:t>
              </w:r>
              <w:r w:rsidR="003D4458" w:rsidRPr="000F3151">
                <w:rPr>
                  <w:sz w:val="20"/>
                  <w:szCs w:val="20"/>
                </w:rPr>
                <w:fldChar w:fldCharType="end"/>
              </w:r>
            </w:ins>
            <w:r w:rsidRPr="00333238">
              <w:rPr>
                <w:rFonts w:ascii="Arial" w:hAnsi="Arial" w:cs="Arial"/>
                <w:sz w:val="20"/>
                <w:szCs w:val="20"/>
                <w:lang w:val="nl-BE"/>
              </w:rPr>
              <w:t xml:space="preserve"> </w:t>
            </w:r>
            <w:ins w:id="21" w:author="Author">
              <w:r w:rsidR="00FC500A">
                <w:rPr>
                  <w:rFonts w:ascii="Arial" w:hAnsi="Arial" w:cs="Arial"/>
                  <w:sz w:val="20"/>
                  <w:szCs w:val="20"/>
                  <w:lang w:val="nl-BE"/>
                </w:rPr>
                <w:t xml:space="preserve">OF </w:t>
              </w:r>
              <w:r w:rsidR="00CD16E9">
                <w:rPr>
                  <w:rFonts w:ascii="Arial" w:hAnsi="Arial" w:cs="Arial"/>
                  <w:sz w:val="20"/>
                  <w:szCs w:val="20"/>
                  <w:lang w:val="nl-BE"/>
                </w:rPr>
                <w:t xml:space="preserve">vul ons online formulier in </w:t>
              </w:r>
              <w:del w:id="22" w:author="Kitchens, Darcy" w:date="2026-02-19T16:35:00Z" w16du:dateUtc="2026-02-19T22:35:00Z">
                <w:r w:rsidR="00F9308D" w:rsidDel="0035438B">
                  <w:rPr>
                    <w:rFonts w:ascii="Arial" w:hAnsi="Arial" w:cs="Arial"/>
                    <w:sz w:val="20"/>
                    <w:szCs w:val="20"/>
                    <w:lang w:val="nl-BE"/>
                  </w:rPr>
                  <w:delText>(</w:delText>
                </w:r>
              </w:del>
            </w:ins>
            <w:r w:rsidR="00804680">
              <w:rPr>
                <w:rFonts w:ascii="Arial" w:eastAsia="Arial" w:hAnsi="Arial" w:cs="Arial"/>
                <w:sz w:val="20"/>
                <w:szCs w:val="20"/>
                <w:lang w:val="nl-BE"/>
              </w:rPr>
              <w:fldChar w:fldCharType="begin"/>
            </w:r>
            <w:r w:rsidR="00804680">
              <w:rPr>
                <w:rFonts w:ascii="Arial" w:eastAsia="Arial" w:hAnsi="Arial" w:cs="Arial"/>
                <w:sz w:val="20"/>
                <w:szCs w:val="20"/>
                <w:lang w:val="nl-BE"/>
              </w:rPr>
              <w:instrText>HYPERLINK "</w:instrText>
            </w:r>
            <w:r w:rsidR="00804680" w:rsidRPr="00DB3821">
              <w:rPr>
                <w:lang w:val="nl-BE"/>
              </w:rPr>
              <w:instrText>https://covermore-europe-expedia.zendesk.com/hc/</w:instrText>
            </w:r>
            <w:r w:rsidR="00804680">
              <w:rPr>
                <w:rFonts w:ascii="Arial" w:eastAsia="Arial" w:hAnsi="Arial" w:cs="Arial"/>
                <w:sz w:val="20"/>
                <w:szCs w:val="20"/>
                <w:lang w:val="nl-BE"/>
              </w:rPr>
              <w:instrText>"</w:instrText>
            </w:r>
            <w:r w:rsidR="00804680">
              <w:rPr>
                <w:rFonts w:ascii="Arial" w:eastAsia="Arial" w:hAnsi="Arial" w:cs="Arial"/>
                <w:sz w:val="20"/>
                <w:szCs w:val="20"/>
                <w:lang w:val="nl-BE"/>
              </w:rPr>
            </w:r>
            <w:r w:rsidR="00804680">
              <w:rPr>
                <w:rFonts w:ascii="Arial" w:eastAsia="Arial" w:hAnsi="Arial" w:cs="Arial"/>
                <w:sz w:val="20"/>
                <w:szCs w:val="20"/>
                <w:lang w:val="nl-BE"/>
              </w:rPr>
              <w:fldChar w:fldCharType="separate"/>
            </w:r>
            <w:ins w:id="23" w:author="Author">
              <w:r w:rsidR="00804680" w:rsidRPr="00257177">
                <w:rPr>
                  <w:rStyle w:val="Hyperlink"/>
                  <w:rFonts w:ascii="Arial" w:eastAsia="Arial" w:hAnsi="Arial" w:cs="Arial"/>
                  <w:sz w:val="20"/>
                  <w:szCs w:val="20"/>
                  <w:lang w:val="nl-BE"/>
                </w:rPr>
                <w:t>https://covermore-europe-expedia.zendesk.com/hc/</w:t>
              </w:r>
            </w:ins>
            <w:ins w:id="24" w:author="Kitchens, Darcy" w:date="2026-02-19T16:35:00Z" w16du:dateUtc="2026-02-19T22:35:00Z">
              <w:r w:rsidR="00804680">
                <w:rPr>
                  <w:rFonts w:ascii="Arial" w:eastAsia="Arial" w:hAnsi="Arial" w:cs="Arial"/>
                  <w:sz w:val="20"/>
                  <w:szCs w:val="20"/>
                  <w:lang w:val="nl-BE"/>
                </w:rPr>
                <w:fldChar w:fldCharType="end"/>
              </w:r>
            </w:ins>
            <w:ins w:id="25" w:author="Author">
              <w:del w:id="26" w:author="Kitchens, Darcy" w:date="2026-02-19T16:35:00Z" w16du:dateUtc="2026-02-19T22:35:00Z">
                <w:r w:rsidR="00F9308D" w:rsidRPr="00B4689B" w:rsidDel="0035438B">
                  <w:rPr>
                    <w:lang w:val="nl-BE"/>
                    <w:rPrChange w:id="27" w:author="Author">
                      <w:rPr/>
                    </w:rPrChange>
                  </w:rPr>
                  <w:delText>)</w:delText>
                </w:r>
              </w:del>
              <w:r w:rsidR="00F9308D" w:rsidRPr="00B4689B">
                <w:rPr>
                  <w:lang w:val="nl-BE"/>
                  <w:rPrChange w:id="28" w:author="Author">
                    <w:rPr/>
                  </w:rPrChange>
                </w:rPr>
                <w:t xml:space="preserve"> </w:t>
              </w:r>
            </w:ins>
            <w:r w:rsidRPr="00333238">
              <w:rPr>
                <w:rFonts w:ascii="Arial" w:hAnsi="Arial" w:cs="Arial"/>
                <w:sz w:val="20"/>
                <w:szCs w:val="20"/>
                <w:lang w:val="nl-BE"/>
              </w:rPr>
              <w:t>onder vermelding van uw Polisnummer {Policy Number}.</w:t>
            </w:r>
          </w:p>
          <w:p w14:paraId="75633D3E" w14:textId="77777777" w:rsidR="00417C0D" w:rsidRPr="00333238" w:rsidRDefault="00417C0D" w:rsidP="23434B3A">
            <w:pPr>
              <w:jc w:val="both"/>
              <w:rPr>
                <w:rFonts w:ascii="Arial" w:hAnsi="Arial" w:cs="Arial"/>
                <w:sz w:val="20"/>
                <w:szCs w:val="20"/>
                <w:lang w:val="nl-BE"/>
              </w:rPr>
            </w:pPr>
          </w:p>
          <w:p w14:paraId="7B3174D9" w14:textId="77777777" w:rsidR="00417C0D" w:rsidRDefault="00417C0D" w:rsidP="23434B3A">
            <w:pPr>
              <w:jc w:val="both"/>
              <w:rPr>
                <w:rFonts w:ascii="Arial" w:eastAsia="Calibri" w:hAnsi="Arial" w:cs="Arial"/>
                <w:sz w:val="20"/>
                <w:szCs w:val="20"/>
                <w:lang w:val="nl-NL"/>
              </w:rPr>
            </w:pPr>
            <w:r w:rsidRPr="23434B3A">
              <w:rPr>
                <w:rFonts w:ascii="Arial" w:eastAsia="Calibri" w:hAnsi="Arial" w:cs="Arial"/>
                <w:sz w:val="20"/>
                <w:szCs w:val="20"/>
                <w:lang w:val="nl-NL"/>
              </w:rPr>
              <w:t xml:space="preserve">Indien u </w:t>
            </w:r>
            <w:r w:rsidRPr="23434B3A">
              <w:rPr>
                <w:rFonts w:ascii="Arial" w:eastAsia="Calibri" w:hAnsi="Arial" w:cs="Arial"/>
                <w:sz w:val="20"/>
                <w:szCs w:val="20"/>
                <w:u w:val="single"/>
                <w:lang w:val="nl-NL"/>
              </w:rPr>
              <w:t>uw verzekeringsdocumenten per post wilt ontvangen</w:t>
            </w:r>
            <w:r w:rsidRPr="23434B3A">
              <w:rPr>
                <w:rFonts w:ascii="Arial" w:eastAsia="Calibri" w:hAnsi="Arial" w:cs="Arial"/>
                <w:sz w:val="20"/>
                <w:szCs w:val="20"/>
                <w:lang w:val="nl-NL"/>
              </w:rPr>
              <w:t>, dan kunt u bellen naar bovenstaand telefoonnummer of een e-mail sturen aan bovenstaand e-mailadres om dergelijk verzoek te doen.</w:t>
            </w:r>
          </w:p>
          <w:p w14:paraId="335C9674" w14:textId="77777777" w:rsidR="00417C0D" w:rsidRPr="00333238" w:rsidRDefault="00417C0D" w:rsidP="23434B3A">
            <w:pPr>
              <w:jc w:val="both"/>
              <w:rPr>
                <w:rFonts w:ascii="Arial" w:hAnsi="Arial" w:cs="Arial"/>
                <w:sz w:val="20"/>
                <w:szCs w:val="20"/>
                <w:lang w:val="nl-BE"/>
              </w:rPr>
            </w:pPr>
          </w:p>
        </w:tc>
      </w:tr>
      <w:tr w:rsidR="00417C0D" w:rsidRPr="00804680" w14:paraId="33D7121F" w14:textId="77777777" w:rsidTr="23434B3A">
        <w:tc>
          <w:tcPr>
            <w:tcW w:w="3652" w:type="dxa"/>
          </w:tcPr>
          <w:p w14:paraId="08E434EE" w14:textId="77777777" w:rsidR="00417C0D" w:rsidRPr="00DB5CFD" w:rsidRDefault="00417C0D" w:rsidP="23434B3A">
            <w:pPr>
              <w:rPr>
                <w:rFonts w:ascii="Arial" w:eastAsia="Calibri" w:hAnsi="Arial" w:cs="Arial"/>
                <w:b/>
                <w:bCs/>
                <w:color w:val="002060"/>
                <w:sz w:val="24"/>
                <w:szCs w:val="24"/>
                <w:lang w:val="nl-NL"/>
              </w:rPr>
            </w:pPr>
            <w:r w:rsidRPr="23434B3A">
              <w:rPr>
                <w:rFonts w:ascii="Arial" w:eastAsia="Calibri" w:hAnsi="Arial" w:cs="Arial"/>
                <w:b/>
                <w:bCs/>
                <w:color w:val="002060"/>
                <w:sz w:val="24"/>
                <w:szCs w:val="24"/>
                <w:lang w:val="nl-NL"/>
              </w:rPr>
              <w:t>Wat als ik een noodgeval heb in het buitenland?</w:t>
            </w:r>
          </w:p>
          <w:p w14:paraId="35CF4862" w14:textId="77777777" w:rsidR="00417C0D" w:rsidRPr="00333238" w:rsidRDefault="00417C0D" w:rsidP="000D54CA">
            <w:pPr>
              <w:rPr>
                <w:rFonts w:ascii="Arial" w:hAnsi="Arial" w:cs="Arial"/>
                <w:color w:val="002060"/>
                <w:sz w:val="20"/>
                <w:szCs w:val="20"/>
                <w:lang w:val="nl-BE"/>
              </w:rPr>
            </w:pPr>
          </w:p>
        </w:tc>
        <w:tc>
          <w:tcPr>
            <w:tcW w:w="7148" w:type="dxa"/>
          </w:tcPr>
          <w:p w14:paraId="6C18B1BB" w14:textId="77777777" w:rsidR="00417C0D" w:rsidRPr="00257177" w:rsidRDefault="00417C0D" w:rsidP="23434B3A">
            <w:pPr>
              <w:jc w:val="both"/>
              <w:rPr>
                <w:rFonts w:ascii="Arial" w:hAnsi="Arial" w:cs="Arial"/>
                <w:sz w:val="20"/>
                <w:szCs w:val="20"/>
                <w:lang w:val="nl-BE"/>
              </w:rPr>
            </w:pPr>
            <w:r w:rsidRPr="23434B3A">
              <w:rPr>
                <w:rFonts w:ascii="Arial" w:hAnsi="Arial" w:cs="Arial"/>
                <w:sz w:val="20"/>
                <w:szCs w:val="20"/>
                <w:lang w:val="nl-BE"/>
              </w:rPr>
              <w:t xml:space="preserve">U kunt </w:t>
            </w:r>
            <w:del w:id="29" w:author="Author">
              <w:r w:rsidRPr="23434B3A" w:rsidDel="00D47CE8">
                <w:rPr>
                  <w:rFonts w:ascii="Arial" w:hAnsi="Arial" w:cs="Arial"/>
                  <w:sz w:val="20"/>
                  <w:szCs w:val="20"/>
                  <w:lang w:val="nl-BE"/>
                </w:rPr>
                <w:delText>AIG Travel</w:delText>
              </w:r>
            </w:del>
            <w:ins w:id="30" w:author="Author">
              <w:r w:rsidR="00D47CE8">
                <w:rPr>
                  <w:rFonts w:ascii="Arial" w:hAnsi="Arial" w:cs="Arial"/>
                  <w:sz w:val="20"/>
                  <w:szCs w:val="20"/>
                  <w:lang w:val="nl-BE"/>
                </w:rPr>
                <w:t>ons</w:t>
              </w:r>
            </w:ins>
            <w:r w:rsidRPr="23434B3A">
              <w:rPr>
                <w:rFonts w:ascii="Arial" w:hAnsi="Arial" w:cs="Arial"/>
                <w:sz w:val="20"/>
                <w:szCs w:val="20"/>
                <w:lang w:val="nl-BE"/>
              </w:rPr>
              <w:t xml:space="preserve"> op ieder moment bellen op </w:t>
            </w:r>
            <w:ins w:id="31" w:author="Kitchens, Darcy" w:date="2026-02-19T16:35:00Z" w16du:dateUtc="2026-02-19T22:35:00Z">
              <w:r w:rsidR="00804680" w:rsidRPr="00246F51">
                <w:rPr>
                  <w:rFonts w:ascii="Arial" w:hAnsi="Arial" w:cs="Arial"/>
                  <w:sz w:val="20"/>
                  <w:szCs w:val="20"/>
                  <w:lang w:val="nl-BE"/>
                </w:rPr>
                <w:t>+32 (0)3 456 03 34</w:t>
              </w:r>
            </w:ins>
            <w:del w:id="32" w:author="Kitchens, Darcy" w:date="2026-02-19T16:35:00Z" w16du:dateUtc="2026-02-19T22:35:00Z">
              <w:r w:rsidRPr="23434B3A" w:rsidDel="00804680">
                <w:rPr>
                  <w:rFonts w:ascii="Arial" w:hAnsi="Arial" w:cs="Arial"/>
                  <w:sz w:val="20"/>
                  <w:szCs w:val="20"/>
                  <w:lang w:val="nl-BE"/>
                </w:rPr>
                <w:delText xml:space="preserve">{Emergency Assistance Phone}. </w:delText>
              </w:r>
            </w:del>
            <w:ins w:id="33" w:author="Kitchens, Darcy" w:date="2026-02-19T16:35:00Z" w16du:dateUtc="2026-02-19T22:35:00Z">
              <w:r w:rsidR="00804680">
                <w:rPr>
                  <w:rFonts w:ascii="Arial" w:hAnsi="Arial" w:cs="Arial"/>
                  <w:sz w:val="20"/>
                  <w:szCs w:val="20"/>
                  <w:lang w:val="nl-BE"/>
                </w:rPr>
                <w:t xml:space="preserve">. </w:t>
              </w:r>
            </w:ins>
            <w:r w:rsidRPr="00257177">
              <w:rPr>
                <w:rFonts w:ascii="Arial" w:hAnsi="Arial" w:cs="Arial"/>
                <w:sz w:val="20"/>
                <w:szCs w:val="20"/>
                <w:lang w:val="nl-BE"/>
              </w:rPr>
              <w:t xml:space="preserve">Onze dienstencentra zijn 24/7 beschikbaar. </w:t>
            </w:r>
          </w:p>
          <w:p w14:paraId="0A673132" w14:textId="77777777" w:rsidR="00417C0D" w:rsidRPr="00257177" w:rsidRDefault="00417C0D" w:rsidP="23434B3A">
            <w:pPr>
              <w:jc w:val="both"/>
              <w:rPr>
                <w:rFonts w:ascii="Arial" w:hAnsi="Arial" w:cs="Arial"/>
                <w:sz w:val="20"/>
                <w:szCs w:val="20"/>
                <w:lang w:val="nl-BE"/>
              </w:rPr>
            </w:pPr>
          </w:p>
        </w:tc>
      </w:tr>
      <w:tr w:rsidR="00417C0D" w:rsidRPr="00B51B8E" w14:paraId="3AFDC986" w14:textId="77777777" w:rsidTr="23434B3A">
        <w:tc>
          <w:tcPr>
            <w:tcW w:w="3652" w:type="dxa"/>
          </w:tcPr>
          <w:p w14:paraId="5CDF09A0" w14:textId="77777777" w:rsidR="00417C0D" w:rsidRPr="00333238" w:rsidRDefault="00417C0D" w:rsidP="000D54CA">
            <w:pPr>
              <w:rPr>
                <w:rFonts w:ascii="Arial" w:hAnsi="Arial" w:cs="Arial"/>
                <w:color w:val="002060"/>
                <w:sz w:val="20"/>
                <w:szCs w:val="20"/>
                <w:lang w:val="nl-BE"/>
              </w:rPr>
            </w:pPr>
            <w:r w:rsidRPr="23434B3A">
              <w:rPr>
                <w:rFonts w:ascii="Arial" w:eastAsia="Calibri" w:hAnsi="Arial" w:cs="Arial"/>
                <w:b/>
                <w:bCs/>
                <w:color w:val="002060"/>
                <w:sz w:val="24"/>
                <w:szCs w:val="24"/>
                <w:lang w:val="nl-NL"/>
              </w:rPr>
              <w:lastRenderedPageBreak/>
              <w:t>Hoe kan ik een claim indienen?</w:t>
            </w:r>
          </w:p>
        </w:tc>
        <w:tc>
          <w:tcPr>
            <w:tcW w:w="7148" w:type="dxa"/>
          </w:tcPr>
          <w:p w14:paraId="73811B36" w14:textId="77777777" w:rsidR="00417C0D" w:rsidRPr="00333238" w:rsidRDefault="00417C0D" w:rsidP="000D54CA">
            <w:pPr>
              <w:rPr>
                <w:rFonts w:ascii="Arial" w:hAnsi="Arial" w:cs="Arial"/>
                <w:sz w:val="20"/>
                <w:szCs w:val="20"/>
                <w:lang w:val="nl-BE"/>
              </w:rPr>
            </w:pPr>
            <w:r w:rsidRPr="00333238">
              <w:rPr>
                <w:rFonts w:ascii="Arial" w:hAnsi="Arial" w:cs="Arial"/>
                <w:iCs/>
                <w:sz w:val="20"/>
                <w:szCs w:val="20"/>
                <w:lang w:val="nl-BE"/>
              </w:rPr>
              <w:t xml:space="preserve">Dien uw claim in via </w:t>
            </w:r>
            <w:ins w:id="34" w:author="Kitchens, Darcy" w:date="2026-02-27T13:45:00Z" w16du:dateUtc="2026-02-27T19:45:00Z">
              <w:r w:rsidR="00CC1399">
                <w:rPr>
                  <w:sz w:val="20"/>
                  <w:szCs w:val="20"/>
                  <w:lang w:val="de-DE"/>
                </w:rPr>
                <w:fldChar w:fldCharType="begin"/>
              </w:r>
            </w:ins>
            <w:ins w:id="35" w:author="Kitchens, Darcy" w:date="2026-03-03T09:52:00Z" w16du:dateUtc="2026-03-03T15:52:00Z">
              <w:r w:rsidR="009511FE" w:rsidRPr="00B51B8E">
                <w:rPr>
                  <w:sz w:val="20"/>
                  <w:szCs w:val="20"/>
                  <w:lang w:val="nl-NL"/>
                  <w:rPrChange w:id="36" w:author="Alexandra Stamp" w:date="2026-03-04T16:05:00Z" w16du:dateUtc="2026-03-04T16:05:00Z">
                    <w:rPr>
                      <w:sz w:val="20"/>
                      <w:szCs w:val="20"/>
                      <w:lang w:val="de-DE"/>
                    </w:rPr>
                  </w:rPrChange>
                </w:rPr>
                <w:instrText>HYPERLINK "https://claims.travelguard.com/myclaim/be/nl"</w:instrText>
              </w:r>
            </w:ins>
            <w:ins w:id="37" w:author="Kitchens, Darcy" w:date="2026-02-27T13:45:00Z" w16du:dateUtc="2026-02-27T19:45:00Z">
              <w:r w:rsidR="00CC1399">
                <w:rPr>
                  <w:sz w:val="20"/>
                  <w:szCs w:val="20"/>
                  <w:lang w:val="de-DE"/>
                </w:rPr>
              </w:r>
              <w:r w:rsidR="00CC1399">
                <w:rPr>
                  <w:sz w:val="20"/>
                  <w:szCs w:val="20"/>
                  <w:lang w:val="de-DE"/>
                </w:rPr>
                <w:fldChar w:fldCharType="separate"/>
              </w:r>
            </w:ins>
            <w:ins w:id="38" w:author="Kitchens, Darcy" w:date="2026-03-03T09:52:00Z" w16du:dateUtc="2026-03-03T15:52:00Z">
              <w:r w:rsidR="009511FE" w:rsidRPr="00B51B8E">
                <w:rPr>
                  <w:rStyle w:val="Hyperlink"/>
                  <w:sz w:val="20"/>
                  <w:szCs w:val="20"/>
                  <w:lang w:val="nl-NL"/>
                  <w:rPrChange w:id="39" w:author="Alexandra Stamp" w:date="2026-03-04T16:05:00Z" w16du:dateUtc="2026-03-04T16:05:00Z">
                    <w:rPr>
                      <w:rStyle w:val="Hyperlink"/>
                      <w:sz w:val="20"/>
                      <w:szCs w:val="20"/>
                      <w:lang w:val="de-DE"/>
                    </w:rPr>
                  </w:rPrChange>
                </w:rPr>
                <w:t>https://claims.travelguard.com/myclaim/be/nl</w:t>
              </w:r>
            </w:ins>
            <w:ins w:id="40" w:author="Kitchens, Darcy" w:date="2026-02-27T13:45:00Z" w16du:dateUtc="2026-02-27T19:45:00Z">
              <w:r w:rsidR="00CC1399">
                <w:rPr>
                  <w:sz w:val="20"/>
                  <w:szCs w:val="20"/>
                  <w:lang w:val="de-DE"/>
                </w:rPr>
                <w:fldChar w:fldCharType="end"/>
              </w:r>
            </w:ins>
            <w:ins w:id="41" w:author="Kitchens, Darcy" w:date="2026-02-19T16:35:00Z" w16du:dateUtc="2026-02-19T22:35:00Z">
              <w:r w:rsidR="00B54ED1" w:rsidRPr="003B5043">
                <w:rPr>
                  <w:rFonts w:ascii="Arial" w:eastAsia="Calibri" w:hAnsi="Arial" w:cs="Arial"/>
                  <w:sz w:val="20"/>
                  <w:szCs w:val="20"/>
                  <w:lang w:val="nl-NL"/>
                </w:rPr>
                <w:t xml:space="preserve">. </w:t>
              </w:r>
              <w:r w:rsidR="00B54ED1" w:rsidRPr="003B5043">
                <w:rPr>
                  <w:rFonts w:ascii="Arial" w:eastAsia="Calibri" w:hAnsi="Arial" w:cs="Arial"/>
                  <w:b/>
                  <w:sz w:val="20"/>
                  <w:szCs w:val="20"/>
                  <w:u w:val="single"/>
                  <w:lang w:val="nl-NL"/>
                </w:rPr>
                <w:t xml:space="preserve"> </w:t>
              </w:r>
            </w:ins>
            <w:del w:id="42" w:author="Kitchens, Darcy" w:date="2026-02-19T16:35:00Z" w16du:dateUtc="2026-02-19T22:35:00Z">
              <w:r w:rsidDel="00B54ED1">
                <w:rPr>
                  <w:rFonts w:ascii="Arial" w:eastAsia="Calibri" w:hAnsi="Arial" w:cs="Arial"/>
                  <w:b/>
                  <w:sz w:val="20"/>
                  <w:szCs w:val="20"/>
                  <w:u w:val="single"/>
                  <w:lang w:val="nl-NL"/>
                </w:rPr>
                <w:delText>{</w:delText>
              </w:r>
              <w:r w:rsidRPr="003B5043" w:rsidDel="00B54ED1">
                <w:rPr>
                  <w:rFonts w:ascii="Arial" w:eastAsia="Calibri" w:hAnsi="Arial" w:cs="Arial"/>
                  <w:b/>
                  <w:sz w:val="20"/>
                  <w:szCs w:val="20"/>
                  <w:u w:val="single"/>
                  <w:lang w:val="nl-NL"/>
                </w:rPr>
                <w:delText>Claims URL</w:delText>
              </w:r>
              <w:r w:rsidDel="00B54ED1">
                <w:rPr>
                  <w:rFonts w:ascii="Arial" w:eastAsia="Calibri" w:hAnsi="Arial" w:cs="Arial"/>
                  <w:b/>
                  <w:sz w:val="20"/>
                  <w:szCs w:val="20"/>
                  <w:u w:val="single"/>
                  <w:lang w:val="nl-NL"/>
                </w:rPr>
                <w:delText>}</w:delText>
              </w:r>
              <w:r w:rsidRPr="003B5043" w:rsidDel="00B54ED1">
                <w:rPr>
                  <w:rFonts w:ascii="Arial" w:eastAsia="Calibri" w:hAnsi="Arial" w:cs="Arial"/>
                  <w:sz w:val="20"/>
                  <w:szCs w:val="20"/>
                  <w:lang w:val="nl-NL"/>
                </w:rPr>
                <w:delText xml:space="preserve">. </w:delText>
              </w:r>
              <w:r w:rsidRPr="003B5043" w:rsidDel="00B54ED1">
                <w:rPr>
                  <w:rFonts w:ascii="Arial" w:eastAsia="Calibri" w:hAnsi="Arial" w:cs="Arial"/>
                  <w:b/>
                  <w:sz w:val="20"/>
                  <w:szCs w:val="20"/>
                  <w:u w:val="single"/>
                  <w:lang w:val="nl-NL"/>
                </w:rPr>
                <w:delText xml:space="preserve"> </w:delText>
              </w:r>
            </w:del>
          </w:p>
        </w:tc>
      </w:tr>
    </w:tbl>
    <w:p w14:paraId="3528EA87" w14:textId="77777777" w:rsidR="003B5043" w:rsidRPr="003B5043" w:rsidRDefault="003B5043" w:rsidP="003B5043">
      <w:pPr>
        <w:spacing w:after="0" w:line="240" w:lineRule="auto"/>
        <w:rPr>
          <w:rFonts w:ascii="Arial" w:eastAsia="Calibri" w:hAnsi="Arial" w:cs="Arial"/>
          <w:b/>
          <w:sz w:val="20"/>
          <w:szCs w:val="20"/>
          <w:u w:val="single"/>
          <w:lang w:val="nl-NL"/>
        </w:rPr>
      </w:pPr>
    </w:p>
    <w:p w14:paraId="7DBA1681" w14:textId="77777777" w:rsidR="001D3491" w:rsidRPr="003B5043" w:rsidRDefault="001D3491" w:rsidP="001D3491">
      <w:pPr>
        <w:spacing w:after="0" w:line="240" w:lineRule="auto"/>
        <w:rPr>
          <w:rFonts w:ascii="Arial" w:hAnsi="Arial" w:cs="Arial"/>
          <w:sz w:val="20"/>
          <w:szCs w:val="20"/>
          <w:lang w:val="nl-NL"/>
        </w:rPr>
      </w:pPr>
    </w:p>
    <w:p w14:paraId="66FE4E6B" w14:textId="77777777" w:rsidR="003B5043" w:rsidRPr="003B5043" w:rsidRDefault="003B5043" w:rsidP="001D3491">
      <w:pPr>
        <w:spacing w:after="0" w:line="240" w:lineRule="auto"/>
        <w:rPr>
          <w:lang w:val="nl-BE"/>
        </w:rPr>
      </w:pPr>
    </w:p>
    <w:p w14:paraId="45134CF1" w14:textId="77777777" w:rsidR="003B5043" w:rsidRDefault="003B5043" w:rsidP="000D54CA">
      <w:pPr>
        <w:spacing w:after="0" w:line="240" w:lineRule="auto"/>
        <w:rPr>
          <w:rFonts w:ascii="Arial" w:hAnsi="Arial" w:cs="Arial"/>
          <w:sz w:val="20"/>
          <w:szCs w:val="20"/>
          <w:lang w:val="en-AU"/>
        </w:rPr>
      </w:pPr>
      <w:proofErr w:type="spellStart"/>
      <w:r>
        <w:rPr>
          <w:rFonts w:ascii="Arial" w:hAnsi="Arial" w:cs="Arial"/>
          <w:sz w:val="20"/>
          <w:szCs w:val="20"/>
          <w:lang w:val="en-AU"/>
        </w:rPr>
        <w:t>Veilige</w:t>
      </w:r>
      <w:proofErr w:type="spellEnd"/>
      <w:r>
        <w:rPr>
          <w:rFonts w:ascii="Arial" w:hAnsi="Arial" w:cs="Arial"/>
          <w:sz w:val="20"/>
          <w:szCs w:val="20"/>
          <w:lang w:val="en-AU"/>
        </w:rPr>
        <w:t xml:space="preserve"> reis</w:t>
      </w:r>
      <w:r w:rsidR="000D54CA" w:rsidRPr="00525570">
        <w:rPr>
          <w:rFonts w:ascii="Arial" w:hAnsi="Arial" w:cs="Arial"/>
          <w:sz w:val="20"/>
          <w:szCs w:val="20"/>
          <w:lang w:val="en-AU"/>
        </w:rPr>
        <w:t xml:space="preserve">! </w:t>
      </w:r>
    </w:p>
    <w:p w14:paraId="107B8CE0" w14:textId="77777777" w:rsidR="000D54CA" w:rsidRPr="00DB5CFD" w:rsidRDefault="000D54CA" w:rsidP="000D54CA">
      <w:pPr>
        <w:spacing w:after="0" w:line="240" w:lineRule="auto"/>
        <w:rPr>
          <w:rFonts w:ascii="Arial" w:hAnsi="Arial" w:cs="Arial"/>
          <w:color w:val="002060"/>
          <w:sz w:val="20"/>
          <w:szCs w:val="20"/>
        </w:rPr>
      </w:pPr>
      <w:del w:id="43" w:author="Author">
        <w:r w:rsidRPr="23434B3A" w:rsidDel="00EA53AE">
          <w:rPr>
            <w:rFonts w:ascii="Arial" w:hAnsi="Arial" w:cs="Arial"/>
            <w:b/>
            <w:bCs/>
            <w:color w:val="002060"/>
            <w:sz w:val="20"/>
            <w:szCs w:val="20"/>
            <w:lang w:val="en-AU"/>
          </w:rPr>
          <w:delText xml:space="preserve">AIG Travel </w:delText>
        </w:r>
      </w:del>
      <w:ins w:id="44" w:author="Author">
        <w:r w:rsidR="00EA53AE">
          <w:rPr>
            <w:rFonts w:ascii="Arial" w:hAnsi="Arial" w:cs="Arial"/>
            <w:b/>
            <w:bCs/>
            <w:color w:val="002060"/>
            <w:sz w:val="20"/>
            <w:szCs w:val="20"/>
            <w:lang w:val="en-AU"/>
          </w:rPr>
          <w:t>Travel Guard</w:t>
        </w:r>
      </w:ins>
    </w:p>
    <w:p w14:paraId="6ED82040" w14:textId="77777777" w:rsidR="007E4C46" w:rsidRDefault="007E4C46" w:rsidP="000D54CA">
      <w:pPr>
        <w:rPr>
          <w:rFonts w:ascii="Arial" w:hAnsi="Arial" w:cs="Arial"/>
          <w:sz w:val="20"/>
          <w:szCs w:val="20"/>
        </w:rPr>
      </w:pPr>
    </w:p>
    <w:p w14:paraId="745A1DE6" w14:textId="77777777" w:rsidR="00B602A1" w:rsidRDefault="00B602A1" w:rsidP="000D54CA">
      <w:pPr>
        <w:rPr>
          <w:rFonts w:ascii="Arial" w:hAnsi="Arial" w:cs="Arial"/>
          <w:color w:val="000000"/>
        </w:rPr>
      </w:pPr>
    </w:p>
    <w:sectPr w:rsidR="00B602A1" w:rsidSect="004E40BD">
      <w:footerReference w:type="even" r:id="rId15"/>
      <w:footerReference w:type="default" r:id="rId16"/>
      <w:footerReference w:type="first" r:id="rId17"/>
      <w:type w:val="continuous"/>
      <w:pgSz w:w="12240" w:h="15840"/>
      <w:pgMar w:top="1152" w:right="720" w:bottom="1440" w:left="720" w:header="720" w:footer="144" w:gutter="216"/>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303E720A" w14:textId="77777777" w:rsidR="00475F37" w:rsidRDefault="00475F37" w:rsidP="00475F37">
      <w:pPr>
        <w:pStyle w:val="CommentText"/>
      </w:pPr>
      <w:r>
        <w:rPr>
          <w:rStyle w:val="CommentReference"/>
        </w:rPr>
        <w:annotationRef/>
      </w:r>
      <w:r>
        <w:rPr>
          <w:lang w:val="en-GB"/>
        </w:rPr>
        <w:t>ZCM to amend header</w:t>
      </w:r>
    </w:p>
  </w:comment>
  <w:comment w:id="8" w:author="Author" w:initials="A">
    <w:p w14:paraId="66A9B7B5" w14:textId="77777777" w:rsidR="00E015DC" w:rsidRDefault="00E015DC">
      <w:pPr>
        <w:pStyle w:val="CommentText"/>
      </w:pPr>
      <w:r>
        <w:rPr>
          <w:rStyle w:val="CommentReference"/>
        </w:rPr>
        <w:annotationRef/>
      </w:r>
      <w:r>
        <w:t>Add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E720A" w15:done="0"/>
  <w15:commentEx w15:paraId="66A9B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E720A" w16cid:durableId="303E720A"/>
  <w16cid:commentId w16cid:paraId="66A9B7B5" w16cid:durableId="66A9B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13B01" w14:textId="77777777" w:rsidR="00EC3FE7" w:rsidRDefault="00EC3FE7" w:rsidP="0005501C">
      <w:pPr>
        <w:spacing w:after="0" w:line="240" w:lineRule="auto"/>
      </w:pPr>
      <w:r>
        <w:separator/>
      </w:r>
    </w:p>
  </w:endnote>
  <w:endnote w:type="continuationSeparator" w:id="0">
    <w:p w14:paraId="36C317EA" w14:textId="77777777" w:rsidR="00EC3FE7" w:rsidRDefault="00EC3FE7" w:rsidP="0005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6E3B7046-F8FB-4E79-8400-A3DF2C7D151F}"/>
    <w:embedBold r:id="rId2" w:fontKey="{A167EBC4-F779-44F5-AF29-7C53AE7B57A8}"/>
    <w:embedItalic r:id="rId3" w:fontKey="{6C5C1B87-4C9F-45BA-9444-71A05BB161D4}"/>
  </w:font>
  <w:font w:name="Segoe UI Semilight">
    <w:panose1 w:val="020B0402040204020203"/>
    <w:charset w:val="00"/>
    <w:family w:val="swiss"/>
    <w:pitch w:val="variable"/>
    <w:sig w:usb0="E4002EFF" w:usb1="C000E47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embedRegular r:id="rId4" w:subsetted="1" w:fontKey="{7811426D-657B-4DC7-A27A-7D55E990F1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6E0E" w14:textId="77777777" w:rsidR="001A00C7" w:rsidRDefault="001A00C7">
    <w:pPr>
      <w:pStyle w:val="Footer"/>
    </w:pPr>
    <w:r>
      <w:rPr>
        <w:noProof/>
      </w:rPr>
      <mc:AlternateContent>
        <mc:Choice Requires="wps">
          <w:drawing>
            <wp:anchor distT="0" distB="0" distL="0" distR="0" simplePos="0" relativeHeight="251659264" behindDoc="0" locked="0" layoutInCell="1" allowOverlap="1" wp14:anchorId="384D5935" wp14:editId="3584C7E7">
              <wp:simplePos x="635" y="635"/>
              <wp:positionH relativeFrom="page">
                <wp:align>left</wp:align>
              </wp:positionH>
              <wp:positionV relativeFrom="page">
                <wp:align>bottom</wp:align>
              </wp:positionV>
              <wp:extent cx="1408430" cy="357505"/>
              <wp:effectExtent l="0" t="0" r="1270" b="0"/>
              <wp:wrapNone/>
              <wp:docPr id="1121446843"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14:paraId="39BE1B16" w14:textId="77777777" w:rsidR="001A00C7" w:rsidRPr="001A00C7" w:rsidRDefault="001A00C7" w:rsidP="001A00C7">
                          <w:pPr>
                            <w:spacing w:after="0"/>
                            <w:rPr>
                              <w:rFonts w:ascii="Aptos" w:eastAsia="Aptos" w:hAnsi="Aptos" w:cs="Aptos"/>
                              <w:noProof/>
                              <w:color w:val="000000"/>
                              <w:sz w:val="20"/>
                              <w:szCs w:val="20"/>
                            </w:rPr>
                          </w:pPr>
                          <w:r w:rsidRPr="001A00C7">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4D5935"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fill o:detectmouseclick="t"/>
              <v:textbox style="mso-fit-shape-to-text:t" inset="20pt,0,0,15pt">
                <w:txbxContent>
                  <w:p w:rsidR="001A00C7" w:rsidRPr="001A00C7" w:rsidRDefault="001A00C7" w:rsidP="001A00C7">
                    <w:pPr>
                      <w:spacing w:after="0"/>
                      <w:rPr>
                        <w:rFonts w:ascii="Aptos" w:eastAsia="Aptos" w:hAnsi="Aptos" w:cs="Aptos"/>
                        <w:noProof/>
                        <w:color w:val="000000"/>
                        <w:sz w:val="20"/>
                        <w:szCs w:val="20"/>
                      </w:rPr>
                    </w:pPr>
                    <w:r w:rsidRPr="001A00C7">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8552" w14:textId="77777777" w:rsidR="00700A92" w:rsidRPr="00C5516B" w:rsidRDefault="001A00C7">
    <w:pPr>
      <w:jc w:val="right"/>
      <w:rPr>
        <w:rFonts w:ascii="Segoe UI" w:hAnsi="Segoe UI" w:cs="Segoe UI"/>
        <w:color w:val="00A4E4" w:themeColor="accent1"/>
        <w:szCs w:val="20"/>
      </w:rPr>
    </w:pPr>
    <w:r>
      <w:rPr>
        <w:rFonts w:ascii="Segoe UI" w:hAnsi="Segoe UI" w:cs="Segoe UI"/>
        <w:noProof/>
        <w:color w:val="00A4E4" w:themeColor="accent1"/>
        <w:szCs w:val="20"/>
      </w:rPr>
      <mc:AlternateContent>
        <mc:Choice Requires="wps">
          <w:drawing>
            <wp:anchor distT="0" distB="0" distL="0" distR="0" simplePos="0" relativeHeight="251660288" behindDoc="0" locked="0" layoutInCell="1" allowOverlap="1" wp14:anchorId="1D6BE463" wp14:editId="27A83AA9">
              <wp:simplePos x="635" y="635"/>
              <wp:positionH relativeFrom="page">
                <wp:align>left</wp:align>
              </wp:positionH>
              <wp:positionV relativeFrom="page">
                <wp:align>bottom</wp:align>
              </wp:positionV>
              <wp:extent cx="1408430" cy="357505"/>
              <wp:effectExtent l="0" t="0" r="1270" b="0"/>
              <wp:wrapNone/>
              <wp:docPr id="1371215537"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14:paraId="64F3206A" w14:textId="77777777" w:rsidR="001A00C7" w:rsidRPr="001A00C7" w:rsidRDefault="001A00C7" w:rsidP="001A00C7">
                          <w:pPr>
                            <w:spacing w:after="0"/>
                            <w:rPr>
                              <w:rFonts w:ascii="Aptos" w:eastAsia="Aptos" w:hAnsi="Aptos" w:cs="Aptos"/>
                              <w:noProof/>
                              <w:color w:val="000000"/>
                              <w:sz w:val="20"/>
                              <w:szCs w:val="20"/>
                            </w:rPr>
                          </w:pPr>
                          <w:r w:rsidRPr="001A00C7">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6BE463"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fill o:detectmouseclick="t"/>
              <v:textbox style="mso-fit-shape-to-text:t" inset="20pt,0,0,15pt">
                <w:txbxContent>
                  <w:p w:rsidR="001A00C7" w:rsidRPr="001A00C7" w:rsidRDefault="001A00C7" w:rsidP="001A00C7">
                    <w:pPr>
                      <w:spacing w:after="0"/>
                      <w:rPr>
                        <w:rFonts w:ascii="Aptos" w:eastAsia="Aptos" w:hAnsi="Aptos" w:cs="Aptos"/>
                        <w:noProof/>
                        <w:color w:val="000000"/>
                        <w:sz w:val="20"/>
                        <w:szCs w:val="20"/>
                      </w:rPr>
                    </w:pPr>
                    <w:r w:rsidRPr="001A00C7">
                      <w:rPr>
                        <w:rFonts w:ascii="Aptos" w:eastAsia="Aptos" w:hAnsi="Aptos" w:cs="Aptos"/>
                        <w:noProof/>
                        <w:color w:val="000000"/>
                        <w:sz w:val="20"/>
                        <w:szCs w:val="20"/>
                      </w:rPr>
                      <w:t>INTERNAL USE ONLY</w:t>
                    </w:r>
                  </w:p>
                </w:txbxContent>
              </v:textbox>
              <w10:wrap anchorx="page" anchory="page"/>
            </v:shape>
          </w:pict>
        </mc:Fallback>
      </mc:AlternateContent>
    </w:r>
  </w:p>
  <w:p w14:paraId="5E2F6A48" w14:textId="77777777" w:rsidR="00700A92" w:rsidRDefault="00700A92" w:rsidP="00700A9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B36C" w14:textId="77777777" w:rsidR="001A00C7" w:rsidRDefault="001A00C7">
    <w:pPr>
      <w:pStyle w:val="Footer"/>
    </w:pPr>
    <w:r>
      <w:rPr>
        <w:noProof/>
      </w:rPr>
      <mc:AlternateContent>
        <mc:Choice Requires="wps">
          <w:drawing>
            <wp:anchor distT="0" distB="0" distL="0" distR="0" simplePos="0" relativeHeight="251658240" behindDoc="0" locked="0" layoutInCell="1" allowOverlap="1" wp14:anchorId="5AA1438F" wp14:editId="32CE4C4B">
              <wp:simplePos x="590550" y="9810750"/>
              <wp:positionH relativeFrom="page">
                <wp:align>left</wp:align>
              </wp:positionH>
              <wp:positionV relativeFrom="page">
                <wp:align>bottom</wp:align>
              </wp:positionV>
              <wp:extent cx="1408430" cy="357505"/>
              <wp:effectExtent l="0" t="0" r="1270" b="0"/>
              <wp:wrapNone/>
              <wp:docPr id="2071616487"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14:paraId="4ED08300" w14:textId="77777777" w:rsidR="001A00C7" w:rsidRPr="001A00C7" w:rsidRDefault="001A00C7" w:rsidP="001A00C7">
                          <w:pPr>
                            <w:spacing w:after="0"/>
                            <w:rPr>
                              <w:rFonts w:ascii="Aptos" w:eastAsia="Aptos" w:hAnsi="Aptos" w:cs="Aptos"/>
                              <w:noProof/>
                              <w:color w:val="000000"/>
                              <w:sz w:val="20"/>
                              <w:szCs w:val="20"/>
                            </w:rPr>
                          </w:pPr>
                          <w:r w:rsidRPr="001A00C7">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A1438F" id="_x0000_t202" coordsize="21600,21600" o:spt="202" path="m,l,21600r21600,l21600,xe">
              <v:stroke joinstyle="miter"/>
              <v:path gradientshapeok="t" o:connecttype="rect"/>
            </v:shapetype>
            <v:shape id="Text Box 1" o:spid="_x0000_s1028" type="#_x0000_t202" alt="INTERNAL USE ONLY" style="position:absolute;margin-left:0;margin-top:0;width:110.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fill o:detectmouseclick="t"/>
              <v:textbox style="mso-fit-shape-to-text:t" inset="20pt,0,0,15pt">
                <w:txbxContent>
                  <w:p w:rsidR="001A00C7" w:rsidRPr="001A00C7" w:rsidRDefault="001A00C7" w:rsidP="001A00C7">
                    <w:pPr>
                      <w:spacing w:after="0"/>
                      <w:rPr>
                        <w:rFonts w:ascii="Aptos" w:eastAsia="Aptos" w:hAnsi="Aptos" w:cs="Aptos"/>
                        <w:noProof/>
                        <w:color w:val="000000"/>
                        <w:sz w:val="20"/>
                        <w:szCs w:val="20"/>
                      </w:rPr>
                    </w:pPr>
                    <w:r w:rsidRPr="001A00C7">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7964A" w14:textId="77777777" w:rsidR="00EC3FE7" w:rsidRDefault="00EC3FE7" w:rsidP="0005501C">
      <w:pPr>
        <w:spacing w:after="0" w:line="240" w:lineRule="auto"/>
      </w:pPr>
      <w:r>
        <w:separator/>
      </w:r>
    </w:p>
  </w:footnote>
  <w:footnote w:type="continuationSeparator" w:id="0">
    <w:p w14:paraId="2CE0F816" w14:textId="77777777" w:rsidR="00EC3FE7" w:rsidRDefault="00EC3FE7" w:rsidP="00055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9155B"/>
    <w:multiLevelType w:val="hybridMultilevel"/>
    <w:tmpl w:val="EC948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8"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5051267">
    <w:abstractNumId w:val="10"/>
  </w:num>
  <w:num w:numId="2" w16cid:durableId="2128699818">
    <w:abstractNumId w:val="6"/>
  </w:num>
  <w:num w:numId="3" w16cid:durableId="436877541">
    <w:abstractNumId w:val="11"/>
  </w:num>
  <w:num w:numId="4" w16cid:durableId="90202653">
    <w:abstractNumId w:val="7"/>
  </w:num>
  <w:num w:numId="5" w16cid:durableId="1808888519">
    <w:abstractNumId w:val="0"/>
  </w:num>
  <w:num w:numId="6" w16cid:durableId="1169101129">
    <w:abstractNumId w:val="9"/>
  </w:num>
  <w:num w:numId="7" w16cid:durableId="335425787">
    <w:abstractNumId w:val="3"/>
  </w:num>
  <w:num w:numId="8" w16cid:durableId="620919150">
    <w:abstractNumId w:val="8"/>
  </w:num>
  <w:num w:numId="9" w16cid:durableId="1040593231">
    <w:abstractNumId w:val="5"/>
  </w:num>
  <w:num w:numId="10" w16cid:durableId="248081105">
    <w:abstractNumId w:val="4"/>
  </w:num>
  <w:num w:numId="11" w16cid:durableId="23101242">
    <w:abstractNumId w:val="2"/>
  </w:num>
  <w:num w:numId="12" w16cid:durableId="15309932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rson w15:author="Kitchens, Darcy">
    <w15:presenceInfo w15:providerId="AD" w15:userId="S::Darcy.Kitchens@travelguard.com::9c9e2e40-835b-4d09-adab-f5006cf9e004"/>
  </w15:person>
  <w15:person w15:author="Alexandra Stamp">
    <w15:presenceInfo w15:providerId="AD" w15:userId="S::Alexandra.Stamp@travelguard.zurich.com::1b60c8d9-4d98-4c41-a0f9-28e79c8a6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A0"/>
    <w:rsid w:val="00003DCF"/>
    <w:rsid w:val="0000489A"/>
    <w:rsid w:val="00012A6B"/>
    <w:rsid w:val="000142FD"/>
    <w:rsid w:val="00016BFE"/>
    <w:rsid w:val="00017977"/>
    <w:rsid w:val="00022244"/>
    <w:rsid w:val="000235CD"/>
    <w:rsid w:val="000238EB"/>
    <w:rsid w:val="00023F34"/>
    <w:rsid w:val="000267E0"/>
    <w:rsid w:val="000313DF"/>
    <w:rsid w:val="00032065"/>
    <w:rsid w:val="0003226B"/>
    <w:rsid w:val="00042911"/>
    <w:rsid w:val="00044B91"/>
    <w:rsid w:val="0005501C"/>
    <w:rsid w:val="00055BFF"/>
    <w:rsid w:val="00064FF3"/>
    <w:rsid w:val="00066B7C"/>
    <w:rsid w:val="0007211C"/>
    <w:rsid w:val="00075174"/>
    <w:rsid w:val="000812C7"/>
    <w:rsid w:val="000824A8"/>
    <w:rsid w:val="00082834"/>
    <w:rsid w:val="00083BED"/>
    <w:rsid w:val="00086E8A"/>
    <w:rsid w:val="00087603"/>
    <w:rsid w:val="00093818"/>
    <w:rsid w:val="0009447A"/>
    <w:rsid w:val="0009773F"/>
    <w:rsid w:val="000A010C"/>
    <w:rsid w:val="000A233F"/>
    <w:rsid w:val="000A4AC2"/>
    <w:rsid w:val="000A7704"/>
    <w:rsid w:val="000B2C80"/>
    <w:rsid w:val="000B52A2"/>
    <w:rsid w:val="000B66C4"/>
    <w:rsid w:val="000C0601"/>
    <w:rsid w:val="000C08BC"/>
    <w:rsid w:val="000C0E38"/>
    <w:rsid w:val="000C1248"/>
    <w:rsid w:val="000C1AF0"/>
    <w:rsid w:val="000D0DEE"/>
    <w:rsid w:val="000D11A3"/>
    <w:rsid w:val="000D44F7"/>
    <w:rsid w:val="000D478E"/>
    <w:rsid w:val="000D52AF"/>
    <w:rsid w:val="000D54CA"/>
    <w:rsid w:val="000D6A76"/>
    <w:rsid w:val="000F09C6"/>
    <w:rsid w:val="000F0A11"/>
    <w:rsid w:val="000F1942"/>
    <w:rsid w:val="000F19DE"/>
    <w:rsid w:val="000F79CF"/>
    <w:rsid w:val="001000D9"/>
    <w:rsid w:val="0010249F"/>
    <w:rsid w:val="001025A6"/>
    <w:rsid w:val="00115611"/>
    <w:rsid w:val="0012099B"/>
    <w:rsid w:val="00126487"/>
    <w:rsid w:val="00126D8A"/>
    <w:rsid w:val="00133D72"/>
    <w:rsid w:val="001472D9"/>
    <w:rsid w:val="0014734D"/>
    <w:rsid w:val="0014759B"/>
    <w:rsid w:val="00150005"/>
    <w:rsid w:val="00151CF5"/>
    <w:rsid w:val="001526DC"/>
    <w:rsid w:val="0015510C"/>
    <w:rsid w:val="00155DFD"/>
    <w:rsid w:val="001574CF"/>
    <w:rsid w:val="00160739"/>
    <w:rsid w:val="00162CEA"/>
    <w:rsid w:val="0016411F"/>
    <w:rsid w:val="001665D1"/>
    <w:rsid w:val="001673B2"/>
    <w:rsid w:val="00170060"/>
    <w:rsid w:val="001725DF"/>
    <w:rsid w:val="00172BD6"/>
    <w:rsid w:val="0017316A"/>
    <w:rsid w:val="00174528"/>
    <w:rsid w:val="0017459E"/>
    <w:rsid w:val="00175757"/>
    <w:rsid w:val="00180498"/>
    <w:rsid w:val="00182293"/>
    <w:rsid w:val="0018368B"/>
    <w:rsid w:val="00184F3E"/>
    <w:rsid w:val="0018681A"/>
    <w:rsid w:val="00186C18"/>
    <w:rsid w:val="00190F51"/>
    <w:rsid w:val="00191967"/>
    <w:rsid w:val="001A00C7"/>
    <w:rsid w:val="001A32B0"/>
    <w:rsid w:val="001A4AE8"/>
    <w:rsid w:val="001A5E3D"/>
    <w:rsid w:val="001A642D"/>
    <w:rsid w:val="001B0678"/>
    <w:rsid w:val="001B0DEB"/>
    <w:rsid w:val="001B1811"/>
    <w:rsid w:val="001B2A5D"/>
    <w:rsid w:val="001B60EA"/>
    <w:rsid w:val="001B7265"/>
    <w:rsid w:val="001C02CD"/>
    <w:rsid w:val="001C5320"/>
    <w:rsid w:val="001D1D38"/>
    <w:rsid w:val="001D2481"/>
    <w:rsid w:val="001D3491"/>
    <w:rsid w:val="001E2979"/>
    <w:rsid w:val="001E29FA"/>
    <w:rsid w:val="001E5850"/>
    <w:rsid w:val="001E675F"/>
    <w:rsid w:val="001F0D33"/>
    <w:rsid w:val="001F1529"/>
    <w:rsid w:val="001F1D0D"/>
    <w:rsid w:val="001F38B5"/>
    <w:rsid w:val="001F4CB5"/>
    <w:rsid w:val="00203776"/>
    <w:rsid w:val="00204170"/>
    <w:rsid w:val="002052C7"/>
    <w:rsid w:val="00205C51"/>
    <w:rsid w:val="00210281"/>
    <w:rsid w:val="00212761"/>
    <w:rsid w:val="0021713D"/>
    <w:rsid w:val="0022318F"/>
    <w:rsid w:val="0022552D"/>
    <w:rsid w:val="0022616C"/>
    <w:rsid w:val="00227BF7"/>
    <w:rsid w:val="00240D5A"/>
    <w:rsid w:val="00243A08"/>
    <w:rsid w:val="00246CB6"/>
    <w:rsid w:val="002562D5"/>
    <w:rsid w:val="00256A9B"/>
    <w:rsid w:val="00257177"/>
    <w:rsid w:val="002579F6"/>
    <w:rsid w:val="00263722"/>
    <w:rsid w:val="00264FF9"/>
    <w:rsid w:val="00266A8A"/>
    <w:rsid w:val="002805E6"/>
    <w:rsid w:val="00287E72"/>
    <w:rsid w:val="00290AFD"/>
    <w:rsid w:val="00293E3A"/>
    <w:rsid w:val="002946C7"/>
    <w:rsid w:val="00294C0D"/>
    <w:rsid w:val="002A22DD"/>
    <w:rsid w:val="002A2567"/>
    <w:rsid w:val="002A2B32"/>
    <w:rsid w:val="002A31A6"/>
    <w:rsid w:val="002A6599"/>
    <w:rsid w:val="002C182F"/>
    <w:rsid w:val="002C1E08"/>
    <w:rsid w:val="002C4029"/>
    <w:rsid w:val="002C4F8E"/>
    <w:rsid w:val="002C5215"/>
    <w:rsid w:val="002C5B36"/>
    <w:rsid w:val="002C6A43"/>
    <w:rsid w:val="002D07D9"/>
    <w:rsid w:val="002D1EBC"/>
    <w:rsid w:val="002D24B6"/>
    <w:rsid w:val="002E11E3"/>
    <w:rsid w:val="002E1A7A"/>
    <w:rsid w:val="002E2A6A"/>
    <w:rsid w:val="002E49E7"/>
    <w:rsid w:val="002E4E9D"/>
    <w:rsid w:val="002E4F7D"/>
    <w:rsid w:val="002F0A88"/>
    <w:rsid w:val="002F3C5D"/>
    <w:rsid w:val="002F48A0"/>
    <w:rsid w:val="002F6248"/>
    <w:rsid w:val="002F62DD"/>
    <w:rsid w:val="002F7F2D"/>
    <w:rsid w:val="003021E3"/>
    <w:rsid w:val="00303678"/>
    <w:rsid w:val="00304DA7"/>
    <w:rsid w:val="00305580"/>
    <w:rsid w:val="00311C8C"/>
    <w:rsid w:val="003207B6"/>
    <w:rsid w:val="00321B58"/>
    <w:rsid w:val="0032291C"/>
    <w:rsid w:val="00323244"/>
    <w:rsid w:val="00333238"/>
    <w:rsid w:val="003342D9"/>
    <w:rsid w:val="00335808"/>
    <w:rsid w:val="00337F3F"/>
    <w:rsid w:val="0034087C"/>
    <w:rsid w:val="00340F81"/>
    <w:rsid w:val="00342C52"/>
    <w:rsid w:val="00343029"/>
    <w:rsid w:val="0034775C"/>
    <w:rsid w:val="003506C5"/>
    <w:rsid w:val="0035253E"/>
    <w:rsid w:val="0035438B"/>
    <w:rsid w:val="003635C4"/>
    <w:rsid w:val="003834A0"/>
    <w:rsid w:val="003849F1"/>
    <w:rsid w:val="00384ECF"/>
    <w:rsid w:val="00385B92"/>
    <w:rsid w:val="00390989"/>
    <w:rsid w:val="00390E41"/>
    <w:rsid w:val="00396ECF"/>
    <w:rsid w:val="003A2CB2"/>
    <w:rsid w:val="003A305E"/>
    <w:rsid w:val="003A5363"/>
    <w:rsid w:val="003B430B"/>
    <w:rsid w:val="003B5043"/>
    <w:rsid w:val="003B5E8E"/>
    <w:rsid w:val="003C074D"/>
    <w:rsid w:val="003C5E1B"/>
    <w:rsid w:val="003C7E28"/>
    <w:rsid w:val="003D3AD8"/>
    <w:rsid w:val="003D4458"/>
    <w:rsid w:val="003D7446"/>
    <w:rsid w:val="003D7B34"/>
    <w:rsid w:val="003E3C58"/>
    <w:rsid w:val="003E7665"/>
    <w:rsid w:val="003E797B"/>
    <w:rsid w:val="003F01AF"/>
    <w:rsid w:val="003F1861"/>
    <w:rsid w:val="003F21B6"/>
    <w:rsid w:val="003F263A"/>
    <w:rsid w:val="003F36C8"/>
    <w:rsid w:val="003F3B06"/>
    <w:rsid w:val="0040164E"/>
    <w:rsid w:val="00401E25"/>
    <w:rsid w:val="0040683C"/>
    <w:rsid w:val="00407265"/>
    <w:rsid w:val="004142EE"/>
    <w:rsid w:val="00414862"/>
    <w:rsid w:val="004151F7"/>
    <w:rsid w:val="00417C0D"/>
    <w:rsid w:val="0042008B"/>
    <w:rsid w:val="004207E8"/>
    <w:rsid w:val="004275BE"/>
    <w:rsid w:val="00433713"/>
    <w:rsid w:val="00445A59"/>
    <w:rsid w:val="0045409F"/>
    <w:rsid w:val="00463BF3"/>
    <w:rsid w:val="0046798F"/>
    <w:rsid w:val="00472EC6"/>
    <w:rsid w:val="00475F37"/>
    <w:rsid w:val="0048151D"/>
    <w:rsid w:val="00493A4E"/>
    <w:rsid w:val="00494FEC"/>
    <w:rsid w:val="0049629F"/>
    <w:rsid w:val="004A12E2"/>
    <w:rsid w:val="004A2AC9"/>
    <w:rsid w:val="004A5545"/>
    <w:rsid w:val="004B3CFA"/>
    <w:rsid w:val="004C5963"/>
    <w:rsid w:val="004C67E1"/>
    <w:rsid w:val="004D1D1D"/>
    <w:rsid w:val="004D2091"/>
    <w:rsid w:val="004D2E20"/>
    <w:rsid w:val="004D3101"/>
    <w:rsid w:val="004D68BD"/>
    <w:rsid w:val="004E050A"/>
    <w:rsid w:val="004E40BD"/>
    <w:rsid w:val="004E60DE"/>
    <w:rsid w:val="004E6DCA"/>
    <w:rsid w:val="004E7F55"/>
    <w:rsid w:val="004F03C0"/>
    <w:rsid w:val="004F1037"/>
    <w:rsid w:val="004F198F"/>
    <w:rsid w:val="004F7FB2"/>
    <w:rsid w:val="00501F10"/>
    <w:rsid w:val="00502237"/>
    <w:rsid w:val="0050223C"/>
    <w:rsid w:val="00506EEB"/>
    <w:rsid w:val="0050735C"/>
    <w:rsid w:val="005109F5"/>
    <w:rsid w:val="005163E0"/>
    <w:rsid w:val="005217A3"/>
    <w:rsid w:val="00525570"/>
    <w:rsid w:val="005306B0"/>
    <w:rsid w:val="00530962"/>
    <w:rsid w:val="00532954"/>
    <w:rsid w:val="005356CF"/>
    <w:rsid w:val="005360D2"/>
    <w:rsid w:val="005364F2"/>
    <w:rsid w:val="00537517"/>
    <w:rsid w:val="0054300A"/>
    <w:rsid w:val="005435BC"/>
    <w:rsid w:val="005523D5"/>
    <w:rsid w:val="00557DA0"/>
    <w:rsid w:val="005648E8"/>
    <w:rsid w:val="005703D3"/>
    <w:rsid w:val="00573F10"/>
    <w:rsid w:val="00574A09"/>
    <w:rsid w:val="00575A29"/>
    <w:rsid w:val="00580808"/>
    <w:rsid w:val="005826A7"/>
    <w:rsid w:val="0058445A"/>
    <w:rsid w:val="00585853"/>
    <w:rsid w:val="00585B07"/>
    <w:rsid w:val="005875C4"/>
    <w:rsid w:val="0059061A"/>
    <w:rsid w:val="005959D2"/>
    <w:rsid w:val="0059779E"/>
    <w:rsid w:val="00597BA5"/>
    <w:rsid w:val="005A3980"/>
    <w:rsid w:val="005A6F91"/>
    <w:rsid w:val="005B104E"/>
    <w:rsid w:val="005B395A"/>
    <w:rsid w:val="005B3FAC"/>
    <w:rsid w:val="005B5E6A"/>
    <w:rsid w:val="005B6690"/>
    <w:rsid w:val="005C3343"/>
    <w:rsid w:val="005C4C3D"/>
    <w:rsid w:val="005D1D65"/>
    <w:rsid w:val="005D2372"/>
    <w:rsid w:val="005D2EEA"/>
    <w:rsid w:val="005E0A9F"/>
    <w:rsid w:val="005E1502"/>
    <w:rsid w:val="005E2F39"/>
    <w:rsid w:val="005E3902"/>
    <w:rsid w:val="005E4501"/>
    <w:rsid w:val="005E548F"/>
    <w:rsid w:val="005E686B"/>
    <w:rsid w:val="005E6BAB"/>
    <w:rsid w:val="005E6FB0"/>
    <w:rsid w:val="005F3C22"/>
    <w:rsid w:val="005F5617"/>
    <w:rsid w:val="005F71EE"/>
    <w:rsid w:val="00601D46"/>
    <w:rsid w:val="00602D31"/>
    <w:rsid w:val="006030C0"/>
    <w:rsid w:val="00603453"/>
    <w:rsid w:val="00603CC1"/>
    <w:rsid w:val="00621802"/>
    <w:rsid w:val="00624815"/>
    <w:rsid w:val="00632256"/>
    <w:rsid w:val="00637CA1"/>
    <w:rsid w:val="00644CFF"/>
    <w:rsid w:val="00651D38"/>
    <w:rsid w:val="006523D0"/>
    <w:rsid w:val="00653F01"/>
    <w:rsid w:val="006540A5"/>
    <w:rsid w:val="006560C5"/>
    <w:rsid w:val="006561EA"/>
    <w:rsid w:val="00661098"/>
    <w:rsid w:val="00663AA5"/>
    <w:rsid w:val="00675D60"/>
    <w:rsid w:val="00676C29"/>
    <w:rsid w:val="00676F28"/>
    <w:rsid w:val="006809BC"/>
    <w:rsid w:val="00680A9D"/>
    <w:rsid w:val="00685D1B"/>
    <w:rsid w:val="00692AE1"/>
    <w:rsid w:val="00692C48"/>
    <w:rsid w:val="006932D0"/>
    <w:rsid w:val="00693430"/>
    <w:rsid w:val="006965C1"/>
    <w:rsid w:val="006A01CD"/>
    <w:rsid w:val="006A0868"/>
    <w:rsid w:val="006A1B03"/>
    <w:rsid w:val="006A1BC8"/>
    <w:rsid w:val="006A79CB"/>
    <w:rsid w:val="006B0614"/>
    <w:rsid w:val="006B0C3F"/>
    <w:rsid w:val="006B7A12"/>
    <w:rsid w:val="006C01A2"/>
    <w:rsid w:val="006C2EA1"/>
    <w:rsid w:val="006C407B"/>
    <w:rsid w:val="006C6FD2"/>
    <w:rsid w:val="006C754F"/>
    <w:rsid w:val="006D0FFB"/>
    <w:rsid w:val="006D3E46"/>
    <w:rsid w:val="006D3E5C"/>
    <w:rsid w:val="006D5824"/>
    <w:rsid w:val="006E0697"/>
    <w:rsid w:val="006E0DF8"/>
    <w:rsid w:val="006E0E60"/>
    <w:rsid w:val="006E188F"/>
    <w:rsid w:val="006E6F5D"/>
    <w:rsid w:val="006F05DF"/>
    <w:rsid w:val="006F06A2"/>
    <w:rsid w:val="006F1F92"/>
    <w:rsid w:val="006F2443"/>
    <w:rsid w:val="006F3327"/>
    <w:rsid w:val="006F3803"/>
    <w:rsid w:val="006F4136"/>
    <w:rsid w:val="00700A92"/>
    <w:rsid w:val="00703478"/>
    <w:rsid w:val="007046AA"/>
    <w:rsid w:val="0070563A"/>
    <w:rsid w:val="007057E6"/>
    <w:rsid w:val="007128AF"/>
    <w:rsid w:val="00712AA3"/>
    <w:rsid w:val="0071351F"/>
    <w:rsid w:val="00714F6F"/>
    <w:rsid w:val="00721401"/>
    <w:rsid w:val="00721DDD"/>
    <w:rsid w:val="00725639"/>
    <w:rsid w:val="00725C70"/>
    <w:rsid w:val="00725CCA"/>
    <w:rsid w:val="00730F63"/>
    <w:rsid w:val="00737DEF"/>
    <w:rsid w:val="00741F8D"/>
    <w:rsid w:val="00750074"/>
    <w:rsid w:val="00754A3B"/>
    <w:rsid w:val="007560A0"/>
    <w:rsid w:val="00756240"/>
    <w:rsid w:val="00756271"/>
    <w:rsid w:val="00756D0F"/>
    <w:rsid w:val="00757517"/>
    <w:rsid w:val="007611AA"/>
    <w:rsid w:val="00762C3E"/>
    <w:rsid w:val="00762D64"/>
    <w:rsid w:val="00764022"/>
    <w:rsid w:val="007653D2"/>
    <w:rsid w:val="00775A56"/>
    <w:rsid w:val="00777929"/>
    <w:rsid w:val="00785D62"/>
    <w:rsid w:val="007873DB"/>
    <w:rsid w:val="00792C91"/>
    <w:rsid w:val="0079370A"/>
    <w:rsid w:val="00794541"/>
    <w:rsid w:val="00794F46"/>
    <w:rsid w:val="00796600"/>
    <w:rsid w:val="007B1877"/>
    <w:rsid w:val="007B62C9"/>
    <w:rsid w:val="007B746B"/>
    <w:rsid w:val="007B7933"/>
    <w:rsid w:val="007B7AE6"/>
    <w:rsid w:val="007B7FB1"/>
    <w:rsid w:val="007C038C"/>
    <w:rsid w:val="007C2D1E"/>
    <w:rsid w:val="007C483D"/>
    <w:rsid w:val="007D030F"/>
    <w:rsid w:val="007D2140"/>
    <w:rsid w:val="007D2579"/>
    <w:rsid w:val="007D3D60"/>
    <w:rsid w:val="007D6C66"/>
    <w:rsid w:val="007E13F9"/>
    <w:rsid w:val="007E170E"/>
    <w:rsid w:val="007E305D"/>
    <w:rsid w:val="007E347A"/>
    <w:rsid w:val="007E4C46"/>
    <w:rsid w:val="007F1091"/>
    <w:rsid w:val="007F63DE"/>
    <w:rsid w:val="007F6B37"/>
    <w:rsid w:val="007F76A8"/>
    <w:rsid w:val="008040DE"/>
    <w:rsid w:val="00804680"/>
    <w:rsid w:val="0080545B"/>
    <w:rsid w:val="00810D85"/>
    <w:rsid w:val="0081184B"/>
    <w:rsid w:val="0081433A"/>
    <w:rsid w:val="00817109"/>
    <w:rsid w:val="00821A59"/>
    <w:rsid w:val="00823564"/>
    <w:rsid w:val="0082686D"/>
    <w:rsid w:val="00826D3D"/>
    <w:rsid w:val="0082786E"/>
    <w:rsid w:val="00832A41"/>
    <w:rsid w:val="00833304"/>
    <w:rsid w:val="008341A5"/>
    <w:rsid w:val="0083633A"/>
    <w:rsid w:val="00845849"/>
    <w:rsid w:val="008468DD"/>
    <w:rsid w:val="00850E68"/>
    <w:rsid w:val="008565E8"/>
    <w:rsid w:val="00857AF4"/>
    <w:rsid w:val="00865BCA"/>
    <w:rsid w:val="00866493"/>
    <w:rsid w:val="00874502"/>
    <w:rsid w:val="00877702"/>
    <w:rsid w:val="0088076C"/>
    <w:rsid w:val="00884CF1"/>
    <w:rsid w:val="00886C95"/>
    <w:rsid w:val="008941F1"/>
    <w:rsid w:val="00895157"/>
    <w:rsid w:val="008A2562"/>
    <w:rsid w:val="008A2F82"/>
    <w:rsid w:val="008B1D10"/>
    <w:rsid w:val="008B2FDC"/>
    <w:rsid w:val="008B37BA"/>
    <w:rsid w:val="008B7C8F"/>
    <w:rsid w:val="008C0B3E"/>
    <w:rsid w:val="008C21BE"/>
    <w:rsid w:val="008C36B5"/>
    <w:rsid w:val="008C5EF2"/>
    <w:rsid w:val="008D203A"/>
    <w:rsid w:val="008D2B51"/>
    <w:rsid w:val="008D7797"/>
    <w:rsid w:val="008D7889"/>
    <w:rsid w:val="008E31AC"/>
    <w:rsid w:val="008E4C41"/>
    <w:rsid w:val="008E7081"/>
    <w:rsid w:val="008F06C6"/>
    <w:rsid w:val="008F1068"/>
    <w:rsid w:val="008F1E69"/>
    <w:rsid w:val="008F26D4"/>
    <w:rsid w:val="008F2AD7"/>
    <w:rsid w:val="008F3281"/>
    <w:rsid w:val="008F42DD"/>
    <w:rsid w:val="008F684B"/>
    <w:rsid w:val="009007BA"/>
    <w:rsid w:val="00903A29"/>
    <w:rsid w:val="009052F3"/>
    <w:rsid w:val="00917D02"/>
    <w:rsid w:val="00921A4A"/>
    <w:rsid w:val="00925999"/>
    <w:rsid w:val="00927372"/>
    <w:rsid w:val="00931946"/>
    <w:rsid w:val="00932085"/>
    <w:rsid w:val="00933DC9"/>
    <w:rsid w:val="00941355"/>
    <w:rsid w:val="009453CD"/>
    <w:rsid w:val="00947052"/>
    <w:rsid w:val="009511FE"/>
    <w:rsid w:val="009573E2"/>
    <w:rsid w:val="00963B74"/>
    <w:rsid w:val="009656DD"/>
    <w:rsid w:val="009664D2"/>
    <w:rsid w:val="00966D04"/>
    <w:rsid w:val="00972016"/>
    <w:rsid w:val="009733D8"/>
    <w:rsid w:val="00974803"/>
    <w:rsid w:val="00976460"/>
    <w:rsid w:val="00980F9B"/>
    <w:rsid w:val="00981760"/>
    <w:rsid w:val="009846D7"/>
    <w:rsid w:val="0098766E"/>
    <w:rsid w:val="009903E3"/>
    <w:rsid w:val="00991F5C"/>
    <w:rsid w:val="0099472F"/>
    <w:rsid w:val="009954C1"/>
    <w:rsid w:val="009A2124"/>
    <w:rsid w:val="009A3375"/>
    <w:rsid w:val="009A385F"/>
    <w:rsid w:val="009A5EAB"/>
    <w:rsid w:val="009B2727"/>
    <w:rsid w:val="009B291C"/>
    <w:rsid w:val="009B3736"/>
    <w:rsid w:val="009B4193"/>
    <w:rsid w:val="009B541F"/>
    <w:rsid w:val="009C2356"/>
    <w:rsid w:val="009C41E3"/>
    <w:rsid w:val="009C6828"/>
    <w:rsid w:val="009D179C"/>
    <w:rsid w:val="009D2A9D"/>
    <w:rsid w:val="009E0418"/>
    <w:rsid w:val="009E0FB6"/>
    <w:rsid w:val="009E184F"/>
    <w:rsid w:val="009E1EB8"/>
    <w:rsid w:val="009E6402"/>
    <w:rsid w:val="009E7733"/>
    <w:rsid w:val="009F181E"/>
    <w:rsid w:val="009F304A"/>
    <w:rsid w:val="009F4EDD"/>
    <w:rsid w:val="00A04043"/>
    <w:rsid w:val="00A04EA5"/>
    <w:rsid w:val="00A0765D"/>
    <w:rsid w:val="00A15565"/>
    <w:rsid w:val="00A1589F"/>
    <w:rsid w:val="00A15F3D"/>
    <w:rsid w:val="00A17956"/>
    <w:rsid w:val="00A179BE"/>
    <w:rsid w:val="00A225EC"/>
    <w:rsid w:val="00A23B83"/>
    <w:rsid w:val="00A31286"/>
    <w:rsid w:val="00A33181"/>
    <w:rsid w:val="00A35B94"/>
    <w:rsid w:val="00A4494E"/>
    <w:rsid w:val="00A45D56"/>
    <w:rsid w:val="00A4608C"/>
    <w:rsid w:val="00A503BA"/>
    <w:rsid w:val="00A55FF5"/>
    <w:rsid w:val="00A56E57"/>
    <w:rsid w:val="00A5739D"/>
    <w:rsid w:val="00A6392A"/>
    <w:rsid w:val="00A6702E"/>
    <w:rsid w:val="00A70FDE"/>
    <w:rsid w:val="00A7150D"/>
    <w:rsid w:val="00A71685"/>
    <w:rsid w:val="00A76211"/>
    <w:rsid w:val="00A766ED"/>
    <w:rsid w:val="00A769D1"/>
    <w:rsid w:val="00A76C06"/>
    <w:rsid w:val="00A82FBE"/>
    <w:rsid w:val="00A90CC9"/>
    <w:rsid w:val="00A90DAD"/>
    <w:rsid w:val="00A94893"/>
    <w:rsid w:val="00A96024"/>
    <w:rsid w:val="00A9769A"/>
    <w:rsid w:val="00A9799E"/>
    <w:rsid w:val="00AA0731"/>
    <w:rsid w:val="00AB19F0"/>
    <w:rsid w:val="00AB20E7"/>
    <w:rsid w:val="00AB4098"/>
    <w:rsid w:val="00AB77B3"/>
    <w:rsid w:val="00AD0010"/>
    <w:rsid w:val="00AD1D6A"/>
    <w:rsid w:val="00AD25DA"/>
    <w:rsid w:val="00AD4B72"/>
    <w:rsid w:val="00AD73FC"/>
    <w:rsid w:val="00AE0DCB"/>
    <w:rsid w:val="00AE3B27"/>
    <w:rsid w:val="00AE462E"/>
    <w:rsid w:val="00AF1495"/>
    <w:rsid w:val="00AF6FAC"/>
    <w:rsid w:val="00B027B3"/>
    <w:rsid w:val="00B02DDC"/>
    <w:rsid w:val="00B056F7"/>
    <w:rsid w:val="00B0692A"/>
    <w:rsid w:val="00B07D3A"/>
    <w:rsid w:val="00B17818"/>
    <w:rsid w:val="00B20533"/>
    <w:rsid w:val="00B26696"/>
    <w:rsid w:val="00B301B1"/>
    <w:rsid w:val="00B318BE"/>
    <w:rsid w:val="00B32D18"/>
    <w:rsid w:val="00B42E0A"/>
    <w:rsid w:val="00B4689B"/>
    <w:rsid w:val="00B47E5B"/>
    <w:rsid w:val="00B51B2A"/>
    <w:rsid w:val="00B51B8E"/>
    <w:rsid w:val="00B52722"/>
    <w:rsid w:val="00B53205"/>
    <w:rsid w:val="00B53C16"/>
    <w:rsid w:val="00B53C7C"/>
    <w:rsid w:val="00B54ED1"/>
    <w:rsid w:val="00B602A1"/>
    <w:rsid w:val="00B60980"/>
    <w:rsid w:val="00B723B0"/>
    <w:rsid w:val="00B73E49"/>
    <w:rsid w:val="00B748D2"/>
    <w:rsid w:val="00B7633B"/>
    <w:rsid w:val="00B778E3"/>
    <w:rsid w:val="00B86AB5"/>
    <w:rsid w:val="00B9058D"/>
    <w:rsid w:val="00B910ED"/>
    <w:rsid w:val="00B9448E"/>
    <w:rsid w:val="00B9596F"/>
    <w:rsid w:val="00B96ECD"/>
    <w:rsid w:val="00B97CD5"/>
    <w:rsid w:val="00BA00AD"/>
    <w:rsid w:val="00BA46C7"/>
    <w:rsid w:val="00BA5391"/>
    <w:rsid w:val="00BA7F21"/>
    <w:rsid w:val="00BB059A"/>
    <w:rsid w:val="00BB11B5"/>
    <w:rsid w:val="00BB2AAF"/>
    <w:rsid w:val="00BB33D8"/>
    <w:rsid w:val="00BC25AE"/>
    <w:rsid w:val="00BC308A"/>
    <w:rsid w:val="00BC79E3"/>
    <w:rsid w:val="00BC7EF0"/>
    <w:rsid w:val="00BD1DBC"/>
    <w:rsid w:val="00BD2031"/>
    <w:rsid w:val="00BD7B4F"/>
    <w:rsid w:val="00BE138F"/>
    <w:rsid w:val="00BE3462"/>
    <w:rsid w:val="00BE5A3D"/>
    <w:rsid w:val="00BE609A"/>
    <w:rsid w:val="00BF087A"/>
    <w:rsid w:val="00BF1BD0"/>
    <w:rsid w:val="00BF4365"/>
    <w:rsid w:val="00C03256"/>
    <w:rsid w:val="00C051A1"/>
    <w:rsid w:val="00C14C35"/>
    <w:rsid w:val="00C15DA9"/>
    <w:rsid w:val="00C16E53"/>
    <w:rsid w:val="00C20006"/>
    <w:rsid w:val="00C201E6"/>
    <w:rsid w:val="00C2162F"/>
    <w:rsid w:val="00C21BF4"/>
    <w:rsid w:val="00C22C56"/>
    <w:rsid w:val="00C30A01"/>
    <w:rsid w:val="00C3504F"/>
    <w:rsid w:val="00C40099"/>
    <w:rsid w:val="00C415AF"/>
    <w:rsid w:val="00C43A5A"/>
    <w:rsid w:val="00C44000"/>
    <w:rsid w:val="00C462C3"/>
    <w:rsid w:val="00C5266E"/>
    <w:rsid w:val="00C53019"/>
    <w:rsid w:val="00C53F45"/>
    <w:rsid w:val="00C546A1"/>
    <w:rsid w:val="00C5516B"/>
    <w:rsid w:val="00C61117"/>
    <w:rsid w:val="00C70DC0"/>
    <w:rsid w:val="00C742A0"/>
    <w:rsid w:val="00C75013"/>
    <w:rsid w:val="00C75A41"/>
    <w:rsid w:val="00C764D8"/>
    <w:rsid w:val="00C82DD8"/>
    <w:rsid w:val="00C84916"/>
    <w:rsid w:val="00C854DC"/>
    <w:rsid w:val="00C86257"/>
    <w:rsid w:val="00C87C3E"/>
    <w:rsid w:val="00C92993"/>
    <w:rsid w:val="00CA26B0"/>
    <w:rsid w:val="00CA2B97"/>
    <w:rsid w:val="00CA7D81"/>
    <w:rsid w:val="00CB405C"/>
    <w:rsid w:val="00CB5575"/>
    <w:rsid w:val="00CC1399"/>
    <w:rsid w:val="00CD13EE"/>
    <w:rsid w:val="00CD16E9"/>
    <w:rsid w:val="00CE04EB"/>
    <w:rsid w:val="00CE05C2"/>
    <w:rsid w:val="00CE56EF"/>
    <w:rsid w:val="00CF06EC"/>
    <w:rsid w:val="00CF60CC"/>
    <w:rsid w:val="00D01542"/>
    <w:rsid w:val="00D019E5"/>
    <w:rsid w:val="00D03830"/>
    <w:rsid w:val="00D0446C"/>
    <w:rsid w:val="00D0660E"/>
    <w:rsid w:val="00D0738F"/>
    <w:rsid w:val="00D146A6"/>
    <w:rsid w:val="00D16B1A"/>
    <w:rsid w:val="00D22509"/>
    <w:rsid w:val="00D27AB3"/>
    <w:rsid w:val="00D31A11"/>
    <w:rsid w:val="00D32983"/>
    <w:rsid w:val="00D3363D"/>
    <w:rsid w:val="00D33B36"/>
    <w:rsid w:val="00D40364"/>
    <w:rsid w:val="00D40915"/>
    <w:rsid w:val="00D42A42"/>
    <w:rsid w:val="00D4365A"/>
    <w:rsid w:val="00D44CD7"/>
    <w:rsid w:val="00D45DE4"/>
    <w:rsid w:val="00D45E68"/>
    <w:rsid w:val="00D45FE6"/>
    <w:rsid w:val="00D47CE8"/>
    <w:rsid w:val="00D5018E"/>
    <w:rsid w:val="00D51998"/>
    <w:rsid w:val="00D543F7"/>
    <w:rsid w:val="00D55275"/>
    <w:rsid w:val="00D55483"/>
    <w:rsid w:val="00D55EDB"/>
    <w:rsid w:val="00D6029F"/>
    <w:rsid w:val="00D61FF0"/>
    <w:rsid w:val="00D64E72"/>
    <w:rsid w:val="00D666D5"/>
    <w:rsid w:val="00D66A08"/>
    <w:rsid w:val="00D66F3C"/>
    <w:rsid w:val="00D70B64"/>
    <w:rsid w:val="00D73349"/>
    <w:rsid w:val="00D74201"/>
    <w:rsid w:val="00D74586"/>
    <w:rsid w:val="00D76899"/>
    <w:rsid w:val="00D8052A"/>
    <w:rsid w:val="00D80587"/>
    <w:rsid w:val="00D903B5"/>
    <w:rsid w:val="00D91791"/>
    <w:rsid w:val="00D92731"/>
    <w:rsid w:val="00D937AC"/>
    <w:rsid w:val="00D944D4"/>
    <w:rsid w:val="00DA25BA"/>
    <w:rsid w:val="00DA26F7"/>
    <w:rsid w:val="00DA32A6"/>
    <w:rsid w:val="00DA4517"/>
    <w:rsid w:val="00DA489F"/>
    <w:rsid w:val="00DA4BFD"/>
    <w:rsid w:val="00DB03FA"/>
    <w:rsid w:val="00DB0575"/>
    <w:rsid w:val="00DB25FA"/>
    <w:rsid w:val="00DB281E"/>
    <w:rsid w:val="00DB3821"/>
    <w:rsid w:val="00DB4BFD"/>
    <w:rsid w:val="00DB5C54"/>
    <w:rsid w:val="00DB5CFD"/>
    <w:rsid w:val="00DB6033"/>
    <w:rsid w:val="00DC221F"/>
    <w:rsid w:val="00DC54BF"/>
    <w:rsid w:val="00DC6341"/>
    <w:rsid w:val="00DD03D3"/>
    <w:rsid w:val="00DD1BB5"/>
    <w:rsid w:val="00DD3CA6"/>
    <w:rsid w:val="00DD60C3"/>
    <w:rsid w:val="00DE2F94"/>
    <w:rsid w:val="00DE521F"/>
    <w:rsid w:val="00DE661C"/>
    <w:rsid w:val="00E015DC"/>
    <w:rsid w:val="00E0205D"/>
    <w:rsid w:val="00E03FE2"/>
    <w:rsid w:val="00E04167"/>
    <w:rsid w:val="00E06521"/>
    <w:rsid w:val="00E14731"/>
    <w:rsid w:val="00E17E68"/>
    <w:rsid w:val="00E2481E"/>
    <w:rsid w:val="00E261B9"/>
    <w:rsid w:val="00E2729F"/>
    <w:rsid w:val="00E30197"/>
    <w:rsid w:val="00E31E6A"/>
    <w:rsid w:val="00E4191B"/>
    <w:rsid w:val="00E44929"/>
    <w:rsid w:val="00E4618F"/>
    <w:rsid w:val="00E507CC"/>
    <w:rsid w:val="00E560DC"/>
    <w:rsid w:val="00E5720A"/>
    <w:rsid w:val="00E625B1"/>
    <w:rsid w:val="00E66CF3"/>
    <w:rsid w:val="00E75CF3"/>
    <w:rsid w:val="00E81AD8"/>
    <w:rsid w:val="00E839D5"/>
    <w:rsid w:val="00E910AC"/>
    <w:rsid w:val="00E93236"/>
    <w:rsid w:val="00E94FF5"/>
    <w:rsid w:val="00E96F88"/>
    <w:rsid w:val="00E9793A"/>
    <w:rsid w:val="00EA0D0C"/>
    <w:rsid w:val="00EA18F8"/>
    <w:rsid w:val="00EA25C6"/>
    <w:rsid w:val="00EA53AE"/>
    <w:rsid w:val="00EB31AA"/>
    <w:rsid w:val="00EB63C8"/>
    <w:rsid w:val="00EB6CAD"/>
    <w:rsid w:val="00EB7D8C"/>
    <w:rsid w:val="00EC3336"/>
    <w:rsid w:val="00EC3AD7"/>
    <w:rsid w:val="00EC3FE7"/>
    <w:rsid w:val="00EC4A46"/>
    <w:rsid w:val="00EC67A3"/>
    <w:rsid w:val="00ED3351"/>
    <w:rsid w:val="00ED34EB"/>
    <w:rsid w:val="00ED748A"/>
    <w:rsid w:val="00ED76B1"/>
    <w:rsid w:val="00ED771E"/>
    <w:rsid w:val="00EE01C3"/>
    <w:rsid w:val="00EE41F0"/>
    <w:rsid w:val="00EE55B5"/>
    <w:rsid w:val="00EE55C3"/>
    <w:rsid w:val="00EE78F7"/>
    <w:rsid w:val="00EF2C18"/>
    <w:rsid w:val="00EF47FC"/>
    <w:rsid w:val="00F00078"/>
    <w:rsid w:val="00F01499"/>
    <w:rsid w:val="00F01953"/>
    <w:rsid w:val="00F0244C"/>
    <w:rsid w:val="00F12532"/>
    <w:rsid w:val="00F12D0C"/>
    <w:rsid w:val="00F143D9"/>
    <w:rsid w:val="00F14FE0"/>
    <w:rsid w:val="00F153A5"/>
    <w:rsid w:val="00F15B1A"/>
    <w:rsid w:val="00F15C0B"/>
    <w:rsid w:val="00F2150B"/>
    <w:rsid w:val="00F218A5"/>
    <w:rsid w:val="00F223E8"/>
    <w:rsid w:val="00F22D4C"/>
    <w:rsid w:val="00F24C7C"/>
    <w:rsid w:val="00F24F7C"/>
    <w:rsid w:val="00F320EB"/>
    <w:rsid w:val="00F34EA3"/>
    <w:rsid w:val="00F36535"/>
    <w:rsid w:val="00F36BEE"/>
    <w:rsid w:val="00F37986"/>
    <w:rsid w:val="00F37C2A"/>
    <w:rsid w:val="00F42B3B"/>
    <w:rsid w:val="00F448C0"/>
    <w:rsid w:val="00F44F53"/>
    <w:rsid w:val="00F5091C"/>
    <w:rsid w:val="00F5157A"/>
    <w:rsid w:val="00F51C2C"/>
    <w:rsid w:val="00F530C7"/>
    <w:rsid w:val="00F53DB2"/>
    <w:rsid w:val="00F56F52"/>
    <w:rsid w:val="00F57812"/>
    <w:rsid w:val="00F603DF"/>
    <w:rsid w:val="00F6148B"/>
    <w:rsid w:val="00F627AB"/>
    <w:rsid w:val="00F630C5"/>
    <w:rsid w:val="00F6323D"/>
    <w:rsid w:val="00F66D30"/>
    <w:rsid w:val="00F67E97"/>
    <w:rsid w:val="00F72D35"/>
    <w:rsid w:val="00F7452D"/>
    <w:rsid w:val="00F767BF"/>
    <w:rsid w:val="00F819D3"/>
    <w:rsid w:val="00F86323"/>
    <w:rsid w:val="00F900B8"/>
    <w:rsid w:val="00F90273"/>
    <w:rsid w:val="00F9308D"/>
    <w:rsid w:val="00F93EC6"/>
    <w:rsid w:val="00F94408"/>
    <w:rsid w:val="00FA0123"/>
    <w:rsid w:val="00FA4327"/>
    <w:rsid w:val="00FA4AFC"/>
    <w:rsid w:val="00FA7625"/>
    <w:rsid w:val="00FB653C"/>
    <w:rsid w:val="00FC00D8"/>
    <w:rsid w:val="00FC0E21"/>
    <w:rsid w:val="00FC1730"/>
    <w:rsid w:val="00FC3FF1"/>
    <w:rsid w:val="00FC500A"/>
    <w:rsid w:val="00FC52F6"/>
    <w:rsid w:val="00FC6B5F"/>
    <w:rsid w:val="00FC7743"/>
    <w:rsid w:val="00FD261A"/>
    <w:rsid w:val="00FD2914"/>
    <w:rsid w:val="00FD665C"/>
    <w:rsid w:val="00FD6B12"/>
    <w:rsid w:val="00FE1E2E"/>
    <w:rsid w:val="00FE4C11"/>
    <w:rsid w:val="00FE6C66"/>
    <w:rsid w:val="23434B3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3BC3B0CD-066D-49E2-8D8D-B5703965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5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paragraph" w:styleId="Revision">
    <w:name w:val="Revision"/>
    <w:hidden/>
    <w:uiPriority w:val="99"/>
    <w:semiHidden/>
    <w:rsid w:val="00A4494E"/>
    <w:pPr>
      <w:spacing w:after="0" w:line="240" w:lineRule="auto"/>
    </w:pPr>
  </w:style>
  <w:style w:type="character" w:styleId="UnresolvedMention">
    <w:name w:val="Unresolved Mention"/>
    <w:basedOn w:val="DefaultParagraphFont"/>
    <w:uiPriority w:val="99"/>
    <w:semiHidden/>
    <w:unhideWhenUsed/>
    <w:rsid w:val="00C41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60830493">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58858456">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760180451">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0531183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visionDate xmlns="694a2687-4383-4267-b4dc-f7657eaaabf8" xsi:nil="true"/>
    <TaxCatchAll xmlns="e42673de-b264-43ab-b333-25166615ddcb" xsi:nil="true"/>
    <Country xmlns="694a2687-4383-4267-b4dc-f7657eaaabf8" xsi:nil="true"/>
    <Date xmlns="694a2687-4383-4267-b4dc-f7657eaaabf8" xsi:nil="true"/>
    <Comments xmlns="694a2687-4383-4267-b4dc-f7657eaaabf8" xsi:nil="true"/>
    <_ip_UnifiedCompliancePolicyProperties xmlns="http://schemas.microsoft.com/sharepoint/v3" xsi:nil="true"/>
    <lcf76f155ced4ddcb4097134ff3c332f xmlns="694a2687-4383-4267-b4dc-f7657eaaabf8">
      <Terms xmlns="http://schemas.microsoft.com/office/infopath/2007/PartnerControls"/>
    </lcf76f155ced4ddcb4097134ff3c332f>
    <Language xmlns="694a2687-4383-4267-b4dc-f7657eaaabf8" xsi:nil="true"/>
    <DocumentType xmlns="694a2687-4383-4267-b4dc-f7657eaaabf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F9868F-BEE3-459E-8347-00807CE320C9}">
  <ds:schemaRefs>
    <ds:schemaRef ds:uri="http://schemas.microsoft.com/office/2006/metadata/properties"/>
    <ds:schemaRef ds:uri="http://schemas.microsoft.com/office/infopath/2007/PartnerControls"/>
    <ds:schemaRef ds:uri="http://schemas.microsoft.com/sharepoint/v3"/>
    <ds:schemaRef ds:uri="694a2687-4383-4267-b4dc-f7657eaaabf8"/>
    <ds:schemaRef ds:uri="e42673de-b264-43ab-b333-25166615ddcb"/>
  </ds:schemaRefs>
</ds:datastoreItem>
</file>

<file path=customXml/itemProps2.xml><?xml version="1.0" encoding="utf-8"?>
<ds:datastoreItem xmlns:ds="http://schemas.openxmlformats.org/officeDocument/2006/customXml" ds:itemID="{749C409D-5711-49F8-AAC0-97BADB19C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D07E06-0270-4CAA-AAED-D15E9A510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2426</Characters>
  <Application>Microsoft Office Word</Application>
  <DocSecurity>0</DocSecurity>
  <Lines>78</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 Stamp</dc:creator>
  <cp:lastModifiedBy>Stuart Santos</cp:lastModifiedBy>
  <cp:revision>2</cp:revision>
  <dcterms:created xsi:type="dcterms:W3CDTF">2026-03-19T16:09:00Z</dcterms:created>
  <dcterms:modified xsi:type="dcterms:W3CDTF">2026-03-19T17:14:00Z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0x0101005B114DE0BF701045AD2403C163A63BBD</vt:lpwstr>
  </property>
  <property fmtid="{D5CDD505-2E9C-101B-9397-08002B2CF9AE}" pid="3" name="MSIP_Label_bae40d21-6309-4c17-93eb-fcf64ebc4f54_Enabled">
    <vt:lpwstr>true</vt:lpwstr>
  </property>
  <property fmtid="{D5CDD505-2E9C-101B-9397-08002B2CF9AE}" pid="4" name="MSIP_Label_bae40d21-6309-4c17-93eb-fcf64ebc4f54_SetDate">
    <vt:lpwstr>2026-02-12T11:24:31Z</vt:lpwstr>
  </property>
  <property fmtid="{D5CDD505-2E9C-101B-9397-08002B2CF9AE}" pid="5" name="MSIP_Label_bae40d21-6309-4c17-93eb-fcf64ebc4f54_Method">
    <vt:lpwstr>Privileged</vt:lpwstr>
  </property>
  <property fmtid="{D5CDD505-2E9C-101B-9397-08002B2CF9AE}" pid="6" name="MSIP_Label_bae40d21-6309-4c17-93eb-fcf64ebc4f54_Name">
    <vt:lpwstr>Lexxika - Non-Confidential Data</vt:lpwstr>
  </property>
  <property fmtid="{D5CDD505-2E9C-101B-9397-08002B2CF9AE}" pid="7" name="MSIP_Label_bae40d21-6309-4c17-93eb-fcf64ebc4f54_SiteId">
    <vt:lpwstr>e61f3ce7-b380-49a8-a874-ebd96595ddb4</vt:lpwstr>
  </property>
  <property fmtid="{D5CDD505-2E9C-101B-9397-08002B2CF9AE}" pid="8" name="MSIP_Label_bae40d21-6309-4c17-93eb-fcf64ebc4f54_ActionId">
    <vt:lpwstr>63d4ea69-63b9-4c49-abc7-037eb253e8cf</vt:lpwstr>
  </property>
  <property fmtid="{D5CDD505-2E9C-101B-9397-08002B2CF9AE}" pid="9" name="MSIP_Label_bae40d21-6309-4c17-93eb-fcf64ebc4f54_ContentBits">
    <vt:lpwstr>0</vt:lpwstr>
  </property>
  <property fmtid="{D5CDD505-2E9C-101B-9397-08002B2CF9AE}" pid="10" name="MSIP_Label_bae40d21-6309-4c17-93eb-fcf64ebc4f54_Tag">
    <vt:lpwstr>10, 0, 1, 1</vt:lpwstr>
  </property>
  <property fmtid="{D5CDD505-2E9C-101B-9397-08002B2CF9AE}" pid="11" name="MediaServiceImageTags">
    <vt:lpwstr/>
  </property>
  <property fmtid="{D5CDD505-2E9C-101B-9397-08002B2CF9AE}" pid="12" name="ClassificationContentMarkingFooterShapeIds">
    <vt:lpwstr>7b7a5be7,42d7ebbb,51bb16b1</vt:lpwstr>
  </property>
  <property fmtid="{D5CDD505-2E9C-101B-9397-08002B2CF9AE}" pid="13" name="ClassificationContentMarkingFooterFontProps">
    <vt:lpwstr>#000000,10,Aptos</vt:lpwstr>
  </property>
  <property fmtid="{D5CDD505-2E9C-101B-9397-08002B2CF9AE}" pid="14" name="ClassificationContentMarkingFooterText">
    <vt:lpwstr>INTERNAL USE ONLY</vt:lpwstr>
  </property>
  <property fmtid="{D5CDD505-2E9C-101B-9397-08002B2CF9AE}" pid="15" name="MSIP_Label_9108d454-5c13-4905-93be-12ec8059c842_Enabled">
    <vt:lpwstr>true</vt:lpwstr>
  </property>
  <property fmtid="{D5CDD505-2E9C-101B-9397-08002B2CF9AE}" pid="16" name="MSIP_Label_9108d454-5c13-4905-93be-12ec8059c842_SetDate">
    <vt:lpwstr>2026-03-19T16:09:40Z</vt:lpwstr>
  </property>
  <property fmtid="{D5CDD505-2E9C-101B-9397-08002B2CF9AE}" pid="17" name="MSIP_Label_9108d454-5c13-4905-93be-12ec8059c842_Method">
    <vt:lpwstr>Privileged</vt:lpwstr>
  </property>
  <property fmtid="{D5CDD505-2E9C-101B-9397-08002B2CF9AE}" pid="18" name="MSIP_Label_9108d454-5c13-4905-93be-12ec8059c842_Name">
    <vt:lpwstr>9108d454-5c13-4905-93be-12ec8059c842</vt:lpwstr>
  </property>
  <property fmtid="{D5CDD505-2E9C-101B-9397-08002B2CF9AE}" pid="19" name="MSIP_Label_9108d454-5c13-4905-93be-12ec8059c842_SiteId">
    <vt:lpwstr>473672ba-cd07-4371-a2ae-788b4c61840e</vt:lpwstr>
  </property>
  <property fmtid="{D5CDD505-2E9C-101B-9397-08002B2CF9AE}" pid="20" name="MSIP_Label_9108d454-5c13-4905-93be-12ec8059c842_ActionId">
    <vt:lpwstr>05bb46e3-a3df-4dca-8f02-ea0606b90bbf</vt:lpwstr>
  </property>
  <property fmtid="{D5CDD505-2E9C-101B-9397-08002B2CF9AE}" pid="21" name="MSIP_Label_9108d454-5c13-4905-93be-12ec8059c842_ContentBits">
    <vt:lpwstr>2</vt:lpwstr>
  </property>
  <property fmtid="{D5CDD505-2E9C-101B-9397-08002B2CF9AE}" pid="22" name="MSIP_Label_9108d454-5c13-4905-93be-12ec8059c842_Tag">
    <vt:lpwstr>10, 0, 1, 1</vt:lpwstr>
  </property>
</Properties>
</file>