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31C6" w14:textId="77777777" w:rsidR="004E40BD" w:rsidRPr="00287ADD" w:rsidRDefault="00F27D2E" w:rsidP="004E40BD">
      <w:pPr>
        <w:spacing w:after="0" w:line="240" w:lineRule="auto"/>
        <w:rPr>
          <w:lang w:val="nl-BE"/>
        </w:rPr>
      </w:pPr>
      <w:ins w:id="0" w:author="Kitchens, Darcy" w:date="2026-02-19T16:27:00Z" w16du:dateUtc="2026-02-19T22:27:00Z">
        <w:r>
          <w:rPr>
            <w:noProof/>
          </w:rPr>
          <w:drawing>
            <wp:inline distT="0" distB="0" distL="0" distR="0" wp14:anchorId="3841A8D9" wp14:editId="49F76EB0">
              <wp:extent cx="1864800" cy="720000"/>
              <wp:effectExtent l="0" t="0" r="2540" b="4445"/>
              <wp:docPr id="799965461" name="Picture 79996546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48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1" w:author="Kitchens, Darcy" w:date="2026-02-19T16:27:00Z" w16du:dateUtc="2026-02-19T22:27:00Z">
        <w:r w:rsidR="006105E6" w:rsidDel="003D3A08">
          <w:rPr>
            <w:noProof/>
          </w:rPr>
          <w:drawing>
            <wp:inline distT="0" distB="0" distL="0" distR="0" wp14:anchorId="496F54DB" wp14:editId="321B926A">
              <wp:extent cx="921539" cy="457200"/>
              <wp:effectExtent l="0" t="0" r="0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AIG_core_r_rgb.png"/>
                      <pic:cNvPicPr/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1539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9C25F6E" w14:textId="77777777" w:rsidR="004E40BD" w:rsidRPr="00287ADD" w:rsidRDefault="004E40BD" w:rsidP="004E40BD">
      <w:pPr>
        <w:spacing w:after="0" w:line="240" w:lineRule="auto"/>
        <w:rPr>
          <w:lang w:val="nl-BE"/>
        </w:rPr>
      </w:pPr>
    </w:p>
    <w:p w14:paraId="60D3EB61" w14:textId="77777777" w:rsidR="004E40BD" w:rsidRPr="005A0245" w:rsidRDefault="00B328ED" w:rsidP="004E40BD">
      <w:pPr>
        <w:spacing w:after="0" w:line="240" w:lineRule="auto"/>
        <w:rPr>
          <w:b/>
          <w:color w:val="002060"/>
          <w:sz w:val="32"/>
          <w:szCs w:val="32"/>
          <w:lang w:val="fr-BE"/>
        </w:rPr>
      </w:pPr>
      <w:r w:rsidRPr="005A0245">
        <w:rPr>
          <w:b/>
          <w:color w:val="002060"/>
          <w:sz w:val="32"/>
          <w:szCs w:val="32"/>
          <w:lang w:val="fr-BE"/>
        </w:rPr>
        <w:t>Assurance Voyage</w:t>
      </w:r>
    </w:p>
    <w:p w14:paraId="3CF9E212" w14:textId="77777777" w:rsidR="004E40BD" w:rsidRPr="008B3D9C" w:rsidRDefault="004E40BD" w:rsidP="004E40BD">
      <w:pPr>
        <w:spacing w:after="0" w:line="240" w:lineRule="auto"/>
        <w:rPr>
          <w:lang w:val="fr-BE"/>
        </w:rPr>
      </w:pPr>
    </w:p>
    <w:p w14:paraId="5962B3B7" w14:textId="77777777" w:rsidR="000779B4" w:rsidRPr="008B3D9C" w:rsidRDefault="000779B4" w:rsidP="004E40BD">
      <w:pPr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fr-BE"/>
        </w:rPr>
      </w:pPr>
      <w:proofErr w:type="gramStart"/>
      <w:r w:rsidRPr="008B3D9C">
        <w:rPr>
          <w:rFonts w:ascii="Arial" w:hAnsi="Arial" w:cs="Arial"/>
          <w:b/>
          <w:color w:val="FF0000"/>
          <w:sz w:val="20"/>
          <w:szCs w:val="20"/>
          <w:lang w:val="fr-BE"/>
        </w:rPr>
        <w:t>De:</w:t>
      </w:r>
      <w:proofErr w:type="gramEnd"/>
      <w:r w:rsidRPr="008B3D9C">
        <w:rPr>
          <w:rFonts w:ascii="Arial" w:hAnsi="Arial" w:cs="Arial"/>
          <w:b/>
          <w:color w:val="FF0000"/>
          <w:sz w:val="20"/>
          <w:szCs w:val="20"/>
          <w:lang w:val="fr-BE"/>
        </w:rPr>
        <w:t xml:space="preserve">       </w:t>
      </w:r>
      <w:del w:id="2" w:author="Francis Auquier" w:date="2026-02-11T13:14:00Z" w16du:dateUtc="2026-02-11T12:14:00Z">
        <w:r w:rsidRPr="008B3D9C" w:rsidDel="006F29B8">
          <w:rPr>
            <w:rFonts w:ascii="Arial" w:hAnsi="Arial" w:cs="Arial"/>
            <w:b/>
            <w:color w:val="FF0000"/>
            <w:sz w:val="20"/>
            <w:szCs w:val="20"/>
            <w:lang w:val="fr-BE"/>
          </w:rPr>
          <w:delText>AIG Voyage</w:delText>
        </w:r>
      </w:del>
      <w:ins w:id="3" w:author="Francis Auquier" w:date="2026-02-11T13:14:00Z" w16du:dateUtc="2026-02-11T12:14:00Z">
        <w:r w:rsidR="006F29B8">
          <w:rPr>
            <w:rFonts w:ascii="Arial" w:hAnsi="Arial" w:cs="Arial"/>
            <w:b/>
            <w:color w:val="FF0000"/>
            <w:sz w:val="20"/>
            <w:szCs w:val="20"/>
            <w:lang w:val="fr-BE"/>
          </w:rPr>
          <w:t>Travel Guar</w:t>
        </w:r>
      </w:ins>
      <w:ins w:id="4" w:author="Francis Auquier" w:date="2026-02-11T13:15:00Z" w16du:dateUtc="2026-02-11T12:15:00Z">
        <w:r w:rsidR="006F29B8">
          <w:rPr>
            <w:rFonts w:ascii="Arial" w:hAnsi="Arial" w:cs="Arial"/>
            <w:b/>
            <w:color w:val="FF0000"/>
            <w:sz w:val="20"/>
            <w:szCs w:val="20"/>
            <w:lang w:val="fr-BE"/>
          </w:rPr>
          <w:t>d</w:t>
        </w:r>
      </w:ins>
    </w:p>
    <w:p w14:paraId="3A9551E4" w14:textId="77777777" w:rsidR="000D54CA" w:rsidRPr="005A0245" w:rsidRDefault="00B328ED" w:rsidP="000D54CA">
      <w:pPr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fr-BE"/>
        </w:rPr>
      </w:pPr>
      <w:proofErr w:type="gramStart"/>
      <w:r w:rsidRPr="008B3D9C">
        <w:rPr>
          <w:rFonts w:ascii="Arial" w:hAnsi="Arial" w:cs="Arial"/>
          <w:b/>
          <w:color w:val="FF0000"/>
          <w:sz w:val="20"/>
          <w:szCs w:val="20"/>
          <w:lang w:val="fr-BE"/>
        </w:rPr>
        <w:t>Objet:</w:t>
      </w:r>
      <w:proofErr w:type="gramEnd"/>
      <w:r w:rsidRPr="008B3D9C">
        <w:rPr>
          <w:rFonts w:ascii="Arial" w:hAnsi="Arial" w:cs="Arial"/>
          <w:b/>
          <w:color w:val="FF0000"/>
          <w:sz w:val="20"/>
          <w:szCs w:val="20"/>
          <w:lang w:val="fr-BE"/>
        </w:rPr>
        <w:tab/>
        <w:t xml:space="preserve">Confirmation de conclusion de </w:t>
      </w:r>
      <w:ins w:id="5" w:author="Francis Auquier" w:date="2026-02-11T13:15:00Z" w16du:dateUtc="2026-02-11T12:15:00Z">
        <w:r w:rsidR="006F29B8">
          <w:rPr>
            <w:rFonts w:ascii="Arial" w:hAnsi="Arial" w:cs="Arial"/>
            <w:b/>
            <w:color w:val="FF0000"/>
            <w:sz w:val="20"/>
            <w:szCs w:val="20"/>
            <w:lang w:val="fr-BE"/>
          </w:rPr>
          <w:t xml:space="preserve">la </w:t>
        </w:r>
      </w:ins>
      <w:del w:id="6" w:author="Francis Auquier" w:date="2026-02-11T13:15:00Z" w16du:dateUtc="2026-02-11T12:15:00Z">
        <w:r w:rsidRPr="00FC6AD5" w:rsidDel="006F29B8">
          <w:rPr>
            <w:rFonts w:ascii="Arial" w:hAnsi="Arial" w:cs="Arial"/>
            <w:b/>
            <w:color w:val="FF0000"/>
            <w:sz w:val="20"/>
            <w:szCs w:val="20"/>
            <w:lang w:val="fr-BE"/>
            <w:rPrChange w:id="7" w:author="Emeline Jamoul" w:date="2026-02-09T16:32:00Z" w16du:dateUtc="2026-02-09T12:32:00Z">
              <w:rPr>
                <w:rFonts w:ascii="Arial" w:hAnsi="Arial" w:cs="Arial"/>
                <w:b/>
                <w:color w:val="FF0000"/>
                <w:sz w:val="20"/>
                <w:szCs w:val="20"/>
                <w:lang w:val="en-AU"/>
              </w:rPr>
            </w:rPrChange>
          </w:rPr>
          <w:delText>la P</w:delText>
        </w:r>
      </w:del>
      <w:ins w:id="8" w:author="Francis Auquier" w:date="2026-02-11T13:15:00Z" w16du:dateUtc="2026-02-11T12:15:00Z">
        <w:r w:rsidR="006F29B8">
          <w:rPr>
            <w:rFonts w:ascii="Arial" w:hAnsi="Arial" w:cs="Arial"/>
            <w:b/>
            <w:color w:val="FF0000"/>
            <w:sz w:val="20"/>
            <w:szCs w:val="20"/>
            <w:lang w:val="fr-BE"/>
          </w:rPr>
          <w:t>p</w:t>
        </w:r>
      </w:ins>
      <w:r w:rsidRPr="005A0245">
        <w:rPr>
          <w:rFonts w:ascii="Arial" w:hAnsi="Arial" w:cs="Arial"/>
          <w:b/>
          <w:color w:val="FF0000"/>
          <w:sz w:val="20"/>
          <w:szCs w:val="20"/>
          <w:lang w:val="fr-BE"/>
        </w:rPr>
        <w:t xml:space="preserve">olice </w:t>
      </w:r>
      <w:del w:id="9" w:author="Francis Auquier" w:date="2026-02-11T13:15:00Z" w16du:dateUtc="2026-02-11T12:15:00Z">
        <w:r w:rsidRPr="005A0245" w:rsidDel="006F29B8">
          <w:rPr>
            <w:rFonts w:ascii="Arial" w:hAnsi="Arial" w:cs="Arial"/>
            <w:b/>
            <w:color w:val="FF0000"/>
            <w:sz w:val="20"/>
            <w:szCs w:val="20"/>
            <w:lang w:val="fr-BE"/>
          </w:rPr>
          <w:delText xml:space="preserve">AIG </w:delText>
        </w:r>
      </w:del>
      <w:ins w:id="10" w:author="Francis Auquier" w:date="2026-02-11T13:15:00Z" w16du:dateUtc="2026-02-11T12:15:00Z">
        <w:r w:rsidR="006F29B8">
          <w:rPr>
            <w:rFonts w:ascii="Arial" w:hAnsi="Arial" w:cs="Arial"/>
            <w:b/>
            <w:color w:val="FF0000"/>
            <w:sz w:val="20"/>
            <w:szCs w:val="20"/>
            <w:lang w:val="fr-BE"/>
          </w:rPr>
          <w:t>d’a</w:t>
        </w:r>
      </w:ins>
      <w:del w:id="11" w:author="Francis Auquier" w:date="2026-02-11T13:15:00Z" w16du:dateUtc="2026-02-11T12:15:00Z">
        <w:r w:rsidRPr="00FC6AD5" w:rsidDel="006F29B8">
          <w:rPr>
            <w:rFonts w:ascii="Arial" w:hAnsi="Arial" w:cs="Arial"/>
            <w:b/>
            <w:color w:val="FF0000"/>
            <w:sz w:val="20"/>
            <w:szCs w:val="20"/>
            <w:lang w:val="fr-BE"/>
            <w:rPrChange w:id="12" w:author="Emeline Jamoul" w:date="2026-02-09T16:32:00Z" w16du:dateUtc="2026-02-09T12:32:00Z">
              <w:rPr>
                <w:rFonts w:ascii="Arial" w:hAnsi="Arial" w:cs="Arial"/>
                <w:b/>
                <w:color w:val="FF0000"/>
                <w:sz w:val="20"/>
                <w:szCs w:val="20"/>
                <w:lang w:val="en-AU"/>
              </w:rPr>
            </w:rPrChange>
          </w:rPr>
          <w:delText>A</w:delText>
        </w:r>
      </w:del>
      <w:r w:rsidRPr="00FC6AD5">
        <w:rPr>
          <w:rFonts w:ascii="Arial" w:hAnsi="Arial" w:cs="Arial"/>
          <w:b/>
          <w:color w:val="FF0000"/>
          <w:sz w:val="20"/>
          <w:szCs w:val="20"/>
          <w:lang w:val="fr-BE"/>
          <w:rPrChange w:id="13" w:author="Emeline Jamoul" w:date="2026-02-09T16:32:00Z" w16du:dateUtc="2026-02-09T12:32:00Z">
            <w:rPr>
              <w:rFonts w:ascii="Arial" w:hAnsi="Arial" w:cs="Arial"/>
              <w:b/>
              <w:color w:val="FF0000"/>
              <w:sz w:val="20"/>
              <w:szCs w:val="20"/>
              <w:lang w:val="en-AU"/>
            </w:rPr>
          </w:rPrChange>
        </w:rPr>
        <w:t xml:space="preserve">ssurance </w:t>
      </w:r>
      <w:del w:id="14" w:author="Francis Auquier" w:date="2026-02-11T13:15:00Z" w16du:dateUtc="2026-02-11T12:15:00Z">
        <w:r w:rsidRPr="00FC6AD5" w:rsidDel="006F29B8">
          <w:rPr>
            <w:rFonts w:ascii="Arial" w:hAnsi="Arial" w:cs="Arial"/>
            <w:b/>
            <w:color w:val="FF0000"/>
            <w:sz w:val="20"/>
            <w:szCs w:val="20"/>
            <w:lang w:val="fr-BE"/>
            <w:rPrChange w:id="15" w:author="Emeline Jamoul" w:date="2026-02-09T16:32:00Z" w16du:dateUtc="2026-02-09T12:32:00Z">
              <w:rPr>
                <w:rFonts w:ascii="Arial" w:hAnsi="Arial" w:cs="Arial"/>
                <w:b/>
                <w:color w:val="FF0000"/>
                <w:sz w:val="20"/>
                <w:szCs w:val="20"/>
                <w:lang w:val="en-AU"/>
              </w:rPr>
            </w:rPrChange>
          </w:rPr>
          <w:delText xml:space="preserve">Voyage </w:delText>
        </w:r>
      </w:del>
      <w:ins w:id="16" w:author="Francis Auquier" w:date="2026-02-11T13:15:00Z" w16du:dateUtc="2026-02-11T12:15:00Z">
        <w:r w:rsidR="006F29B8">
          <w:rPr>
            <w:rFonts w:ascii="Arial" w:hAnsi="Arial" w:cs="Arial"/>
            <w:b/>
            <w:color w:val="FF0000"/>
            <w:sz w:val="20"/>
            <w:szCs w:val="20"/>
            <w:lang w:val="fr-BE"/>
          </w:rPr>
          <w:t>v</w:t>
        </w:r>
        <w:r w:rsidR="006F29B8" w:rsidRPr="005A0245">
          <w:rPr>
            <w:rFonts w:ascii="Arial" w:hAnsi="Arial" w:cs="Arial"/>
            <w:b/>
            <w:color w:val="FF0000"/>
            <w:sz w:val="20"/>
            <w:szCs w:val="20"/>
            <w:lang w:val="fr-BE"/>
          </w:rPr>
          <w:t xml:space="preserve">oyage </w:t>
        </w:r>
      </w:ins>
      <w:r w:rsidR="00623EE1" w:rsidRPr="005A0245">
        <w:rPr>
          <w:rFonts w:ascii="Arial" w:hAnsi="Arial" w:cs="Arial"/>
          <w:b/>
          <w:color w:val="FF0000"/>
          <w:sz w:val="20"/>
          <w:szCs w:val="20"/>
          <w:lang w:val="fr-BE"/>
        </w:rPr>
        <w:t>{</w:t>
      </w:r>
      <w:proofErr w:type="spellStart"/>
      <w:r w:rsidR="00E779F8" w:rsidRPr="005A0245">
        <w:rPr>
          <w:rFonts w:ascii="Arial" w:hAnsi="Arial" w:cs="Arial"/>
          <w:b/>
          <w:color w:val="FF0000"/>
          <w:sz w:val="20"/>
          <w:szCs w:val="20"/>
          <w:lang w:val="fr-BE"/>
        </w:rPr>
        <w:t>PolicyNumber</w:t>
      </w:r>
      <w:proofErr w:type="spellEnd"/>
      <w:r w:rsidR="00623EE1" w:rsidRPr="005A0245">
        <w:rPr>
          <w:rFonts w:ascii="Arial" w:hAnsi="Arial" w:cs="Arial"/>
          <w:b/>
          <w:color w:val="FF0000"/>
          <w:sz w:val="20"/>
          <w:szCs w:val="20"/>
          <w:lang w:val="fr-BE"/>
        </w:rPr>
        <w:t>}</w:t>
      </w:r>
    </w:p>
    <w:p w14:paraId="0D736C93" w14:textId="77777777" w:rsidR="000D54CA" w:rsidRPr="005A0245" w:rsidRDefault="000D54CA" w:rsidP="000D54CA">
      <w:pPr>
        <w:spacing w:after="0" w:line="240" w:lineRule="auto"/>
        <w:rPr>
          <w:rFonts w:ascii="Arial" w:hAnsi="Arial" w:cs="Arial"/>
          <w:sz w:val="20"/>
          <w:szCs w:val="20"/>
          <w:lang w:val="fr-BE"/>
        </w:rPr>
      </w:pPr>
    </w:p>
    <w:p w14:paraId="20190797" w14:textId="77777777" w:rsidR="007E4C46" w:rsidRPr="005A0245" w:rsidRDefault="007E4C46" w:rsidP="000D54CA">
      <w:pPr>
        <w:spacing w:after="0" w:line="240" w:lineRule="auto"/>
        <w:rPr>
          <w:rFonts w:ascii="Arial" w:hAnsi="Arial" w:cs="Arial"/>
          <w:sz w:val="20"/>
          <w:szCs w:val="20"/>
          <w:lang w:val="fr-BE"/>
        </w:rPr>
      </w:pPr>
    </w:p>
    <w:p w14:paraId="7B44EA91" w14:textId="77777777" w:rsidR="00B328ED" w:rsidRPr="00B17259" w:rsidRDefault="00B328ED" w:rsidP="00B328ED">
      <w:pPr>
        <w:spacing w:after="0" w:line="240" w:lineRule="auto"/>
        <w:rPr>
          <w:rFonts w:ascii="Arial" w:eastAsia="Arial" w:hAnsi="Arial" w:cs="Arial"/>
          <w:sz w:val="20"/>
          <w:szCs w:val="20"/>
          <w:lang w:val="en-AE"/>
        </w:rPr>
      </w:pPr>
      <w:r w:rsidRPr="00B17259">
        <w:rPr>
          <w:rFonts w:ascii="Arial" w:eastAsia="Arial" w:hAnsi="Arial" w:cs="Arial"/>
          <w:sz w:val="20"/>
          <w:szCs w:val="20"/>
          <w:lang w:val="en-AE"/>
        </w:rPr>
        <w:t xml:space="preserve">Bonjour </w:t>
      </w:r>
      <w:r w:rsidR="00623EE1" w:rsidRPr="00B17259">
        <w:rPr>
          <w:rFonts w:ascii="Arial" w:eastAsia="Arial" w:hAnsi="Arial" w:cs="Arial"/>
          <w:sz w:val="20"/>
          <w:szCs w:val="20"/>
          <w:lang w:val="en-AE"/>
        </w:rPr>
        <w:t>{</w:t>
      </w:r>
      <w:r w:rsidRPr="00B17259">
        <w:rPr>
          <w:rFonts w:ascii="Arial" w:eastAsia="Arial" w:hAnsi="Arial" w:cs="Arial"/>
          <w:sz w:val="20"/>
          <w:szCs w:val="20"/>
          <w:lang w:val="en-AE"/>
        </w:rPr>
        <w:t>Policy Holder First Name</w:t>
      </w:r>
      <w:r w:rsidR="00623EE1" w:rsidRPr="00B17259">
        <w:rPr>
          <w:rFonts w:ascii="Arial" w:eastAsia="Arial" w:hAnsi="Arial" w:cs="Arial"/>
          <w:sz w:val="20"/>
          <w:szCs w:val="20"/>
          <w:lang w:val="en-AE"/>
        </w:rPr>
        <w:t>}</w:t>
      </w:r>
      <w:r w:rsidRPr="00B17259">
        <w:rPr>
          <w:rFonts w:ascii="Arial" w:eastAsia="Arial" w:hAnsi="Arial" w:cs="Arial"/>
          <w:sz w:val="20"/>
          <w:szCs w:val="20"/>
          <w:lang w:val="en-AE"/>
        </w:rPr>
        <w:t> </w:t>
      </w:r>
      <w:r w:rsidR="00623EE1" w:rsidRPr="00B17259">
        <w:rPr>
          <w:rFonts w:ascii="Arial" w:eastAsia="Arial" w:hAnsi="Arial" w:cs="Arial"/>
          <w:sz w:val="20"/>
          <w:szCs w:val="20"/>
          <w:lang w:val="en-AE"/>
        </w:rPr>
        <w:t>{</w:t>
      </w:r>
      <w:r w:rsidRPr="00B17259">
        <w:rPr>
          <w:rFonts w:ascii="Arial" w:eastAsia="Arial" w:hAnsi="Arial" w:cs="Arial"/>
          <w:sz w:val="20"/>
          <w:szCs w:val="20"/>
          <w:lang w:val="en-AE"/>
        </w:rPr>
        <w:t>Policy Holder Last Name</w:t>
      </w:r>
      <w:r w:rsidR="00623EE1" w:rsidRPr="00B17259">
        <w:rPr>
          <w:rFonts w:ascii="Arial" w:eastAsia="Arial" w:hAnsi="Arial" w:cs="Arial"/>
          <w:sz w:val="20"/>
          <w:szCs w:val="20"/>
          <w:lang w:val="en-AE"/>
        </w:rPr>
        <w:t>}</w:t>
      </w:r>
      <w:r w:rsidRPr="00B17259">
        <w:rPr>
          <w:rFonts w:ascii="Arial" w:eastAsia="Arial" w:hAnsi="Arial" w:cs="Arial"/>
          <w:sz w:val="20"/>
          <w:szCs w:val="20"/>
          <w:lang w:val="en-AE"/>
        </w:rPr>
        <w:t>,</w:t>
      </w:r>
    </w:p>
    <w:p w14:paraId="1DE7BE27" w14:textId="77777777" w:rsidR="00FA4327" w:rsidRPr="00525570" w:rsidRDefault="00FA4327" w:rsidP="000D54CA">
      <w:pPr>
        <w:spacing w:after="0" w:line="240" w:lineRule="auto"/>
        <w:rPr>
          <w:rFonts w:ascii="Arial" w:hAnsi="Arial" w:cs="Arial"/>
          <w:sz w:val="20"/>
          <w:szCs w:val="20"/>
          <w:lang w:val="en-AU"/>
        </w:rPr>
      </w:pPr>
    </w:p>
    <w:p w14:paraId="5E76B336" w14:textId="77777777" w:rsidR="00B328ED" w:rsidRPr="00B328ED" w:rsidRDefault="00B328ED" w:rsidP="00B328ED">
      <w:pPr>
        <w:spacing w:after="0" w:line="240" w:lineRule="auto"/>
        <w:rPr>
          <w:rFonts w:ascii="Arial" w:eastAsia="Arial" w:hAnsi="Arial" w:cs="Arial"/>
          <w:sz w:val="20"/>
          <w:szCs w:val="20"/>
          <w:lang w:val="fr-FR"/>
        </w:rPr>
      </w:pPr>
      <w:r w:rsidRPr="00B328ED">
        <w:rPr>
          <w:rFonts w:ascii="Arial" w:eastAsia="Arial" w:hAnsi="Arial" w:cs="Arial"/>
          <w:sz w:val="20"/>
          <w:szCs w:val="20"/>
          <w:lang w:val="fr-FR"/>
        </w:rPr>
        <w:t>Merci d’avoir choisi une Police d’Assurance Travel Guard</w:t>
      </w:r>
      <w:r w:rsidRPr="00B328ED">
        <w:rPr>
          <w:rFonts w:ascii="Arial" w:eastAsia="Arial" w:hAnsi="Arial" w:cs="Arial"/>
          <w:sz w:val="20"/>
          <w:szCs w:val="20"/>
          <w:vertAlign w:val="superscript"/>
          <w:lang w:val="fr-FR"/>
        </w:rPr>
        <w:t>®</w:t>
      </w:r>
      <w:del w:id="17" w:author="Francis Auquier" w:date="2026-02-11T13:15:00Z" w16du:dateUtc="2026-02-11T12:15:00Z">
        <w:r w:rsidRPr="00B328ED" w:rsidDel="006F29B8">
          <w:rPr>
            <w:rFonts w:ascii="Arial" w:eastAsia="Arial" w:hAnsi="Arial" w:cs="Arial"/>
            <w:sz w:val="20"/>
            <w:szCs w:val="20"/>
            <w:lang w:val="fr-FR"/>
          </w:rPr>
          <w:delText xml:space="preserve"> d’AIG Travel!</w:delText>
        </w:r>
      </w:del>
      <w:ins w:id="18" w:author="Francis Auquier" w:date="2026-02-11T13:15:00Z" w16du:dateUtc="2026-02-11T12:15:00Z">
        <w:r w:rsidR="006F29B8">
          <w:rPr>
            <w:rFonts w:ascii="Arial" w:eastAsia="Arial" w:hAnsi="Arial" w:cs="Arial"/>
            <w:sz w:val="20"/>
            <w:szCs w:val="20"/>
            <w:lang w:val="fr-FR"/>
          </w:rPr>
          <w:t>.</w:t>
        </w:r>
      </w:ins>
      <w:del w:id="19" w:author="Francis Auquier" w:date="2026-02-11T13:15:00Z" w16du:dateUtc="2026-02-11T12:15:00Z">
        <w:r w:rsidRPr="00B328ED" w:rsidDel="006F29B8">
          <w:rPr>
            <w:rFonts w:ascii="Arial" w:eastAsia="Arial" w:hAnsi="Arial" w:cs="Arial"/>
            <w:sz w:val="20"/>
            <w:szCs w:val="20"/>
            <w:lang w:val="fr-FR"/>
          </w:rPr>
          <w:delText xml:space="preserve"> </w:delText>
        </w:r>
      </w:del>
    </w:p>
    <w:p w14:paraId="0AC5FEAE" w14:textId="77777777" w:rsidR="00B328ED" w:rsidRPr="00B328ED" w:rsidRDefault="00B328ED" w:rsidP="00B328ED">
      <w:pPr>
        <w:spacing w:after="0" w:line="240" w:lineRule="auto"/>
        <w:rPr>
          <w:rFonts w:ascii="Arial" w:eastAsia="Arial" w:hAnsi="Arial" w:cs="Arial"/>
          <w:sz w:val="20"/>
          <w:szCs w:val="20"/>
          <w:lang w:val="fr-FR"/>
        </w:rPr>
      </w:pPr>
      <w:r w:rsidRPr="00B328ED">
        <w:rPr>
          <w:rFonts w:ascii="Arial" w:eastAsia="Arial" w:hAnsi="Arial" w:cs="Arial"/>
          <w:sz w:val="20"/>
          <w:szCs w:val="20"/>
          <w:lang w:val="fr-FR"/>
        </w:rPr>
        <w:t xml:space="preserve">Votre Numéro de Police est </w:t>
      </w:r>
      <w:del w:id="20" w:author="Francis Auquier" w:date="2026-02-11T12:16:00Z" w16du:dateUtc="2026-02-11T11:16:00Z">
        <w:r w:rsidRPr="00B328ED" w:rsidDel="003075BE">
          <w:rPr>
            <w:rFonts w:ascii="Arial" w:eastAsia="Arial" w:hAnsi="Arial" w:cs="Arial"/>
            <w:sz w:val="20"/>
            <w:szCs w:val="20"/>
            <w:lang w:val="fr-FR"/>
          </w:rPr>
          <w:delText xml:space="preserve"> </w:delText>
        </w:r>
      </w:del>
      <w:r w:rsidR="00623EE1">
        <w:rPr>
          <w:rFonts w:ascii="Arial" w:eastAsia="Arial" w:hAnsi="Arial" w:cs="Arial"/>
          <w:sz w:val="20"/>
          <w:szCs w:val="20"/>
          <w:lang w:val="fr-FR"/>
        </w:rPr>
        <w:t>{</w:t>
      </w:r>
      <w:r w:rsidRPr="00B328ED">
        <w:rPr>
          <w:rFonts w:ascii="Arial" w:eastAsia="Arial" w:hAnsi="Arial" w:cs="Arial"/>
          <w:sz w:val="20"/>
          <w:szCs w:val="20"/>
          <w:lang w:val="fr-FR"/>
        </w:rPr>
        <w:t>Policy Number</w:t>
      </w:r>
      <w:r w:rsidR="00623EE1">
        <w:rPr>
          <w:rFonts w:ascii="Arial" w:eastAsia="Arial" w:hAnsi="Arial" w:cs="Arial"/>
          <w:sz w:val="20"/>
          <w:szCs w:val="20"/>
          <w:lang w:val="fr-FR"/>
        </w:rPr>
        <w:t>}</w:t>
      </w:r>
      <w:r w:rsidRPr="00B328ED">
        <w:rPr>
          <w:rFonts w:ascii="Arial" w:eastAsia="Arial" w:hAnsi="Arial" w:cs="Arial"/>
          <w:sz w:val="20"/>
          <w:szCs w:val="20"/>
          <w:lang w:val="fr-FR"/>
        </w:rPr>
        <w:t>.</w:t>
      </w:r>
    </w:p>
    <w:p w14:paraId="68C80771" w14:textId="77777777" w:rsidR="00B328ED" w:rsidRPr="00B328ED" w:rsidRDefault="00B328ED" w:rsidP="00B328ED">
      <w:pPr>
        <w:spacing w:after="0" w:line="240" w:lineRule="auto"/>
        <w:rPr>
          <w:rFonts w:ascii="Arial" w:eastAsia="Arial" w:hAnsi="Arial" w:cs="Arial"/>
          <w:sz w:val="20"/>
          <w:szCs w:val="20"/>
          <w:lang w:val="fr-FR"/>
        </w:rPr>
      </w:pPr>
    </w:p>
    <w:p w14:paraId="5CD256A9" w14:textId="77777777" w:rsidR="00B328ED" w:rsidRPr="0017469E" w:rsidRDefault="00B328ED" w:rsidP="00697405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  <w:lang w:val="fr-FR"/>
        </w:rPr>
      </w:pPr>
      <w:r w:rsidRPr="006105E6">
        <w:rPr>
          <w:rFonts w:ascii="Arial" w:eastAsia="Arial" w:hAnsi="Arial" w:cs="Arial"/>
          <w:sz w:val="20"/>
          <w:szCs w:val="20"/>
          <w:lang w:val="fr-FR"/>
        </w:rPr>
        <w:t xml:space="preserve">Veuillez </w:t>
      </w:r>
      <w:r w:rsidRPr="006105E6">
        <w:rPr>
          <w:rFonts w:ascii="Arial" w:eastAsia="Arial" w:hAnsi="Arial" w:cs="Arial"/>
          <w:b/>
          <w:sz w:val="20"/>
          <w:szCs w:val="20"/>
          <w:u w:val="single"/>
          <w:lang w:val="fr-FR"/>
        </w:rPr>
        <w:t>cliquer ici</w:t>
      </w:r>
      <w:r w:rsidRPr="006105E6">
        <w:rPr>
          <w:rFonts w:ascii="Arial" w:eastAsia="Arial" w:hAnsi="Arial" w:cs="Arial"/>
          <w:sz w:val="20"/>
          <w:szCs w:val="20"/>
          <w:lang w:val="fr-FR"/>
        </w:rPr>
        <w:t xml:space="preserve"> afin d’accéder à votre </w:t>
      </w:r>
      <w:r w:rsidRPr="00697405">
        <w:rPr>
          <w:rFonts w:ascii="Arial" w:eastAsia="Arial" w:hAnsi="Arial" w:cs="Arial"/>
          <w:b/>
          <w:sz w:val="20"/>
          <w:szCs w:val="20"/>
          <w:lang w:val="fr-FR"/>
        </w:rPr>
        <w:t xml:space="preserve">Attestation d’Assurance </w:t>
      </w:r>
      <w:r w:rsidRPr="006105E6">
        <w:rPr>
          <w:rFonts w:ascii="Arial" w:eastAsia="Arial" w:hAnsi="Arial" w:cs="Arial"/>
          <w:sz w:val="20"/>
          <w:szCs w:val="20"/>
          <w:lang w:val="fr-FR"/>
        </w:rPr>
        <w:t xml:space="preserve">et aux </w:t>
      </w:r>
      <w:del w:id="21" w:author="Francis Auquier" w:date="2026-02-11T12:16:00Z" w16du:dateUtc="2026-02-11T11:16:00Z">
        <w:r w:rsidRPr="006105E6" w:rsidDel="003075BE">
          <w:rPr>
            <w:rFonts w:ascii="Arial" w:eastAsia="Arial" w:hAnsi="Arial" w:cs="Arial"/>
            <w:b/>
            <w:sz w:val="20"/>
            <w:szCs w:val="20"/>
            <w:lang w:val="fr-FR"/>
            <w:rPrChange w:id="22" w:author="Uy, Eleanor" w:date="2021-02-19T15:00:00Z">
              <w:rPr>
                <w:rFonts w:ascii="Arial" w:eastAsia="Arial" w:hAnsi="Arial" w:cs="Arial"/>
                <w:b/>
                <w:color w:val="00B0F0"/>
                <w:sz w:val="20"/>
                <w:szCs w:val="20"/>
                <w:lang w:val="fr-FR"/>
              </w:rPr>
            </w:rPrChange>
          </w:rPr>
          <w:delText xml:space="preserve">Termes </w:delText>
        </w:r>
      </w:del>
      <w:ins w:id="23" w:author="Francis Auquier" w:date="2026-02-11T12:16:00Z" w16du:dateUtc="2026-02-11T11:16:00Z">
        <w:r w:rsidR="003075BE">
          <w:rPr>
            <w:rFonts w:ascii="Arial" w:eastAsia="Arial" w:hAnsi="Arial" w:cs="Arial"/>
            <w:b/>
            <w:sz w:val="20"/>
            <w:szCs w:val="20"/>
            <w:lang w:val="fr-FR"/>
          </w:rPr>
          <w:t>conditions</w:t>
        </w:r>
        <w:r w:rsidR="003075BE" w:rsidRPr="0017469E">
          <w:rPr>
            <w:rFonts w:ascii="Arial" w:eastAsia="Arial" w:hAnsi="Arial" w:cs="Arial"/>
            <w:b/>
            <w:sz w:val="20"/>
            <w:szCs w:val="20"/>
            <w:lang w:val="fr-FR"/>
          </w:rPr>
          <w:t xml:space="preserve"> </w:t>
        </w:r>
      </w:ins>
      <w:r w:rsidRPr="0017469E">
        <w:rPr>
          <w:rFonts w:ascii="Arial" w:eastAsia="Arial" w:hAnsi="Arial" w:cs="Arial"/>
          <w:b/>
          <w:sz w:val="20"/>
          <w:szCs w:val="20"/>
          <w:lang w:val="fr-FR"/>
        </w:rPr>
        <w:t xml:space="preserve">de Votre Police. </w:t>
      </w:r>
    </w:p>
    <w:p w14:paraId="0C537EB8" w14:textId="77777777" w:rsidR="00B328ED" w:rsidRPr="006105E6" w:rsidRDefault="00B328ED" w:rsidP="00697405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  <w:lang w:val="fr-FR"/>
        </w:rPr>
      </w:pPr>
      <w:r w:rsidRPr="006105E6">
        <w:rPr>
          <w:rFonts w:ascii="Arial" w:eastAsia="Arial" w:hAnsi="Arial" w:cs="Arial"/>
          <w:sz w:val="20"/>
          <w:szCs w:val="20"/>
          <w:lang w:val="fr-FR"/>
        </w:rPr>
        <w:t xml:space="preserve">Afin de vous connecter, vous aurez besoin de votre Numéro de Police et de votre Nom. </w:t>
      </w:r>
    </w:p>
    <w:p w14:paraId="7A310CD7" w14:textId="77777777" w:rsidR="00762D64" w:rsidRPr="0017469E" w:rsidRDefault="00762D64" w:rsidP="000D54CA">
      <w:pPr>
        <w:spacing w:after="0" w:line="240" w:lineRule="auto"/>
        <w:rPr>
          <w:rFonts w:ascii="Arial" w:hAnsi="Arial" w:cs="Arial"/>
          <w:b/>
          <w:sz w:val="20"/>
          <w:szCs w:val="20"/>
          <w:lang w:val="fr-BE"/>
        </w:rPr>
      </w:pPr>
    </w:p>
    <w:p w14:paraId="46C6968E" w14:textId="77777777" w:rsidR="00B328ED" w:rsidRPr="006105E6" w:rsidRDefault="003075BE" w:rsidP="00B328ED">
      <w:pPr>
        <w:spacing w:after="0" w:line="240" w:lineRule="auto"/>
        <w:rPr>
          <w:rFonts w:ascii="Arial" w:eastAsia="Arial" w:hAnsi="Arial" w:cs="Arial"/>
          <w:b/>
          <w:color w:val="002060"/>
          <w:sz w:val="24"/>
          <w:szCs w:val="24"/>
          <w:lang w:val="fr-FR"/>
          <w:rPrChange w:id="24" w:author="Uy, Eleanor" w:date="2021-02-19T15:00:00Z">
            <w:rPr>
              <w:rFonts w:ascii="Arial" w:eastAsia="Arial" w:hAnsi="Arial" w:cs="Arial"/>
              <w:b/>
              <w:color w:val="00B0F0"/>
              <w:sz w:val="24"/>
              <w:szCs w:val="24"/>
              <w:lang w:val="fr-FR"/>
            </w:rPr>
          </w:rPrChange>
        </w:rPr>
      </w:pPr>
      <w:ins w:id="25" w:author="Francis Auquier" w:date="2026-02-11T12:18:00Z" w16du:dateUtc="2026-02-11T11:18:00Z">
        <w:r>
          <w:rPr>
            <w:rFonts w:ascii="Arial" w:eastAsia="Arial" w:hAnsi="Arial" w:cs="Arial"/>
            <w:b/>
            <w:color w:val="002060"/>
            <w:sz w:val="24"/>
            <w:szCs w:val="24"/>
            <w:lang w:val="fr-FR"/>
          </w:rPr>
          <w:t>Qu’est-ce qui est couvert</w:t>
        </w:r>
        <w:r w:rsidRPr="003075BE" w:rsidDel="003075BE">
          <w:rPr>
            <w:rFonts w:ascii="Arial" w:eastAsia="Arial" w:hAnsi="Arial" w:cs="Arial"/>
            <w:b/>
            <w:color w:val="002060"/>
            <w:sz w:val="24"/>
            <w:szCs w:val="24"/>
            <w:lang w:val="fr-FR"/>
          </w:rPr>
          <w:t xml:space="preserve"> </w:t>
        </w:r>
      </w:ins>
      <w:del w:id="26" w:author="Francis Auquier" w:date="2026-02-11T12:18:00Z" w16du:dateUtc="2026-02-11T11:18:00Z">
        <w:r w:rsidR="00B328ED" w:rsidRPr="006105E6" w:rsidDel="003075BE">
          <w:rPr>
            <w:rFonts w:ascii="Arial" w:eastAsia="Arial" w:hAnsi="Arial" w:cs="Arial"/>
            <w:b/>
            <w:color w:val="002060"/>
            <w:sz w:val="24"/>
            <w:szCs w:val="24"/>
            <w:lang w:val="fr-FR"/>
            <w:rPrChange w:id="27" w:author="Uy, Eleanor" w:date="2021-02-19T15:00:00Z">
              <w:rPr>
                <w:rFonts w:ascii="Arial" w:eastAsia="Arial" w:hAnsi="Arial" w:cs="Arial"/>
                <w:b/>
                <w:color w:val="00B0F0"/>
                <w:sz w:val="24"/>
                <w:szCs w:val="24"/>
                <w:lang w:val="fr-FR"/>
              </w:rPr>
            </w:rPrChange>
          </w:rPr>
          <w:delText>Pourquoi suis-je couvert</w:delText>
        </w:r>
      </w:del>
      <w:r w:rsidR="00B328ED" w:rsidRPr="006105E6">
        <w:rPr>
          <w:rFonts w:ascii="Arial" w:eastAsia="Arial" w:hAnsi="Arial" w:cs="Arial"/>
          <w:b/>
          <w:color w:val="002060"/>
          <w:sz w:val="24"/>
          <w:szCs w:val="24"/>
          <w:lang w:val="fr-FR"/>
          <w:rPrChange w:id="28" w:author="Uy, Eleanor" w:date="2021-02-19T15:00:00Z">
            <w:rPr>
              <w:rFonts w:ascii="Arial" w:eastAsia="Arial" w:hAnsi="Arial" w:cs="Arial"/>
              <w:b/>
              <w:color w:val="00B0F0"/>
              <w:sz w:val="24"/>
              <w:szCs w:val="24"/>
              <w:lang w:val="fr-FR"/>
            </w:rPr>
          </w:rPrChange>
        </w:rPr>
        <w:t xml:space="preserve">? </w:t>
      </w:r>
    </w:p>
    <w:p w14:paraId="4B8AA891" w14:textId="77777777" w:rsidR="00623EE1" w:rsidRDefault="00623EE1" w:rsidP="00B328ED">
      <w:pPr>
        <w:spacing w:after="0" w:line="240" w:lineRule="auto"/>
        <w:rPr>
          <w:rFonts w:ascii="Arial" w:eastAsia="Arial" w:hAnsi="Arial" w:cs="Arial"/>
          <w:b/>
          <w:color w:val="00B0F0"/>
          <w:sz w:val="24"/>
          <w:szCs w:val="24"/>
          <w:lang w:val="fr-FR"/>
        </w:rPr>
      </w:pPr>
    </w:p>
    <w:p w14:paraId="21719A7E" w14:textId="77777777" w:rsidR="00623EE1" w:rsidRPr="00623EE1" w:rsidRDefault="00623EE1" w:rsidP="00B17259">
      <w:pPr>
        <w:jc w:val="both"/>
        <w:rPr>
          <w:rFonts w:ascii="Arial" w:hAnsi="Arial" w:cs="Arial"/>
          <w:sz w:val="20"/>
          <w:szCs w:val="20"/>
          <w:lang w:val="fr-FR"/>
        </w:rPr>
      </w:pPr>
      <w:r w:rsidRPr="00623EE1">
        <w:rPr>
          <w:rFonts w:ascii="Arial" w:hAnsi="Arial" w:cs="Arial"/>
          <w:sz w:val="20"/>
          <w:szCs w:val="20"/>
          <w:lang w:val="fr-FR"/>
        </w:rPr>
        <w:t xml:space="preserve">Vous avez souscrit le produit suivant : </w:t>
      </w:r>
      <w:r w:rsidR="00702958">
        <w:rPr>
          <w:rFonts w:ascii="Arial" w:hAnsi="Arial" w:cs="Arial"/>
          <w:sz w:val="20"/>
          <w:szCs w:val="20"/>
          <w:lang w:val="fr-FR"/>
        </w:rPr>
        <w:t>{</w:t>
      </w:r>
      <w:r w:rsidRPr="00623EE1">
        <w:rPr>
          <w:rFonts w:ascii="Arial" w:hAnsi="Arial" w:cs="Arial"/>
          <w:sz w:val="20"/>
          <w:szCs w:val="20"/>
          <w:lang w:val="fr-FR"/>
        </w:rPr>
        <w:t>{Product</w:t>
      </w:r>
      <w:r w:rsidR="00702958">
        <w:rPr>
          <w:rFonts w:ascii="Arial" w:hAnsi="Arial" w:cs="Arial"/>
          <w:sz w:val="20"/>
          <w:szCs w:val="20"/>
          <w:lang w:val="fr-FR"/>
        </w:rPr>
        <w:t xml:space="preserve"> </w:t>
      </w:r>
      <w:r w:rsidRPr="00623EE1">
        <w:rPr>
          <w:rFonts w:ascii="Arial" w:hAnsi="Arial" w:cs="Arial"/>
          <w:sz w:val="20"/>
          <w:szCs w:val="20"/>
          <w:lang w:val="fr-FR"/>
        </w:rPr>
        <w:t>Name}</w:t>
      </w:r>
      <w:r w:rsidR="00702958">
        <w:rPr>
          <w:rFonts w:ascii="Arial" w:hAnsi="Arial" w:cs="Arial"/>
          <w:sz w:val="20"/>
          <w:szCs w:val="20"/>
          <w:lang w:val="fr-FR"/>
        </w:rPr>
        <w:t>}</w:t>
      </w:r>
      <w:r w:rsidRPr="00623EE1">
        <w:rPr>
          <w:rFonts w:ascii="Arial" w:hAnsi="Arial" w:cs="Arial"/>
          <w:sz w:val="20"/>
          <w:szCs w:val="20"/>
          <w:lang w:val="fr-FR"/>
        </w:rPr>
        <w:t xml:space="preserve">. Les </w:t>
      </w:r>
      <w:r w:rsidR="006F29B8" w:rsidRPr="00623EE1">
        <w:rPr>
          <w:rFonts w:ascii="Arial" w:hAnsi="Arial" w:cs="Arial"/>
          <w:sz w:val="20"/>
          <w:szCs w:val="20"/>
          <w:lang w:val="fr-FR"/>
        </w:rPr>
        <w:t xml:space="preserve">prestations comprises dans votre police </w:t>
      </w:r>
      <w:r w:rsidRPr="00623EE1">
        <w:rPr>
          <w:rFonts w:ascii="Arial" w:hAnsi="Arial" w:cs="Arial"/>
          <w:sz w:val="20"/>
          <w:szCs w:val="20"/>
          <w:lang w:val="fr-FR"/>
        </w:rPr>
        <w:t xml:space="preserve">sont mentionnées dans votre Certificat d’Assurance et le texte de </w:t>
      </w:r>
      <w:del w:id="29" w:author="Francis Auquier" w:date="2026-02-11T13:16:00Z" w16du:dateUtc="2026-02-11T12:16:00Z">
        <w:r w:rsidRPr="00623EE1" w:rsidDel="006F29B8">
          <w:rPr>
            <w:rFonts w:ascii="Arial" w:hAnsi="Arial" w:cs="Arial"/>
            <w:sz w:val="20"/>
            <w:szCs w:val="20"/>
            <w:lang w:val="fr-FR"/>
          </w:rPr>
          <w:delText xml:space="preserve">votre </w:delText>
        </w:r>
      </w:del>
      <w:ins w:id="30" w:author="Francis Auquier" w:date="2026-02-11T13:16:00Z" w16du:dateUtc="2026-02-11T12:16:00Z">
        <w:r w:rsidR="006F29B8">
          <w:rPr>
            <w:rFonts w:ascii="Arial" w:hAnsi="Arial" w:cs="Arial"/>
            <w:sz w:val="20"/>
            <w:szCs w:val="20"/>
            <w:lang w:val="fr-FR"/>
          </w:rPr>
          <w:t xml:space="preserve">la </w:t>
        </w:r>
      </w:ins>
      <w:r w:rsidRPr="00623EE1">
        <w:rPr>
          <w:rFonts w:ascii="Arial" w:hAnsi="Arial" w:cs="Arial"/>
          <w:sz w:val="20"/>
          <w:szCs w:val="20"/>
          <w:lang w:val="fr-FR"/>
        </w:rPr>
        <w:t>Police.</w:t>
      </w:r>
    </w:p>
    <w:p w14:paraId="1E40A91F" w14:textId="77777777" w:rsidR="00B328ED" w:rsidRDefault="00B328ED" w:rsidP="00B17259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  <w:lang w:val="fr-FR"/>
        </w:rPr>
      </w:pPr>
      <w:r w:rsidRPr="00B328ED">
        <w:rPr>
          <w:rFonts w:ascii="Arial" w:eastAsia="Arial" w:hAnsi="Arial" w:cs="Arial"/>
          <w:sz w:val="20"/>
          <w:szCs w:val="20"/>
          <w:lang w:val="fr-FR"/>
        </w:rPr>
        <w:t xml:space="preserve">Avant de voyager, prenez le temps de lire les </w:t>
      </w:r>
      <w:del w:id="31" w:author="Francis Auquier" w:date="2026-02-11T12:19:00Z" w16du:dateUtc="2026-02-11T11:19:00Z">
        <w:r w:rsidRPr="00B328ED" w:rsidDel="003075BE">
          <w:rPr>
            <w:rFonts w:ascii="Arial" w:eastAsia="Arial" w:hAnsi="Arial" w:cs="Arial"/>
            <w:sz w:val="20"/>
            <w:szCs w:val="20"/>
            <w:lang w:val="fr-FR"/>
          </w:rPr>
          <w:delText xml:space="preserve">Termes </w:delText>
        </w:r>
      </w:del>
      <w:ins w:id="32" w:author="Francis Auquier" w:date="2026-02-11T12:19:00Z" w16du:dateUtc="2026-02-11T11:19:00Z">
        <w:r w:rsidR="003075BE">
          <w:rPr>
            <w:rFonts w:ascii="Arial" w:eastAsia="Arial" w:hAnsi="Arial" w:cs="Arial"/>
            <w:sz w:val="20"/>
            <w:szCs w:val="20"/>
            <w:lang w:val="fr-FR"/>
          </w:rPr>
          <w:t>conditions</w:t>
        </w:r>
        <w:r w:rsidR="003075BE" w:rsidRPr="00B328ED">
          <w:rPr>
            <w:rFonts w:ascii="Arial" w:eastAsia="Arial" w:hAnsi="Arial" w:cs="Arial"/>
            <w:sz w:val="20"/>
            <w:szCs w:val="20"/>
            <w:lang w:val="fr-FR"/>
          </w:rPr>
          <w:t xml:space="preserve"> </w:t>
        </w:r>
      </w:ins>
      <w:r w:rsidRPr="00B328ED">
        <w:rPr>
          <w:rFonts w:ascii="Arial" w:eastAsia="Arial" w:hAnsi="Arial" w:cs="Arial"/>
          <w:sz w:val="20"/>
          <w:szCs w:val="20"/>
          <w:lang w:val="fr-FR"/>
        </w:rPr>
        <w:t xml:space="preserve">de Votre Police afin de vous assurer qu'elle répond à vos besoins spécifiques. Cette police couvre des situations et des événements spécifiques pendant votre voyage. Certaines exclusions pouvant s’appliquer à des circonstances particulières, il est donc préférable de prendre connaissance des </w:t>
      </w:r>
      <w:del w:id="33" w:author="Francis Auquier" w:date="2026-02-11T12:19:00Z" w16du:dateUtc="2026-02-11T11:19:00Z">
        <w:r w:rsidRPr="00B328ED" w:rsidDel="003075BE">
          <w:rPr>
            <w:rFonts w:ascii="Arial" w:eastAsia="Arial" w:hAnsi="Arial" w:cs="Arial"/>
            <w:sz w:val="20"/>
            <w:szCs w:val="20"/>
            <w:lang w:val="fr-FR"/>
          </w:rPr>
          <w:delText xml:space="preserve">Termes </w:delText>
        </w:r>
      </w:del>
      <w:ins w:id="34" w:author="Francis Auquier" w:date="2026-02-11T12:19:00Z" w16du:dateUtc="2026-02-11T11:19:00Z">
        <w:r w:rsidR="003075BE">
          <w:rPr>
            <w:rFonts w:ascii="Arial" w:eastAsia="Arial" w:hAnsi="Arial" w:cs="Arial"/>
            <w:sz w:val="20"/>
            <w:szCs w:val="20"/>
            <w:lang w:val="fr-FR"/>
          </w:rPr>
          <w:t>conditions</w:t>
        </w:r>
        <w:r w:rsidR="003075BE" w:rsidRPr="00B328ED">
          <w:rPr>
            <w:rFonts w:ascii="Arial" w:eastAsia="Arial" w:hAnsi="Arial" w:cs="Arial"/>
            <w:sz w:val="20"/>
            <w:szCs w:val="20"/>
            <w:lang w:val="fr-FR"/>
          </w:rPr>
          <w:t xml:space="preserve"> </w:t>
        </w:r>
      </w:ins>
      <w:r w:rsidRPr="00B328ED">
        <w:rPr>
          <w:rFonts w:ascii="Arial" w:eastAsia="Arial" w:hAnsi="Arial" w:cs="Arial"/>
          <w:sz w:val="20"/>
          <w:szCs w:val="20"/>
          <w:lang w:val="fr-FR"/>
        </w:rPr>
        <w:t xml:space="preserve">de Votre Police dès que vous le pouvez. </w:t>
      </w:r>
    </w:p>
    <w:p w14:paraId="31A4B978" w14:textId="77777777" w:rsidR="00623EE1" w:rsidRDefault="00623EE1" w:rsidP="00B328ED">
      <w:pPr>
        <w:spacing w:after="0" w:line="240" w:lineRule="auto"/>
        <w:rPr>
          <w:rFonts w:ascii="Arial" w:eastAsia="Arial" w:hAnsi="Arial" w:cs="Arial"/>
          <w:sz w:val="20"/>
          <w:szCs w:val="20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74"/>
      </w:tblGrid>
      <w:tr w:rsidR="00623EE1" w:rsidRPr="00852EC8" w14:paraId="26A556E7" w14:textId="77777777" w:rsidTr="00623EE1">
        <w:tc>
          <w:tcPr>
            <w:tcW w:w="10800" w:type="dxa"/>
          </w:tcPr>
          <w:p w14:paraId="176BF4B5" w14:textId="77777777" w:rsidR="00623EE1" w:rsidRDefault="00623EE1" w:rsidP="00B328ED">
            <w:pPr>
              <w:rPr>
                <w:rFonts w:ascii="Arial" w:hAnsi="Arial" w:cs="Arial"/>
                <w:b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r-FR"/>
              </w:rPr>
              <w:t>RAPPEL CONCERNANT L’ELIGIBILITE :</w:t>
            </w:r>
          </w:p>
          <w:p w14:paraId="23977B81" w14:textId="77777777" w:rsidR="00623EE1" w:rsidRPr="00623EE1" w:rsidRDefault="00623EE1" w:rsidP="00623EE1">
            <w:pPr>
              <w:pStyle w:val="ListParagraph"/>
              <w:numPr>
                <w:ilvl w:val="0"/>
                <w:numId w:val="12"/>
              </w:numPr>
              <w:rPr>
                <w:rFonts w:ascii="Arial" w:eastAsia="Arial" w:hAnsi="Arial" w:cs="Arial"/>
                <w:sz w:val="20"/>
                <w:szCs w:val="20"/>
                <w:lang w:val="fr-FR"/>
              </w:rPr>
            </w:pPr>
            <w:r w:rsidRPr="00623EE1">
              <w:rPr>
                <w:rFonts w:ascii="Arial" w:hAnsi="Arial" w:cs="Arial"/>
                <w:sz w:val="20"/>
                <w:szCs w:val="20"/>
                <w:lang w:val="fr-FR"/>
              </w:rPr>
              <w:t xml:space="preserve">L’ensemble des Personnes Assurées doivent être résidents du pays suivant : </w:t>
            </w:r>
            <w:ins w:id="35" w:author="Uy, Eleanor" w:date="2021-02-19T15:01:00Z">
              <w:r w:rsidR="006105E6">
                <w:rPr>
                  <w:rFonts w:ascii="Arial" w:hAnsi="Arial" w:cs="Arial"/>
                  <w:sz w:val="20"/>
                  <w:szCs w:val="20"/>
                  <w:lang w:val="fr-FR"/>
                </w:rPr>
                <w:t>Belgique</w:t>
              </w:r>
            </w:ins>
          </w:p>
          <w:p w14:paraId="0569BCBD" w14:textId="77777777" w:rsidR="005E5E09" w:rsidRDefault="005E5E09" w:rsidP="005E5E09">
            <w:pPr>
              <w:pStyle w:val="ListParagraph"/>
              <w:numPr>
                <w:ilvl w:val="0"/>
                <w:numId w:val="12"/>
              </w:numPr>
              <w:jc w:val="both"/>
              <w:rPr>
                <w:ins w:id="36" w:author="Uy, Eleanor" w:date="2021-02-19T15:01:00Z"/>
                <w:rStyle w:val="tlid-translation"/>
                <w:rFonts w:ascii="Arial" w:hAnsi="Arial" w:cs="Arial"/>
                <w:sz w:val="20"/>
                <w:szCs w:val="20"/>
                <w:lang w:val="fr-FR"/>
              </w:rPr>
            </w:pPr>
            <w:ins w:id="37" w:author="Uy, Eleanor" w:date="2021-02-19T15:01:00Z">
              <w:r w:rsidRPr="005E5E09">
                <w:rPr>
                  <w:rStyle w:val="tlid-translation"/>
                  <w:rFonts w:ascii="Arial" w:hAnsi="Arial" w:cs="Arial"/>
                  <w:sz w:val="20"/>
                  <w:szCs w:val="20"/>
                  <w:lang w:val="fr-FR"/>
                </w:rPr>
                <w:t>Toutes les personnes assurées doivent être âgées de moins de 7</w:t>
              </w:r>
            </w:ins>
            <w:ins w:id="38" w:author="Francis Auquier" w:date="2026-02-11T12:22:00Z" w16du:dateUtc="2026-02-11T11:22:00Z">
              <w:r w:rsidR="003075BE">
                <w:rPr>
                  <w:rStyle w:val="tlid-translation"/>
                  <w:rFonts w:ascii="Arial" w:hAnsi="Arial" w:cs="Arial"/>
                  <w:sz w:val="20"/>
                  <w:szCs w:val="20"/>
                  <w:lang w:val="fr-FR"/>
                </w:rPr>
                <w:t>6 </w:t>
              </w:r>
            </w:ins>
            <w:ins w:id="39" w:author="Uy, Eleanor" w:date="2021-02-19T15:01:00Z">
              <w:del w:id="40" w:author="Francis Auquier" w:date="2026-02-11T12:22:00Z" w16du:dateUtc="2026-02-11T11:22:00Z">
                <w:r w:rsidRPr="005E5E09" w:rsidDel="003075BE">
                  <w:rPr>
                    <w:rStyle w:val="tlid-translation"/>
                    <w:rFonts w:ascii="Arial" w:hAnsi="Arial" w:cs="Arial"/>
                    <w:sz w:val="20"/>
                    <w:szCs w:val="20"/>
                    <w:lang w:val="fr-FR"/>
                  </w:rPr>
                  <w:delText>6</w:delText>
                </w:r>
              </w:del>
              <w:del w:id="41" w:author="Francis Auquier" w:date="2026-02-11T12:19:00Z" w16du:dateUtc="2026-02-11T11:19:00Z">
                <w:r w:rsidRPr="005E5E09" w:rsidDel="003075BE">
                  <w:rPr>
                    <w:rStyle w:val="tlid-translation"/>
                    <w:rFonts w:ascii="Arial" w:hAnsi="Arial" w:cs="Arial"/>
                    <w:sz w:val="20"/>
                    <w:szCs w:val="20"/>
                    <w:lang w:val="fr-FR"/>
                  </w:rPr>
                  <w:delText xml:space="preserve"> </w:delText>
                </w:r>
              </w:del>
              <w:r w:rsidRPr="005E5E09">
                <w:rPr>
                  <w:rStyle w:val="tlid-translation"/>
                  <w:rFonts w:ascii="Arial" w:hAnsi="Arial" w:cs="Arial"/>
                  <w:sz w:val="20"/>
                  <w:szCs w:val="20"/>
                  <w:lang w:val="fr-FR"/>
                </w:rPr>
                <w:t>ans à la date de départ pour l</w:t>
              </w:r>
            </w:ins>
            <w:ins w:id="42" w:author="Emeline Jamoul" w:date="2026-02-09T16:33:00Z" w16du:dateUtc="2026-02-09T12:33:00Z">
              <w:r w:rsidR="00FC6AD5">
                <w:rPr>
                  <w:rStyle w:val="tlid-translation"/>
                  <w:rFonts w:ascii="Arial" w:hAnsi="Arial" w:cs="Arial"/>
                  <w:sz w:val="20"/>
                  <w:szCs w:val="20"/>
                  <w:lang w:val="fr-FR"/>
                </w:rPr>
                <w:t>’</w:t>
              </w:r>
            </w:ins>
            <w:ins w:id="43" w:author="Uy, Eleanor" w:date="2021-02-19T15:01:00Z">
              <w:del w:id="44" w:author="Emeline Jamoul" w:date="2026-02-09T16:33:00Z" w16du:dateUtc="2026-02-09T12:33:00Z">
                <w:r w:rsidRPr="005E5E09" w:rsidDel="00FC6AD5">
                  <w:rPr>
                    <w:rStyle w:val="tlid-translation"/>
                    <w:rFonts w:ascii="Arial" w:hAnsi="Arial" w:cs="Arial"/>
                    <w:sz w:val="20"/>
                    <w:szCs w:val="20"/>
                    <w:lang w:val="fr-FR"/>
                  </w:rPr>
                  <w:delText xml:space="preserve">e </w:delText>
                </w:r>
              </w:del>
              <w:r w:rsidRPr="005E5E09">
                <w:rPr>
                  <w:rStyle w:val="tlid-translation"/>
                  <w:rFonts w:ascii="Arial" w:hAnsi="Arial" w:cs="Arial"/>
                  <w:b/>
                  <w:bCs/>
                  <w:sz w:val="20"/>
                  <w:szCs w:val="20"/>
                  <w:lang w:val="fr-FR"/>
                </w:rPr>
                <w:t xml:space="preserve">Assurance Annulation, </w:t>
              </w:r>
              <w:del w:id="45" w:author="Emeline Jamoul" w:date="2026-02-09T16:33:00Z" w16du:dateUtc="2026-02-09T12:33:00Z">
                <w:r w:rsidRPr="005E5E09" w:rsidDel="00FC6AD5">
                  <w:rPr>
                    <w:rStyle w:val="tlid-translation"/>
                    <w:rFonts w:ascii="Arial" w:hAnsi="Arial" w:cs="Arial"/>
                    <w:sz w:val="20"/>
                    <w:szCs w:val="20"/>
                    <w:lang w:val="fr-FR"/>
                  </w:rPr>
                  <w:delText>la</w:delText>
                </w:r>
                <w:r w:rsidRPr="005E5E09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 xml:space="preserve"> Assurance </w:delText>
                </w:r>
              </w:del>
            </w:ins>
            <w:ins w:id="46" w:author="Uy, Eleanor" w:date="2021-03-16T18:15:00Z">
              <w:del w:id="47" w:author="Emeline Jamoul" w:date="2026-02-09T16:33:00Z" w16du:dateUtc="2026-02-09T12:33:00Z">
                <w:r w:rsidR="00821000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>v</w:delText>
                </w:r>
              </w:del>
            </w:ins>
            <w:ins w:id="48" w:author="Uy, Eleanor" w:date="2021-02-19T15:01:00Z">
              <w:del w:id="49" w:author="Emeline Jamoul" w:date="2026-02-09T16:33:00Z" w16du:dateUtc="2026-02-09T12:33:00Z">
                <w:r w:rsidRPr="005E5E09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 xml:space="preserve">oyage </w:delText>
                </w:r>
              </w:del>
            </w:ins>
            <w:ins w:id="50" w:author="Uy, Eleanor" w:date="2021-03-16T18:15:00Z">
              <w:del w:id="51" w:author="Emeline Jamoul" w:date="2026-02-09T16:33:00Z" w16du:dateUtc="2026-02-09T12:33:00Z">
                <w:r w:rsidR="00821000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>de b</w:delText>
                </w:r>
              </w:del>
            </w:ins>
            <w:ins w:id="52" w:author="Uy, Eleanor" w:date="2021-02-19T15:01:00Z">
              <w:del w:id="53" w:author="Emeline Jamoul" w:date="2026-02-09T16:33:00Z" w16du:dateUtc="2026-02-09T12:33:00Z">
                <w:r w:rsidRPr="005E5E09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>as</w:delText>
                </w:r>
              </w:del>
            </w:ins>
            <w:ins w:id="54" w:author="Uy, Eleanor" w:date="2021-03-16T18:15:00Z">
              <w:del w:id="55" w:author="Emeline Jamoul" w:date="2026-02-09T16:33:00Z" w16du:dateUtc="2026-02-09T12:33:00Z">
                <w:r w:rsidR="00821000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>e</w:delText>
                </w:r>
              </w:del>
            </w:ins>
            <w:ins w:id="56" w:author="Uy, Eleanor" w:date="2021-02-19T15:01:00Z">
              <w:del w:id="57" w:author="Emeline Jamoul" w:date="2026-02-09T16:33:00Z" w16du:dateUtc="2026-02-09T12:33:00Z">
                <w:r w:rsidRPr="005E5E09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 xml:space="preserve">, </w:delText>
                </w:r>
                <w:r w:rsidRPr="005E5E09" w:rsidDel="00FC6AD5">
                  <w:rPr>
                    <w:rStyle w:val="tlid-translation"/>
                    <w:rFonts w:ascii="Arial" w:hAnsi="Arial" w:cs="Arial"/>
                    <w:sz w:val="20"/>
                    <w:szCs w:val="20"/>
                    <w:lang w:val="fr-FR"/>
                  </w:rPr>
                  <w:delText>la</w:delText>
                </w:r>
                <w:r w:rsidRPr="005E5E09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 xml:space="preserve"> Assurance </w:delText>
                </w:r>
              </w:del>
            </w:ins>
            <w:ins w:id="58" w:author="Uy, Eleanor" w:date="2021-03-16T18:15:00Z">
              <w:del w:id="59" w:author="Emeline Jamoul" w:date="2026-02-09T16:33:00Z" w16du:dateUtc="2026-02-09T12:33:00Z">
                <w:r w:rsidR="00821000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>v</w:delText>
                </w:r>
              </w:del>
            </w:ins>
            <w:ins w:id="60" w:author="Uy, Eleanor" w:date="2021-02-19T15:01:00Z">
              <w:del w:id="61" w:author="Emeline Jamoul" w:date="2026-02-09T16:33:00Z" w16du:dateUtc="2026-02-09T12:33:00Z">
                <w:r w:rsidRPr="005E5E09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>oyage Plus</w:delText>
                </w:r>
                <w:r w:rsidRPr="005E5E09" w:rsidDel="00FC6AD5">
                  <w:rPr>
                    <w:rStyle w:val="tlid-translation"/>
                    <w:rFonts w:ascii="Arial" w:hAnsi="Arial" w:cs="Arial"/>
                    <w:sz w:val="20"/>
                    <w:szCs w:val="20"/>
                    <w:lang w:val="fr-FR"/>
                  </w:rPr>
                  <w:delText xml:space="preserve"> </w:delText>
                </w:r>
              </w:del>
              <w:r w:rsidRPr="005E5E09">
                <w:rPr>
                  <w:rStyle w:val="tlid-translation"/>
                  <w:rFonts w:ascii="Arial" w:hAnsi="Arial" w:cs="Arial"/>
                  <w:sz w:val="20"/>
                  <w:szCs w:val="20"/>
                  <w:lang w:val="fr-FR"/>
                </w:rPr>
                <w:t>et de moins de 66</w:t>
              </w:r>
            </w:ins>
            <w:ins w:id="62" w:author="Francis Auquier" w:date="2026-02-11T12:22:00Z" w16du:dateUtc="2026-02-11T11:22:00Z">
              <w:r w:rsidR="003075BE">
                <w:rPr>
                  <w:rStyle w:val="tlid-translation"/>
                  <w:rFonts w:ascii="Arial" w:hAnsi="Arial" w:cs="Arial"/>
                  <w:sz w:val="20"/>
                  <w:szCs w:val="20"/>
                  <w:lang w:val="fr-FR"/>
                </w:rPr>
                <w:t> </w:t>
              </w:r>
            </w:ins>
            <w:ins w:id="63" w:author="Uy, Eleanor" w:date="2021-02-19T15:01:00Z">
              <w:del w:id="64" w:author="Francis Auquier" w:date="2026-02-11T12:22:00Z" w16du:dateUtc="2026-02-11T11:22:00Z">
                <w:r w:rsidRPr="005E5E09" w:rsidDel="003075BE">
                  <w:rPr>
                    <w:rStyle w:val="tlid-translation"/>
                    <w:rFonts w:ascii="Arial" w:hAnsi="Arial" w:cs="Arial"/>
                    <w:sz w:val="20"/>
                    <w:szCs w:val="20"/>
                    <w:lang w:val="fr-FR"/>
                  </w:rPr>
                  <w:delText xml:space="preserve"> </w:delText>
                </w:r>
              </w:del>
              <w:r w:rsidRPr="005E5E09">
                <w:rPr>
                  <w:rStyle w:val="tlid-translation"/>
                  <w:rFonts w:ascii="Arial" w:hAnsi="Arial" w:cs="Arial"/>
                  <w:sz w:val="20"/>
                  <w:szCs w:val="20"/>
                  <w:lang w:val="fr-FR"/>
                </w:rPr>
                <w:t>ans à la date de départ pour l</w:t>
              </w:r>
              <w:del w:id="65" w:author="Emeline Jamoul" w:date="2026-02-09T16:33:00Z" w16du:dateUtc="2026-02-09T12:33:00Z">
                <w:r w:rsidRPr="005E5E09" w:rsidDel="00FC6AD5">
                  <w:rPr>
                    <w:rStyle w:val="tlid-translation"/>
                    <w:rFonts w:ascii="Arial" w:hAnsi="Arial" w:cs="Arial"/>
                    <w:sz w:val="20"/>
                    <w:szCs w:val="20"/>
                    <w:lang w:val="fr-FR"/>
                  </w:rPr>
                  <w:delText xml:space="preserve">e </w:delText>
                </w:r>
              </w:del>
            </w:ins>
            <w:ins w:id="66" w:author="Emeline Jamoul" w:date="2026-02-09T16:33:00Z" w16du:dateUtc="2026-02-09T12:33:00Z">
              <w:r w:rsidR="00FC6AD5">
                <w:rPr>
                  <w:rStyle w:val="tlid-translation"/>
                  <w:rFonts w:ascii="Arial" w:hAnsi="Arial" w:cs="Arial"/>
                  <w:sz w:val="20"/>
                  <w:szCs w:val="20"/>
                  <w:lang w:val="fr-FR"/>
                </w:rPr>
                <w:t>‘</w:t>
              </w:r>
            </w:ins>
            <w:ins w:id="67" w:author="Uy, Eleanor" w:date="2021-02-19T15:01:00Z">
              <w:r w:rsidRPr="005E5E09">
                <w:rPr>
                  <w:rStyle w:val="tlid-translation"/>
                  <w:rFonts w:ascii="Arial" w:hAnsi="Arial" w:cs="Arial"/>
                  <w:b/>
                  <w:bCs/>
                  <w:sz w:val="20"/>
                  <w:szCs w:val="20"/>
                  <w:lang w:val="fr-FR"/>
                </w:rPr>
                <w:t>Assurance Protection</w:t>
              </w:r>
              <w:del w:id="68" w:author="Emeline Jamoul" w:date="2026-02-09T16:33:00Z" w16du:dateUtc="2026-02-09T12:33:00Z">
                <w:r w:rsidRPr="005E5E09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 xml:space="preserve"> </w:delText>
                </w:r>
                <w:r w:rsidRPr="005E5E09" w:rsidDel="00FC6AD5">
                  <w:rPr>
                    <w:rStyle w:val="tlid-translation"/>
                    <w:rFonts w:ascii="Arial" w:hAnsi="Arial" w:cs="Arial"/>
                    <w:sz w:val="20"/>
                    <w:szCs w:val="20"/>
                    <w:lang w:val="fr-FR"/>
                  </w:rPr>
                  <w:delText>et la</w:delText>
                </w:r>
                <w:r w:rsidRPr="005E5E09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 xml:space="preserve"> Assurance </w:delText>
                </w:r>
              </w:del>
            </w:ins>
            <w:ins w:id="69" w:author="Uy, Eleanor" w:date="2021-03-16T18:15:00Z">
              <w:del w:id="70" w:author="Emeline Jamoul" w:date="2026-02-09T16:33:00Z" w16du:dateUtc="2026-02-09T12:33:00Z">
                <w:r w:rsidR="00821000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>v</w:delText>
                </w:r>
              </w:del>
            </w:ins>
            <w:ins w:id="71" w:author="Uy, Eleanor" w:date="2021-02-19T15:01:00Z">
              <w:del w:id="72" w:author="Emeline Jamoul" w:date="2026-02-09T16:33:00Z" w16du:dateUtc="2026-02-09T12:33:00Z">
                <w:r w:rsidRPr="005E5E09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>oyage Premier</w:delText>
                </w:r>
              </w:del>
              <w:r w:rsidRPr="005E5E09">
                <w:rPr>
                  <w:rStyle w:val="tlid-translation"/>
                  <w:rFonts w:ascii="Arial" w:hAnsi="Arial" w:cs="Arial"/>
                  <w:sz w:val="20"/>
                  <w:szCs w:val="20"/>
                  <w:lang w:val="fr-FR"/>
                </w:rPr>
                <w:t>.</w:t>
              </w:r>
            </w:ins>
          </w:p>
          <w:p w14:paraId="447A4CF7" w14:textId="77777777" w:rsidR="005E5E09" w:rsidRPr="00B17259" w:rsidRDefault="005E5E09" w:rsidP="00B17259">
            <w:pPr>
              <w:pStyle w:val="ListParagraph"/>
              <w:numPr>
                <w:ilvl w:val="0"/>
                <w:numId w:val="12"/>
              </w:numPr>
              <w:jc w:val="both"/>
              <w:rPr>
                <w:ins w:id="73" w:author="Uy, Eleanor" w:date="2021-02-19T15:01:00Z"/>
                <w:rFonts w:ascii="Arial" w:hAnsi="Arial" w:cs="Arial"/>
                <w:sz w:val="20"/>
                <w:szCs w:val="20"/>
                <w:lang w:val="fr-FR"/>
              </w:rPr>
            </w:pPr>
            <w:ins w:id="74" w:author="Uy, Eleanor" w:date="2021-02-19T15:01:00Z">
              <w:r w:rsidRPr="005E5E09">
                <w:rPr>
                  <w:rStyle w:val="tlid-translation"/>
                  <w:rFonts w:ascii="Arial" w:hAnsi="Arial" w:cs="Arial"/>
                  <w:sz w:val="20"/>
                  <w:szCs w:val="20"/>
                  <w:lang w:val="fr-FR"/>
                </w:rPr>
                <w:t>L</w:t>
              </w:r>
              <w:del w:id="75" w:author="Emeline Jamoul" w:date="2026-02-09T16:34:00Z" w16du:dateUtc="2026-02-09T12:34:00Z">
                <w:r w:rsidRPr="005E5E09" w:rsidDel="00FC6AD5">
                  <w:rPr>
                    <w:rStyle w:val="tlid-translation"/>
                    <w:rFonts w:ascii="Arial" w:hAnsi="Arial" w:cs="Arial"/>
                    <w:sz w:val="20"/>
                    <w:szCs w:val="20"/>
                    <w:lang w:val="fr-FR"/>
                  </w:rPr>
                  <w:delText xml:space="preserve">e </w:delText>
                </w:r>
              </w:del>
            </w:ins>
            <w:ins w:id="76" w:author="Emeline Jamoul" w:date="2026-02-09T16:34:00Z" w16du:dateUtc="2026-02-09T12:34:00Z">
              <w:r w:rsidR="00FC6AD5">
                <w:rPr>
                  <w:rStyle w:val="tlid-translation"/>
                  <w:rFonts w:ascii="Arial" w:hAnsi="Arial" w:cs="Arial"/>
                  <w:sz w:val="20"/>
                  <w:szCs w:val="20"/>
                  <w:lang w:val="fr-FR"/>
                </w:rPr>
                <w:t>‘</w:t>
              </w:r>
            </w:ins>
            <w:ins w:id="77" w:author="Uy, Eleanor" w:date="2021-02-19T15:01:00Z">
              <w:r w:rsidRPr="00C62777">
                <w:rPr>
                  <w:rStyle w:val="tlid-translation"/>
                  <w:rFonts w:ascii="Arial" w:hAnsi="Arial" w:cs="Arial"/>
                  <w:b/>
                  <w:bCs/>
                  <w:sz w:val="20"/>
                  <w:szCs w:val="20"/>
                  <w:lang w:val="fr-FR"/>
                </w:rPr>
                <w:t xml:space="preserve">Assurance Protection </w:t>
              </w:r>
              <w:del w:id="78" w:author="Emeline Jamoul" w:date="2026-02-09T16:34:00Z" w16du:dateUtc="2026-02-09T12:34:00Z">
                <w:r w:rsidRPr="00C62777" w:rsidDel="00FC6AD5">
                  <w:rPr>
                    <w:rStyle w:val="tlid-translation"/>
                    <w:rFonts w:ascii="Arial" w:hAnsi="Arial" w:cs="Arial"/>
                    <w:sz w:val="20"/>
                    <w:szCs w:val="20"/>
                    <w:lang w:val="fr-FR"/>
                  </w:rPr>
                  <w:delText>et</w:delText>
                </w:r>
                <w:r w:rsidRPr="00C62777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 xml:space="preserve"> </w:delText>
                </w:r>
                <w:r w:rsidRPr="00C62777" w:rsidDel="00FC6AD5">
                  <w:rPr>
                    <w:rStyle w:val="tlid-translation"/>
                    <w:rFonts w:ascii="Arial" w:hAnsi="Arial" w:cs="Arial"/>
                    <w:sz w:val="20"/>
                    <w:szCs w:val="20"/>
                    <w:lang w:val="fr-FR"/>
                  </w:rPr>
                  <w:delText>la</w:delText>
                </w:r>
                <w:r w:rsidRPr="00C62777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 xml:space="preserve"> Assurance </w:delText>
                </w:r>
              </w:del>
            </w:ins>
            <w:ins w:id="79" w:author="Uy, Eleanor" w:date="2021-03-16T18:16:00Z">
              <w:del w:id="80" w:author="Emeline Jamoul" w:date="2026-02-09T16:34:00Z" w16du:dateUtc="2026-02-09T12:34:00Z">
                <w:r w:rsidR="007D6727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>v</w:delText>
                </w:r>
              </w:del>
            </w:ins>
            <w:ins w:id="81" w:author="Uy, Eleanor" w:date="2021-02-19T15:01:00Z">
              <w:del w:id="82" w:author="Emeline Jamoul" w:date="2026-02-09T16:34:00Z" w16du:dateUtc="2026-02-09T12:34:00Z">
                <w:r w:rsidRPr="00C62777" w:rsidDel="00FC6AD5">
                  <w:rPr>
                    <w:rStyle w:val="tlid-translation"/>
                    <w:rFonts w:ascii="Arial" w:hAnsi="Arial" w:cs="Arial"/>
                    <w:b/>
                    <w:bCs/>
                    <w:sz w:val="20"/>
                    <w:szCs w:val="20"/>
                    <w:lang w:val="fr-FR"/>
                  </w:rPr>
                  <w:delText>oyage Premier</w:delText>
                </w:r>
                <w:r w:rsidRPr="00702958" w:rsidDel="00FC6AD5">
                  <w:rPr>
                    <w:rStyle w:val="tlid-translation"/>
                    <w:rFonts w:ascii="Arial" w:hAnsi="Arial" w:cs="Arial"/>
                    <w:sz w:val="20"/>
                    <w:szCs w:val="20"/>
                    <w:lang w:val="fr-FR"/>
                  </w:rPr>
                  <w:delText xml:space="preserve"> </w:delText>
                </w:r>
              </w:del>
              <w:r w:rsidRPr="00702958">
                <w:rPr>
                  <w:rStyle w:val="tlid-translation"/>
                  <w:rFonts w:ascii="Arial" w:hAnsi="Arial" w:cs="Arial"/>
                  <w:sz w:val="20"/>
                  <w:szCs w:val="20"/>
                  <w:lang w:val="fr-FR"/>
                </w:rPr>
                <w:t>couvre</w:t>
              </w:r>
              <w:del w:id="83" w:author="Emeline Jamoul" w:date="2026-02-09T16:34:00Z" w16du:dateUtc="2026-02-09T12:34:00Z">
                <w:r w:rsidRPr="00702958" w:rsidDel="00FC6AD5">
                  <w:rPr>
                    <w:rStyle w:val="tlid-translation"/>
                    <w:rFonts w:ascii="Arial" w:hAnsi="Arial" w:cs="Arial"/>
                    <w:sz w:val="20"/>
                    <w:szCs w:val="20"/>
                    <w:lang w:val="fr-FR"/>
                  </w:rPr>
                  <w:delText>nt</w:delText>
                </w:r>
              </w:del>
              <w:r w:rsidRPr="00702958">
                <w:rPr>
                  <w:rStyle w:val="tlid-translation"/>
                  <w:rFonts w:ascii="Arial" w:hAnsi="Arial" w:cs="Arial"/>
                  <w:sz w:val="20"/>
                  <w:szCs w:val="20"/>
                  <w:lang w:val="fr-FR"/>
                </w:rPr>
                <w:t xml:space="preserve"> jusqu'à </w:t>
              </w:r>
              <w:r w:rsidRPr="00702958">
                <w:rPr>
                  <w:rStyle w:val="tlid-translation"/>
                  <w:rFonts w:ascii="Arial" w:hAnsi="Arial" w:cs="Arial"/>
                  <w:b/>
                  <w:bCs/>
                  <w:sz w:val="20"/>
                  <w:szCs w:val="20"/>
                  <w:lang w:val="fr-FR"/>
                </w:rPr>
                <w:t xml:space="preserve">175 000 € </w:t>
              </w:r>
              <w:r w:rsidRPr="00702958">
                <w:rPr>
                  <w:rStyle w:val="tlid-translation"/>
                  <w:rFonts w:ascii="Arial" w:hAnsi="Arial" w:cs="Arial"/>
                  <w:sz w:val="20"/>
                  <w:szCs w:val="20"/>
                  <w:lang w:val="fr-FR"/>
                </w:rPr>
                <w:t xml:space="preserve">au total pour les </w:t>
              </w:r>
              <w:r w:rsidRPr="00D458AE">
                <w:rPr>
                  <w:rStyle w:val="tlid-translation"/>
                  <w:rFonts w:ascii="Arial" w:hAnsi="Arial" w:cs="Arial"/>
                  <w:b/>
                  <w:bCs/>
                  <w:sz w:val="20"/>
                  <w:szCs w:val="20"/>
                  <w:lang w:val="fr-FR"/>
                </w:rPr>
                <w:t>frais médicaux d'urgence</w:t>
              </w:r>
              <w:r w:rsidRPr="00D458AE">
                <w:rPr>
                  <w:rStyle w:val="tlid-translation"/>
                  <w:rFonts w:ascii="Arial" w:hAnsi="Arial" w:cs="Arial"/>
                  <w:sz w:val="20"/>
                  <w:szCs w:val="20"/>
                  <w:lang w:val="fr-FR"/>
                </w:rPr>
                <w:t xml:space="preserve"> </w:t>
              </w:r>
              <w:r w:rsidRPr="005E5E09">
                <w:rPr>
                  <w:rStyle w:val="tlid-translation"/>
                  <w:rFonts w:ascii="Arial" w:hAnsi="Arial" w:cs="Arial"/>
                  <w:b/>
                  <w:bCs/>
                  <w:sz w:val="20"/>
                  <w:szCs w:val="20"/>
                  <w:lang w:val="fr-FR"/>
                </w:rPr>
                <w:t>B1 et B2</w:t>
              </w:r>
            </w:ins>
            <w:ins w:id="84" w:author="Francis Auquier" w:date="2026-02-11T12:22:00Z" w16du:dateUtc="2026-02-11T11:22:00Z">
              <w:r w:rsidR="003075BE">
                <w:rPr>
                  <w:rStyle w:val="tlid-translation"/>
                  <w:rFonts w:ascii="Arial" w:hAnsi="Arial" w:cs="Arial"/>
                  <w:b/>
                  <w:bCs/>
                  <w:sz w:val="20"/>
                  <w:szCs w:val="20"/>
                  <w:lang w:val="fr-FR"/>
                </w:rPr>
                <w:t>, y compris l’</w:t>
              </w:r>
            </w:ins>
            <w:ins w:id="85" w:author="Uy, Eleanor" w:date="2021-02-19T15:01:00Z">
              <w:del w:id="86" w:author="Francis Auquier" w:date="2026-02-11T12:22:00Z" w16du:dateUtc="2026-02-11T11:22:00Z">
                <w:r w:rsidRPr="005E5E09" w:rsidDel="003075BE">
                  <w:rPr>
                    <w:rStyle w:val="tlid-translation"/>
                    <w:rFonts w:ascii="Arial" w:hAnsi="Arial" w:cs="Arial"/>
                    <w:sz w:val="20"/>
                    <w:szCs w:val="20"/>
                    <w:lang w:val="fr-FR"/>
                  </w:rPr>
                  <w:delText xml:space="preserve"> - </w:delText>
                </w:r>
              </w:del>
              <w:r w:rsidRPr="005E5E09">
                <w:rPr>
                  <w:rStyle w:val="tlid-translation"/>
                  <w:rFonts w:ascii="Arial" w:hAnsi="Arial" w:cs="Arial"/>
                  <w:b/>
                  <w:bCs/>
                  <w:sz w:val="20"/>
                  <w:szCs w:val="20"/>
                  <w:lang w:val="fr-FR"/>
                </w:rPr>
                <w:t>évacuation médicale d'urgence et rapatriement</w:t>
              </w:r>
              <w:r w:rsidRPr="005E5E09">
                <w:rPr>
                  <w:rStyle w:val="tlid-translation"/>
                  <w:rFonts w:ascii="Arial" w:hAnsi="Arial" w:cs="Arial"/>
                  <w:sz w:val="20"/>
                  <w:szCs w:val="20"/>
                  <w:lang w:val="fr-FR"/>
                </w:rPr>
                <w:t xml:space="preserve"> si une personne assurée reçoit un diagnostic de COVID-19 pendant son voyage.</w:t>
              </w:r>
            </w:ins>
          </w:p>
          <w:p w14:paraId="22E78350" w14:textId="77777777" w:rsidR="00623EE1" w:rsidRPr="00623EE1" w:rsidRDefault="00623EE1" w:rsidP="00623EE1">
            <w:pPr>
              <w:pStyle w:val="ListParagraph"/>
              <w:numPr>
                <w:ilvl w:val="0"/>
                <w:numId w:val="12"/>
              </w:numPr>
              <w:rPr>
                <w:rFonts w:ascii="Arial" w:eastAsia="Arial" w:hAnsi="Arial" w:cs="Arial"/>
                <w:sz w:val="20"/>
                <w:szCs w:val="20"/>
                <w:lang w:val="fr-FR"/>
              </w:rPr>
            </w:pPr>
            <w:r w:rsidRPr="00623EE1">
              <w:rPr>
                <w:rFonts w:ascii="Arial" w:hAnsi="Arial" w:cs="Arial"/>
                <w:sz w:val="20"/>
                <w:szCs w:val="20"/>
                <w:lang w:val="fr-FR"/>
              </w:rPr>
              <w:t>La liste complète des conditions d’éligibilité figure dans le texte de votre police.</w:t>
            </w:r>
          </w:p>
        </w:tc>
      </w:tr>
    </w:tbl>
    <w:p w14:paraId="3003904B" w14:textId="77777777" w:rsidR="00623EE1" w:rsidRDefault="00623EE1" w:rsidP="00B328ED">
      <w:pPr>
        <w:spacing w:after="0" w:line="240" w:lineRule="auto"/>
        <w:rPr>
          <w:rFonts w:ascii="Arial" w:eastAsia="Arial" w:hAnsi="Arial" w:cs="Arial"/>
          <w:sz w:val="20"/>
          <w:szCs w:val="20"/>
          <w:lang w:val="fr-FR"/>
        </w:rPr>
      </w:pPr>
    </w:p>
    <w:p w14:paraId="13C365D0" w14:textId="77777777" w:rsidR="00B94C32" w:rsidRPr="00B17259" w:rsidRDefault="00B94C32" w:rsidP="00B328ED">
      <w:pPr>
        <w:spacing w:after="0" w:line="240" w:lineRule="auto"/>
        <w:rPr>
          <w:rFonts w:ascii="Arial" w:eastAsia="Arial" w:hAnsi="Arial" w:cs="Arial"/>
          <w:b/>
          <w:color w:val="002060"/>
          <w:sz w:val="24"/>
          <w:szCs w:val="24"/>
          <w:lang w:val="fr-FR"/>
        </w:rPr>
      </w:pPr>
      <w:r w:rsidRPr="00B17259">
        <w:rPr>
          <w:rFonts w:ascii="Arial" w:eastAsia="Arial" w:hAnsi="Arial" w:cs="Arial"/>
          <w:b/>
          <w:color w:val="002060"/>
          <w:sz w:val="24"/>
          <w:szCs w:val="24"/>
          <w:lang w:val="fr-FR"/>
        </w:rPr>
        <w:t>Coordonnées IMPORTANTES</w:t>
      </w:r>
    </w:p>
    <w:p w14:paraId="4A25AADD" w14:textId="77777777" w:rsidR="000D54CA" w:rsidRPr="00B328ED" w:rsidRDefault="00B328ED" w:rsidP="000D54CA">
      <w:pPr>
        <w:spacing w:after="0" w:line="240" w:lineRule="auto"/>
        <w:rPr>
          <w:rFonts w:ascii="Arial" w:eastAsia="Arial" w:hAnsi="Arial" w:cs="Arial"/>
          <w:sz w:val="20"/>
          <w:szCs w:val="20"/>
          <w:lang w:val="fr-FR"/>
        </w:rPr>
      </w:pPr>
      <w:r w:rsidRPr="00B328ED">
        <w:rPr>
          <w:rFonts w:ascii="Arial" w:eastAsia="Arial" w:hAnsi="Arial" w:cs="Arial"/>
          <w:sz w:val="20"/>
          <w:szCs w:val="20"/>
          <w:lang w:val="fr-FR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2"/>
        <w:gridCol w:w="6892"/>
      </w:tblGrid>
      <w:tr w:rsidR="00623EE1" w:rsidRPr="00852EC8" w14:paraId="5ABFD063" w14:textId="77777777" w:rsidTr="12964D79">
        <w:tc>
          <w:tcPr>
            <w:tcW w:w="3794" w:type="dxa"/>
          </w:tcPr>
          <w:p w14:paraId="2218B302" w14:textId="77777777" w:rsidR="00623EE1" w:rsidRPr="00B17259" w:rsidRDefault="00623EE1" w:rsidP="00623EE1">
            <w:pPr>
              <w:rPr>
                <w:rFonts w:ascii="Arial" w:eastAsia="Arial" w:hAnsi="Arial" w:cs="Arial"/>
                <w:b/>
                <w:color w:val="002060"/>
                <w:sz w:val="24"/>
                <w:szCs w:val="24"/>
                <w:lang w:val="fr-FR"/>
              </w:rPr>
            </w:pPr>
            <w:r w:rsidRPr="00B17259">
              <w:rPr>
                <w:rFonts w:ascii="Arial" w:eastAsia="Arial" w:hAnsi="Arial" w:cs="Arial"/>
                <w:b/>
                <w:color w:val="002060"/>
                <w:sz w:val="24"/>
                <w:szCs w:val="24"/>
                <w:lang w:val="fr-FR"/>
              </w:rPr>
              <w:t xml:space="preserve">A qui m’adresser en cas de question relative à la </w:t>
            </w:r>
            <w:proofErr w:type="gramStart"/>
            <w:r w:rsidRPr="00B17259">
              <w:rPr>
                <w:rFonts w:ascii="Arial" w:eastAsia="Arial" w:hAnsi="Arial" w:cs="Arial"/>
                <w:b/>
                <w:color w:val="002060"/>
                <w:sz w:val="24"/>
                <w:szCs w:val="24"/>
                <w:lang w:val="fr-FR"/>
              </w:rPr>
              <w:t>police?</w:t>
            </w:r>
            <w:proofErr w:type="gramEnd"/>
            <w:r w:rsidRPr="00B17259">
              <w:rPr>
                <w:rFonts w:ascii="Arial" w:eastAsia="Arial" w:hAnsi="Arial" w:cs="Arial"/>
                <w:b/>
                <w:color w:val="002060"/>
                <w:sz w:val="24"/>
                <w:szCs w:val="24"/>
                <w:lang w:val="fr-FR"/>
              </w:rPr>
              <w:t xml:space="preserve"> </w:t>
            </w:r>
          </w:p>
          <w:p w14:paraId="28981B96" w14:textId="77777777" w:rsidR="00623EE1" w:rsidRPr="00B17259" w:rsidRDefault="00623EE1" w:rsidP="00B328ED">
            <w:pPr>
              <w:rPr>
                <w:rFonts w:ascii="Arial" w:eastAsia="Arial" w:hAnsi="Arial" w:cs="Arial"/>
                <w:b/>
                <w:color w:val="002060"/>
                <w:sz w:val="24"/>
                <w:szCs w:val="24"/>
                <w:lang w:val="fr-FR"/>
              </w:rPr>
            </w:pPr>
          </w:p>
        </w:tc>
        <w:tc>
          <w:tcPr>
            <w:tcW w:w="7006" w:type="dxa"/>
          </w:tcPr>
          <w:p w14:paraId="6E670462" w14:textId="77777777" w:rsidR="00623EE1" w:rsidRPr="003075BE" w:rsidRDefault="00623EE1" w:rsidP="002A6C60">
            <w:pPr>
              <w:rPr>
                <w:rFonts w:ascii="Arial" w:eastAsia="Arial" w:hAnsi="Arial" w:cs="Arial"/>
                <w:sz w:val="20"/>
                <w:szCs w:val="20"/>
                <w:lang w:val="fr-FR"/>
              </w:rPr>
            </w:pPr>
            <w:r w:rsidRPr="003075BE">
              <w:rPr>
                <w:rFonts w:ascii="Arial" w:eastAsia="Arial" w:hAnsi="Arial" w:cs="Arial"/>
                <w:sz w:val="20"/>
                <w:szCs w:val="20"/>
                <w:lang w:val="fr-FR"/>
              </w:rPr>
              <w:t xml:space="preserve">Pour toute question, merci de nous appeler au </w:t>
            </w:r>
            <w:proofErr w:type="spellStart"/>
            <w:ins w:id="87" w:author="Kitchens, Darcy" w:date="2026-02-19T16:28:00Z" w16du:dateUtc="2026-02-19T22:28:00Z">
              <w:r w:rsidR="001709EA" w:rsidRPr="00002745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t>au</w:t>
              </w:r>
              <w:proofErr w:type="spellEnd"/>
              <w:r w:rsidR="001709EA" w:rsidRPr="00002745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t xml:space="preserve"> </w:t>
              </w:r>
              <w:r w:rsidR="001709EA" w:rsidRPr="0042484E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t xml:space="preserve">+32 (0)3 456 03 34 </w:t>
              </w:r>
            </w:ins>
            <w:del w:id="88" w:author="Kitchens, Darcy" w:date="2026-02-19T16:28:00Z" w16du:dateUtc="2026-02-19T22:28:00Z">
              <w:r w:rsidRPr="003075BE" w:rsidDel="001709EA">
                <w:rPr>
                  <w:rFonts w:ascii="Arial" w:eastAsia="Arial" w:hAnsi="Arial" w:cs="Arial"/>
                  <w:sz w:val="20"/>
                  <w:szCs w:val="20"/>
                  <w:lang w:val="fr-FR"/>
                  <w:rPrChange w:id="89" w:author="Francis Auquier" w:date="2026-02-11T12:24:00Z" w16du:dateUtc="2026-02-11T11:24:00Z">
                    <w:rPr>
                      <w:rFonts w:ascii="Arial" w:eastAsia="Arial" w:hAnsi="Arial" w:cs="Arial"/>
                      <w:b/>
                      <w:sz w:val="20"/>
                      <w:szCs w:val="20"/>
                      <w:lang w:val="fr-FR"/>
                    </w:rPr>
                  </w:rPrChange>
                </w:rPr>
                <w:delText xml:space="preserve">{Policy Enquiries Phone} </w:delText>
              </w:r>
            </w:del>
            <w:r w:rsidRPr="003075BE">
              <w:rPr>
                <w:rFonts w:ascii="Arial" w:eastAsia="Arial" w:hAnsi="Arial" w:cs="Arial"/>
                <w:sz w:val="20"/>
                <w:szCs w:val="20"/>
                <w:lang w:val="fr-FR"/>
              </w:rPr>
              <w:t xml:space="preserve">entre </w:t>
            </w:r>
            <w:ins w:id="90" w:author="Kitchens, Darcy" w:date="2026-02-19T16:29:00Z" w16du:dateUtc="2026-02-19T22:29:00Z">
              <w:r w:rsidR="003D089F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t xml:space="preserve">du lundi au vendredi de 9h </w:t>
              </w:r>
              <w:r w:rsidR="003D089F" w:rsidRPr="00E32DEB">
                <w:rPr>
                  <w:rFonts w:ascii="Arial" w:eastAsia="Arial" w:hAnsi="Arial" w:cs="Arial"/>
                  <w:iCs/>
                  <w:sz w:val="20"/>
                  <w:szCs w:val="20"/>
                  <w:lang w:val="fr-FR"/>
                </w:rPr>
                <w:t>à</w:t>
              </w:r>
              <w:r w:rsidR="003D089F">
                <w:rPr>
                  <w:rFonts w:ascii="Arial" w:eastAsia="Arial" w:hAnsi="Arial" w:cs="Arial"/>
                  <w:iCs/>
                  <w:sz w:val="20"/>
                  <w:szCs w:val="20"/>
                  <w:lang w:val="fr-FR"/>
                </w:rPr>
                <w:t xml:space="preserve"> 17h</w:t>
              </w:r>
              <w:r w:rsidR="003D089F" w:rsidRPr="00002745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t xml:space="preserve"> </w:t>
              </w:r>
            </w:ins>
            <w:del w:id="91" w:author="Kitchens, Darcy" w:date="2026-02-19T16:29:00Z" w16du:dateUtc="2026-02-19T22:29:00Z">
              <w:r w:rsidRPr="003075BE" w:rsidDel="003D089F">
                <w:rPr>
                  <w:rFonts w:ascii="Arial" w:eastAsia="Arial" w:hAnsi="Arial" w:cs="Arial"/>
                  <w:sz w:val="20"/>
                  <w:szCs w:val="20"/>
                  <w:lang w:val="fr-FR"/>
                  <w:rPrChange w:id="92" w:author="Francis Auquier" w:date="2026-02-11T12:24:00Z" w16du:dateUtc="2026-02-11T11:24:00Z">
                    <w:rPr>
                      <w:rFonts w:ascii="Arial" w:eastAsia="Arial" w:hAnsi="Arial" w:cs="Arial"/>
                      <w:b/>
                      <w:sz w:val="20"/>
                      <w:szCs w:val="20"/>
                      <w:lang w:val="fr-FR"/>
                    </w:rPr>
                  </w:rPrChange>
                </w:rPr>
                <w:delText>{Operating Hours &amp; Days of the week}</w:delText>
              </w:r>
              <w:r w:rsidRPr="003075BE" w:rsidDel="003D089F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delText xml:space="preserve"> </w:delText>
              </w:r>
            </w:del>
            <w:del w:id="93" w:author="Francis Auquier" w:date="2026-02-11T12:23:00Z" w16du:dateUtc="2026-02-11T11:23:00Z">
              <w:r w:rsidRPr="003075BE" w:rsidDel="003075BE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delText xml:space="preserve">Ou </w:delText>
              </w:r>
            </w:del>
            <w:ins w:id="94" w:author="Francis Auquier" w:date="2026-02-11T12:23:00Z" w16du:dateUtc="2026-02-11T11:23:00Z">
              <w:r w:rsidR="003075BE" w:rsidRPr="003075BE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t xml:space="preserve">ou </w:t>
              </w:r>
            </w:ins>
            <w:ins w:id="95" w:author="Francis Auquier" w:date="2026-02-11T13:16:00Z" w16du:dateUtc="2026-02-11T12:16:00Z">
              <w:r w:rsidR="006F29B8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t>d</w:t>
              </w:r>
              <w:r w:rsidR="006F29B8" w:rsidRPr="00B17259">
                <w:rPr>
                  <w:rFonts w:eastAsia="Arial"/>
                  <w:sz w:val="20"/>
                  <w:szCs w:val="20"/>
                  <w:lang w:val="fr-FR"/>
                </w:rPr>
                <w:t xml:space="preserve">e </w:t>
              </w:r>
            </w:ins>
            <w:r w:rsidRPr="003075BE">
              <w:rPr>
                <w:rFonts w:ascii="Arial" w:eastAsia="Arial" w:hAnsi="Arial" w:cs="Arial"/>
                <w:sz w:val="20"/>
                <w:szCs w:val="20"/>
                <w:lang w:val="fr-FR"/>
              </w:rPr>
              <w:t xml:space="preserve">nous adresser un courriel </w:t>
            </w:r>
            <w:ins w:id="96" w:author="Kitchens, Darcy" w:date="2026-02-19T16:29:00Z" w16du:dateUtc="2026-02-19T22:29:00Z">
              <w:r w:rsidR="002A6C60" w:rsidRPr="00CF24D5">
                <w:rPr>
                  <w:rFonts w:ascii="Arial" w:eastAsia="Arial" w:hAnsi="Arial" w:cs="Arial"/>
                  <w:sz w:val="20"/>
                  <w:szCs w:val="20"/>
                </w:rPr>
                <w:fldChar w:fldCharType="begin"/>
              </w:r>
              <w:r w:rsidR="002A6C60" w:rsidRPr="0042484E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instrText>HYPERLINK "mailto:expedia@cs.covermoreeurope.com" \o "mailto:expedia@cs.covermoreeurope.com" \t "_blank"</w:instrText>
              </w:r>
              <w:r w:rsidR="002A6C60" w:rsidRPr="00CF24D5">
                <w:rPr>
                  <w:rFonts w:ascii="Arial" w:eastAsia="Arial" w:hAnsi="Arial" w:cs="Arial"/>
                  <w:sz w:val="20"/>
                  <w:szCs w:val="20"/>
                </w:rPr>
              </w:r>
              <w:r w:rsidR="002A6C60" w:rsidRPr="00CF24D5">
                <w:rPr>
                  <w:rFonts w:ascii="Arial" w:eastAsia="Arial" w:hAnsi="Arial" w:cs="Arial"/>
                  <w:sz w:val="20"/>
                  <w:szCs w:val="20"/>
                </w:rPr>
                <w:fldChar w:fldCharType="separate"/>
              </w:r>
              <w:r w:rsidR="002A6C60" w:rsidRPr="0042484E">
                <w:rPr>
                  <w:rStyle w:val="Hyperlink"/>
                  <w:rFonts w:ascii="Arial" w:eastAsia="Arial" w:hAnsi="Arial" w:cs="Arial"/>
                  <w:sz w:val="20"/>
                  <w:szCs w:val="20"/>
                  <w:lang w:val="fr-FR"/>
                </w:rPr>
                <w:t>expedia@cs.covermoreeurope.com</w:t>
              </w:r>
              <w:r w:rsidR="002A6C60" w:rsidRPr="00CF24D5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fldChar w:fldCharType="end"/>
              </w:r>
              <w:r w:rsidR="002A6C60" w:rsidRPr="00002745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t>.</w:t>
              </w:r>
            </w:ins>
            <w:del w:id="97" w:author="Kitchens, Darcy" w:date="2026-02-19T16:29:00Z" w16du:dateUtc="2026-02-19T22:29:00Z">
              <w:r w:rsidRPr="002A6C60" w:rsidDel="002A6C60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delText xml:space="preserve"> </w:delText>
              </w:r>
              <w:r w:rsidRPr="002A6C60" w:rsidDel="002A6C60">
                <w:rPr>
                  <w:rFonts w:ascii="Arial" w:eastAsia="Arial" w:hAnsi="Arial" w:cs="Arial"/>
                  <w:sz w:val="20"/>
                  <w:szCs w:val="20"/>
                  <w:lang w:val="fr-FR"/>
                  <w:rPrChange w:id="98" w:author="Kitchens, Darcy" w:date="2026-02-19T16:30:00Z" w16du:dateUtc="2026-02-19T22:30:00Z">
                    <w:rPr>
                      <w:rFonts w:ascii="Arial" w:eastAsia="Arial" w:hAnsi="Arial" w:cs="Arial"/>
                      <w:b/>
                      <w:sz w:val="20"/>
                      <w:szCs w:val="20"/>
                      <w:lang w:val="fr-FR"/>
                    </w:rPr>
                  </w:rPrChange>
                </w:rPr>
                <w:delText>{Policy Enquiries Email}</w:delText>
              </w:r>
            </w:del>
            <w:ins w:id="99" w:author="Francis Auquier" w:date="2026-02-11T13:27:00Z" w16du:dateUtc="2026-02-11T12:27:00Z">
              <w:del w:id="100" w:author="Kitchens, Darcy" w:date="2026-02-19T16:29:00Z" w16du:dateUtc="2026-02-19T22:29:00Z">
                <w:r w:rsidR="007E7660" w:rsidRPr="002A6C60" w:rsidDel="002A6C60">
                  <w:rPr>
                    <w:rFonts w:ascii="Arial" w:eastAsia="Arial" w:hAnsi="Arial" w:cs="Arial"/>
                    <w:sz w:val="20"/>
                    <w:szCs w:val="20"/>
                    <w:lang w:val="fr-FR"/>
                  </w:rPr>
                  <w:delText>.</w:delText>
                </w:r>
                <w:r w:rsidR="007E7660" w:rsidRPr="002A6C60" w:rsidDel="002A6C60">
                  <w:rPr>
                    <w:rFonts w:eastAsia="Arial"/>
                    <w:sz w:val="20"/>
                    <w:szCs w:val="20"/>
                    <w:lang w:val="fr-FR"/>
                    <w:rPrChange w:id="101" w:author="Kitchens, Darcy" w:date="2026-02-19T16:30:00Z" w16du:dateUtc="2026-02-19T22:30:00Z">
                      <w:rPr>
                        <w:rFonts w:eastAsia="Arial"/>
                      </w:rPr>
                    </w:rPrChange>
                  </w:rPr>
                  <w:delText xml:space="preserve"> </w:delText>
                </w:r>
              </w:del>
              <w:r w:rsidR="007E7660" w:rsidRPr="00B17259">
                <w:rPr>
                  <w:rFonts w:eastAsia="Arial"/>
                  <w:sz w:val="20"/>
                  <w:szCs w:val="20"/>
                </w:rPr>
                <w:t xml:space="preserve">Vous </w:t>
              </w:r>
              <w:proofErr w:type="spellStart"/>
              <w:r w:rsidR="007E7660" w:rsidRPr="00B17259">
                <w:rPr>
                  <w:rFonts w:eastAsia="Arial"/>
                  <w:sz w:val="20"/>
                  <w:szCs w:val="20"/>
                </w:rPr>
                <w:t>pouvez</w:t>
              </w:r>
              <w:proofErr w:type="spellEnd"/>
              <w:r w:rsidR="007E7660" w:rsidRPr="00B17259">
                <w:rPr>
                  <w:rFonts w:eastAsia="Arial"/>
                  <w:sz w:val="20"/>
                  <w:szCs w:val="20"/>
                </w:rPr>
                <w:t xml:space="preserve"> </w:t>
              </w:r>
              <w:proofErr w:type="spellStart"/>
              <w:r w:rsidR="007E7660" w:rsidRPr="00B17259">
                <w:rPr>
                  <w:rFonts w:eastAsia="Arial"/>
                  <w:sz w:val="20"/>
                  <w:szCs w:val="20"/>
                </w:rPr>
                <w:t>également</w:t>
              </w:r>
              <w:proofErr w:type="spellEnd"/>
              <w:r w:rsidR="007E7660" w:rsidRPr="00B17259">
                <w:rPr>
                  <w:rFonts w:eastAsia="Arial"/>
                  <w:sz w:val="20"/>
                  <w:szCs w:val="20"/>
                </w:rPr>
                <w:t xml:space="preserve"> </w:t>
              </w:r>
            </w:ins>
            <w:del w:id="102" w:author="Francis Auquier" w:date="2026-02-11T12:23:00Z" w16du:dateUtc="2026-02-11T11:23:00Z">
              <w:r w:rsidRPr="002A6C60" w:rsidDel="003075BE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delText xml:space="preserve"> </w:delText>
              </w:r>
            </w:del>
            <w:ins w:id="103" w:author="Emeline Jamoul" w:date="2026-02-09T16:34:00Z" w16du:dateUtc="2026-02-09T12:34:00Z">
              <w:del w:id="104" w:author="Francis Auquier" w:date="2026-02-11T12:23:00Z" w16du:dateUtc="2026-02-11T11:23:00Z">
                <w:r w:rsidR="00FC6AD5" w:rsidRPr="002A6C60" w:rsidDel="003075BE">
                  <w:rPr>
                    <w:rFonts w:ascii="Arial" w:eastAsia="Arial" w:hAnsi="Arial" w:cs="Arial"/>
                    <w:sz w:val="20"/>
                    <w:szCs w:val="20"/>
                    <w:lang w:val="fr-FR"/>
                  </w:rPr>
                  <w:delText xml:space="preserve">ou </w:delText>
                </w:r>
              </w:del>
            </w:ins>
            <w:ins w:id="105" w:author="Francis Auquier" w:date="2026-02-11T12:23:00Z" w16du:dateUtc="2026-02-11T11:23:00Z">
              <w:r w:rsidR="003075BE" w:rsidRPr="002A6C60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t>r</w:t>
              </w:r>
              <w:proofErr w:type="spellStart"/>
              <w:r w:rsidR="003075BE" w:rsidRPr="00B17259">
                <w:rPr>
                  <w:rFonts w:eastAsia="Arial"/>
                  <w:sz w:val="20"/>
                  <w:szCs w:val="20"/>
                </w:rPr>
                <w:t>emplir</w:t>
              </w:r>
              <w:proofErr w:type="spellEnd"/>
              <w:r w:rsidR="003075BE" w:rsidRPr="003075BE">
                <w:rPr>
                  <w:rFonts w:eastAsia="Arial"/>
                </w:rPr>
                <w:t xml:space="preserve"> </w:t>
              </w:r>
            </w:ins>
            <w:ins w:id="106" w:author="Emeline Jamoul" w:date="2026-02-09T16:34:00Z" w16du:dateUtc="2026-02-09T12:34:00Z">
              <w:del w:id="107" w:author="Francis Auquier" w:date="2026-02-11T12:23:00Z" w16du:dateUtc="2026-02-11T11:23:00Z">
                <w:r w:rsidR="00FC6AD5" w:rsidRPr="003075BE" w:rsidDel="003075BE">
                  <w:rPr>
                    <w:rFonts w:ascii="Arial" w:eastAsia="Arial" w:hAnsi="Arial" w:cs="Arial"/>
                    <w:sz w:val="20"/>
                    <w:szCs w:val="20"/>
                    <w:lang w:val="fr-FR"/>
                  </w:rPr>
                  <w:delText xml:space="preserve">compléter </w:delText>
                </w:r>
              </w:del>
              <w:r w:rsidR="00FC6AD5" w:rsidRPr="003075BE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t xml:space="preserve">notre formulaire en ligne </w:t>
              </w:r>
            </w:ins>
            <w:r w:rsidR="00FC6AD5" w:rsidRPr="003075BE">
              <w:fldChar w:fldCharType="begin"/>
            </w:r>
            <w:r w:rsidR="00FC6AD5" w:rsidRPr="00B17259">
              <w:rPr>
                <w:lang w:val="fr-BE"/>
              </w:rPr>
              <w:instrText xml:space="preserve">HYPERLINK "https://covermore-europe-expedia.zendesk.com/hc/" </w:instrText>
            </w:r>
            <w:r w:rsidR="00FC6AD5" w:rsidRPr="003075BE">
              <w:fldChar w:fldCharType="separate"/>
            </w:r>
            <w:ins w:id="108" w:author="Emeline Jamoul" w:date="2026-02-09T16:34:00Z" w16du:dateUtc="2026-02-09T12:34:00Z">
              <w:r w:rsidR="00FC6AD5" w:rsidRPr="00B17259">
                <w:rPr>
                  <w:rStyle w:val="Hyperlink"/>
                  <w:rFonts w:ascii="Arial" w:eastAsia="Arial" w:hAnsi="Arial" w:cs="Arial"/>
                  <w:sz w:val="20"/>
                  <w:szCs w:val="20"/>
                  <w:lang w:val="fr-BE"/>
                </w:rPr>
                <w:t>https://covermore-europe-expedia.zendesk.com/hc/</w:t>
              </w:r>
              <w:r w:rsidR="00FC6AD5" w:rsidRPr="003075BE">
                <w:fldChar w:fldCharType="end"/>
              </w:r>
            </w:ins>
            <w:ins w:id="109" w:author="Francis Auquier" w:date="2026-02-11T13:17:00Z" w16du:dateUtc="2026-02-11T12:17:00Z">
              <w:r w:rsidR="006F29B8">
                <w:t>,</w:t>
              </w:r>
            </w:ins>
            <w:r w:rsidRPr="003075BE">
              <w:rPr>
                <w:rFonts w:ascii="Arial" w:eastAsia="Arial" w:hAnsi="Arial" w:cs="Arial"/>
                <w:sz w:val="20"/>
                <w:szCs w:val="20"/>
                <w:lang w:val="fr-FR"/>
              </w:rPr>
              <w:t xml:space="preserve"> en indiquant votre Numéro de Police </w:t>
            </w:r>
            <w:r w:rsidRPr="003075BE">
              <w:rPr>
                <w:rFonts w:ascii="Arial" w:eastAsia="Arial" w:hAnsi="Arial" w:cs="Arial"/>
                <w:sz w:val="20"/>
                <w:szCs w:val="20"/>
                <w:lang w:val="fr-FR"/>
                <w:rPrChange w:id="110" w:author="Francis Auquier" w:date="2026-02-11T12:24:00Z" w16du:dateUtc="2026-02-11T11:24:00Z">
                  <w:rPr>
                    <w:rFonts w:ascii="Arial" w:eastAsia="Arial" w:hAnsi="Arial" w:cs="Arial"/>
                    <w:b/>
                    <w:sz w:val="20"/>
                    <w:szCs w:val="20"/>
                    <w:lang w:val="fr-FR"/>
                  </w:rPr>
                </w:rPrChange>
              </w:rPr>
              <w:t>{Policy Number}</w:t>
            </w:r>
            <w:r w:rsidRPr="003075BE">
              <w:rPr>
                <w:rFonts w:ascii="Arial" w:eastAsia="Arial" w:hAnsi="Arial" w:cs="Arial"/>
                <w:sz w:val="20"/>
                <w:szCs w:val="20"/>
                <w:lang w:val="fr-FR"/>
              </w:rPr>
              <w:t>.</w:t>
            </w:r>
            <w:del w:id="111" w:author="Francis Auquier" w:date="2026-02-11T12:24:00Z" w16du:dateUtc="2026-02-11T11:24:00Z">
              <w:r w:rsidRPr="003075BE" w:rsidDel="003075BE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delText xml:space="preserve"> </w:delText>
              </w:r>
            </w:del>
          </w:p>
          <w:p w14:paraId="01201AF7" w14:textId="77777777" w:rsidR="00623EE1" w:rsidRPr="00E32DEB" w:rsidRDefault="00623EE1" w:rsidP="002A6C60">
            <w:pPr>
              <w:rPr>
                <w:rFonts w:ascii="Arial" w:eastAsia="Arial" w:hAnsi="Arial" w:cs="Arial"/>
                <w:sz w:val="20"/>
                <w:szCs w:val="20"/>
                <w:lang w:val="fr-FR"/>
              </w:rPr>
            </w:pPr>
          </w:p>
          <w:p w14:paraId="47B736D8" w14:textId="77777777" w:rsidR="00623EE1" w:rsidRPr="00E32DEB" w:rsidRDefault="00623EE1" w:rsidP="00B17259">
            <w:pPr>
              <w:jc w:val="both"/>
              <w:rPr>
                <w:rFonts w:ascii="Arial" w:eastAsia="Arial" w:hAnsi="Arial" w:cs="Arial"/>
                <w:b/>
                <w:color w:val="00B0F0"/>
                <w:sz w:val="20"/>
                <w:szCs w:val="20"/>
                <w:lang w:val="fr-FR"/>
              </w:rPr>
            </w:pPr>
            <w:r w:rsidRPr="006F29B8">
              <w:rPr>
                <w:rFonts w:ascii="Arial" w:eastAsia="Arial" w:hAnsi="Arial" w:cs="Arial"/>
                <w:sz w:val="20"/>
                <w:szCs w:val="20"/>
                <w:lang w:val="fr-FR"/>
              </w:rPr>
              <w:t xml:space="preserve">Si vous souhaitez recevoir </w:t>
            </w:r>
            <w:r w:rsidRPr="006F29B8">
              <w:rPr>
                <w:rFonts w:ascii="Arial" w:eastAsia="Arial" w:hAnsi="Arial" w:cs="Arial"/>
                <w:sz w:val="20"/>
                <w:szCs w:val="20"/>
                <w:lang w:val="fr-FR"/>
                <w:rPrChange w:id="112" w:author="Francis Auquier" w:date="2026-02-11T13:17:00Z" w16du:dateUtc="2026-02-11T12:17:00Z">
                  <w:rPr>
                    <w:rFonts w:ascii="Arial" w:eastAsia="Arial" w:hAnsi="Arial" w:cs="Arial"/>
                    <w:sz w:val="20"/>
                    <w:szCs w:val="20"/>
                    <w:u w:val="single"/>
                    <w:lang w:val="fr-FR"/>
                  </w:rPr>
                </w:rPrChange>
              </w:rPr>
              <w:t>votre documentation relative à la police par courrier postal</w:t>
            </w:r>
            <w:r w:rsidRPr="006F29B8">
              <w:rPr>
                <w:rFonts w:ascii="Arial" w:eastAsia="Arial" w:hAnsi="Arial" w:cs="Arial"/>
                <w:sz w:val="20"/>
                <w:szCs w:val="20"/>
                <w:lang w:val="fr-FR"/>
              </w:rPr>
              <w:t xml:space="preserve">, vous pouvez nous appeler ou nous envoyer un courrier </w:t>
            </w:r>
            <w:r w:rsidRPr="00E32DEB">
              <w:rPr>
                <w:rFonts w:ascii="Arial" w:eastAsia="Arial" w:hAnsi="Arial" w:cs="Arial"/>
                <w:sz w:val="20"/>
                <w:szCs w:val="20"/>
                <w:lang w:val="fr-FR"/>
              </w:rPr>
              <w:t>électronique en utilisant les informations fournies ci-dessus pour en faire la demande</w:t>
            </w:r>
            <w:ins w:id="113" w:author="Francis Auquier" w:date="2026-02-11T13:17:00Z" w16du:dateUtc="2026-02-11T12:17:00Z">
              <w:r w:rsidR="006F29B8">
                <w:rPr>
                  <w:rFonts w:ascii="Arial" w:eastAsia="Arial" w:hAnsi="Arial" w:cs="Arial"/>
                  <w:sz w:val="20"/>
                  <w:szCs w:val="20"/>
                  <w:lang w:val="fr-FR"/>
                </w:rPr>
                <w:t>.</w:t>
              </w:r>
            </w:ins>
          </w:p>
        </w:tc>
      </w:tr>
      <w:tr w:rsidR="00623EE1" w:rsidRPr="00FC6AD5" w14:paraId="199B71FE" w14:textId="77777777" w:rsidTr="12964D79">
        <w:tc>
          <w:tcPr>
            <w:tcW w:w="3794" w:type="dxa"/>
          </w:tcPr>
          <w:p w14:paraId="0BAA5C0E" w14:textId="77777777" w:rsidR="00623EE1" w:rsidRPr="00B17259" w:rsidRDefault="00623EE1" w:rsidP="00623EE1">
            <w:pPr>
              <w:rPr>
                <w:rFonts w:ascii="Arial" w:eastAsia="Arial" w:hAnsi="Arial" w:cs="Arial"/>
                <w:b/>
                <w:color w:val="002060"/>
                <w:sz w:val="24"/>
                <w:szCs w:val="24"/>
                <w:lang w:val="fr-FR"/>
              </w:rPr>
            </w:pPr>
            <w:r w:rsidRPr="00B17259">
              <w:rPr>
                <w:rFonts w:ascii="Arial" w:eastAsia="Arial" w:hAnsi="Arial" w:cs="Arial"/>
                <w:b/>
                <w:color w:val="002060"/>
                <w:sz w:val="24"/>
                <w:szCs w:val="24"/>
                <w:lang w:val="fr-FR"/>
              </w:rPr>
              <w:lastRenderedPageBreak/>
              <w:t xml:space="preserve">Que faire en cas d’urgence à </w:t>
            </w:r>
            <w:proofErr w:type="gramStart"/>
            <w:r w:rsidRPr="00B17259">
              <w:rPr>
                <w:rFonts w:ascii="Arial" w:eastAsia="Arial" w:hAnsi="Arial" w:cs="Arial"/>
                <w:b/>
                <w:color w:val="002060"/>
                <w:sz w:val="24"/>
                <w:szCs w:val="24"/>
                <w:lang w:val="fr-FR"/>
              </w:rPr>
              <w:t>l’étranger?</w:t>
            </w:r>
            <w:proofErr w:type="gramEnd"/>
            <w:r w:rsidRPr="00B17259">
              <w:rPr>
                <w:rFonts w:ascii="Arial" w:eastAsia="Arial" w:hAnsi="Arial" w:cs="Arial"/>
                <w:b/>
                <w:color w:val="002060"/>
                <w:sz w:val="24"/>
                <w:szCs w:val="24"/>
                <w:lang w:val="fr-FR"/>
              </w:rPr>
              <w:t xml:space="preserve"> </w:t>
            </w:r>
          </w:p>
          <w:p w14:paraId="219A42C1" w14:textId="77777777" w:rsidR="00623EE1" w:rsidRPr="00B17259" w:rsidRDefault="00623EE1" w:rsidP="00B328ED">
            <w:pPr>
              <w:rPr>
                <w:rFonts w:ascii="Arial" w:eastAsia="Arial" w:hAnsi="Arial" w:cs="Arial"/>
                <w:b/>
                <w:color w:val="002060"/>
                <w:sz w:val="24"/>
                <w:szCs w:val="24"/>
                <w:lang w:val="fr-FR"/>
              </w:rPr>
            </w:pPr>
          </w:p>
        </w:tc>
        <w:tc>
          <w:tcPr>
            <w:tcW w:w="7006" w:type="dxa"/>
          </w:tcPr>
          <w:p w14:paraId="35FFAC66" w14:textId="77777777" w:rsidR="00623EE1" w:rsidRPr="00E32DEB" w:rsidRDefault="00623EE1" w:rsidP="00B17259">
            <w:pPr>
              <w:jc w:val="both"/>
              <w:rPr>
                <w:rFonts w:ascii="Arial" w:eastAsia="Arial" w:hAnsi="Arial" w:cs="Arial"/>
                <w:bCs/>
                <w:iCs/>
                <w:sz w:val="20"/>
                <w:szCs w:val="20"/>
                <w:lang w:val="fr-FR"/>
              </w:rPr>
            </w:pPr>
            <w:r w:rsidRPr="00E32DEB">
              <w:rPr>
                <w:rFonts w:ascii="Arial" w:eastAsia="Arial" w:hAnsi="Arial" w:cs="Arial"/>
                <w:iCs/>
                <w:sz w:val="20"/>
                <w:szCs w:val="20"/>
                <w:lang w:val="fr-FR"/>
              </w:rPr>
              <w:t>Appelez</w:t>
            </w:r>
            <w:ins w:id="114" w:author="Emeline Jamoul" w:date="2026-02-09T16:34:00Z" w16du:dateUtc="2026-02-09T12:34:00Z">
              <w:r w:rsidR="00FC6AD5">
                <w:rPr>
                  <w:rFonts w:ascii="Arial" w:eastAsia="Arial" w:hAnsi="Arial" w:cs="Arial"/>
                  <w:iCs/>
                  <w:sz w:val="20"/>
                  <w:szCs w:val="20"/>
                  <w:lang w:val="fr-FR"/>
                </w:rPr>
                <w:t xml:space="preserve">-nous </w:t>
              </w:r>
            </w:ins>
            <w:del w:id="115" w:author="Emeline Jamoul" w:date="2026-02-09T16:34:00Z" w16du:dateUtc="2026-02-09T12:34:00Z">
              <w:r w:rsidRPr="00E32DEB" w:rsidDel="00FC6AD5">
                <w:rPr>
                  <w:rFonts w:ascii="Arial" w:eastAsia="Arial" w:hAnsi="Arial" w:cs="Arial"/>
                  <w:iCs/>
                  <w:sz w:val="20"/>
                  <w:szCs w:val="20"/>
                  <w:lang w:val="fr-FR"/>
                </w:rPr>
                <w:delText xml:space="preserve"> AIG Travel </w:delText>
              </w:r>
            </w:del>
            <w:r w:rsidRPr="00E32DEB">
              <w:rPr>
                <w:rFonts w:ascii="Arial" w:eastAsia="Arial" w:hAnsi="Arial" w:cs="Arial"/>
                <w:iCs/>
                <w:sz w:val="20"/>
                <w:szCs w:val="20"/>
                <w:lang w:val="fr-FR"/>
              </w:rPr>
              <w:t xml:space="preserve">à tout moment au </w:t>
            </w:r>
            <w:ins w:id="116" w:author="Kitchens, Darcy" w:date="2026-02-19T16:31:00Z" w16du:dateUtc="2026-02-19T22:31:00Z">
              <w:r w:rsidR="00623FFE" w:rsidRPr="00D676BF">
                <w:rPr>
                  <w:rFonts w:ascii="Arial" w:eastAsia="Arial" w:hAnsi="Arial" w:cs="Arial"/>
                  <w:iCs/>
                  <w:sz w:val="20"/>
                  <w:szCs w:val="20"/>
                  <w:lang w:val="fr-FR"/>
                </w:rPr>
                <w:t>+32 (0)3 456 03 34</w:t>
              </w:r>
              <w:r w:rsidR="00623FFE" w:rsidRPr="00E32DEB">
                <w:rPr>
                  <w:rFonts w:ascii="Arial" w:eastAsia="Arial" w:hAnsi="Arial" w:cs="Arial"/>
                  <w:bCs/>
                  <w:iCs/>
                  <w:sz w:val="20"/>
                  <w:szCs w:val="20"/>
                  <w:lang w:val="fr-FR"/>
                </w:rPr>
                <w:t>.</w:t>
              </w:r>
              <w:r w:rsidR="00623FFE" w:rsidRPr="00E32DEB">
                <w:rPr>
                  <w:rFonts w:ascii="Arial" w:eastAsia="Arial" w:hAnsi="Arial" w:cs="Arial"/>
                  <w:b/>
                  <w:bCs/>
                  <w:iCs/>
                  <w:sz w:val="20"/>
                  <w:szCs w:val="20"/>
                  <w:lang w:val="fr-FR"/>
                </w:rPr>
                <w:t xml:space="preserve"> </w:t>
              </w:r>
            </w:ins>
            <w:del w:id="117" w:author="Kitchens, Darcy" w:date="2026-02-19T16:31:00Z" w16du:dateUtc="2026-02-19T22:31:00Z">
              <w:r w:rsidRPr="00E32DEB" w:rsidDel="00623FFE">
                <w:rPr>
                  <w:rFonts w:ascii="Arial" w:eastAsia="Arial" w:hAnsi="Arial" w:cs="Arial"/>
                  <w:iCs/>
                  <w:sz w:val="20"/>
                  <w:szCs w:val="20"/>
                  <w:lang w:val="fr-FR"/>
                </w:rPr>
                <w:delText xml:space="preserve"> </w:delText>
              </w:r>
              <w:r w:rsidRPr="00E32DEB" w:rsidDel="00623FFE">
                <w:rPr>
                  <w:rFonts w:ascii="Arial" w:eastAsia="Arial" w:hAnsi="Arial" w:cs="Arial"/>
                  <w:b/>
                  <w:bCs/>
                  <w:iCs/>
                  <w:sz w:val="20"/>
                  <w:szCs w:val="20"/>
                  <w:lang w:val="fr-FR"/>
                </w:rPr>
                <w:delText>{Emergency Assistance Phone}</w:delText>
              </w:r>
              <w:r w:rsidRPr="00E32DEB" w:rsidDel="00623FFE">
                <w:rPr>
                  <w:rFonts w:ascii="Arial" w:eastAsia="Arial" w:hAnsi="Arial" w:cs="Arial"/>
                  <w:bCs/>
                  <w:iCs/>
                  <w:sz w:val="20"/>
                  <w:szCs w:val="20"/>
                  <w:lang w:val="fr-FR"/>
                </w:rPr>
                <w:delText>.</w:delText>
              </w:r>
              <w:r w:rsidRPr="00E32DEB" w:rsidDel="00623FFE">
                <w:rPr>
                  <w:rFonts w:ascii="Arial" w:eastAsia="Arial" w:hAnsi="Arial" w:cs="Arial"/>
                  <w:b/>
                  <w:bCs/>
                  <w:iCs/>
                  <w:sz w:val="20"/>
                  <w:szCs w:val="20"/>
                  <w:lang w:val="fr-FR"/>
                </w:rPr>
                <w:delText xml:space="preserve"> </w:delText>
              </w:r>
            </w:del>
            <w:r w:rsidRPr="00E32DEB">
              <w:rPr>
                <w:rFonts w:ascii="Arial" w:eastAsia="Arial" w:hAnsi="Arial" w:cs="Arial"/>
                <w:bCs/>
                <w:iCs/>
                <w:sz w:val="20"/>
                <w:szCs w:val="20"/>
                <w:lang w:val="fr-FR"/>
              </w:rPr>
              <w:t xml:space="preserve">Nos centres de services sont opérationnels 24h/24 – 7j/7. </w:t>
            </w:r>
          </w:p>
          <w:p w14:paraId="2C858711" w14:textId="77777777" w:rsidR="00623EE1" w:rsidRPr="00E32DEB" w:rsidRDefault="00623EE1" w:rsidP="00B17259">
            <w:pPr>
              <w:jc w:val="both"/>
              <w:rPr>
                <w:rFonts w:ascii="Arial" w:eastAsia="Arial" w:hAnsi="Arial" w:cs="Arial"/>
                <w:b/>
                <w:color w:val="00B0F0"/>
                <w:sz w:val="20"/>
                <w:szCs w:val="20"/>
                <w:lang w:val="fr-FR"/>
              </w:rPr>
            </w:pPr>
          </w:p>
        </w:tc>
      </w:tr>
      <w:tr w:rsidR="00623EE1" w:rsidRPr="00C85806" w14:paraId="47ADA377" w14:textId="77777777" w:rsidTr="12964D79">
        <w:tc>
          <w:tcPr>
            <w:tcW w:w="3794" w:type="dxa"/>
          </w:tcPr>
          <w:p w14:paraId="7B70D671" w14:textId="77777777" w:rsidR="00623EE1" w:rsidRPr="006105E6" w:rsidRDefault="00623EE1" w:rsidP="00B328ED">
            <w:pPr>
              <w:rPr>
                <w:rFonts w:ascii="Arial" w:eastAsia="Arial" w:hAnsi="Arial" w:cs="Arial"/>
                <w:b/>
                <w:color w:val="002060"/>
                <w:sz w:val="24"/>
                <w:szCs w:val="24"/>
                <w:lang w:val="fr-FR"/>
                <w:rPrChange w:id="118" w:author="Uy, Eleanor" w:date="2021-02-19T15:00:00Z">
                  <w:rPr>
                    <w:rFonts w:ascii="Arial" w:eastAsia="Arial" w:hAnsi="Arial" w:cs="Arial"/>
                    <w:b/>
                    <w:color w:val="00B0F0"/>
                    <w:sz w:val="24"/>
                    <w:szCs w:val="24"/>
                    <w:lang w:val="fr-FR"/>
                  </w:rPr>
                </w:rPrChange>
              </w:rPr>
            </w:pPr>
            <w:r w:rsidRPr="00B17259">
              <w:rPr>
                <w:rFonts w:ascii="Arial" w:eastAsia="Arial" w:hAnsi="Arial" w:cs="Arial"/>
                <w:b/>
                <w:color w:val="002060"/>
                <w:sz w:val="24"/>
                <w:szCs w:val="24"/>
                <w:lang w:val="fr-FR"/>
              </w:rPr>
              <w:t xml:space="preserve">Comment déclarer un </w:t>
            </w:r>
            <w:proofErr w:type="spellStart"/>
            <w:r w:rsidR="00395A92" w:rsidRPr="00B17259">
              <w:rPr>
                <w:rFonts w:ascii="Arial" w:eastAsia="Arial" w:hAnsi="Arial" w:cs="Arial"/>
                <w:b/>
                <w:color w:val="002060"/>
                <w:sz w:val="24"/>
                <w:szCs w:val="24"/>
                <w:lang w:val="fr-FR"/>
              </w:rPr>
              <w:t>sinist</w:t>
            </w:r>
            <w:ins w:id="119" w:author="Francis Auquier" w:date="2026-02-11T13:25:00Z" w16du:dateUtc="2026-02-11T12:25:00Z">
              <w:r w:rsidR="006F29B8">
                <w:rPr>
                  <w:rFonts w:ascii="Arial" w:eastAsia="Arial" w:hAnsi="Arial" w:cs="Arial"/>
                  <w:b/>
                  <w:color w:val="002060"/>
                  <w:sz w:val="24"/>
                  <w:szCs w:val="24"/>
                  <w:lang w:val="fr-FR"/>
                </w:rPr>
                <w:t>r</w:t>
              </w:r>
              <w:proofErr w:type="spellEnd"/>
              <w:r w:rsidR="006F29B8">
                <w:rPr>
                  <w:rFonts w:eastAsia="Arial"/>
                  <w:b/>
                  <w:color w:val="002060"/>
                  <w:sz w:val="24"/>
                  <w:szCs w:val="24"/>
                </w:rPr>
                <w:t>e</w:t>
              </w:r>
            </w:ins>
            <w:del w:id="120" w:author="Francis Auquier" w:date="2026-02-11T13:25:00Z" w16du:dateUtc="2026-02-11T12:25:00Z">
              <w:r w:rsidR="00395A92" w:rsidRPr="006105E6" w:rsidDel="006F29B8">
                <w:rPr>
                  <w:rFonts w:ascii="Arial" w:eastAsia="Arial" w:hAnsi="Arial" w:cs="Arial"/>
                  <w:b/>
                  <w:color w:val="002060"/>
                  <w:sz w:val="24"/>
                  <w:szCs w:val="24"/>
                  <w:lang w:val="fr-FR"/>
                  <w:rPrChange w:id="121" w:author="Uy, Eleanor" w:date="2021-02-19T15:00:00Z">
                    <w:rPr>
                      <w:rFonts w:ascii="Arial" w:eastAsia="Arial" w:hAnsi="Arial" w:cs="Arial"/>
                      <w:b/>
                      <w:color w:val="00B0F0"/>
                      <w:sz w:val="24"/>
                      <w:szCs w:val="24"/>
                      <w:lang w:val="fr-FR"/>
                    </w:rPr>
                  </w:rPrChange>
                </w:rPr>
                <w:delText>er</w:delText>
              </w:r>
            </w:del>
            <w:r w:rsidR="00395A92" w:rsidRPr="006105E6">
              <w:rPr>
                <w:rFonts w:ascii="Arial" w:eastAsia="Arial" w:hAnsi="Arial" w:cs="Arial"/>
                <w:b/>
                <w:color w:val="002060"/>
                <w:sz w:val="24"/>
                <w:szCs w:val="24"/>
                <w:lang w:val="fr-FR"/>
                <w:rPrChange w:id="122" w:author="Uy, Eleanor" w:date="2021-02-19T15:00:00Z">
                  <w:rPr>
                    <w:rFonts w:ascii="Arial" w:eastAsia="Arial" w:hAnsi="Arial" w:cs="Arial"/>
                    <w:b/>
                    <w:color w:val="00B0F0"/>
                    <w:sz w:val="24"/>
                    <w:szCs w:val="24"/>
                    <w:lang w:val="fr-FR"/>
                  </w:rPr>
                </w:rPrChange>
              </w:rPr>
              <w:t>?</w:t>
            </w:r>
          </w:p>
        </w:tc>
        <w:tc>
          <w:tcPr>
            <w:tcW w:w="7006" w:type="dxa"/>
          </w:tcPr>
          <w:p w14:paraId="32DF9D98" w14:textId="77777777" w:rsidR="00623EE1" w:rsidRPr="00C85806" w:rsidRDefault="00623EE1" w:rsidP="00B17259">
            <w:pPr>
              <w:jc w:val="both"/>
              <w:rPr>
                <w:rFonts w:ascii="Arial" w:eastAsia="Arial" w:hAnsi="Arial" w:cs="Arial"/>
                <w:b/>
                <w:bCs/>
                <w:color w:val="00B0F0"/>
                <w:sz w:val="20"/>
                <w:szCs w:val="20"/>
                <w:lang w:val="fr-FR"/>
                <w:rPrChange w:id="123" w:author="Alexandra Stamp" w:date="2026-03-04T14:48:00Z" w16du:dateUtc="2026-03-04T14:48:00Z">
                  <w:rPr>
                    <w:rFonts w:ascii="Arial" w:eastAsia="Arial" w:hAnsi="Arial" w:cs="Arial"/>
                    <w:b/>
                    <w:bCs/>
                    <w:color w:val="00B0F0"/>
                    <w:sz w:val="20"/>
                    <w:szCs w:val="20"/>
                  </w:rPr>
                </w:rPrChange>
              </w:rPr>
            </w:pPr>
            <w:r w:rsidRPr="00C85806">
              <w:rPr>
                <w:sz w:val="20"/>
                <w:szCs w:val="20"/>
                <w:lang w:val="fr-FR"/>
                <w:rPrChange w:id="124" w:author="Alexandra Stamp" w:date="2026-03-04T14:48:00Z" w16du:dateUtc="2026-03-04T14:48:00Z">
                  <w:rPr>
                    <w:sz w:val="20"/>
                    <w:szCs w:val="20"/>
                    <w:lang w:val="it-IT"/>
                  </w:rPr>
                </w:rPrChange>
              </w:rPr>
              <w:t>Déclarer votr</w:t>
            </w:r>
            <w:r w:rsidR="00E32DEB" w:rsidRPr="00C85806">
              <w:rPr>
                <w:sz w:val="20"/>
                <w:szCs w:val="20"/>
                <w:lang w:val="fr-FR"/>
                <w:rPrChange w:id="125" w:author="Alexandra Stamp" w:date="2026-03-04T14:48:00Z" w16du:dateUtc="2026-03-04T14:48:00Z">
                  <w:rPr>
                    <w:sz w:val="20"/>
                    <w:szCs w:val="20"/>
                    <w:lang w:val="it-IT"/>
                  </w:rPr>
                </w:rPrChange>
              </w:rPr>
              <w:t xml:space="preserve">e sinistre à l’adresse </w:t>
            </w:r>
            <w:proofErr w:type="gramStart"/>
            <w:r w:rsidR="00E32DEB" w:rsidRPr="00C85806">
              <w:rPr>
                <w:sz w:val="20"/>
                <w:szCs w:val="20"/>
                <w:lang w:val="fr-FR"/>
                <w:rPrChange w:id="126" w:author="Alexandra Stamp" w:date="2026-03-04T14:48:00Z" w16du:dateUtc="2026-03-04T14:48:00Z">
                  <w:rPr>
                    <w:sz w:val="20"/>
                    <w:szCs w:val="20"/>
                    <w:lang w:val="it-IT"/>
                  </w:rPr>
                </w:rPrChange>
              </w:rPr>
              <w:t>suivante</w:t>
            </w:r>
            <w:r w:rsidRPr="00C85806">
              <w:rPr>
                <w:sz w:val="20"/>
                <w:szCs w:val="20"/>
                <w:lang w:val="fr-FR"/>
                <w:rPrChange w:id="127" w:author="Alexandra Stamp" w:date="2026-03-04T14:48:00Z" w16du:dateUtc="2026-03-04T14:48:00Z">
                  <w:rPr>
                    <w:sz w:val="20"/>
                    <w:szCs w:val="20"/>
                    <w:lang w:val="it-IT"/>
                  </w:rPr>
                </w:rPrChange>
              </w:rPr>
              <w:t>:</w:t>
            </w:r>
            <w:proofErr w:type="gramEnd"/>
            <w:r w:rsidRPr="00C85806">
              <w:rPr>
                <w:sz w:val="20"/>
                <w:szCs w:val="20"/>
                <w:lang w:val="fr-FR"/>
                <w:rPrChange w:id="128" w:author="Alexandra Stamp" w:date="2026-03-04T14:48:00Z" w16du:dateUtc="2026-03-04T14:48:00Z">
                  <w:rPr>
                    <w:sz w:val="20"/>
                    <w:szCs w:val="20"/>
                    <w:lang w:val="it-IT"/>
                  </w:rPr>
                </w:rPrChange>
              </w:rPr>
              <w:t xml:space="preserve"> </w:t>
            </w:r>
            <w:ins w:id="129" w:author="Kitchens, Darcy" w:date="2026-03-02T17:59:00Z">
              <w:r w:rsidR="00852EC8" w:rsidRPr="00852EC8">
                <w:rPr>
                  <w:sz w:val="20"/>
                  <w:szCs w:val="20"/>
                </w:rPr>
                <w:fldChar w:fldCharType="begin"/>
              </w:r>
              <w:r w:rsidR="00852EC8" w:rsidRPr="00C85806">
                <w:rPr>
                  <w:sz w:val="20"/>
                  <w:szCs w:val="20"/>
                  <w:lang w:val="fr-FR"/>
                  <w:rPrChange w:id="130" w:author="Alexandra Stamp" w:date="2026-03-04T14:48:00Z" w16du:dateUtc="2026-03-04T14:48:00Z">
                    <w:rPr>
                      <w:sz w:val="20"/>
                      <w:szCs w:val="20"/>
                    </w:rPr>
                  </w:rPrChange>
                </w:rPr>
                <w:instrText>HYPERLINK "https://claims.travelguard.com/myclaim/be"</w:instrText>
              </w:r>
              <w:r w:rsidR="00852EC8" w:rsidRPr="00852EC8">
                <w:rPr>
                  <w:sz w:val="20"/>
                  <w:szCs w:val="20"/>
                </w:rPr>
              </w:r>
              <w:r w:rsidR="00852EC8" w:rsidRPr="00852EC8">
                <w:rPr>
                  <w:sz w:val="20"/>
                  <w:szCs w:val="20"/>
                </w:rPr>
                <w:fldChar w:fldCharType="separate"/>
              </w:r>
              <w:r w:rsidR="00852EC8" w:rsidRPr="00C85806">
                <w:rPr>
                  <w:rStyle w:val="Hyperlink"/>
                  <w:sz w:val="20"/>
                  <w:szCs w:val="20"/>
                  <w:lang w:val="fr-FR"/>
                  <w:rPrChange w:id="131" w:author="Alexandra Stamp" w:date="2026-03-04T14:48:00Z" w16du:dateUtc="2026-03-04T14:48:00Z">
                    <w:rPr>
                      <w:rStyle w:val="Hyperlink"/>
                      <w:sz w:val="20"/>
                      <w:szCs w:val="20"/>
                      <w:lang w:val="it-IT"/>
                    </w:rPr>
                  </w:rPrChange>
                </w:rPr>
                <w:t>https://claims.travelguard.com/myclaim/be</w:t>
              </w:r>
            </w:ins>
            <w:ins w:id="132" w:author="Kitchens, Darcy" w:date="2026-03-02T17:59:00Z" w16du:dateUtc="2026-03-02T23:59:00Z">
              <w:r w:rsidR="00852EC8" w:rsidRPr="00852EC8">
                <w:rPr>
                  <w:sz w:val="20"/>
                  <w:szCs w:val="20"/>
                  <w:lang w:val="fr-BE"/>
                </w:rPr>
                <w:fldChar w:fldCharType="end"/>
              </w:r>
            </w:ins>
            <w:del w:id="133" w:author="Kitchens, Darcy" w:date="2026-02-19T16:31:00Z" w16du:dateUtc="2026-02-19T22:31:00Z">
              <w:r w:rsidRPr="00C85806" w:rsidDel="00602A95">
                <w:rPr>
                  <w:rFonts w:ascii="Arial" w:hAnsi="Arial" w:cs="Arial"/>
                  <w:b/>
                  <w:bCs/>
                  <w:sz w:val="20"/>
                  <w:szCs w:val="20"/>
                  <w:u w:val="single"/>
                  <w:lang w:val="fr-FR"/>
                  <w:rPrChange w:id="134" w:author="Alexandra Stamp" w:date="2026-03-04T14:48:00Z" w16du:dateUtc="2026-03-04T14:48:00Z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</w:rPr>
                  </w:rPrChange>
                </w:rPr>
                <w:delText>{Claims URL}</w:delText>
              </w:r>
              <w:r w:rsidRPr="00C85806" w:rsidDel="00602A95">
                <w:rPr>
                  <w:rFonts w:ascii="Arial" w:hAnsi="Arial" w:cs="Arial"/>
                  <w:sz w:val="20"/>
                  <w:szCs w:val="20"/>
                  <w:lang w:val="fr-FR"/>
                  <w:rPrChange w:id="135" w:author="Alexandra Stamp" w:date="2026-03-04T14:48:00Z" w16du:dateUtc="2026-03-04T14:48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delText xml:space="preserve">. </w:delText>
              </w:r>
              <w:r w:rsidRPr="00C85806" w:rsidDel="00602A95">
                <w:rPr>
                  <w:rFonts w:ascii="Arial" w:hAnsi="Arial" w:cs="Arial"/>
                  <w:b/>
                  <w:bCs/>
                  <w:sz w:val="20"/>
                  <w:szCs w:val="20"/>
                  <w:u w:val="single"/>
                  <w:lang w:val="fr-FR"/>
                  <w:rPrChange w:id="136" w:author="Alexandra Stamp" w:date="2026-03-04T14:48:00Z" w16du:dateUtc="2026-03-04T14:48:00Z">
                    <w:rPr>
                      <w:rFonts w:ascii="Arial" w:hAnsi="Arial" w:cs="Arial"/>
                      <w:b/>
                      <w:bCs/>
                      <w:sz w:val="20"/>
                      <w:szCs w:val="20"/>
                      <w:u w:val="single"/>
                    </w:rPr>
                  </w:rPrChange>
                </w:rPr>
                <w:delText xml:space="preserve"> </w:delText>
              </w:r>
            </w:del>
          </w:p>
        </w:tc>
      </w:tr>
    </w:tbl>
    <w:p w14:paraId="6B64DE80" w14:textId="77777777" w:rsidR="00B328ED" w:rsidRPr="00B328ED" w:rsidRDefault="00B328ED" w:rsidP="00B328ED">
      <w:pPr>
        <w:spacing w:after="0" w:line="240" w:lineRule="auto"/>
        <w:rPr>
          <w:rFonts w:ascii="Arial" w:eastAsia="Arial" w:hAnsi="Arial" w:cs="Arial"/>
          <w:sz w:val="20"/>
          <w:szCs w:val="20"/>
          <w:lang w:val="fr-FR"/>
        </w:rPr>
      </w:pPr>
    </w:p>
    <w:p w14:paraId="17B8BF47" w14:textId="77777777" w:rsidR="00947052" w:rsidRPr="00B17259" w:rsidRDefault="00947052" w:rsidP="000D54CA">
      <w:pPr>
        <w:spacing w:after="0" w:line="240" w:lineRule="auto"/>
        <w:rPr>
          <w:rFonts w:ascii="Arial" w:hAnsi="Arial" w:cs="Arial"/>
          <w:sz w:val="20"/>
          <w:szCs w:val="20"/>
          <w:lang w:val="fr-BE"/>
        </w:rPr>
      </w:pPr>
    </w:p>
    <w:p w14:paraId="258EB420" w14:textId="77777777" w:rsidR="000D54CA" w:rsidRPr="00B17259" w:rsidRDefault="000D54CA" w:rsidP="000D54CA">
      <w:pPr>
        <w:spacing w:after="0" w:line="240" w:lineRule="auto"/>
        <w:rPr>
          <w:rFonts w:ascii="Arial" w:hAnsi="Arial" w:cs="Arial"/>
          <w:b/>
          <w:bCs/>
          <w:iCs/>
          <w:sz w:val="20"/>
          <w:szCs w:val="20"/>
          <w:lang w:val="fr-BE"/>
        </w:rPr>
      </w:pPr>
    </w:p>
    <w:p w14:paraId="6EA10557" w14:textId="77777777" w:rsidR="00B328ED" w:rsidRPr="00B328ED" w:rsidRDefault="00B328ED" w:rsidP="00B328ED">
      <w:pPr>
        <w:spacing w:after="0" w:line="240" w:lineRule="auto"/>
        <w:rPr>
          <w:rFonts w:ascii="Arial" w:eastAsia="Arial" w:hAnsi="Arial" w:cs="Arial"/>
          <w:lang w:val="fr-FR"/>
        </w:rPr>
      </w:pPr>
    </w:p>
    <w:p w14:paraId="3256D304" w14:textId="77777777" w:rsidR="000D54CA" w:rsidRPr="00B17259" w:rsidRDefault="00B328ED" w:rsidP="000D54CA">
      <w:pPr>
        <w:spacing w:after="0" w:line="240" w:lineRule="auto"/>
        <w:rPr>
          <w:rFonts w:ascii="Arial" w:hAnsi="Arial" w:cs="Arial"/>
          <w:b/>
          <w:color w:val="002060"/>
          <w:sz w:val="24"/>
          <w:szCs w:val="24"/>
          <w:lang w:val="en-AU"/>
        </w:rPr>
      </w:pPr>
      <w:r>
        <w:rPr>
          <w:rFonts w:ascii="Arial" w:eastAsia="Arial" w:hAnsi="Arial" w:cs="Arial"/>
          <w:sz w:val="20"/>
          <w:szCs w:val="20"/>
          <w:lang w:val="fr-FR"/>
        </w:rPr>
        <w:t xml:space="preserve">Bon </w:t>
      </w:r>
      <w:proofErr w:type="gramStart"/>
      <w:r>
        <w:rPr>
          <w:rFonts w:ascii="Arial" w:eastAsia="Arial" w:hAnsi="Arial" w:cs="Arial"/>
          <w:sz w:val="20"/>
          <w:szCs w:val="20"/>
          <w:lang w:val="fr-FR"/>
        </w:rPr>
        <w:t>voyage!</w:t>
      </w:r>
      <w:proofErr w:type="gramEnd"/>
      <w:r>
        <w:rPr>
          <w:rFonts w:ascii="Arial" w:eastAsia="Arial" w:hAnsi="Arial" w:cs="Arial"/>
          <w:sz w:val="20"/>
          <w:szCs w:val="20"/>
          <w:lang w:val="fr-FR"/>
        </w:rPr>
        <w:t xml:space="preserve"> </w:t>
      </w:r>
      <w:r w:rsidR="000D54CA" w:rsidRPr="00525570">
        <w:rPr>
          <w:rFonts w:ascii="Arial" w:hAnsi="Arial" w:cs="Arial"/>
          <w:sz w:val="20"/>
          <w:szCs w:val="20"/>
          <w:lang w:val="en-AU"/>
        </w:rPr>
        <w:br/>
      </w:r>
      <w:del w:id="137" w:author="Emeline Jamoul" w:date="2026-02-09T16:34:00Z" w16du:dateUtc="2026-02-09T12:34:00Z">
        <w:r w:rsidR="000D54CA" w:rsidRPr="006105E6" w:rsidDel="00FC6AD5">
          <w:rPr>
            <w:rFonts w:ascii="Arial" w:hAnsi="Arial" w:cs="Arial"/>
            <w:b/>
            <w:color w:val="002060"/>
            <w:sz w:val="20"/>
            <w:szCs w:val="20"/>
            <w:lang w:val="en-AU"/>
            <w:rPrChange w:id="138" w:author="Uy, Eleanor" w:date="2021-02-19T15:00:00Z">
              <w:rPr>
                <w:rFonts w:ascii="Arial" w:hAnsi="Arial" w:cs="Arial"/>
                <w:b/>
                <w:color w:val="00B0F0"/>
                <w:sz w:val="20"/>
                <w:szCs w:val="20"/>
                <w:lang w:val="en-AU"/>
              </w:rPr>
            </w:rPrChange>
          </w:rPr>
          <w:delText>AIG Travel</w:delText>
        </w:r>
      </w:del>
      <w:ins w:id="139" w:author="Emeline Jamoul" w:date="2026-02-09T16:34:00Z" w16du:dateUtc="2026-02-09T12:34:00Z">
        <w:r w:rsidR="00FC6AD5">
          <w:rPr>
            <w:rFonts w:ascii="Arial" w:hAnsi="Arial" w:cs="Arial"/>
            <w:b/>
            <w:color w:val="002060"/>
            <w:sz w:val="20"/>
            <w:szCs w:val="20"/>
            <w:lang w:val="en-AU"/>
          </w:rPr>
          <w:t>Tra</w:t>
        </w:r>
      </w:ins>
      <w:ins w:id="140" w:author="Emeline Jamoul" w:date="2026-02-09T16:35:00Z" w16du:dateUtc="2026-02-09T12:35:00Z">
        <w:r w:rsidR="00FC6AD5">
          <w:rPr>
            <w:rFonts w:ascii="Arial" w:hAnsi="Arial" w:cs="Arial"/>
            <w:b/>
            <w:color w:val="002060"/>
            <w:sz w:val="20"/>
            <w:szCs w:val="20"/>
            <w:lang w:val="en-AU"/>
          </w:rPr>
          <w:t>vel Guard</w:t>
        </w:r>
      </w:ins>
      <w:r w:rsidR="000D54CA" w:rsidRPr="00B17259">
        <w:rPr>
          <w:rFonts w:ascii="Arial" w:hAnsi="Arial" w:cs="Arial"/>
          <w:b/>
          <w:color w:val="002060"/>
          <w:sz w:val="20"/>
          <w:szCs w:val="20"/>
          <w:lang w:val="en-AU"/>
        </w:rPr>
        <w:t xml:space="preserve"> </w:t>
      </w:r>
    </w:p>
    <w:p w14:paraId="47EA1665" w14:textId="77777777" w:rsidR="007E4C46" w:rsidRDefault="007E4C46" w:rsidP="000D54CA">
      <w:pPr>
        <w:rPr>
          <w:rFonts w:ascii="Arial" w:hAnsi="Arial" w:cs="Arial"/>
          <w:sz w:val="20"/>
          <w:szCs w:val="20"/>
        </w:rPr>
      </w:pPr>
    </w:p>
    <w:p w14:paraId="7A6A07A4" w14:textId="77777777" w:rsidR="00B602A1" w:rsidRDefault="00B602A1" w:rsidP="000D54CA">
      <w:pPr>
        <w:rPr>
          <w:rFonts w:ascii="Arial" w:hAnsi="Arial" w:cs="Arial"/>
          <w:color w:val="000000"/>
        </w:rPr>
      </w:pPr>
    </w:p>
    <w:sectPr w:rsidR="00B602A1" w:rsidSect="004E40BD">
      <w:footerReference w:type="even" r:id="rId12"/>
      <w:footerReference w:type="default" r:id="rId13"/>
      <w:footerReference w:type="first" r:id="rId14"/>
      <w:type w:val="continuous"/>
      <w:pgSz w:w="12240" w:h="15840"/>
      <w:pgMar w:top="1152" w:right="720" w:bottom="1440" w:left="720" w:header="720" w:footer="144" w:gutter="216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55FAB" w14:textId="77777777" w:rsidR="00724EE4" w:rsidRDefault="00724EE4" w:rsidP="0005501C">
      <w:pPr>
        <w:spacing w:after="0" w:line="240" w:lineRule="auto"/>
      </w:pPr>
      <w:r>
        <w:separator/>
      </w:r>
    </w:p>
  </w:endnote>
  <w:endnote w:type="continuationSeparator" w:id="0">
    <w:p w14:paraId="3770FCEF" w14:textId="77777777" w:rsidR="00724EE4" w:rsidRDefault="00724EE4" w:rsidP="0005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A6E750BB-7DD0-45D8-A694-C18E8D12C6BF}"/>
    <w:embedBold r:id="rId2" w:fontKey="{ED802776-DE21-484D-B5A0-78F281C1B791}"/>
    <w:embedItalic r:id="rId3" w:fontKey="{787B6A9A-3EDE-4B8C-93A5-CAE977B21A12}"/>
    <w:embedBoldItalic r:id="rId4" w:fontKey="{BDC12A9A-062A-40F8-A258-A53E9BCF03F8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ITC Avant Garde Std M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subsetted="1" w:fontKey="{20364A09-7A03-4AA6-83D2-DE7D3FCD28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B0C99" w14:textId="77777777" w:rsidR="00FC4080" w:rsidRDefault="00FC40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8F2A3E" wp14:editId="277D79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8430" cy="357505"/>
              <wp:effectExtent l="0" t="0" r="1270" b="0"/>
              <wp:wrapNone/>
              <wp:docPr id="134150263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84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33213" w14:textId="77777777" w:rsidR="00FC4080" w:rsidRPr="00FC4080" w:rsidRDefault="00FC4080" w:rsidP="00FC408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C408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8F2A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10.9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:rsidR="00FC4080" w:rsidRPr="00FC4080" w:rsidRDefault="00FC4080" w:rsidP="00FC408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C408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EBEA9" w14:textId="77777777" w:rsidR="00700A92" w:rsidRPr="00C5516B" w:rsidRDefault="00FC4080">
    <w:pPr>
      <w:jc w:val="right"/>
      <w:rPr>
        <w:rFonts w:ascii="Segoe UI" w:hAnsi="Segoe UI" w:cs="Segoe UI"/>
        <w:color w:val="00A4E4" w:themeColor="accent1"/>
        <w:szCs w:val="20"/>
      </w:rPr>
    </w:pPr>
    <w:r>
      <w:rPr>
        <w:rFonts w:ascii="Segoe UI" w:hAnsi="Segoe UI" w:cs="Segoe UI"/>
        <w:noProof/>
        <w:color w:val="00A4E4" w:themeColor="accent1"/>
        <w:szCs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7361E10" wp14:editId="57DC696A">
              <wp:simplePos x="590550" y="93916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8430" cy="357505"/>
              <wp:effectExtent l="0" t="0" r="1270" b="0"/>
              <wp:wrapNone/>
              <wp:docPr id="630953347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84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02EA3A" w14:textId="77777777" w:rsidR="00FC4080" w:rsidRPr="00FC4080" w:rsidRDefault="00FC4080" w:rsidP="00FC408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C408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361E1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left:0;text-align:left;margin-left:0;margin-top:0;width:110.9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:rsidR="00FC4080" w:rsidRPr="00FC4080" w:rsidRDefault="00FC4080" w:rsidP="00FC408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C408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2E06725" w14:textId="77777777" w:rsidR="00700A92" w:rsidRDefault="00700A92" w:rsidP="00700A92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1BC12" w14:textId="77777777" w:rsidR="00FC4080" w:rsidRDefault="00FC40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E7E3B7" wp14:editId="0A819764">
              <wp:simplePos x="590550" y="9810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8430" cy="357505"/>
              <wp:effectExtent l="0" t="0" r="1270" b="0"/>
              <wp:wrapNone/>
              <wp:docPr id="529779241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84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5C6C46" w14:textId="77777777" w:rsidR="00FC4080" w:rsidRPr="00FC4080" w:rsidRDefault="00FC4080" w:rsidP="00FC408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C408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E7E3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10.9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:rsidR="00FC4080" w:rsidRPr="00FC4080" w:rsidRDefault="00FC4080" w:rsidP="00FC408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C408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A5794" w14:textId="77777777" w:rsidR="00724EE4" w:rsidRDefault="00724EE4" w:rsidP="0005501C">
      <w:pPr>
        <w:spacing w:after="0" w:line="240" w:lineRule="auto"/>
      </w:pPr>
      <w:r>
        <w:separator/>
      </w:r>
    </w:p>
  </w:footnote>
  <w:footnote w:type="continuationSeparator" w:id="0">
    <w:p w14:paraId="0C3250B8" w14:textId="77777777" w:rsidR="00724EE4" w:rsidRDefault="00724EE4" w:rsidP="0005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2536"/>
    <w:multiLevelType w:val="hybridMultilevel"/>
    <w:tmpl w:val="85489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B47BB"/>
    <w:multiLevelType w:val="hybridMultilevel"/>
    <w:tmpl w:val="B9767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C1545"/>
    <w:multiLevelType w:val="hybridMultilevel"/>
    <w:tmpl w:val="369C6F9C"/>
    <w:lvl w:ilvl="0" w:tplc="3E6621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3EB9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B850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18DB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126C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6C12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16CF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42E3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AC49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2DC7EBB"/>
    <w:multiLevelType w:val="hybridMultilevel"/>
    <w:tmpl w:val="274E66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B31ABB"/>
    <w:multiLevelType w:val="hybridMultilevel"/>
    <w:tmpl w:val="30AA5D02"/>
    <w:lvl w:ilvl="0" w:tplc="68A0562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C1311E"/>
    <w:multiLevelType w:val="hybridMultilevel"/>
    <w:tmpl w:val="1F2A0EA6"/>
    <w:lvl w:ilvl="0" w:tplc="641E62C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7529C"/>
    <w:multiLevelType w:val="hybridMultilevel"/>
    <w:tmpl w:val="D2522FA6"/>
    <w:lvl w:ilvl="0" w:tplc="3A3A1782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1" w:tplc="44E8C56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2" w:tplc="FB0C94E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3" w:tplc="EF5C23B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4" w:tplc="EEBC373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5" w:tplc="B380D83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6" w:tplc="9352263E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  <w:lvl w:ilvl="7" w:tplc="952416BE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Arial" w:hAnsi="Arial" w:hint="default"/>
      </w:rPr>
    </w:lvl>
    <w:lvl w:ilvl="8" w:tplc="DC7075B4" w:tentative="1">
      <w:start w:val="1"/>
      <w:numFmt w:val="bullet"/>
      <w:lvlText w:val="•"/>
      <w:lvlJc w:val="left"/>
      <w:pPr>
        <w:tabs>
          <w:tab w:val="num" w:pos="8280"/>
        </w:tabs>
        <w:ind w:left="8280" w:hanging="360"/>
      </w:pPr>
      <w:rPr>
        <w:rFonts w:ascii="Arial" w:hAnsi="Arial" w:hint="default"/>
      </w:rPr>
    </w:lvl>
  </w:abstractNum>
  <w:abstractNum w:abstractNumId="7" w15:restartNumberingAfterBreak="0">
    <w:nsid w:val="47043406"/>
    <w:multiLevelType w:val="hybridMultilevel"/>
    <w:tmpl w:val="241A7984"/>
    <w:lvl w:ilvl="0" w:tplc="5CD0F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FCA1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6663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90054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78E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5871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4E37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66A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6803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606B265A"/>
    <w:multiLevelType w:val="hybridMultilevel"/>
    <w:tmpl w:val="4F26EFCA"/>
    <w:lvl w:ilvl="0" w:tplc="3A3A1782">
      <w:start w:val="1"/>
      <w:numFmt w:val="bullet"/>
      <w:lvlText w:val="•"/>
      <w:lvlJc w:val="left"/>
      <w:pPr>
        <w:ind w:left="3600" w:hanging="36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61680B9E"/>
    <w:multiLevelType w:val="hybridMultilevel"/>
    <w:tmpl w:val="BB88F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722A3E"/>
    <w:multiLevelType w:val="hybridMultilevel"/>
    <w:tmpl w:val="5802B370"/>
    <w:lvl w:ilvl="0" w:tplc="452CF660">
      <w:start w:val="1"/>
      <w:numFmt w:val="bullet"/>
      <w:pStyle w:val="4BulletTex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63B79"/>
    <w:multiLevelType w:val="hybridMultilevel"/>
    <w:tmpl w:val="31F02EDE"/>
    <w:lvl w:ilvl="0" w:tplc="47CA9D82">
      <w:start w:val="29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Semi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124221">
    <w:abstractNumId w:val="10"/>
  </w:num>
  <w:num w:numId="2" w16cid:durableId="1768427590">
    <w:abstractNumId w:val="5"/>
  </w:num>
  <w:num w:numId="3" w16cid:durableId="630132330">
    <w:abstractNumId w:val="11"/>
  </w:num>
  <w:num w:numId="4" w16cid:durableId="785317916">
    <w:abstractNumId w:val="6"/>
  </w:num>
  <w:num w:numId="5" w16cid:durableId="1413314761">
    <w:abstractNumId w:val="0"/>
  </w:num>
  <w:num w:numId="6" w16cid:durableId="137303362">
    <w:abstractNumId w:val="8"/>
  </w:num>
  <w:num w:numId="7" w16cid:durableId="1981302478">
    <w:abstractNumId w:val="2"/>
  </w:num>
  <w:num w:numId="8" w16cid:durableId="1850489826">
    <w:abstractNumId w:val="7"/>
  </w:num>
  <w:num w:numId="9" w16cid:durableId="376511005">
    <w:abstractNumId w:val="4"/>
  </w:num>
  <w:num w:numId="10" w16cid:durableId="1466580650">
    <w:abstractNumId w:val="3"/>
  </w:num>
  <w:num w:numId="11" w16cid:durableId="1721322538">
    <w:abstractNumId w:val="1"/>
  </w:num>
  <w:num w:numId="12" w16cid:durableId="173146536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tchens, Darcy">
    <w15:presenceInfo w15:providerId="AD" w15:userId="S::Darcy.Kitchens@travelguard.com::9c9e2e40-835b-4d09-adab-f5006cf9e004"/>
  </w15:person>
  <w15:person w15:author="Francis Auquier">
    <w15:presenceInfo w15:providerId="Windows Live" w15:userId="25c8daf64e0df29d"/>
  </w15:person>
  <w15:person w15:author="Emeline Jamoul">
    <w15:presenceInfo w15:providerId="Windows Live" w15:userId="434b0a02acaf7439"/>
  </w15:person>
  <w15:person w15:author="Uy, Eleanor">
    <w15:presenceInfo w15:providerId="AD" w15:userId="S::Eleanor.Uy@r7aig.com::0a2ab4af-f56a-4f7c-9104-95f5749dd81b"/>
  </w15:person>
  <w15:person w15:author="Alexandra Stamp">
    <w15:presenceInfo w15:providerId="AD" w15:userId="S::Alexandra.Stamp@travelguard.zurich.com::1b60c8d9-4d98-4c41-a0f9-28e79c8a6b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spelling="clean" w:grammar="clean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A0"/>
    <w:rsid w:val="00003DCF"/>
    <w:rsid w:val="0000489A"/>
    <w:rsid w:val="00012A6B"/>
    <w:rsid w:val="000142FD"/>
    <w:rsid w:val="00016BFE"/>
    <w:rsid w:val="00017977"/>
    <w:rsid w:val="00022244"/>
    <w:rsid w:val="000235CD"/>
    <w:rsid w:val="000238EB"/>
    <w:rsid w:val="000267E0"/>
    <w:rsid w:val="000313DF"/>
    <w:rsid w:val="00032065"/>
    <w:rsid w:val="0003226B"/>
    <w:rsid w:val="00036387"/>
    <w:rsid w:val="0004191E"/>
    <w:rsid w:val="00042911"/>
    <w:rsid w:val="00044B91"/>
    <w:rsid w:val="000505B2"/>
    <w:rsid w:val="0005501C"/>
    <w:rsid w:val="00055BFF"/>
    <w:rsid w:val="00064FF3"/>
    <w:rsid w:val="00066B7C"/>
    <w:rsid w:val="00075174"/>
    <w:rsid w:val="000779B4"/>
    <w:rsid w:val="000812C7"/>
    <w:rsid w:val="000824A8"/>
    <w:rsid w:val="00083BED"/>
    <w:rsid w:val="00086E8A"/>
    <w:rsid w:val="00087603"/>
    <w:rsid w:val="00093818"/>
    <w:rsid w:val="0009447A"/>
    <w:rsid w:val="00096366"/>
    <w:rsid w:val="0009773F"/>
    <w:rsid w:val="000A010C"/>
    <w:rsid w:val="000A233F"/>
    <w:rsid w:val="000A4AC2"/>
    <w:rsid w:val="000A7704"/>
    <w:rsid w:val="000B2C80"/>
    <w:rsid w:val="000B52A2"/>
    <w:rsid w:val="000B66C4"/>
    <w:rsid w:val="000C0601"/>
    <w:rsid w:val="000C08BC"/>
    <w:rsid w:val="000C0E38"/>
    <w:rsid w:val="000C1248"/>
    <w:rsid w:val="000C1AF0"/>
    <w:rsid w:val="000D0DEE"/>
    <w:rsid w:val="000D11A3"/>
    <w:rsid w:val="000D44F7"/>
    <w:rsid w:val="000D478E"/>
    <w:rsid w:val="000D52AF"/>
    <w:rsid w:val="000D54CA"/>
    <w:rsid w:val="000D6A76"/>
    <w:rsid w:val="000F09C6"/>
    <w:rsid w:val="000F0A11"/>
    <w:rsid w:val="000F1942"/>
    <w:rsid w:val="000F19DE"/>
    <w:rsid w:val="000F79CF"/>
    <w:rsid w:val="0010249F"/>
    <w:rsid w:val="001025A6"/>
    <w:rsid w:val="00115611"/>
    <w:rsid w:val="0012099B"/>
    <w:rsid w:val="00126487"/>
    <w:rsid w:val="00126D8A"/>
    <w:rsid w:val="00133D72"/>
    <w:rsid w:val="001472D9"/>
    <w:rsid w:val="0014734D"/>
    <w:rsid w:val="0014759B"/>
    <w:rsid w:val="00150005"/>
    <w:rsid w:val="00151CF5"/>
    <w:rsid w:val="001526DC"/>
    <w:rsid w:val="0015510C"/>
    <w:rsid w:val="00155DFD"/>
    <w:rsid w:val="001574CF"/>
    <w:rsid w:val="00160739"/>
    <w:rsid w:val="00162CEA"/>
    <w:rsid w:val="0016411F"/>
    <w:rsid w:val="001665CE"/>
    <w:rsid w:val="001665D1"/>
    <w:rsid w:val="001673B2"/>
    <w:rsid w:val="001709EA"/>
    <w:rsid w:val="001725DF"/>
    <w:rsid w:val="00172BD6"/>
    <w:rsid w:val="0017316A"/>
    <w:rsid w:val="00174528"/>
    <w:rsid w:val="0017469E"/>
    <w:rsid w:val="00175757"/>
    <w:rsid w:val="00180498"/>
    <w:rsid w:val="00182293"/>
    <w:rsid w:val="0018368B"/>
    <w:rsid w:val="00184F3E"/>
    <w:rsid w:val="0018681A"/>
    <w:rsid w:val="00186C18"/>
    <w:rsid w:val="00190F51"/>
    <w:rsid w:val="00191967"/>
    <w:rsid w:val="001A32B0"/>
    <w:rsid w:val="001A4AE8"/>
    <w:rsid w:val="001A5E3D"/>
    <w:rsid w:val="001A642D"/>
    <w:rsid w:val="001B0678"/>
    <w:rsid w:val="001B0DEB"/>
    <w:rsid w:val="001B1811"/>
    <w:rsid w:val="001B2A5D"/>
    <w:rsid w:val="001B60EA"/>
    <w:rsid w:val="001B7265"/>
    <w:rsid w:val="001C02CD"/>
    <w:rsid w:val="001C5320"/>
    <w:rsid w:val="001D1D38"/>
    <w:rsid w:val="001D2481"/>
    <w:rsid w:val="001D3491"/>
    <w:rsid w:val="001E2979"/>
    <w:rsid w:val="001E29FA"/>
    <w:rsid w:val="001E675F"/>
    <w:rsid w:val="001F0D33"/>
    <w:rsid w:val="001F1529"/>
    <w:rsid w:val="001F1D0D"/>
    <w:rsid w:val="001F38B5"/>
    <w:rsid w:val="001F4CB5"/>
    <w:rsid w:val="00203776"/>
    <w:rsid w:val="00204170"/>
    <w:rsid w:val="002052C7"/>
    <w:rsid w:val="00205C51"/>
    <w:rsid w:val="00210281"/>
    <w:rsid w:val="00212761"/>
    <w:rsid w:val="0021713D"/>
    <w:rsid w:val="0022318F"/>
    <w:rsid w:val="0022552D"/>
    <w:rsid w:val="0022616C"/>
    <w:rsid w:val="00227BF7"/>
    <w:rsid w:val="00240D5A"/>
    <w:rsid w:val="00243A08"/>
    <w:rsid w:val="00246CB6"/>
    <w:rsid w:val="002562D5"/>
    <w:rsid w:val="00256A9B"/>
    <w:rsid w:val="002579F6"/>
    <w:rsid w:val="00263722"/>
    <w:rsid w:val="00264FF9"/>
    <w:rsid w:val="00266A8A"/>
    <w:rsid w:val="002805E6"/>
    <w:rsid w:val="00287ADD"/>
    <w:rsid w:val="00287E72"/>
    <w:rsid w:val="00293E3A"/>
    <w:rsid w:val="002946C7"/>
    <w:rsid w:val="002A22DD"/>
    <w:rsid w:val="002A2567"/>
    <w:rsid w:val="002A2B32"/>
    <w:rsid w:val="002A31A6"/>
    <w:rsid w:val="002A6C60"/>
    <w:rsid w:val="002C182F"/>
    <w:rsid w:val="002C1E08"/>
    <w:rsid w:val="002C4029"/>
    <w:rsid w:val="002C5215"/>
    <w:rsid w:val="002C5B36"/>
    <w:rsid w:val="002C6A43"/>
    <w:rsid w:val="002D07D9"/>
    <w:rsid w:val="002D1EBC"/>
    <w:rsid w:val="002D24B6"/>
    <w:rsid w:val="002E11E3"/>
    <w:rsid w:val="002E2A6A"/>
    <w:rsid w:val="002E49E7"/>
    <w:rsid w:val="002E4E9D"/>
    <w:rsid w:val="002E4F7D"/>
    <w:rsid w:val="002F0A88"/>
    <w:rsid w:val="002F3C5D"/>
    <w:rsid w:val="002F48A0"/>
    <w:rsid w:val="002F6248"/>
    <w:rsid w:val="002F62DD"/>
    <w:rsid w:val="002F7F2D"/>
    <w:rsid w:val="003021E3"/>
    <w:rsid w:val="00303678"/>
    <w:rsid w:val="00304C62"/>
    <w:rsid w:val="00304DA7"/>
    <w:rsid w:val="00305580"/>
    <w:rsid w:val="003075BE"/>
    <w:rsid w:val="00311C8C"/>
    <w:rsid w:val="003207B6"/>
    <w:rsid w:val="00321B58"/>
    <w:rsid w:val="0032291C"/>
    <w:rsid w:val="00323244"/>
    <w:rsid w:val="003342D9"/>
    <w:rsid w:val="00334AB5"/>
    <w:rsid w:val="00335808"/>
    <w:rsid w:val="00337F3F"/>
    <w:rsid w:val="0034087C"/>
    <w:rsid w:val="00340F81"/>
    <w:rsid w:val="00343029"/>
    <w:rsid w:val="0034775C"/>
    <w:rsid w:val="003506C5"/>
    <w:rsid w:val="0035253E"/>
    <w:rsid w:val="003635C4"/>
    <w:rsid w:val="003834A0"/>
    <w:rsid w:val="003849F1"/>
    <w:rsid w:val="00384ECF"/>
    <w:rsid w:val="00385B92"/>
    <w:rsid w:val="00390989"/>
    <w:rsid w:val="00390E41"/>
    <w:rsid w:val="00395A92"/>
    <w:rsid w:val="00396ECF"/>
    <w:rsid w:val="003A2CB2"/>
    <w:rsid w:val="003A305E"/>
    <w:rsid w:val="003A5363"/>
    <w:rsid w:val="003B430B"/>
    <w:rsid w:val="003B5E8E"/>
    <w:rsid w:val="003C074D"/>
    <w:rsid w:val="003C5E1B"/>
    <w:rsid w:val="003C7E28"/>
    <w:rsid w:val="003D089F"/>
    <w:rsid w:val="003D3A08"/>
    <w:rsid w:val="003D3AD8"/>
    <w:rsid w:val="003D7446"/>
    <w:rsid w:val="003D7B34"/>
    <w:rsid w:val="003E3C58"/>
    <w:rsid w:val="003E7665"/>
    <w:rsid w:val="003E797B"/>
    <w:rsid w:val="003F01AF"/>
    <w:rsid w:val="003F039C"/>
    <w:rsid w:val="003F1861"/>
    <w:rsid w:val="003F21B6"/>
    <w:rsid w:val="003F263A"/>
    <w:rsid w:val="003F3B06"/>
    <w:rsid w:val="0040164E"/>
    <w:rsid w:val="00401E25"/>
    <w:rsid w:val="0040683C"/>
    <w:rsid w:val="004142EE"/>
    <w:rsid w:val="00414862"/>
    <w:rsid w:val="004151F7"/>
    <w:rsid w:val="0042008B"/>
    <w:rsid w:val="004207E8"/>
    <w:rsid w:val="004275BE"/>
    <w:rsid w:val="00433713"/>
    <w:rsid w:val="00445A59"/>
    <w:rsid w:val="0045409F"/>
    <w:rsid w:val="0046798F"/>
    <w:rsid w:val="0047629C"/>
    <w:rsid w:val="0048151D"/>
    <w:rsid w:val="00493A4E"/>
    <w:rsid w:val="00494FEC"/>
    <w:rsid w:val="0049629F"/>
    <w:rsid w:val="0049691A"/>
    <w:rsid w:val="004A12E2"/>
    <w:rsid w:val="004A2AC9"/>
    <w:rsid w:val="004A5545"/>
    <w:rsid w:val="004B3CFA"/>
    <w:rsid w:val="004C5963"/>
    <w:rsid w:val="004C67E1"/>
    <w:rsid w:val="004D1D1D"/>
    <w:rsid w:val="004D2E20"/>
    <w:rsid w:val="004D3101"/>
    <w:rsid w:val="004D68BD"/>
    <w:rsid w:val="004E050A"/>
    <w:rsid w:val="004E40BD"/>
    <w:rsid w:val="004E60DE"/>
    <w:rsid w:val="004E7F55"/>
    <w:rsid w:val="004F03C0"/>
    <w:rsid w:val="004F1037"/>
    <w:rsid w:val="004F198F"/>
    <w:rsid w:val="004F7FB2"/>
    <w:rsid w:val="00501F10"/>
    <w:rsid w:val="00502237"/>
    <w:rsid w:val="0050223C"/>
    <w:rsid w:val="00506EEB"/>
    <w:rsid w:val="0050735C"/>
    <w:rsid w:val="005109F5"/>
    <w:rsid w:val="005163E0"/>
    <w:rsid w:val="005217A3"/>
    <w:rsid w:val="00525570"/>
    <w:rsid w:val="005306B0"/>
    <w:rsid w:val="00530962"/>
    <w:rsid w:val="00532954"/>
    <w:rsid w:val="005356CF"/>
    <w:rsid w:val="005360D2"/>
    <w:rsid w:val="005364F2"/>
    <w:rsid w:val="00537517"/>
    <w:rsid w:val="0054300A"/>
    <w:rsid w:val="005435BC"/>
    <w:rsid w:val="005523D5"/>
    <w:rsid w:val="00557DA0"/>
    <w:rsid w:val="005648E8"/>
    <w:rsid w:val="005703D3"/>
    <w:rsid w:val="00573F10"/>
    <w:rsid w:val="00574A09"/>
    <w:rsid w:val="00575A29"/>
    <w:rsid w:val="00580808"/>
    <w:rsid w:val="005826A7"/>
    <w:rsid w:val="0058445A"/>
    <w:rsid w:val="00585853"/>
    <w:rsid w:val="00585B07"/>
    <w:rsid w:val="005875C4"/>
    <w:rsid w:val="0059061A"/>
    <w:rsid w:val="005959D2"/>
    <w:rsid w:val="0059779E"/>
    <w:rsid w:val="00597BA5"/>
    <w:rsid w:val="005A0245"/>
    <w:rsid w:val="005A3980"/>
    <w:rsid w:val="005A6F91"/>
    <w:rsid w:val="005B104E"/>
    <w:rsid w:val="005B395A"/>
    <w:rsid w:val="005B3FAC"/>
    <w:rsid w:val="005B5E6A"/>
    <w:rsid w:val="005B6690"/>
    <w:rsid w:val="005C3343"/>
    <w:rsid w:val="005C4C3D"/>
    <w:rsid w:val="005D1D65"/>
    <w:rsid w:val="005D2372"/>
    <w:rsid w:val="005D2EEA"/>
    <w:rsid w:val="005E0A9F"/>
    <w:rsid w:val="005E1502"/>
    <w:rsid w:val="005E2F39"/>
    <w:rsid w:val="005E3902"/>
    <w:rsid w:val="005E4501"/>
    <w:rsid w:val="005E548F"/>
    <w:rsid w:val="005E5E09"/>
    <w:rsid w:val="005E686B"/>
    <w:rsid w:val="005E6BAB"/>
    <w:rsid w:val="005E6FB0"/>
    <w:rsid w:val="005F0089"/>
    <w:rsid w:val="005F3C22"/>
    <w:rsid w:val="005F5617"/>
    <w:rsid w:val="005F71EE"/>
    <w:rsid w:val="00601D46"/>
    <w:rsid w:val="00602A95"/>
    <w:rsid w:val="00602D31"/>
    <w:rsid w:val="00603453"/>
    <w:rsid w:val="00603CC1"/>
    <w:rsid w:val="006105E6"/>
    <w:rsid w:val="006136C9"/>
    <w:rsid w:val="00621802"/>
    <w:rsid w:val="00623EE1"/>
    <w:rsid w:val="00623FFE"/>
    <w:rsid w:val="00624815"/>
    <w:rsid w:val="00632256"/>
    <w:rsid w:val="006339F6"/>
    <w:rsid w:val="00637CA1"/>
    <w:rsid w:val="00644CFF"/>
    <w:rsid w:val="006463B7"/>
    <w:rsid w:val="00646FBD"/>
    <w:rsid w:val="00651D38"/>
    <w:rsid w:val="00653F01"/>
    <w:rsid w:val="006540A5"/>
    <w:rsid w:val="006542EF"/>
    <w:rsid w:val="006560C5"/>
    <w:rsid w:val="006561EA"/>
    <w:rsid w:val="00656AF4"/>
    <w:rsid w:val="00661098"/>
    <w:rsid w:val="00663AA5"/>
    <w:rsid w:val="00675D60"/>
    <w:rsid w:val="00676C29"/>
    <w:rsid w:val="00676F28"/>
    <w:rsid w:val="006809BC"/>
    <w:rsid w:val="00680A9D"/>
    <w:rsid w:val="00685D1B"/>
    <w:rsid w:val="00692AE1"/>
    <w:rsid w:val="00692C48"/>
    <w:rsid w:val="006932D0"/>
    <w:rsid w:val="00693430"/>
    <w:rsid w:val="006965C1"/>
    <w:rsid w:val="00697405"/>
    <w:rsid w:val="006A01CD"/>
    <w:rsid w:val="006A0868"/>
    <w:rsid w:val="006A1B03"/>
    <w:rsid w:val="006A1BC8"/>
    <w:rsid w:val="006A79CB"/>
    <w:rsid w:val="006B0614"/>
    <w:rsid w:val="006B0C3F"/>
    <w:rsid w:val="006B7A12"/>
    <w:rsid w:val="006C01A2"/>
    <w:rsid w:val="006C2EA1"/>
    <w:rsid w:val="006C407B"/>
    <w:rsid w:val="006C6FD2"/>
    <w:rsid w:val="006C754F"/>
    <w:rsid w:val="006D3E46"/>
    <w:rsid w:val="006D3E5C"/>
    <w:rsid w:val="006D5824"/>
    <w:rsid w:val="006E0697"/>
    <w:rsid w:val="006E0DF8"/>
    <w:rsid w:val="006E0E60"/>
    <w:rsid w:val="006E188F"/>
    <w:rsid w:val="006E6F5D"/>
    <w:rsid w:val="006F05DF"/>
    <w:rsid w:val="006F06A2"/>
    <w:rsid w:val="006F1F92"/>
    <w:rsid w:val="006F29B8"/>
    <w:rsid w:val="006F3327"/>
    <w:rsid w:val="006F3803"/>
    <w:rsid w:val="006F4136"/>
    <w:rsid w:val="00700A92"/>
    <w:rsid w:val="00702958"/>
    <w:rsid w:val="00703478"/>
    <w:rsid w:val="007046AA"/>
    <w:rsid w:val="0070563A"/>
    <w:rsid w:val="007057E6"/>
    <w:rsid w:val="007128AF"/>
    <w:rsid w:val="00712AA3"/>
    <w:rsid w:val="0071351F"/>
    <w:rsid w:val="00714F6F"/>
    <w:rsid w:val="00721401"/>
    <w:rsid w:val="00721DDD"/>
    <w:rsid w:val="00724EE4"/>
    <w:rsid w:val="00725C70"/>
    <w:rsid w:val="00730F63"/>
    <w:rsid w:val="00737DEF"/>
    <w:rsid w:val="00741F8D"/>
    <w:rsid w:val="00747336"/>
    <w:rsid w:val="00750074"/>
    <w:rsid w:val="00754A3B"/>
    <w:rsid w:val="007560A0"/>
    <w:rsid w:val="00756240"/>
    <w:rsid w:val="00756271"/>
    <w:rsid w:val="00756D0F"/>
    <w:rsid w:val="00757517"/>
    <w:rsid w:val="007611AA"/>
    <w:rsid w:val="00762C3E"/>
    <w:rsid w:val="00762D64"/>
    <w:rsid w:val="00764022"/>
    <w:rsid w:val="007653D2"/>
    <w:rsid w:val="00775A56"/>
    <w:rsid w:val="00777929"/>
    <w:rsid w:val="007873DB"/>
    <w:rsid w:val="00792C91"/>
    <w:rsid w:val="0079370A"/>
    <w:rsid w:val="00794541"/>
    <w:rsid w:val="00794DFD"/>
    <w:rsid w:val="00794F46"/>
    <w:rsid w:val="00796600"/>
    <w:rsid w:val="007B1877"/>
    <w:rsid w:val="007B62C9"/>
    <w:rsid w:val="007B746B"/>
    <w:rsid w:val="007B7933"/>
    <w:rsid w:val="007B7AE6"/>
    <w:rsid w:val="007B7FB1"/>
    <w:rsid w:val="007C038C"/>
    <w:rsid w:val="007C2D1E"/>
    <w:rsid w:val="007C483D"/>
    <w:rsid w:val="007D030F"/>
    <w:rsid w:val="007D2140"/>
    <w:rsid w:val="007D2579"/>
    <w:rsid w:val="007D3D60"/>
    <w:rsid w:val="007D6727"/>
    <w:rsid w:val="007D6C66"/>
    <w:rsid w:val="007E13F9"/>
    <w:rsid w:val="007E170E"/>
    <w:rsid w:val="007E2B99"/>
    <w:rsid w:val="007E305D"/>
    <w:rsid w:val="007E347A"/>
    <w:rsid w:val="007E4C46"/>
    <w:rsid w:val="007E7660"/>
    <w:rsid w:val="007F1091"/>
    <w:rsid w:val="007F63DE"/>
    <w:rsid w:val="007F6B37"/>
    <w:rsid w:val="008040DE"/>
    <w:rsid w:val="0080545B"/>
    <w:rsid w:val="00810D85"/>
    <w:rsid w:val="0081184B"/>
    <w:rsid w:val="00812720"/>
    <w:rsid w:val="0081433A"/>
    <w:rsid w:val="00817109"/>
    <w:rsid w:val="00821000"/>
    <w:rsid w:val="00821A59"/>
    <w:rsid w:val="00823564"/>
    <w:rsid w:val="0082686D"/>
    <w:rsid w:val="00826D3D"/>
    <w:rsid w:val="0082786E"/>
    <w:rsid w:val="00832A41"/>
    <w:rsid w:val="00833304"/>
    <w:rsid w:val="008341A5"/>
    <w:rsid w:val="0083633A"/>
    <w:rsid w:val="00845849"/>
    <w:rsid w:val="008468DD"/>
    <w:rsid w:val="00850E68"/>
    <w:rsid w:val="00852EC8"/>
    <w:rsid w:val="008565E8"/>
    <w:rsid w:val="00856881"/>
    <w:rsid w:val="00857AF4"/>
    <w:rsid w:val="00865BCA"/>
    <w:rsid w:val="00866493"/>
    <w:rsid w:val="00874502"/>
    <w:rsid w:val="00877702"/>
    <w:rsid w:val="0088076C"/>
    <w:rsid w:val="00884CF1"/>
    <w:rsid w:val="00886C95"/>
    <w:rsid w:val="008941F1"/>
    <w:rsid w:val="00895157"/>
    <w:rsid w:val="008A2562"/>
    <w:rsid w:val="008A2F82"/>
    <w:rsid w:val="008B1D10"/>
    <w:rsid w:val="008B2FDC"/>
    <w:rsid w:val="008B37BA"/>
    <w:rsid w:val="008B3D9C"/>
    <w:rsid w:val="008B7C8F"/>
    <w:rsid w:val="008C0B3E"/>
    <w:rsid w:val="008C21BE"/>
    <w:rsid w:val="008C36B5"/>
    <w:rsid w:val="008C5EF2"/>
    <w:rsid w:val="008D1171"/>
    <w:rsid w:val="008D203A"/>
    <w:rsid w:val="008D2B51"/>
    <w:rsid w:val="008D684D"/>
    <w:rsid w:val="008D7797"/>
    <w:rsid w:val="008D7889"/>
    <w:rsid w:val="008E1F1F"/>
    <w:rsid w:val="008E31AC"/>
    <w:rsid w:val="008E4C41"/>
    <w:rsid w:val="008E7081"/>
    <w:rsid w:val="008F06C6"/>
    <w:rsid w:val="008F1068"/>
    <w:rsid w:val="008F1E69"/>
    <w:rsid w:val="008F26D4"/>
    <w:rsid w:val="008F3281"/>
    <w:rsid w:val="008F42DD"/>
    <w:rsid w:val="008F684B"/>
    <w:rsid w:val="009007BA"/>
    <w:rsid w:val="009008BC"/>
    <w:rsid w:val="00903A29"/>
    <w:rsid w:val="009052F3"/>
    <w:rsid w:val="00917D02"/>
    <w:rsid w:val="00921A4A"/>
    <w:rsid w:val="00925999"/>
    <w:rsid w:val="00927372"/>
    <w:rsid w:val="00931946"/>
    <w:rsid w:val="00932085"/>
    <w:rsid w:val="00941355"/>
    <w:rsid w:val="009453CD"/>
    <w:rsid w:val="00947052"/>
    <w:rsid w:val="009573E2"/>
    <w:rsid w:val="00963B74"/>
    <w:rsid w:val="009656DD"/>
    <w:rsid w:val="009664D2"/>
    <w:rsid w:val="00966D04"/>
    <w:rsid w:val="00972016"/>
    <w:rsid w:val="009733D8"/>
    <w:rsid w:val="00976460"/>
    <w:rsid w:val="00980F9B"/>
    <w:rsid w:val="00981760"/>
    <w:rsid w:val="009846D7"/>
    <w:rsid w:val="0098766E"/>
    <w:rsid w:val="0099472F"/>
    <w:rsid w:val="009954C1"/>
    <w:rsid w:val="009A2124"/>
    <w:rsid w:val="009A385F"/>
    <w:rsid w:val="009A5EAB"/>
    <w:rsid w:val="009B2727"/>
    <w:rsid w:val="009B291C"/>
    <w:rsid w:val="009B3736"/>
    <w:rsid w:val="009B4193"/>
    <w:rsid w:val="009B541F"/>
    <w:rsid w:val="009C2356"/>
    <w:rsid w:val="009C41E3"/>
    <w:rsid w:val="009C6828"/>
    <w:rsid w:val="009D179C"/>
    <w:rsid w:val="009D2A9D"/>
    <w:rsid w:val="009E0418"/>
    <w:rsid w:val="009E0FB6"/>
    <w:rsid w:val="009E184F"/>
    <w:rsid w:val="009E6402"/>
    <w:rsid w:val="009E7733"/>
    <w:rsid w:val="009F181E"/>
    <w:rsid w:val="009F304A"/>
    <w:rsid w:val="009F4EDD"/>
    <w:rsid w:val="009F6A61"/>
    <w:rsid w:val="00A04043"/>
    <w:rsid w:val="00A04EA5"/>
    <w:rsid w:val="00A15565"/>
    <w:rsid w:val="00A1589F"/>
    <w:rsid w:val="00A15F3D"/>
    <w:rsid w:val="00A179BE"/>
    <w:rsid w:val="00A225EC"/>
    <w:rsid w:val="00A23B83"/>
    <w:rsid w:val="00A31286"/>
    <w:rsid w:val="00A35B94"/>
    <w:rsid w:val="00A45D56"/>
    <w:rsid w:val="00A4608C"/>
    <w:rsid w:val="00A503BA"/>
    <w:rsid w:val="00A55FF5"/>
    <w:rsid w:val="00A56E57"/>
    <w:rsid w:val="00A5739D"/>
    <w:rsid w:val="00A6392A"/>
    <w:rsid w:val="00A6702E"/>
    <w:rsid w:val="00A70FDE"/>
    <w:rsid w:val="00A7150D"/>
    <w:rsid w:val="00A71685"/>
    <w:rsid w:val="00A76211"/>
    <w:rsid w:val="00A766ED"/>
    <w:rsid w:val="00A769D1"/>
    <w:rsid w:val="00A76C06"/>
    <w:rsid w:val="00A82FBE"/>
    <w:rsid w:val="00A90CC9"/>
    <w:rsid w:val="00A90DAD"/>
    <w:rsid w:val="00A96024"/>
    <w:rsid w:val="00A9769A"/>
    <w:rsid w:val="00A9799E"/>
    <w:rsid w:val="00AA0731"/>
    <w:rsid w:val="00AB19F0"/>
    <w:rsid w:val="00AB20E7"/>
    <w:rsid w:val="00AB4098"/>
    <w:rsid w:val="00AB77B3"/>
    <w:rsid w:val="00AD0010"/>
    <w:rsid w:val="00AD1D6A"/>
    <w:rsid w:val="00AD25DA"/>
    <w:rsid w:val="00AD4B72"/>
    <w:rsid w:val="00AD73FC"/>
    <w:rsid w:val="00AE0DCB"/>
    <w:rsid w:val="00AE3B27"/>
    <w:rsid w:val="00AE462E"/>
    <w:rsid w:val="00AF1495"/>
    <w:rsid w:val="00AF6FAC"/>
    <w:rsid w:val="00B027B3"/>
    <w:rsid w:val="00B02DDC"/>
    <w:rsid w:val="00B056F7"/>
    <w:rsid w:val="00B0692A"/>
    <w:rsid w:val="00B07D3A"/>
    <w:rsid w:val="00B17259"/>
    <w:rsid w:val="00B17818"/>
    <w:rsid w:val="00B20533"/>
    <w:rsid w:val="00B26696"/>
    <w:rsid w:val="00B301B1"/>
    <w:rsid w:val="00B318BE"/>
    <w:rsid w:val="00B328ED"/>
    <w:rsid w:val="00B32D18"/>
    <w:rsid w:val="00B42E0A"/>
    <w:rsid w:val="00B47E5B"/>
    <w:rsid w:val="00B51B2A"/>
    <w:rsid w:val="00B52722"/>
    <w:rsid w:val="00B53205"/>
    <w:rsid w:val="00B53C16"/>
    <w:rsid w:val="00B53C7C"/>
    <w:rsid w:val="00B602A1"/>
    <w:rsid w:val="00B60980"/>
    <w:rsid w:val="00B723B0"/>
    <w:rsid w:val="00B73E49"/>
    <w:rsid w:val="00B748D2"/>
    <w:rsid w:val="00B7633B"/>
    <w:rsid w:val="00B778E3"/>
    <w:rsid w:val="00B9058D"/>
    <w:rsid w:val="00B910ED"/>
    <w:rsid w:val="00B9448E"/>
    <w:rsid w:val="00B94C32"/>
    <w:rsid w:val="00B9596F"/>
    <w:rsid w:val="00B96ECD"/>
    <w:rsid w:val="00B97CD5"/>
    <w:rsid w:val="00BA00AD"/>
    <w:rsid w:val="00BA46C7"/>
    <w:rsid w:val="00BA5391"/>
    <w:rsid w:val="00BA7F21"/>
    <w:rsid w:val="00BB2AAF"/>
    <w:rsid w:val="00BB33D8"/>
    <w:rsid w:val="00BC25AE"/>
    <w:rsid w:val="00BC308A"/>
    <w:rsid w:val="00BC79E3"/>
    <w:rsid w:val="00BC7EF0"/>
    <w:rsid w:val="00BD1DBC"/>
    <w:rsid w:val="00BD2031"/>
    <w:rsid w:val="00BD7B4F"/>
    <w:rsid w:val="00BE138F"/>
    <w:rsid w:val="00BE3462"/>
    <w:rsid w:val="00BE5A3D"/>
    <w:rsid w:val="00BE609A"/>
    <w:rsid w:val="00BF087A"/>
    <w:rsid w:val="00BF1BD0"/>
    <w:rsid w:val="00BF4365"/>
    <w:rsid w:val="00C051A1"/>
    <w:rsid w:val="00C15DA9"/>
    <w:rsid w:val="00C16E53"/>
    <w:rsid w:val="00C20006"/>
    <w:rsid w:val="00C201E6"/>
    <w:rsid w:val="00C2162F"/>
    <w:rsid w:val="00C21BF4"/>
    <w:rsid w:val="00C22C56"/>
    <w:rsid w:val="00C30A01"/>
    <w:rsid w:val="00C334A4"/>
    <w:rsid w:val="00C3504F"/>
    <w:rsid w:val="00C40099"/>
    <w:rsid w:val="00C43A5A"/>
    <w:rsid w:val="00C44000"/>
    <w:rsid w:val="00C462C3"/>
    <w:rsid w:val="00C5266E"/>
    <w:rsid w:val="00C53019"/>
    <w:rsid w:val="00C53F45"/>
    <w:rsid w:val="00C546A1"/>
    <w:rsid w:val="00C5516B"/>
    <w:rsid w:val="00C61117"/>
    <w:rsid w:val="00C62777"/>
    <w:rsid w:val="00C66842"/>
    <w:rsid w:val="00C70DC0"/>
    <w:rsid w:val="00C742A0"/>
    <w:rsid w:val="00C75013"/>
    <w:rsid w:val="00C75A41"/>
    <w:rsid w:val="00C82DD8"/>
    <w:rsid w:val="00C84916"/>
    <w:rsid w:val="00C854DC"/>
    <w:rsid w:val="00C85806"/>
    <w:rsid w:val="00C86257"/>
    <w:rsid w:val="00C87C3E"/>
    <w:rsid w:val="00C92993"/>
    <w:rsid w:val="00CA26B0"/>
    <w:rsid w:val="00CA2B97"/>
    <w:rsid w:val="00CA7D81"/>
    <w:rsid w:val="00CB405C"/>
    <w:rsid w:val="00CB5575"/>
    <w:rsid w:val="00CB6494"/>
    <w:rsid w:val="00CD13EE"/>
    <w:rsid w:val="00CE04EB"/>
    <w:rsid w:val="00CE05C2"/>
    <w:rsid w:val="00CE56EF"/>
    <w:rsid w:val="00CE7D60"/>
    <w:rsid w:val="00CF06EC"/>
    <w:rsid w:val="00CF60CC"/>
    <w:rsid w:val="00D01542"/>
    <w:rsid w:val="00D019E5"/>
    <w:rsid w:val="00D03830"/>
    <w:rsid w:val="00D0446C"/>
    <w:rsid w:val="00D0738F"/>
    <w:rsid w:val="00D10837"/>
    <w:rsid w:val="00D146A6"/>
    <w:rsid w:val="00D16B1A"/>
    <w:rsid w:val="00D22509"/>
    <w:rsid w:val="00D27AB3"/>
    <w:rsid w:val="00D31A11"/>
    <w:rsid w:val="00D32983"/>
    <w:rsid w:val="00D3363D"/>
    <w:rsid w:val="00D33B36"/>
    <w:rsid w:val="00D40364"/>
    <w:rsid w:val="00D40915"/>
    <w:rsid w:val="00D42A42"/>
    <w:rsid w:val="00D4365A"/>
    <w:rsid w:val="00D44CD7"/>
    <w:rsid w:val="00D458AE"/>
    <w:rsid w:val="00D45DE4"/>
    <w:rsid w:val="00D45FE6"/>
    <w:rsid w:val="00D5018E"/>
    <w:rsid w:val="00D51998"/>
    <w:rsid w:val="00D543F7"/>
    <w:rsid w:val="00D55483"/>
    <w:rsid w:val="00D55EDB"/>
    <w:rsid w:val="00D6029F"/>
    <w:rsid w:val="00D61FF0"/>
    <w:rsid w:val="00D64E72"/>
    <w:rsid w:val="00D666D5"/>
    <w:rsid w:val="00D66A08"/>
    <w:rsid w:val="00D66F3C"/>
    <w:rsid w:val="00D70B64"/>
    <w:rsid w:val="00D73349"/>
    <w:rsid w:val="00D74201"/>
    <w:rsid w:val="00D76899"/>
    <w:rsid w:val="00D8052A"/>
    <w:rsid w:val="00D80587"/>
    <w:rsid w:val="00D903B5"/>
    <w:rsid w:val="00D91791"/>
    <w:rsid w:val="00D937AC"/>
    <w:rsid w:val="00D944D4"/>
    <w:rsid w:val="00D95F71"/>
    <w:rsid w:val="00DA25BA"/>
    <w:rsid w:val="00DA26F7"/>
    <w:rsid w:val="00DA32A6"/>
    <w:rsid w:val="00DA4517"/>
    <w:rsid w:val="00DA489F"/>
    <w:rsid w:val="00DA4BFD"/>
    <w:rsid w:val="00DB03FA"/>
    <w:rsid w:val="00DB0575"/>
    <w:rsid w:val="00DB25FA"/>
    <w:rsid w:val="00DB281E"/>
    <w:rsid w:val="00DB4BFD"/>
    <w:rsid w:val="00DB5C54"/>
    <w:rsid w:val="00DB6033"/>
    <w:rsid w:val="00DC221F"/>
    <w:rsid w:val="00DC249D"/>
    <w:rsid w:val="00DC54BF"/>
    <w:rsid w:val="00DC6341"/>
    <w:rsid w:val="00DD03D3"/>
    <w:rsid w:val="00DD1BB5"/>
    <w:rsid w:val="00DD3CA6"/>
    <w:rsid w:val="00DD60C3"/>
    <w:rsid w:val="00DE2E13"/>
    <w:rsid w:val="00DE2F94"/>
    <w:rsid w:val="00DE521F"/>
    <w:rsid w:val="00DE661C"/>
    <w:rsid w:val="00E0205D"/>
    <w:rsid w:val="00E03FE2"/>
    <w:rsid w:val="00E04167"/>
    <w:rsid w:val="00E06521"/>
    <w:rsid w:val="00E14731"/>
    <w:rsid w:val="00E17E68"/>
    <w:rsid w:val="00E2481E"/>
    <w:rsid w:val="00E261B9"/>
    <w:rsid w:val="00E2729F"/>
    <w:rsid w:val="00E30197"/>
    <w:rsid w:val="00E31E6A"/>
    <w:rsid w:val="00E32DEB"/>
    <w:rsid w:val="00E4191B"/>
    <w:rsid w:val="00E4417D"/>
    <w:rsid w:val="00E44929"/>
    <w:rsid w:val="00E4618F"/>
    <w:rsid w:val="00E507CC"/>
    <w:rsid w:val="00E560DC"/>
    <w:rsid w:val="00E5720A"/>
    <w:rsid w:val="00E66CF3"/>
    <w:rsid w:val="00E75CF3"/>
    <w:rsid w:val="00E779F8"/>
    <w:rsid w:val="00E81AD8"/>
    <w:rsid w:val="00E839D5"/>
    <w:rsid w:val="00E910AC"/>
    <w:rsid w:val="00E93236"/>
    <w:rsid w:val="00E94FF5"/>
    <w:rsid w:val="00E96F88"/>
    <w:rsid w:val="00E9793A"/>
    <w:rsid w:val="00EA0D0C"/>
    <w:rsid w:val="00EA25C6"/>
    <w:rsid w:val="00EB31AA"/>
    <w:rsid w:val="00EB63C8"/>
    <w:rsid w:val="00EB6CAD"/>
    <w:rsid w:val="00EB7D8C"/>
    <w:rsid w:val="00EC3336"/>
    <w:rsid w:val="00EC3AD7"/>
    <w:rsid w:val="00EC4A46"/>
    <w:rsid w:val="00EC67A3"/>
    <w:rsid w:val="00ED3351"/>
    <w:rsid w:val="00ED34EB"/>
    <w:rsid w:val="00ED748A"/>
    <w:rsid w:val="00ED76B1"/>
    <w:rsid w:val="00ED771E"/>
    <w:rsid w:val="00EE01C3"/>
    <w:rsid w:val="00EE41F0"/>
    <w:rsid w:val="00EE55B5"/>
    <w:rsid w:val="00EE55C3"/>
    <w:rsid w:val="00EE78F7"/>
    <w:rsid w:val="00EF2C18"/>
    <w:rsid w:val="00EF47FC"/>
    <w:rsid w:val="00F00078"/>
    <w:rsid w:val="00F01499"/>
    <w:rsid w:val="00F01953"/>
    <w:rsid w:val="00F0244C"/>
    <w:rsid w:val="00F12D0C"/>
    <w:rsid w:val="00F143D9"/>
    <w:rsid w:val="00F14FE0"/>
    <w:rsid w:val="00F15B1A"/>
    <w:rsid w:val="00F15C0B"/>
    <w:rsid w:val="00F2150B"/>
    <w:rsid w:val="00F218A5"/>
    <w:rsid w:val="00F223E8"/>
    <w:rsid w:val="00F22D4C"/>
    <w:rsid w:val="00F24C7C"/>
    <w:rsid w:val="00F27D2E"/>
    <w:rsid w:val="00F320EB"/>
    <w:rsid w:val="00F34EA3"/>
    <w:rsid w:val="00F36535"/>
    <w:rsid w:val="00F36BEE"/>
    <w:rsid w:val="00F37986"/>
    <w:rsid w:val="00F37C2A"/>
    <w:rsid w:val="00F42B3B"/>
    <w:rsid w:val="00F448C0"/>
    <w:rsid w:val="00F44F53"/>
    <w:rsid w:val="00F5091C"/>
    <w:rsid w:val="00F5157A"/>
    <w:rsid w:val="00F51C2C"/>
    <w:rsid w:val="00F530C7"/>
    <w:rsid w:val="00F53DB2"/>
    <w:rsid w:val="00F57812"/>
    <w:rsid w:val="00F603DF"/>
    <w:rsid w:val="00F6148B"/>
    <w:rsid w:val="00F630C5"/>
    <w:rsid w:val="00F6323D"/>
    <w:rsid w:val="00F66D30"/>
    <w:rsid w:val="00F67E97"/>
    <w:rsid w:val="00F72D35"/>
    <w:rsid w:val="00F7452D"/>
    <w:rsid w:val="00F767BF"/>
    <w:rsid w:val="00F86323"/>
    <w:rsid w:val="00F900B8"/>
    <w:rsid w:val="00F90273"/>
    <w:rsid w:val="00F93EC6"/>
    <w:rsid w:val="00F94408"/>
    <w:rsid w:val="00FA0123"/>
    <w:rsid w:val="00FA4327"/>
    <w:rsid w:val="00FA4AFC"/>
    <w:rsid w:val="00FA7625"/>
    <w:rsid w:val="00FB653C"/>
    <w:rsid w:val="00FC00D8"/>
    <w:rsid w:val="00FC0E21"/>
    <w:rsid w:val="00FC1730"/>
    <w:rsid w:val="00FC3FF1"/>
    <w:rsid w:val="00FC4080"/>
    <w:rsid w:val="00FC52F6"/>
    <w:rsid w:val="00FC6AD5"/>
    <w:rsid w:val="00FC6B5F"/>
    <w:rsid w:val="00FC7743"/>
    <w:rsid w:val="00FD261A"/>
    <w:rsid w:val="00FD2914"/>
    <w:rsid w:val="00FD665C"/>
    <w:rsid w:val="00FD6B12"/>
    <w:rsid w:val="00FE1E2E"/>
    <w:rsid w:val="00FE4C11"/>
    <w:rsid w:val="00FE6C66"/>
    <w:rsid w:val="12964D79"/>
    <w:rsid w:val="70E0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4E7460"/>
  <w15:docId w15:val="{340E8819-F0D4-4E2C-B3B5-1C31522F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231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A0"/>
    <w:rPr>
      <w:rFonts w:ascii="Segoe UI" w:hAnsi="Segoe UI" w:cs="Segoe UI"/>
      <w:sz w:val="18"/>
      <w:szCs w:val="18"/>
    </w:rPr>
  </w:style>
  <w:style w:type="paragraph" w:customStyle="1" w:styleId="2BodyText">
    <w:name w:val="2. Body Text"/>
    <w:link w:val="2BodyTextChar"/>
    <w:qFormat/>
    <w:rsid w:val="00174528"/>
    <w:pPr>
      <w:spacing w:after="0" w:line="240" w:lineRule="auto"/>
    </w:pPr>
    <w:rPr>
      <w:rFonts w:ascii="Arial" w:hAnsi="Arial" w:cs="Segoe UI Semilight"/>
      <w:color w:val="141414" w:themeColor="text1"/>
      <w:sz w:val="20"/>
      <w:szCs w:val="20"/>
    </w:rPr>
  </w:style>
  <w:style w:type="paragraph" w:customStyle="1" w:styleId="3Subhead">
    <w:name w:val="3. Subhead"/>
    <w:link w:val="3SubheadChar"/>
    <w:qFormat/>
    <w:rsid w:val="0009447A"/>
    <w:pPr>
      <w:spacing w:after="0" w:line="240" w:lineRule="auto"/>
    </w:pPr>
    <w:rPr>
      <w:rFonts w:ascii="Arial" w:hAnsi="Arial" w:cs="Segoe UI Semibold"/>
      <w:b/>
      <w:sz w:val="24"/>
      <w:szCs w:val="24"/>
    </w:rPr>
  </w:style>
  <w:style w:type="character" w:customStyle="1" w:styleId="2BodyTextChar">
    <w:name w:val="2. Body Text Char"/>
    <w:basedOn w:val="DefaultParagraphFont"/>
    <w:link w:val="2BodyText"/>
    <w:rsid w:val="00174528"/>
    <w:rPr>
      <w:rFonts w:ascii="Arial" w:hAnsi="Arial" w:cs="Segoe UI Semilight"/>
      <w:color w:val="141414" w:themeColor="text1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3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3SubheadChar">
    <w:name w:val="3. Subhead Char"/>
    <w:basedOn w:val="2BodyTextChar"/>
    <w:link w:val="3Subhead"/>
    <w:rsid w:val="0009447A"/>
    <w:rPr>
      <w:rFonts w:ascii="Arial" w:hAnsi="Arial" w:cs="Segoe UI Semibold"/>
      <w:b/>
      <w:color w:val="141414" w:themeColor="text1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235CD"/>
  </w:style>
  <w:style w:type="paragraph" w:styleId="Footer">
    <w:name w:val="footer"/>
    <w:basedOn w:val="Normal"/>
    <w:link w:val="FooterChar"/>
    <w:uiPriority w:val="99"/>
    <w:unhideWhenUsed/>
    <w:rsid w:val="00023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5CD"/>
  </w:style>
  <w:style w:type="table" w:styleId="TableGrid">
    <w:name w:val="Table Grid"/>
    <w:basedOn w:val="TableNormal"/>
    <w:uiPriority w:val="39"/>
    <w:rsid w:val="00190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876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76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76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6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603"/>
    <w:rPr>
      <w:b/>
      <w:bCs/>
      <w:sz w:val="20"/>
      <w:szCs w:val="20"/>
    </w:rPr>
  </w:style>
  <w:style w:type="paragraph" w:customStyle="1" w:styleId="5Sources">
    <w:name w:val="5. Sources"/>
    <w:qFormat/>
    <w:rsid w:val="0022318F"/>
    <w:pPr>
      <w:spacing w:before="60" w:after="0" w:line="160" w:lineRule="exact"/>
    </w:pPr>
    <w:rPr>
      <w:rFonts w:ascii="Arial" w:hAnsi="Arial" w:cs="Segoe UI Semilight"/>
      <w:sz w:val="16"/>
      <w:szCs w:val="20"/>
    </w:rPr>
  </w:style>
  <w:style w:type="paragraph" w:customStyle="1" w:styleId="4BulletText">
    <w:name w:val="4. Bullet Text"/>
    <w:link w:val="4BulletTextChar"/>
    <w:qFormat/>
    <w:rsid w:val="00174528"/>
    <w:pPr>
      <w:numPr>
        <w:numId w:val="1"/>
      </w:numPr>
      <w:spacing w:before="180" w:after="0" w:line="240" w:lineRule="auto"/>
    </w:pPr>
    <w:rPr>
      <w:rFonts w:ascii="Arial" w:hAnsi="Arial" w:cs="Segoe UI Semilight"/>
      <w:sz w:val="20"/>
      <w:szCs w:val="20"/>
    </w:rPr>
  </w:style>
  <w:style w:type="character" w:customStyle="1" w:styleId="4BulletTextChar">
    <w:name w:val="4. Bullet Text Char"/>
    <w:basedOn w:val="2BodyTextChar"/>
    <w:link w:val="4BulletText"/>
    <w:rsid w:val="00174528"/>
    <w:rPr>
      <w:rFonts w:ascii="Arial" w:hAnsi="Arial" w:cs="Segoe UI Semilight"/>
      <w:color w:val="141414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022244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B056F7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056F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4300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4300A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1LargeTitle">
    <w:name w:val="1. Large Title"/>
    <w:basedOn w:val="Normal"/>
    <w:link w:val="1LargeTitleChar"/>
    <w:qFormat/>
    <w:rsid w:val="0009447A"/>
    <w:pPr>
      <w:spacing w:after="0" w:line="240" w:lineRule="auto"/>
    </w:pPr>
    <w:rPr>
      <w:rFonts w:ascii="Arial" w:hAnsi="Arial" w:cs="Segoe UI Semibold"/>
      <w:b/>
      <w:color w:val="00A4E4" w:themeColor="accent1"/>
      <w:sz w:val="48"/>
      <w:szCs w:val="48"/>
    </w:rPr>
  </w:style>
  <w:style w:type="character" w:customStyle="1" w:styleId="1LargeTitleChar">
    <w:name w:val="1. Large Title Char"/>
    <w:basedOn w:val="DefaultParagraphFont"/>
    <w:link w:val="1LargeTitle"/>
    <w:rsid w:val="0009447A"/>
    <w:rPr>
      <w:rFonts w:ascii="Arial" w:hAnsi="Arial" w:cs="Segoe UI Semibold"/>
      <w:b/>
      <w:color w:val="00A4E4" w:themeColor="accent1"/>
      <w:sz w:val="48"/>
      <w:szCs w:val="48"/>
    </w:rPr>
  </w:style>
  <w:style w:type="paragraph" w:customStyle="1" w:styleId="Pa9">
    <w:name w:val="Pa9"/>
    <w:basedOn w:val="Normal"/>
    <w:next w:val="Normal"/>
    <w:rsid w:val="004E40BD"/>
    <w:pPr>
      <w:autoSpaceDE w:val="0"/>
      <w:autoSpaceDN w:val="0"/>
      <w:adjustRightInd w:val="0"/>
      <w:spacing w:after="0" w:line="161" w:lineRule="atLeast"/>
    </w:pPr>
    <w:rPr>
      <w:rFonts w:ascii="ITC Avant Garde Std Md" w:eastAsia="Times New Roman" w:hAnsi="ITC Avant Garde Std Md" w:cs="Times New Roman"/>
      <w:sz w:val="24"/>
      <w:szCs w:val="24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BD"/>
    <w:pPr>
      <w:numPr>
        <w:ilvl w:val="1"/>
      </w:numPr>
      <w:spacing w:line="240" w:lineRule="auto"/>
    </w:pPr>
    <w:rPr>
      <w:rFonts w:eastAsiaTheme="minorEastAsia"/>
      <w:color w:val="666666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40BD"/>
    <w:rPr>
      <w:rFonts w:eastAsiaTheme="minorEastAsia"/>
      <w:color w:val="666666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FC52F6"/>
    <w:rPr>
      <w:color w:val="0000FF"/>
      <w:u w:val="single"/>
    </w:rPr>
  </w:style>
  <w:style w:type="character" w:customStyle="1" w:styleId="tlid-translation">
    <w:name w:val="tlid-translation"/>
    <w:basedOn w:val="DefaultParagraphFont"/>
    <w:rsid w:val="005E5E09"/>
  </w:style>
  <w:style w:type="paragraph" w:styleId="Revision">
    <w:name w:val="Revision"/>
    <w:hidden/>
    <w:uiPriority w:val="99"/>
    <w:semiHidden/>
    <w:rsid w:val="00FC6AD5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794D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2EC8"/>
    <w:rPr>
      <w:color w:val="333333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0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1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4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Custom 8">
      <a:dk1>
        <a:srgbClr val="141414"/>
      </a:dk1>
      <a:lt1>
        <a:sysClr val="window" lastClr="FFFFFF"/>
      </a:lt1>
      <a:dk2>
        <a:srgbClr val="141414"/>
      </a:dk2>
      <a:lt2>
        <a:srgbClr val="E7E6E6"/>
      </a:lt2>
      <a:accent1>
        <a:srgbClr val="00A4E4"/>
      </a:accent1>
      <a:accent2>
        <a:srgbClr val="FBCA5C"/>
      </a:accent2>
      <a:accent3>
        <a:srgbClr val="92B45B"/>
      </a:accent3>
      <a:accent4>
        <a:srgbClr val="0073AE"/>
      </a:accent4>
      <a:accent5>
        <a:srgbClr val="FDDF9D"/>
      </a:accent5>
      <a:accent6>
        <a:srgbClr val="BDD19D"/>
      </a:accent6>
      <a:hlink>
        <a:srgbClr val="00A4E4"/>
      </a:hlink>
      <a:folHlink>
        <a:srgbClr val="33333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114DE0BF701045AD2403C163A63BBD" ma:contentTypeVersion="24" ma:contentTypeDescription="Create a new document." ma:contentTypeScope="" ma:versionID="d22f1679e070d80fde07c0aa1e02a1d7">
  <xsd:schema xmlns:xsd="http://www.w3.org/2001/XMLSchema" xmlns:xs="http://www.w3.org/2001/XMLSchema" xmlns:p="http://schemas.microsoft.com/office/2006/metadata/properties" xmlns:ns1="http://schemas.microsoft.com/sharepoint/v3" xmlns:ns2="694a2687-4383-4267-b4dc-f7657eaaabf8" xmlns:ns3="e42673de-b264-43ab-b333-25166615ddcb" targetNamespace="http://schemas.microsoft.com/office/2006/metadata/properties" ma:root="true" ma:fieldsID="a4304071a50c429e02536ead82bdb62a" ns1:_="" ns2:_="" ns3:_="">
    <xsd:import namespace="http://schemas.microsoft.com/sharepoint/v3"/>
    <xsd:import namespace="694a2687-4383-4267-b4dc-f7657eaaabf8"/>
    <xsd:import namespace="e42673de-b264-43ab-b333-25166615dd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Comments" minOccurs="0"/>
                <xsd:element ref="ns2:Country" minOccurs="0"/>
                <xsd:element ref="ns2:Language" minOccurs="0"/>
                <xsd:element ref="ns2:RevisionDate" minOccurs="0"/>
                <xsd:element ref="ns2:DocumentType" minOccurs="0"/>
                <xsd:element ref="ns2:MediaServiceBillingMetadata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a2687-4383-4267-b4dc-f7657eaaa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b35ed4-3d6d-4cb4-974a-070d1834fe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ments" ma:index="2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Country" ma:index="26" nillable="true" ma:displayName="Country" ma:format="Dropdown" ma:internalName="Country">
      <xsd:simpleType>
        <xsd:restriction base="dms:Text">
          <xsd:maxLength value="255"/>
        </xsd:restriction>
      </xsd:simpleType>
    </xsd:element>
    <xsd:element name="Language" ma:index="27" nillable="true" ma:displayName="Language" ma:format="Dropdown" ma:internalName="Language">
      <xsd:simpleType>
        <xsd:restriction base="dms:Text">
          <xsd:maxLength value="255"/>
        </xsd:restriction>
      </xsd:simpleType>
    </xsd:element>
    <xsd:element name="RevisionDate" ma:index="28" nillable="true" ma:displayName="Revision Date" ma:format="DateOnly" ma:internalName="RevisionDate">
      <xsd:simpleType>
        <xsd:restriction base="dms:DateTime"/>
      </xsd:simpleType>
    </xsd:element>
    <xsd:element name="DocumentType" ma:index="29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" ma:index="31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673de-b264-43ab-b333-25166615ddc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638ee36-09d7-452e-b9a6-bfa895f7966b}" ma:internalName="TaxCatchAll" ma:showField="CatchAllData" ma:web="e42673de-b264-43ab-b333-25166615dd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RevisionDate xmlns="694a2687-4383-4267-b4dc-f7657eaaabf8" xsi:nil="true"/>
    <TaxCatchAll xmlns="e42673de-b264-43ab-b333-25166615ddcb" xsi:nil="true"/>
    <Country xmlns="694a2687-4383-4267-b4dc-f7657eaaabf8" xsi:nil="true"/>
    <Date xmlns="694a2687-4383-4267-b4dc-f7657eaaabf8" xsi:nil="true"/>
    <Comments xmlns="694a2687-4383-4267-b4dc-f7657eaaabf8" xsi:nil="true"/>
    <_ip_UnifiedCompliancePolicyProperties xmlns="http://schemas.microsoft.com/sharepoint/v3" xsi:nil="true"/>
    <lcf76f155ced4ddcb4097134ff3c332f xmlns="694a2687-4383-4267-b4dc-f7657eaaabf8">
      <Terms xmlns="http://schemas.microsoft.com/office/infopath/2007/PartnerControls"/>
    </lcf76f155ced4ddcb4097134ff3c332f>
    <Language xmlns="694a2687-4383-4267-b4dc-f7657eaaabf8" xsi:nil="true"/>
    <DocumentType xmlns="694a2687-4383-4267-b4dc-f7657eaaabf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22F709-B431-4272-9D1B-30DE5938B1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94a2687-4383-4267-b4dc-f7657eaaabf8"/>
    <ds:schemaRef ds:uri="e42673de-b264-43ab-b333-25166615d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E3B80F-3E3C-45EA-913E-D9DF679F5C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94a2687-4383-4267-b4dc-f7657eaaabf8"/>
    <ds:schemaRef ds:uri="e42673de-b264-43ab-b333-25166615ddcb"/>
  </ds:schemaRefs>
</ds:datastoreItem>
</file>

<file path=customXml/itemProps3.xml><?xml version="1.0" encoding="utf-8"?>
<ds:datastoreItem xmlns:ds="http://schemas.openxmlformats.org/officeDocument/2006/customXml" ds:itemID="{ACFEA371-4173-4094-89F7-4EBC9147FF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2245</Characters>
  <Application>Microsoft Office Word</Application>
  <DocSecurity>0</DocSecurity>
  <Lines>66</Lines>
  <Paragraphs>25</Paragraphs>
  <ScaleCrop>false</ScaleCrop>
  <Company>Hewlett-Packard Company</Company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RachelL</dc:creator>
  <cp:lastModifiedBy>Stuart Santos</cp:lastModifiedBy>
  <cp:revision>2</cp:revision>
  <cp:lastPrinted>2016-04-26T15:31:00Z</cp:lastPrinted>
  <dcterms:created xsi:type="dcterms:W3CDTF">2026-03-19T16:08:00Z</dcterms:created>
  <dcterms:modified xsi:type="dcterms:W3CDTF">2026-03-19T16:58:00Z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0x0101005B114DE0BF701045AD2403C163A63BBD</vt:lpwstr>
  </property>
  <property fmtid="{D5CDD505-2E9C-101B-9397-08002B2CF9AE}" pid="3" name="_dlc_DocIdItemGuid">
    <vt:lpwstr>019b6dea-a520-4c47-8347-f36fa16098d9</vt:lpwstr>
  </property>
  <property fmtid="{D5CDD505-2E9C-101B-9397-08002B2CF9AE}" pid="4" name="MSIP_Label_bae40d21-6309-4c17-93eb-fcf64ebc4f54_Enabled">
    <vt:lpwstr>true</vt:lpwstr>
  </property>
  <property fmtid="{D5CDD505-2E9C-101B-9397-08002B2CF9AE}" pid="5" name="MSIP_Label_bae40d21-6309-4c17-93eb-fcf64ebc4f54_SetDate">
    <vt:lpwstr>2026-02-12T10:43:27Z</vt:lpwstr>
  </property>
  <property fmtid="{D5CDD505-2E9C-101B-9397-08002B2CF9AE}" pid="6" name="MSIP_Label_bae40d21-6309-4c17-93eb-fcf64ebc4f54_Method">
    <vt:lpwstr>Privileged</vt:lpwstr>
  </property>
  <property fmtid="{D5CDD505-2E9C-101B-9397-08002B2CF9AE}" pid="7" name="MSIP_Label_bae40d21-6309-4c17-93eb-fcf64ebc4f54_Name">
    <vt:lpwstr>Lexxika - Non-Confidential Data</vt:lpwstr>
  </property>
  <property fmtid="{D5CDD505-2E9C-101B-9397-08002B2CF9AE}" pid="8" name="MSIP_Label_bae40d21-6309-4c17-93eb-fcf64ebc4f54_SiteId">
    <vt:lpwstr>e61f3ce7-b380-49a8-a874-ebd96595ddb4</vt:lpwstr>
  </property>
  <property fmtid="{D5CDD505-2E9C-101B-9397-08002B2CF9AE}" pid="9" name="MSIP_Label_bae40d21-6309-4c17-93eb-fcf64ebc4f54_ActionId">
    <vt:lpwstr>fe09233e-2c1f-4f70-b2dd-b0a134587741</vt:lpwstr>
  </property>
  <property fmtid="{D5CDD505-2E9C-101B-9397-08002B2CF9AE}" pid="10" name="MSIP_Label_bae40d21-6309-4c17-93eb-fcf64ebc4f54_ContentBits">
    <vt:lpwstr>0</vt:lpwstr>
  </property>
  <property fmtid="{D5CDD505-2E9C-101B-9397-08002B2CF9AE}" pid="11" name="MSIP_Label_bae40d21-6309-4c17-93eb-fcf64ebc4f54_Tag">
    <vt:lpwstr>10, 0, 1, 1</vt:lpwstr>
  </property>
  <property fmtid="{D5CDD505-2E9C-101B-9397-08002B2CF9AE}" pid="12" name="MediaServiceImageTags">
    <vt:lpwstr/>
  </property>
  <property fmtid="{D5CDD505-2E9C-101B-9397-08002B2CF9AE}" pid="13" name="ClassificationContentMarkingFooterShapeIds">
    <vt:lpwstr>1f93ca29,7fef877,259b9583</vt:lpwstr>
  </property>
  <property fmtid="{D5CDD505-2E9C-101B-9397-08002B2CF9AE}" pid="14" name="ClassificationContentMarkingFooterFontProps">
    <vt:lpwstr>#000000,10,Aptos</vt:lpwstr>
  </property>
  <property fmtid="{D5CDD505-2E9C-101B-9397-08002B2CF9AE}" pid="15" name="ClassificationContentMarkingFooterText">
    <vt:lpwstr>INTERNAL USE ONLY</vt:lpwstr>
  </property>
  <property fmtid="{D5CDD505-2E9C-101B-9397-08002B2CF9AE}" pid="16" name="MSIP_Label_9108d454-5c13-4905-93be-12ec8059c842_Enabled">
    <vt:lpwstr>true</vt:lpwstr>
  </property>
  <property fmtid="{D5CDD505-2E9C-101B-9397-08002B2CF9AE}" pid="17" name="MSIP_Label_9108d454-5c13-4905-93be-12ec8059c842_SetDate">
    <vt:lpwstr>2026-03-19T16:08:55Z</vt:lpwstr>
  </property>
  <property fmtid="{D5CDD505-2E9C-101B-9397-08002B2CF9AE}" pid="18" name="MSIP_Label_9108d454-5c13-4905-93be-12ec8059c842_Method">
    <vt:lpwstr>Privileged</vt:lpwstr>
  </property>
  <property fmtid="{D5CDD505-2E9C-101B-9397-08002B2CF9AE}" pid="19" name="MSIP_Label_9108d454-5c13-4905-93be-12ec8059c842_Name">
    <vt:lpwstr>9108d454-5c13-4905-93be-12ec8059c842</vt:lpwstr>
  </property>
  <property fmtid="{D5CDD505-2E9C-101B-9397-08002B2CF9AE}" pid="20" name="MSIP_Label_9108d454-5c13-4905-93be-12ec8059c842_SiteId">
    <vt:lpwstr>473672ba-cd07-4371-a2ae-788b4c61840e</vt:lpwstr>
  </property>
  <property fmtid="{D5CDD505-2E9C-101B-9397-08002B2CF9AE}" pid="21" name="MSIP_Label_9108d454-5c13-4905-93be-12ec8059c842_ActionId">
    <vt:lpwstr>4b6c039c-8c58-4135-aebd-5f0db698a39d</vt:lpwstr>
  </property>
  <property fmtid="{D5CDD505-2E9C-101B-9397-08002B2CF9AE}" pid="22" name="MSIP_Label_9108d454-5c13-4905-93be-12ec8059c842_ContentBits">
    <vt:lpwstr>2</vt:lpwstr>
  </property>
  <property fmtid="{D5CDD505-2E9C-101B-9397-08002B2CF9AE}" pid="23" name="MSIP_Label_9108d454-5c13-4905-93be-12ec8059c842_Tag">
    <vt:lpwstr>10, 0, 1, 1</vt:lpwstr>
  </property>
</Properties>
</file>