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66DC" w:rsidRDefault="008362A3" w:rsidP="002566DC">
      <w:pPr>
        <w:spacing w:after="0" w:line="240" w:lineRule="auto"/>
      </w:pPr>
      <w:del w:id="0" w:author="Esther Koelman" w:date="2026-02-10T16:43:00Z" w16du:dateUtc="2026-02-10T15:43:00Z">
        <w:r w:rsidDel="009244BB">
          <w:rPr>
            <w:noProof/>
          </w:rPr>
          <w:drawing>
            <wp:inline distT="0" distB="0" distL="0" distR="0" wp14:anchorId="0276F80C" wp14:editId="23543972">
              <wp:extent cx="921539" cy="457200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AIG_core_r_rgb.png"/>
                      <pic:cNvPicPr/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1539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" w:author="Esther Koelman" w:date="2026-02-10T16:43:00Z" w16du:dateUtc="2026-02-10T15:43:00Z">
        <w:r w:rsidR="009244BB">
          <w:rPr>
            <w:noProof/>
          </w:rPr>
          <w:drawing>
            <wp:inline distT="0" distB="0" distL="0" distR="0" wp14:anchorId="10753ED4" wp14:editId="7CF8151E">
              <wp:extent cx="1864800" cy="720000"/>
              <wp:effectExtent l="0" t="0" r="2540" b="4445"/>
              <wp:docPr id="56435008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/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48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2566DC" w:rsidRDefault="002566DC" w:rsidP="002566DC">
      <w:pPr>
        <w:spacing w:after="0" w:line="240" w:lineRule="auto"/>
      </w:pPr>
    </w:p>
    <w:p w:rsidR="002566DC" w:rsidRPr="00C95663" w:rsidRDefault="00ED3001" w:rsidP="670EA78C">
      <w:pPr>
        <w:spacing w:after="0" w:line="240" w:lineRule="auto"/>
        <w:rPr>
          <w:rFonts w:ascii="Arial" w:hAnsi="Arial" w:cs="Arial"/>
          <w:b/>
          <w:bCs/>
          <w:color w:val="002060"/>
          <w:sz w:val="32"/>
          <w:szCs w:val="32"/>
          <w:lang w:val="nl-NL"/>
        </w:rPr>
      </w:pPr>
      <w:r w:rsidRPr="00C95663">
        <w:rPr>
          <w:rFonts w:ascii="Arial" w:hAnsi="Arial" w:cs="Arial"/>
          <w:b/>
          <w:bCs/>
          <w:color w:val="002060"/>
          <w:sz w:val="32"/>
          <w:szCs w:val="32"/>
          <w:lang w:val="nl-NL"/>
        </w:rPr>
        <w:t>Reisverzekering</w:t>
      </w:r>
    </w:p>
    <w:p w:rsidR="00E63E50" w:rsidRDefault="00E63E50" w:rsidP="00E63E50">
      <w:pPr>
        <w:spacing w:after="0" w:line="240" w:lineRule="auto"/>
        <w:rPr>
          <w:rFonts w:ascii="Arial" w:eastAsia="Calibri" w:hAnsi="Arial" w:cs="Arial"/>
          <w:b/>
          <w:color w:val="FF0000"/>
          <w:sz w:val="20"/>
          <w:szCs w:val="20"/>
          <w:lang w:val="nl-NL"/>
        </w:rPr>
      </w:pPr>
    </w:p>
    <w:p w:rsidR="00E63E50" w:rsidRPr="0017459E" w:rsidRDefault="00E63E50" w:rsidP="00E63E50">
      <w:pPr>
        <w:spacing w:after="0" w:line="240" w:lineRule="auto"/>
        <w:rPr>
          <w:rFonts w:ascii="Arial" w:eastAsia="Calibri" w:hAnsi="Arial" w:cs="Arial"/>
          <w:b/>
          <w:color w:val="FF0000"/>
          <w:sz w:val="20"/>
          <w:szCs w:val="20"/>
          <w:lang w:val="nl-NL"/>
        </w:rPr>
      </w:pPr>
      <w:r w:rsidRPr="0017459E">
        <w:rPr>
          <w:rFonts w:ascii="Arial" w:eastAsia="Calibri" w:hAnsi="Arial" w:cs="Arial"/>
          <w:b/>
          <w:color w:val="FF0000"/>
          <w:sz w:val="20"/>
          <w:szCs w:val="20"/>
          <w:lang w:val="nl-NL"/>
        </w:rPr>
        <w:t>Van:</w:t>
      </w:r>
      <w:r w:rsidRPr="0017459E">
        <w:rPr>
          <w:rFonts w:ascii="Arial" w:eastAsia="Calibri" w:hAnsi="Arial" w:cs="Arial"/>
          <w:b/>
          <w:color w:val="FF0000"/>
          <w:sz w:val="20"/>
          <w:szCs w:val="20"/>
          <w:lang w:val="nl-NL"/>
        </w:rPr>
        <w:tab/>
      </w:r>
      <w:r w:rsidRPr="0017459E">
        <w:rPr>
          <w:rFonts w:ascii="Arial" w:eastAsia="Calibri" w:hAnsi="Arial" w:cs="Arial"/>
          <w:b/>
          <w:color w:val="FF0000"/>
          <w:sz w:val="20"/>
          <w:szCs w:val="20"/>
          <w:lang w:val="nl-NL"/>
        </w:rPr>
        <w:tab/>
      </w:r>
      <w:del w:id="2" w:author="Esther Koelman" w:date="2026-02-09T20:21:00Z" w16du:dateUtc="2026-02-09T19:21:00Z">
        <w:r w:rsidRPr="0017459E" w:rsidDel="00DD7913">
          <w:rPr>
            <w:rFonts w:ascii="Arial" w:eastAsia="Calibri" w:hAnsi="Arial" w:cs="Arial"/>
            <w:b/>
            <w:color w:val="FF0000"/>
            <w:sz w:val="20"/>
            <w:szCs w:val="20"/>
            <w:lang w:val="nl-NL"/>
          </w:rPr>
          <w:delText xml:space="preserve">AIG </w:delText>
        </w:r>
      </w:del>
      <w:r>
        <w:rPr>
          <w:rFonts w:ascii="Arial" w:eastAsia="Calibri" w:hAnsi="Arial" w:cs="Arial"/>
          <w:b/>
          <w:color w:val="FF0000"/>
          <w:sz w:val="20"/>
          <w:szCs w:val="20"/>
          <w:lang w:val="nl-NL"/>
        </w:rPr>
        <w:t>Travel</w:t>
      </w:r>
      <w:ins w:id="3" w:author="Esther Koelman" w:date="2026-02-09T20:21:00Z" w16du:dateUtc="2026-02-09T19:21:00Z">
        <w:r w:rsidR="00DD7913">
          <w:rPr>
            <w:rFonts w:ascii="Arial" w:eastAsia="Calibri" w:hAnsi="Arial" w:cs="Arial"/>
            <w:b/>
            <w:color w:val="FF0000"/>
            <w:sz w:val="20"/>
            <w:szCs w:val="20"/>
            <w:lang w:val="nl-NL"/>
          </w:rPr>
          <w:t xml:space="preserve"> Guard</w:t>
        </w:r>
      </w:ins>
    </w:p>
    <w:p w:rsidR="002566DC" w:rsidRPr="00ED3001" w:rsidRDefault="00ED3001" w:rsidP="002566DC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nl-NL"/>
        </w:rPr>
      </w:pPr>
      <w:r w:rsidRPr="00ED3001">
        <w:rPr>
          <w:rFonts w:ascii="Arial" w:hAnsi="Arial" w:cs="Arial"/>
          <w:b/>
          <w:color w:val="FF0000"/>
          <w:sz w:val="20"/>
          <w:szCs w:val="20"/>
          <w:lang w:val="nl-NL"/>
        </w:rPr>
        <w:t>Onderwerp</w:t>
      </w:r>
      <w:r w:rsidR="002566DC" w:rsidRPr="00ED3001">
        <w:rPr>
          <w:rFonts w:ascii="Arial" w:hAnsi="Arial" w:cs="Arial"/>
          <w:b/>
          <w:color w:val="FF0000"/>
          <w:sz w:val="20"/>
          <w:szCs w:val="20"/>
          <w:lang w:val="nl-NL"/>
        </w:rPr>
        <w:t>:</w:t>
      </w:r>
      <w:r w:rsidR="002566DC" w:rsidRPr="00ED3001">
        <w:rPr>
          <w:rFonts w:ascii="Arial" w:hAnsi="Arial" w:cs="Arial"/>
          <w:b/>
          <w:color w:val="FF0000"/>
          <w:sz w:val="20"/>
          <w:szCs w:val="20"/>
          <w:lang w:val="nl-NL"/>
        </w:rPr>
        <w:tab/>
      </w:r>
      <w:r>
        <w:rPr>
          <w:rFonts w:ascii="Arial" w:hAnsi="Arial" w:cs="Arial"/>
          <w:b/>
          <w:color w:val="FF0000"/>
          <w:sz w:val="20"/>
          <w:szCs w:val="20"/>
          <w:lang w:val="nl-NL"/>
        </w:rPr>
        <w:t xml:space="preserve">Bevestiging </w:t>
      </w:r>
      <w:del w:id="4" w:author="Esther Koelman" w:date="2026-02-09T20:22:00Z" w16du:dateUtc="2026-02-09T19:22:00Z">
        <w:r w:rsidR="002566DC" w:rsidRPr="00ED3001" w:rsidDel="00DD7913">
          <w:rPr>
            <w:rFonts w:ascii="Arial" w:hAnsi="Arial" w:cs="Arial"/>
            <w:b/>
            <w:color w:val="FF0000"/>
            <w:sz w:val="20"/>
            <w:szCs w:val="20"/>
            <w:lang w:val="nl-NL"/>
          </w:rPr>
          <w:delText xml:space="preserve">AIG </w:delText>
        </w:r>
      </w:del>
      <w:r>
        <w:rPr>
          <w:rFonts w:ascii="Arial" w:hAnsi="Arial" w:cs="Arial"/>
          <w:b/>
          <w:color w:val="FF0000"/>
          <w:sz w:val="20"/>
          <w:szCs w:val="20"/>
          <w:lang w:val="nl-NL"/>
        </w:rPr>
        <w:t>Reisverzekering</w:t>
      </w:r>
      <w:r w:rsidRPr="00ED3001">
        <w:rPr>
          <w:rFonts w:ascii="Arial" w:hAnsi="Arial" w:cs="Arial"/>
          <w:b/>
          <w:color w:val="FF0000"/>
          <w:sz w:val="20"/>
          <w:szCs w:val="20"/>
          <w:lang w:val="nl-NL"/>
        </w:rPr>
        <w:t xml:space="preserve"> voor </w:t>
      </w:r>
      <w:r w:rsidR="00A06432">
        <w:rPr>
          <w:rFonts w:ascii="Arial" w:hAnsi="Arial" w:cs="Arial"/>
          <w:b/>
          <w:color w:val="FF0000"/>
          <w:sz w:val="20"/>
          <w:szCs w:val="20"/>
          <w:lang w:val="nl-NL"/>
        </w:rPr>
        <w:t>Verzekering</w:t>
      </w:r>
      <w:del w:id="5" w:author="Translator" w:date="2026-02-16T11:51:00Z" w16du:dateUtc="2026-02-16T10:51:00Z">
        <w:r w:rsidDel="00F95007">
          <w:rPr>
            <w:rFonts w:ascii="Arial" w:hAnsi="Arial" w:cs="Arial"/>
            <w:b/>
            <w:color w:val="FF0000"/>
            <w:sz w:val="20"/>
            <w:szCs w:val="20"/>
            <w:lang w:val="nl-NL"/>
          </w:rPr>
          <w:delText xml:space="preserve"> </w:delText>
        </w:r>
      </w:del>
      <w:r w:rsidR="002566DC" w:rsidRPr="00ED3001">
        <w:rPr>
          <w:rFonts w:ascii="Arial" w:hAnsi="Arial" w:cs="Arial"/>
          <w:b/>
          <w:color w:val="FF0000"/>
          <w:sz w:val="20"/>
          <w:szCs w:val="20"/>
          <w:lang w:val="nl-NL"/>
        </w:rPr>
        <w:t xml:space="preserve"> </w:t>
      </w:r>
      <w:r w:rsidR="00E63E50">
        <w:rPr>
          <w:rFonts w:ascii="Arial" w:hAnsi="Arial" w:cs="Arial"/>
          <w:b/>
          <w:color w:val="FF0000"/>
          <w:sz w:val="20"/>
          <w:szCs w:val="20"/>
          <w:lang w:val="nl-NL"/>
        </w:rPr>
        <w:t>{{</w:t>
      </w:r>
      <w:r w:rsidR="002566DC" w:rsidRPr="00ED3001">
        <w:rPr>
          <w:rFonts w:ascii="Arial" w:hAnsi="Arial" w:cs="Arial"/>
          <w:b/>
          <w:color w:val="FF0000"/>
          <w:sz w:val="20"/>
          <w:szCs w:val="20"/>
          <w:lang w:val="nl-NL"/>
        </w:rPr>
        <w:t>PolicyNumber</w:t>
      </w:r>
      <w:r w:rsidR="00E63E50">
        <w:rPr>
          <w:rFonts w:ascii="Arial" w:hAnsi="Arial" w:cs="Arial"/>
          <w:b/>
          <w:color w:val="FF0000"/>
          <w:sz w:val="20"/>
          <w:szCs w:val="20"/>
          <w:lang w:val="nl-NL"/>
        </w:rPr>
        <w:t>}}</w:t>
      </w:r>
      <w:r w:rsidR="002566DC" w:rsidRPr="00ED3001">
        <w:rPr>
          <w:rFonts w:ascii="Arial" w:hAnsi="Arial" w:cs="Arial"/>
          <w:b/>
          <w:color w:val="FF0000"/>
          <w:sz w:val="20"/>
          <w:szCs w:val="20"/>
          <w:lang w:val="nl-NL"/>
        </w:rPr>
        <w:t xml:space="preserve"> </w:t>
      </w:r>
    </w:p>
    <w:p w:rsidR="002566DC" w:rsidRPr="00ED3001" w:rsidRDefault="002566DC" w:rsidP="002566DC">
      <w:pPr>
        <w:spacing w:after="0" w:line="240" w:lineRule="auto"/>
        <w:rPr>
          <w:rFonts w:ascii="Arial" w:hAnsi="Arial" w:cs="Arial"/>
          <w:sz w:val="20"/>
          <w:szCs w:val="20"/>
          <w:lang w:val="nl-NL"/>
        </w:rPr>
      </w:pPr>
    </w:p>
    <w:p w:rsidR="002566DC" w:rsidRPr="00ED3001" w:rsidRDefault="002566DC" w:rsidP="002566DC">
      <w:pPr>
        <w:spacing w:after="0" w:line="240" w:lineRule="auto"/>
        <w:rPr>
          <w:rFonts w:ascii="Arial" w:hAnsi="Arial" w:cs="Arial"/>
          <w:sz w:val="20"/>
          <w:szCs w:val="20"/>
          <w:lang w:val="nl-NL"/>
        </w:rPr>
      </w:pPr>
    </w:p>
    <w:p w:rsidR="002566DC" w:rsidRPr="00FB0914" w:rsidRDefault="00325215" w:rsidP="002566DC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AU"/>
        </w:rPr>
        <w:t>Hallo</w:t>
      </w:r>
      <w:r w:rsidRPr="00FB0914">
        <w:rPr>
          <w:rFonts w:ascii="Arial" w:hAnsi="Arial" w:cs="Arial"/>
          <w:sz w:val="20"/>
          <w:szCs w:val="20"/>
          <w:lang w:val="en-AU"/>
        </w:rPr>
        <w:t xml:space="preserve"> </w:t>
      </w:r>
      <w:r w:rsidR="00E63E50">
        <w:rPr>
          <w:rFonts w:ascii="Arial" w:hAnsi="Arial" w:cs="Arial"/>
          <w:sz w:val="20"/>
          <w:szCs w:val="20"/>
          <w:lang w:val="en-AU"/>
        </w:rPr>
        <w:t>{{</w:t>
      </w:r>
      <w:r w:rsidR="002566DC" w:rsidRPr="00FB0914">
        <w:rPr>
          <w:rFonts w:ascii="Arial" w:hAnsi="Arial" w:cs="Arial"/>
          <w:sz w:val="20"/>
          <w:szCs w:val="20"/>
          <w:lang w:val="en-AU"/>
        </w:rPr>
        <w:t>Policy Holder First Name</w:t>
      </w:r>
      <w:r w:rsidR="00E63E50">
        <w:rPr>
          <w:rFonts w:ascii="Arial" w:hAnsi="Arial" w:cs="Arial"/>
          <w:sz w:val="20"/>
          <w:szCs w:val="20"/>
          <w:lang w:val="en-AU"/>
        </w:rPr>
        <w:t>}}</w:t>
      </w:r>
      <w:r w:rsidR="002566DC" w:rsidRPr="00FB0914">
        <w:rPr>
          <w:rFonts w:ascii="Arial" w:hAnsi="Arial" w:cs="Arial"/>
          <w:sz w:val="20"/>
          <w:szCs w:val="20"/>
          <w:lang w:val="en-AU"/>
        </w:rPr>
        <w:t> </w:t>
      </w:r>
      <w:r w:rsidR="00E63E50">
        <w:rPr>
          <w:rFonts w:ascii="Arial" w:hAnsi="Arial" w:cs="Arial"/>
          <w:sz w:val="20"/>
          <w:szCs w:val="20"/>
          <w:lang w:val="en-AU"/>
        </w:rPr>
        <w:t>{{</w:t>
      </w:r>
      <w:r w:rsidR="002566DC" w:rsidRPr="00FB0914">
        <w:rPr>
          <w:rFonts w:ascii="Arial" w:hAnsi="Arial" w:cs="Arial"/>
          <w:sz w:val="20"/>
          <w:szCs w:val="20"/>
          <w:lang w:val="en-AU"/>
        </w:rPr>
        <w:t>Policy Holder Last Name</w:t>
      </w:r>
      <w:r w:rsidR="00E63E50">
        <w:rPr>
          <w:rFonts w:ascii="Arial" w:hAnsi="Arial" w:cs="Arial"/>
          <w:sz w:val="20"/>
          <w:szCs w:val="20"/>
          <w:lang w:val="en-AU"/>
        </w:rPr>
        <w:t>}}</w:t>
      </w:r>
      <w:r w:rsidR="002566DC" w:rsidRPr="00FB0914">
        <w:rPr>
          <w:rFonts w:ascii="Arial" w:hAnsi="Arial" w:cs="Arial"/>
          <w:sz w:val="20"/>
          <w:szCs w:val="20"/>
          <w:lang w:val="en-AU"/>
        </w:rPr>
        <w:t>,</w:t>
      </w:r>
    </w:p>
    <w:p w:rsidR="002566DC" w:rsidRPr="00FB0914" w:rsidRDefault="002566DC" w:rsidP="002566DC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2566DC" w:rsidRPr="002A66D2" w:rsidRDefault="00ED3001" w:rsidP="002566DC">
      <w:pPr>
        <w:spacing w:after="0" w:line="240" w:lineRule="auto"/>
        <w:rPr>
          <w:rFonts w:ascii="Arial" w:hAnsi="Arial" w:cs="Arial"/>
          <w:sz w:val="20"/>
          <w:szCs w:val="20"/>
          <w:lang w:val="nl-NL"/>
        </w:rPr>
      </w:pPr>
      <w:r w:rsidRPr="00C449AA">
        <w:rPr>
          <w:rFonts w:ascii="Arial" w:hAnsi="Arial" w:cs="Arial"/>
          <w:sz w:val="20"/>
          <w:szCs w:val="20"/>
          <w:lang w:val="nl-NL"/>
        </w:rPr>
        <w:t>Bedankt</w:t>
      </w:r>
      <w:r w:rsidR="002B4B09">
        <w:rPr>
          <w:rFonts w:ascii="Arial" w:hAnsi="Arial" w:cs="Arial"/>
          <w:sz w:val="20"/>
          <w:szCs w:val="20"/>
          <w:lang w:val="nl-NL"/>
        </w:rPr>
        <w:t xml:space="preserve"> voor het kiezen </w:t>
      </w:r>
      <w:r w:rsidR="00A06432">
        <w:rPr>
          <w:rFonts w:ascii="Arial" w:hAnsi="Arial" w:cs="Arial"/>
          <w:sz w:val="20"/>
          <w:szCs w:val="20"/>
          <w:lang w:val="nl-NL"/>
        </w:rPr>
        <w:t xml:space="preserve">van een </w:t>
      </w:r>
      <w:r w:rsidR="002A66D2">
        <w:rPr>
          <w:rFonts w:ascii="Arial" w:hAnsi="Arial" w:cs="Arial"/>
          <w:sz w:val="20"/>
          <w:szCs w:val="20"/>
          <w:lang w:val="nl-NL"/>
        </w:rPr>
        <w:t xml:space="preserve">Travel </w:t>
      </w:r>
      <w:r w:rsidRPr="00C449AA">
        <w:rPr>
          <w:rFonts w:ascii="Arial" w:hAnsi="Arial" w:cs="Arial"/>
          <w:sz w:val="20"/>
          <w:szCs w:val="20"/>
          <w:lang w:val="nl-NL"/>
        </w:rPr>
        <w:t>G</w:t>
      </w:r>
      <w:r w:rsidR="002A66D2">
        <w:rPr>
          <w:rFonts w:ascii="Arial" w:hAnsi="Arial" w:cs="Arial"/>
          <w:sz w:val="20"/>
          <w:szCs w:val="20"/>
          <w:lang w:val="nl-NL"/>
        </w:rPr>
        <w:t>u</w:t>
      </w:r>
      <w:r w:rsidRPr="00C449AA">
        <w:rPr>
          <w:rFonts w:ascii="Arial" w:hAnsi="Arial" w:cs="Arial"/>
          <w:sz w:val="20"/>
          <w:szCs w:val="20"/>
          <w:lang w:val="nl-NL"/>
        </w:rPr>
        <w:t>ard</w:t>
      </w:r>
      <w:r w:rsidR="002A66D2" w:rsidRPr="002A66D2">
        <w:rPr>
          <w:rFonts w:ascii="Arial" w:hAnsi="Arial" w:cs="Arial"/>
          <w:sz w:val="20"/>
          <w:szCs w:val="20"/>
          <w:vertAlign w:val="superscript"/>
          <w:lang w:val="nl-NL"/>
        </w:rPr>
        <w:t>®</w:t>
      </w:r>
      <w:r w:rsidRPr="00C449AA">
        <w:rPr>
          <w:rFonts w:ascii="Arial" w:hAnsi="Arial" w:cs="Arial"/>
          <w:sz w:val="20"/>
          <w:szCs w:val="20"/>
          <w:lang w:val="nl-NL"/>
        </w:rPr>
        <w:t xml:space="preserve"> Reisverzekering</w:t>
      </w:r>
      <w:del w:id="6" w:author="Esther Koelman" w:date="2026-02-09T20:22:00Z" w16du:dateUtc="2026-02-09T19:22:00Z">
        <w:r w:rsidRPr="00C449AA" w:rsidDel="00DD7913">
          <w:rPr>
            <w:rFonts w:ascii="Arial" w:hAnsi="Arial" w:cs="Arial"/>
            <w:sz w:val="20"/>
            <w:szCs w:val="20"/>
            <w:lang w:val="nl-NL"/>
          </w:rPr>
          <w:delText xml:space="preserve"> van AIG </w:delText>
        </w:r>
        <w:r w:rsidR="00C449AA" w:rsidRPr="00C449AA" w:rsidDel="00DD7913">
          <w:rPr>
            <w:rFonts w:ascii="Arial" w:hAnsi="Arial" w:cs="Arial"/>
            <w:sz w:val="20"/>
            <w:szCs w:val="20"/>
            <w:lang w:val="nl-NL"/>
          </w:rPr>
          <w:delText>Travel!</w:delText>
        </w:r>
      </w:del>
      <w:r w:rsidR="00C449AA" w:rsidRPr="00C449AA">
        <w:rPr>
          <w:rFonts w:ascii="Arial" w:hAnsi="Arial" w:cs="Arial"/>
          <w:sz w:val="20"/>
          <w:szCs w:val="20"/>
          <w:lang w:val="nl-NL"/>
        </w:rPr>
        <w:t xml:space="preserve"> </w:t>
      </w:r>
    </w:p>
    <w:p w:rsidR="002566DC" w:rsidRPr="00FB0914" w:rsidRDefault="00C449AA" w:rsidP="002566DC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sz w:val="20"/>
          <w:szCs w:val="20"/>
          <w:lang w:val="en-AU"/>
        </w:rPr>
        <w:t>Uw Polisnummer is</w:t>
      </w:r>
      <w:r w:rsidR="002566DC" w:rsidRPr="00FB0914">
        <w:rPr>
          <w:rFonts w:ascii="Arial" w:hAnsi="Arial" w:cs="Arial"/>
          <w:sz w:val="20"/>
          <w:szCs w:val="20"/>
          <w:lang w:val="en-AU"/>
        </w:rPr>
        <w:t xml:space="preserve"> </w:t>
      </w:r>
      <w:r w:rsidR="00E63E50">
        <w:rPr>
          <w:rFonts w:ascii="Arial" w:hAnsi="Arial" w:cs="Arial"/>
          <w:sz w:val="20"/>
          <w:szCs w:val="20"/>
          <w:lang w:val="en-AU"/>
        </w:rPr>
        <w:t>{{</w:t>
      </w:r>
      <w:r w:rsidR="002566DC" w:rsidRPr="00FB0914">
        <w:rPr>
          <w:rFonts w:ascii="Arial" w:hAnsi="Arial" w:cs="Arial"/>
          <w:sz w:val="20"/>
          <w:szCs w:val="20"/>
          <w:lang w:val="en-AU"/>
        </w:rPr>
        <w:t>Policy Number</w:t>
      </w:r>
      <w:r w:rsidR="00E63E50">
        <w:rPr>
          <w:rFonts w:ascii="Arial" w:hAnsi="Arial" w:cs="Arial"/>
          <w:sz w:val="20"/>
          <w:szCs w:val="20"/>
          <w:lang w:val="en-AU"/>
        </w:rPr>
        <w:t>}}</w:t>
      </w:r>
      <w:r w:rsidR="002566DC" w:rsidRPr="00FB0914">
        <w:rPr>
          <w:rFonts w:ascii="Arial" w:hAnsi="Arial" w:cs="Arial"/>
          <w:sz w:val="20"/>
          <w:szCs w:val="20"/>
          <w:lang w:val="en-AU"/>
        </w:rPr>
        <w:t>.</w:t>
      </w:r>
    </w:p>
    <w:p w:rsidR="002566DC" w:rsidRPr="00FB0914" w:rsidRDefault="002566DC" w:rsidP="002566DC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2566DC" w:rsidRPr="008362A3" w:rsidRDefault="00C449AA" w:rsidP="670EA78C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nl-NL"/>
        </w:rPr>
      </w:pPr>
      <w:r w:rsidRPr="670EA78C">
        <w:rPr>
          <w:rFonts w:ascii="Arial" w:hAnsi="Arial" w:cs="Arial"/>
          <w:b/>
          <w:bCs/>
          <w:sz w:val="20"/>
          <w:szCs w:val="20"/>
          <w:u w:val="single"/>
          <w:lang w:val="nl-NL"/>
        </w:rPr>
        <w:t>Klik hier</w:t>
      </w:r>
      <w:r w:rsidRPr="670EA78C">
        <w:rPr>
          <w:rFonts w:ascii="Arial" w:hAnsi="Arial" w:cs="Arial"/>
          <w:sz w:val="20"/>
          <w:szCs w:val="20"/>
          <w:lang w:val="nl-NL"/>
        </w:rPr>
        <w:t xml:space="preserve"> om uw </w:t>
      </w:r>
      <w:r w:rsidRPr="670EA78C">
        <w:rPr>
          <w:rFonts w:ascii="Arial" w:hAnsi="Arial" w:cs="Arial"/>
          <w:b/>
          <w:bCs/>
          <w:sz w:val="20"/>
          <w:szCs w:val="20"/>
          <w:lang w:val="nl-NL"/>
        </w:rPr>
        <w:t>Polisblad</w:t>
      </w:r>
      <w:r w:rsidRPr="670EA78C">
        <w:rPr>
          <w:rFonts w:ascii="Arial" w:hAnsi="Arial" w:cs="Arial"/>
          <w:sz w:val="20"/>
          <w:szCs w:val="20"/>
          <w:lang w:val="nl-NL"/>
        </w:rPr>
        <w:t xml:space="preserve"> en uw </w:t>
      </w:r>
      <w:r w:rsidRPr="670EA78C">
        <w:rPr>
          <w:rFonts w:ascii="Arial" w:hAnsi="Arial" w:cs="Arial"/>
          <w:b/>
          <w:bCs/>
          <w:sz w:val="20"/>
          <w:szCs w:val="20"/>
          <w:lang w:val="nl-NL"/>
        </w:rPr>
        <w:t>Polisvoorwaarden</w:t>
      </w:r>
      <w:r w:rsidRPr="670EA78C">
        <w:rPr>
          <w:rFonts w:ascii="Arial" w:hAnsi="Arial" w:cs="Arial"/>
          <w:sz w:val="20"/>
          <w:szCs w:val="20"/>
          <w:lang w:val="nl-NL"/>
        </w:rPr>
        <w:t xml:space="preserve"> in te zien.</w:t>
      </w:r>
    </w:p>
    <w:p w:rsidR="002566DC" w:rsidRPr="008362A3" w:rsidRDefault="00C449AA" w:rsidP="002566DC">
      <w:pPr>
        <w:spacing w:after="0" w:line="240" w:lineRule="auto"/>
        <w:rPr>
          <w:rFonts w:ascii="Arial" w:hAnsi="Arial" w:cs="Arial"/>
          <w:sz w:val="20"/>
          <w:szCs w:val="20"/>
          <w:lang w:val="nl-NL"/>
        </w:rPr>
      </w:pPr>
      <w:r w:rsidRPr="008362A3">
        <w:rPr>
          <w:rFonts w:ascii="Arial" w:hAnsi="Arial" w:cs="Arial"/>
          <w:sz w:val="20"/>
          <w:szCs w:val="20"/>
          <w:lang w:val="nl-NL"/>
        </w:rPr>
        <w:t xml:space="preserve">Om in te loggen, </w:t>
      </w:r>
      <w:r w:rsidR="002B4B09" w:rsidRPr="008362A3">
        <w:rPr>
          <w:rFonts w:ascii="Arial" w:hAnsi="Arial" w:cs="Arial"/>
          <w:sz w:val="20"/>
          <w:szCs w:val="20"/>
          <w:lang w:val="nl-NL"/>
        </w:rPr>
        <w:t>gebruikt</w:t>
      </w:r>
      <w:r w:rsidRPr="008362A3">
        <w:rPr>
          <w:rFonts w:ascii="Arial" w:hAnsi="Arial" w:cs="Arial"/>
          <w:sz w:val="20"/>
          <w:szCs w:val="20"/>
          <w:lang w:val="nl-NL"/>
        </w:rPr>
        <w:t xml:space="preserve"> u uw Polisnummer en uw Achternaam. </w:t>
      </w:r>
    </w:p>
    <w:p w:rsidR="002566DC" w:rsidRPr="002B4B09" w:rsidRDefault="002566DC" w:rsidP="002566DC">
      <w:pPr>
        <w:spacing w:after="0" w:line="240" w:lineRule="auto"/>
        <w:rPr>
          <w:rFonts w:ascii="Arial" w:hAnsi="Arial" w:cs="Arial"/>
          <w:b/>
          <w:sz w:val="20"/>
          <w:szCs w:val="20"/>
          <w:lang w:val="nl-NL"/>
        </w:rPr>
      </w:pPr>
    </w:p>
    <w:p w:rsidR="002566DC" w:rsidRPr="008362A3" w:rsidRDefault="00C449AA" w:rsidP="670EA78C">
      <w:pPr>
        <w:spacing w:after="0" w:line="240" w:lineRule="auto"/>
        <w:rPr>
          <w:rFonts w:ascii="Arial" w:hAnsi="Arial" w:cs="Arial"/>
          <w:b/>
          <w:bCs/>
          <w:color w:val="002060"/>
          <w:sz w:val="24"/>
          <w:szCs w:val="24"/>
          <w:lang w:val="nl-NL"/>
        </w:rPr>
      </w:pPr>
      <w:r w:rsidRPr="670EA78C">
        <w:rPr>
          <w:rFonts w:ascii="Arial" w:hAnsi="Arial" w:cs="Arial"/>
          <w:b/>
          <w:bCs/>
          <w:color w:val="002060"/>
          <w:sz w:val="24"/>
          <w:szCs w:val="24"/>
          <w:lang w:val="nl-NL"/>
        </w:rPr>
        <w:t>Waar ben ik voor verzekerd</w:t>
      </w:r>
      <w:r w:rsidR="002566DC" w:rsidRPr="670EA78C">
        <w:rPr>
          <w:rFonts w:ascii="Arial" w:hAnsi="Arial" w:cs="Arial"/>
          <w:b/>
          <w:bCs/>
          <w:color w:val="002060"/>
          <w:sz w:val="24"/>
          <w:szCs w:val="24"/>
          <w:lang w:val="nl-NL"/>
        </w:rPr>
        <w:t xml:space="preserve">? </w:t>
      </w:r>
    </w:p>
    <w:p w:rsidR="002566DC" w:rsidRDefault="002566DC" w:rsidP="002566DC">
      <w:pPr>
        <w:spacing w:after="0" w:line="240" w:lineRule="auto"/>
        <w:rPr>
          <w:rFonts w:ascii="Arial" w:hAnsi="Arial" w:cs="Arial"/>
          <w:sz w:val="20"/>
          <w:szCs w:val="20"/>
          <w:lang w:val="nl-NL"/>
        </w:rPr>
      </w:pPr>
    </w:p>
    <w:p w:rsidR="00E63E50" w:rsidRPr="00417C0D" w:rsidRDefault="00E63E50" w:rsidP="670EA78C">
      <w:pPr>
        <w:jc w:val="both"/>
        <w:rPr>
          <w:rFonts w:ascii="Arial" w:eastAsia="Calibri" w:hAnsi="Arial" w:cs="Arial"/>
          <w:sz w:val="20"/>
          <w:szCs w:val="20"/>
          <w:lang w:val="nl-NL"/>
        </w:rPr>
      </w:pPr>
      <w:r w:rsidRPr="670EA78C">
        <w:rPr>
          <w:rFonts w:ascii="Arial" w:eastAsia="Calibri" w:hAnsi="Arial" w:cs="Arial"/>
          <w:sz w:val="20"/>
          <w:szCs w:val="20"/>
          <w:lang w:val="nl-NL"/>
        </w:rPr>
        <w:t>U hebt de {{Product</w:t>
      </w:r>
      <w:r w:rsidR="008362A3" w:rsidRPr="670EA78C">
        <w:rPr>
          <w:rFonts w:ascii="Arial" w:eastAsia="Calibri" w:hAnsi="Arial" w:cs="Arial"/>
          <w:sz w:val="20"/>
          <w:szCs w:val="20"/>
          <w:lang w:val="nl-NL"/>
        </w:rPr>
        <w:t xml:space="preserve"> </w:t>
      </w:r>
      <w:r w:rsidRPr="670EA78C">
        <w:rPr>
          <w:rFonts w:ascii="Arial" w:eastAsia="Calibri" w:hAnsi="Arial" w:cs="Arial"/>
          <w:sz w:val="20"/>
          <w:szCs w:val="20"/>
          <w:lang w:val="nl-NL"/>
        </w:rPr>
        <w:t>Name}} aangeschaft. De voordelen die in uw polis zijn opgenomen, staan vermeld in uw Reisverzekering Polisblad (COI) en Polisvoorwaarden.</w:t>
      </w:r>
    </w:p>
    <w:p w:rsidR="00A06432" w:rsidRDefault="006C1CED" w:rsidP="670EA78C">
      <w:pPr>
        <w:spacing w:after="0" w:line="240" w:lineRule="auto"/>
        <w:jc w:val="both"/>
        <w:rPr>
          <w:rFonts w:ascii="Arial" w:hAnsi="Arial" w:cs="Arial"/>
          <w:sz w:val="20"/>
          <w:szCs w:val="20"/>
          <w:lang w:val="nl-NL"/>
        </w:rPr>
      </w:pPr>
      <w:r w:rsidRPr="670EA78C">
        <w:rPr>
          <w:rFonts w:ascii="Arial" w:hAnsi="Arial" w:cs="Arial"/>
          <w:sz w:val="20"/>
          <w:szCs w:val="20"/>
          <w:lang w:val="nl-NL"/>
        </w:rPr>
        <w:t>V</w:t>
      </w:r>
      <w:r w:rsidR="00C449AA" w:rsidRPr="670EA78C">
        <w:rPr>
          <w:rFonts w:ascii="Arial" w:hAnsi="Arial" w:cs="Arial"/>
          <w:sz w:val="20"/>
          <w:szCs w:val="20"/>
          <w:lang w:val="nl-NL"/>
        </w:rPr>
        <w:t xml:space="preserve">oordat u op reis gaat </w:t>
      </w:r>
      <w:r w:rsidR="00A06432" w:rsidRPr="670EA78C">
        <w:rPr>
          <w:rFonts w:ascii="Arial" w:hAnsi="Arial" w:cs="Arial"/>
          <w:sz w:val="20"/>
          <w:szCs w:val="20"/>
          <w:lang w:val="nl-NL"/>
        </w:rPr>
        <w:t xml:space="preserve">dient u de tijd te nemen om </w:t>
      </w:r>
      <w:r w:rsidR="00C449AA" w:rsidRPr="670EA78C">
        <w:rPr>
          <w:rFonts w:ascii="Arial" w:hAnsi="Arial" w:cs="Arial"/>
          <w:sz w:val="20"/>
          <w:szCs w:val="20"/>
          <w:lang w:val="nl-NL"/>
        </w:rPr>
        <w:t xml:space="preserve">uw Polisvoorwaarden </w:t>
      </w:r>
      <w:r w:rsidR="00A06432" w:rsidRPr="670EA78C">
        <w:rPr>
          <w:rFonts w:ascii="Arial" w:hAnsi="Arial" w:cs="Arial"/>
          <w:sz w:val="20"/>
          <w:szCs w:val="20"/>
          <w:lang w:val="nl-NL"/>
        </w:rPr>
        <w:t>door te nemen</w:t>
      </w:r>
      <w:r w:rsidR="00C449AA" w:rsidRPr="670EA78C">
        <w:rPr>
          <w:rFonts w:ascii="Arial" w:hAnsi="Arial" w:cs="Arial"/>
          <w:sz w:val="20"/>
          <w:szCs w:val="20"/>
          <w:lang w:val="nl-NL"/>
        </w:rPr>
        <w:t xml:space="preserve">, </w:t>
      </w:r>
      <w:r w:rsidRPr="670EA78C">
        <w:rPr>
          <w:rFonts w:ascii="Arial" w:hAnsi="Arial" w:cs="Arial"/>
          <w:sz w:val="20"/>
          <w:szCs w:val="20"/>
          <w:lang w:val="nl-NL"/>
        </w:rPr>
        <w:t>om zeker te stellen</w:t>
      </w:r>
      <w:r w:rsidR="00C449AA" w:rsidRPr="670EA78C">
        <w:rPr>
          <w:rFonts w:ascii="Arial" w:hAnsi="Arial" w:cs="Arial"/>
          <w:sz w:val="20"/>
          <w:szCs w:val="20"/>
          <w:lang w:val="nl-NL"/>
        </w:rPr>
        <w:t xml:space="preserve"> dat deze </w:t>
      </w:r>
      <w:r w:rsidR="00A06432" w:rsidRPr="670EA78C">
        <w:rPr>
          <w:rFonts w:ascii="Arial" w:hAnsi="Arial" w:cs="Arial"/>
          <w:sz w:val="20"/>
          <w:szCs w:val="20"/>
          <w:lang w:val="nl-NL"/>
        </w:rPr>
        <w:t>aan uw specifieke eisen voldoet</w:t>
      </w:r>
      <w:r w:rsidR="00C449AA" w:rsidRPr="670EA78C">
        <w:rPr>
          <w:rFonts w:ascii="Arial" w:hAnsi="Arial" w:cs="Arial"/>
          <w:sz w:val="20"/>
          <w:szCs w:val="20"/>
          <w:lang w:val="nl-NL"/>
        </w:rPr>
        <w:t xml:space="preserve">. Deze verzekering biedt dekking voor specifieke situaties en gebeurtenissen tijdens uw </w:t>
      </w:r>
      <w:r w:rsidR="008854CB" w:rsidRPr="670EA78C">
        <w:rPr>
          <w:rFonts w:ascii="Arial" w:hAnsi="Arial" w:cs="Arial"/>
          <w:sz w:val="20"/>
          <w:szCs w:val="20"/>
          <w:lang w:val="nl-NL"/>
        </w:rPr>
        <w:t>reis</w:t>
      </w:r>
      <w:r w:rsidR="00A06432" w:rsidRPr="670EA78C">
        <w:rPr>
          <w:rFonts w:ascii="Arial" w:hAnsi="Arial" w:cs="Arial"/>
          <w:sz w:val="20"/>
          <w:szCs w:val="20"/>
          <w:lang w:val="nl-NL"/>
        </w:rPr>
        <w:t xml:space="preserve">. Er zijn bepaalde uitsluitingen die mogelijk van toepassing zijn op </w:t>
      </w:r>
      <w:r w:rsidR="00186E4C" w:rsidRPr="670EA78C">
        <w:rPr>
          <w:rFonts w:ascii="Arial" w:hAnsi="Arial" w:cs="Arial"/>
          <w:sz w:val="20"/>
          <w:szCs w:val="20"/>
          <w:lang w:val="nl-NL"/>
        </w:rPr>
        <w:t>specifieke</w:t>
      </w:r>
      <w:r w:rsidR="00A06432" w:rsidRPr="670EA78C">
        <w:rPr>
          <w:rFonts w:ascii="Arial" w:hAnsi="Arial" w:cs="Arial"/>
          <w:sz w:val="20"/>
          <w:szCs w:val="20"/>
          <w:lang w:val="nl-NL"/>
        </w:rPr>
        <w:t xml:space="preserve"> omstandigheden, dus het is het beste om </w:t>
      </w:r>
      <w:r w:rsidR="000B0516" w:rsidRPr="670EA78C">
        <w:rPr>
          <w:rFonts w:ascii="Arial" w:hAnsi="Arial" w:cs="Arial"/>
          <w:sz w:val="20"/>
          <w:szCs w:val="20"/>
          <w:lang w:val="nl-NL"/>
        </w:rPr>
        <w:t xml:space="preserve">de Polisvoorwaarden zo spoedig mogelijk te bestuderen. </w:t>
      </w:r>
    </w:p>
    <w:p w:rsidR="00E63E50" w:rsidRDefault="00E63E50" w:rsidP="00E63E50">
      <w:pPr>
        <w:spacing w:after="0" w:line="240" w:lineRule="auto"/>
        <w:rPr>
          <w:rFonts w:ascii="Arial" w:eastAsia="Calibri" w:hAnsi="Arial" w:cs="Arial"/>
          <w:sz w:val="20"/>
          <w:szCs w:val="20"/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4"/>
      </w:tblGrid>
      <w:tr w:rsidR="00E63E50" w:rsidRPr="00221F8C" w:rsidTr="670EA78C">
        <w:trPr>
          <w:trHeight w:val="1419"/>
        </w:trPr>
        <w:tc>
          <w:tcPr>
            <w:tcW w:w="10800" w:type="dxa"/>
          </w:tcPr>
          <w:p w:rsidR="00E63E50" w:rsidRDefault="00E63E50" w:rsidP="00296221">
            <w:pPr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del w:id="7" w:author="Esther Koelman" w:date="2026-02-09T20:26:00Z" w16du:dateUtc="2026-02-09T19:26:00Z">
              <w:r w:rsidRPr="00417C0D" w:rsidDel="00DD7913">
                <w:rPr>
                  <w:rFonts w:ascii="Arial" w:hAnsi="Arial" w:cs="Arial"/>
                  <w:b/>
                  <w:sz w:val="20"/>
                  <w:szCs w:val="20"/>
                  <w:lang w:val="nl-NL"/>
                </w:rPr>
                <w:delText>GESCHIKTHEIDSHERINNERINGE</w:delText>
              </w:r>
            </w:del>
            <w:ins w:id="8" w:author="Esther Koelman" w:date="2026-02-09T20:26:00Z" w16du:dateUtc="2026-02-09T19:26:00Z">
              <w:r w:rsidR="00DD7913">
                <w:rPr>
                  <w:rFonts w:ascii="Arial" w:hAnsi="Arial" w:cs="Arial"/>
                  <w:b/>
                  <w:sz w:val="20"/>
                  <w:szCs w:val="20"/>
                  <w:lang w:val="nl-NL"/>
                </w:rPr>
                <w:t>TOELATINGSEISEN</w:t>
              </w:r>
            </w:ins>
            <w:del w:id="9" w:author="Esther Koelman" w:date="2026-02-09T20:26:00Z" w16du:dateUtc="2026-02-09T19:26:00Z">
              <w:r w:rsidRPr="00417C0D" w:rsidDel="00DD7913">
                <w:rPr>
                  <w:rFonts w:ascii="Arial" w:hAnsi="Arial" w:cs="Arial"/>
                  <w:b/>
                  <w:sz w:val="20"/>
                  <w:szCs w:val="20"/>
                  <w:lang w:val="nl-NL"/>
                </w:rPr>
                <w:delText>N</w:delText>
              </w:r>
            </w:del>
            <w:r w:rsidRPr="00417C0D">
              <w:rPr>
                <w:rFonts w:ascii="Arial" w:hAnsi="Arial" w:cs="Arial"/>
                <w:b/>
                <w:sz w:val="20"/>
                <w:szCs w:val="20"/>
                <w:lang w:val="nl-NL"/>
              </w:rPr>
              <w:t>:</w:t>
            </w:r>
          </w:p>
          <w:p w:rsidR="00E63E50" w:rsidRPr="00417C0D" w:rsidRDefault="00E63E50" w:rsidP="00E63E50">
            <w:pPr>
              <w:pStyle w:val="ListParagraph"/>
              <w:numPr>
                <w:ilvl w:val="0"/>
                <w:numId w:val="6"/>
              </w:numPr>
              <w:rPr>
                <w:rFonts w:ascii="Arial" w:eastAsia="Calibri" w:hAnsi="Arial" w:cs="Arial"/>
                <w:sz w:val="20"/>
                <w:szCs w:val="20"/>
                <w:lang w:val="nl-NL"/>
              </w:rPr>
            </w:pPr>
            <w:r w:rsidRPr="00417C0D">
              <w:rPr>
                <w:rFonts w:ascii="Arial" w:hAnsi="Arial" w:cs="Arial"/>
                <w:sz w:val="20"/>
                <w:szCs w:val="20"/>
                <w:lang w:val="nl-NL"/>
              </w:rPr>
              <w:t>Alle Verzekerde Person(en) moeten inwoners van Nederland zijn.</w:t>
            </w:r>
          </w:p>
          <w:p w:rsidR="008362A3" w:rsidRPr="00DB5CFD" w:rsidRDefault="008362A3" w:rsidP="670EA78C">
            <w:pPr>
              <w:numPr>
                <w:ilvl w:val="0"/>
                <w:numId w:val="6"/>
              </w:numPr>
              <w:rPr>
                <w:rFonts w:ascii="Arial" w:eastAsia="Calibri" w:hAnsi="Arial" w:cs="Arial"/>
                <w:lang w:val="nl-NL"/>
              </w:rPr>
            </w:pPr>
            <w:r w:rsidRPr="00C95663">
              <w:rPr>
                <w:rFonts w:ascii="Arial" w:hAnsi="Arial" w:cs="Arial"/>
                <w:sz w:val="20"/>
                <w:szCs w:val="20"/>
                <w:lang w:val="nl-NL"/>
              </w:rPr>
              <w:t>Alle verzekerde</w:t>
            </w:r>
            <w:ins w:id="10" w:author="Translator" w:date="2026-02-16T11:48:00Z" w16du:dateUtc="2026-02-16T10:48:00Z">
              <w:r w:rsidR="00F95007">
                <w:rPr>
                  <w:rFonts w:ascii="Arial" w:hAnsi="Arial" w:cs="Arial"/>
                  <w:sz w:val="20"/>
                  <w:szCs w:val="20"/>
                  <w:lang w:val="nl-NL"/>
                </w:rPr>
                <w:t xml:space="preserve"> </w:t>
              </w:r>
            </w:ins>
            <w:ins w:id="11" w:author="Translator" w:date="2026-02-16T11:49:00Z" w16du:dateUtc="2026-02-16T10:49:00Z">
              <w:r w:rsidR="00F95007">
                <w:rPr>
                  <w:rFonts w:ascii="Arial" w:hAnsi="Arial" w:cs="Arial"/>
                  <w:sz w:val="20"/>
                  <w:szCs w:val="20"/>
                  <w:lang w:val="nl-NL"/>
                </w:rPr>
                <w:t>personen</w:t>
              </w:r>
            </w:ins>
            <w:del w:id="12" w:author="Translator" w:date="2026-02-16T11:48:00Z" w16du:dateUtc="2026-02-16T10:48:00Z">
              <w:r w:rsidRPr="00DD7913" w:rsidDel="00F95007">
                <w:rPr>
                  <w:rFonts w:ascii="Arial" w:hAnsi="Arial" w:cs="Arial"/>
                  <w:sz w:val="20"/>
                  <w:szCs w:val="20"/>
                  <w:lang w:val="nl-NL"/>
                  <w:rPrChange w:id="13" w:author="Esther Koelman" w:date="2026-02-09T20:17:00Z" w16du:dateUtc="2026-02-09T19:17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n</w:delText>
              </w:r>
            </w:del>
            <w:r w:rsidRPr="00DD7913">
              <w:rPr>
                <w:rFonts w:ascii="Arial" w:hAnsi="Arial" w:cs="Arial"/>
                <w:sz w:val="20"/>
                <w:szCs w:val="20"/>
                <w:lang w:val="nl-NL"/>
                <w:rPrChange w:id="14" w:author="Esther Koelman" w:date="2026-02-09T20:17:00Z" w16du:dateUtc="2026-02-09T19:1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moeten jonger zijn dan 76 jaar op de vertrekdatum</w:t>
            </w:r>
            <w:del w:id="15" w:author="Esther Koelman" w:date="2026-02-09T20:24:00Z" w16du:dateUtc="2026-02-09T19:24:00Z">
              <w:r w:rsidRPr="00DD7913" w:rsidDel="00DD7913">
                <w:rPr>
                  <w:rFonts w:ascii="Arial" w:hAnsi="Arial" w:cs="Arial"/>
                  <w:sz w:val="20"/>
                  <w:szCs w:val="20"/>
                  <w:lang w:val="nl-NL"/>
                  <w:rPrChange w:id="16" w:author="Esther Koelman" w:date="2026-02-09T20:17:00Z" w16du:dateUtc="2026-02-09T19:17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,</w:delText>
              </w:r>
            </w:del>
            <w:r w:rsidRPr="00DD7913">
              <w:rPr>
                <w:rFonts w:ascii="Arial" w:hAnsi="Arial" w:cs="Arial"/>
                <w:sz w:val="20"/>
                <w:szCs w:val="20"/>
                <w:lang w:val="nl-NL"/>
                <w:rPrChange w:id="17" w:author="Esther Koelman" w:date="2026-02-09T20:17:00Z" w16du:dateUtc="2026-02-09T19:1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voor het </w:t>
            </w:r>
            <w:r w:rsidRPr="00DD7913">
              <w:rPr>
                <w:rFonts w:ascii="Arial" w:hAnsi="Arial" w:cs="Arial"/>
                <w:b/>
                <w:bCs/>
                <w:sz w:val="20"/>
                <w:szCs w:val="20"/>
                <w:lang w:val="nl-NL"/>
                <w:rPrChange w:id="18" w:author="Esther Koelman" w:date="2026-02-09T20:17:00Z" w16du:dateUtc="2026-02-09T19:17:00Z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rPrChange>
              </w:rPr>
              <w:t xml:space="preserve">Annuleringsplan, </w:t>
            </w:r>
            <w:del w:id="19" w:author="Esther Koelman" w:date="2026-02-09T20:24:00Z" w16du:dateUtc="2026-02-09T19:24:00Z">
              <w:r w:rsidR="0074500D" w:rsidRPr="00DD7913" w:rsidDel="00DD7913">
                <w:rPr>
                  <w:rFonts w:ascii="Arial" w:hAnsi="Arial" w:cs="Arial"/>
                  <w:b/>
                  <w:bCs/>
                  <w:sz w:val="20"/>
                  <w:szCs w:val="20"/>
                  <w:lang w:val="nl-NL"/>
                  <w:rPrChange w:id="20" w:author="Esther Koelman" w:date="2026-02-09T20:17:00Z" w16du:dateUtc="2026-02-09T19:17:00Z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rPrChange>
                </w:rPr>
                <w:delText>Basic Reisverzekering</w:delText>
              </w:r>
              <w:r w:rsidRPr="00DD7913" w:rsidDel="00DD7913">
                <w:rPr>
                  <w:rFonts w:ascii="Arial" w:hAnsi="Arial" w:cs="Arial"/>
                  <w:b/>
                  <w:bCs/>
                  <w:sz w:val="20"/>
                  <w:szCs w:val="20"/>
                  <w:lang w:val="nl-NL"/>
                  <w:rPrChange w:id="21" w:author="Esther Koelman" w:date="2026-02-09T20:17:00Z" w16du:dateUtc="2026-02-09T19:17:00Z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, </w:delText>
              </w:r>
              <w:r w:rsidR="0074500D" w:rsidRPr="00DD7913" w:rsidDel="00DD7913">
                <w:rPr>
                  <w:rFonts w:ascii="Arial" w:hAnsi="Arial" w:cs="Arial"/>
                  <w:b/>
                  <w:bCs/>
                  <w:sz w:val="20"/>
                  <w:szCs w:val="20"/>
                  <w:lang w:val="nl-NL"/>
                  <w:rPrChange w:id="22" w:author="Esther Koelman" w:date="2026-02-09T20:17:00Z" w16du:dateUtc="2026-02-09T19:17:00Z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Reisverzekering Plus </w:delText>
              </w:r>
            </w:del>
            <w:r w:rsidRPr="00DD7913">
              <w:rPr>
                <w:rFonts w:ascii="Arial" w:hAnsi="Arial" w:cs="Arial"/>
                <w:sz w:val="20"/>
                <w:szCs w:val="20"/>
                <w:lang w:val="nl-NL"/>
                <w:rPrChange w:id="23" w:author="Esther Koelman" w:date="2026-02-09T20:17:00Z" w16du:dateUtc="2026-02-09T19:1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en jonger dan 66 jaar op de vertrekdatum voor het </w:t>
            </w:r>
            <w:r w:rsidRPr="00DD7913">
              <w:rPr>
                <w:rFonts w:ascii="Arial" w:hAnsi="Arial" w:cs="Arial"/>
                <w:b/>
                <w:bCs/>
                <w:sz w:val="20"/>
                <w:szCs w:val="20"/>
                <w:lang w:val="nl-NL"/>
                <w:rPrChange w:id="24" w:author="Esther Koelman" w:date="2026-02-09T20:17:00Z" w16du:dateUtc="2026-02-09T19:17:00Z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rPrChange>
              </w:rPr>
              <w:t>Beschermingsplan</w:t>
            </w:r>
            <w:ins w:id="25" w:author="Esther Koelman" w:date="2026-02-09T20:24:00Z" w16du:dateUtc="2026-02-09T19:24:00Z">
              <w:del w:id="26" w:author="Translator" w:date="2026-02-16T11:53:00Z" w16du:dateUtc="2026-02-16T10:53:00Z">
                <w:r w:rsidR="00DD7913" w:rsidDel="00F95007">
                  <w:rPr>
                    <w:rFonts w:ascii="Arial" w:hAnsi="Arial" w:cs="Arial"/>
                    <w:b/>
                    <w:bCs/>
                    <w:sz w:val="20"/>
                    <w:szCs w:val="20"/>
                    <w:lang w:val="nl-NL"/>
                  </w:rPr>
                  <w:delText>.</w:delText>
                </w:r>
              </w:del>
            </w:ins>
            <w:del w:id="27" w:author="Esther Koelman" w:date="2026-02-09T20:24:00Z" w16du:dateUtc="2026-02-09T19:24:00Z">
              <w:r w:rsidRPr="00DD7913" w:rsidDel="00DD7913">
                <w:rPr>
                  <w:rFonts w:ascii="Arial" w:hAnsi="Arial" w:cs="Arial"/>
                  <w:b/>
                  <w:bCs/>
                  <w:sz w:val="20"/>
                  <w:szCs w:val="20"/>
                  <w:lang w:val="nl-NL"/>
                  <w:rPrChange w:id="28" w:author="Esther Koelman" w:date="2026-02-09T20:17:00Z" w16du:dateUtc="2026-02-09T19:17:00Z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00DD7913" w:rsidDel="00DD7913">
                <w:rPr>
                  <w:rFonts w:ascii="Arial" w:hAnsi="Arial" w:cs="Arial"/>
                  <w:sz w:val="20"/>
                  <w:szCs w:val="20"/>
                  <w:lang w:val="nl-NL"/>
                  <w:rPrChange w:id="29" w:author="Esther Koelman" w:date="2026-02-09T20:17:00Z" w16du:dateUtc="2026-02-09T19:17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en</w:delText>
              </w:r>
              <w:r w:rsidRPr="00DD7913" w:rsidDel="00DD7913">
                <w:rPr>
                  <w:rFonts w:ascii="Arial" w:hAnsi="Arial" w:cs="Arial"/>
                  <w:b/>
                  <w:bCs/>
                  <w:sz w:val="20"/>
                  <w:szCs w:val="20"/>
                  <w:lang w:val="nl-NL"/>
                  <w:rPrChange w:id="30" w:author="Esther Koelman" w:date="2026-02-09T20:17:00Z" w16du:dateUtc="2026-02-09T19:17:00Z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="0074500D" w:rsidRPr="00DD7913" w:rsidDel="00DD7913">
                <w:rPr>
                  <w:rFonts w:ascii="Arial" w:hAnsi="Arial" w:cs="Arial"/>
                  <w:b/>
                  <w:bCs/>
                  <w:sz w:val="20"/>
                  <w:szCs w:val="20"/>
                  <w:lang w:val="nl-NL"/>
                  <w:rPrChange w:id="31" w:author="Esther Koelman" w:date="2026-02-09T20:17:00Z" w16du:dateUtc="2026-02-09T19:17:00Z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rPrChange>
                </w:rPr>
                <w:delText>Premium Reisverzekering</w:delText>
              </w:r>
            </w:del>
            <w:r w:rsidRPr="00DD7913">
              <w:rPr>
                <w:rFonts w:ascii="Arial" w:hAnsi="Arial" w:cs="Arial"/>
                <w:sz w:val="20"/>
                <w:szCs w:val="20"/>
                <w:lang w:val="nl-NL"/>
                <w:rPrChange w:id="32" w:author="Esther Koelman" w:date="2026-02-09T20:17:00Z" w16du:dateUtc="2026-02-09T19:1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>.</w:t>
            </w:r>
          </w:p>
          <w:p w:rsidR="008362A3" w:rsidRPr="00DB5CFD" w:rsidRDefault="008362A3" w:rsidP="008362A3">
            <w:pPr>
              <w:pStyle w:val="ListParagraph"/>
              <w:numPr>
                <w:ilvl w:val="0"/>
                <w:numId w:val="6"/>
              </w:numPr>
              <w:rPr>
                <w:rFonts w:ascii="Arial" w:eastAsia="Calibri" w:hAnsi="Arial" w:cs="Arial"/>
                <w:sz w:val="20"/>
                <w:szCs w:val="20"/>
                <w:lang w:val="nl-NL"/>
              </w:rPr>
            </w:pPr>
            <w:r w:rsidRPr="00C95663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 xml:space="preserve">Beschermingsplan </w:t>
            </w:r>
            <w:del w:id="33" w:author="Esther Koelman" w:date="2026-02-09T20:27:00Z" w16du:dateUtc="2026-02-09T19:27:00Z">
              <w:r w:rsidRPr="00C95663" w:rsidDel="00DD7913">
                <w:rPr>
                  <w:rFonts w:ascii="Arial" w:hAnsi="Arial" w:cs="Arial"/>
                  <w:sz w:val="20"/>
                  <w:szCs w:val="20"/>
                  <w:lang w:val="nl-NL"/>
                </w:rPr>
                <w:delText>en</w:delText>
              </w:r>
              <w:r w:rsidRPr="00C95663" w:rsidDel="00DD7913">
                <w:rPr>
                  <w:rFonts w:ascii="Arial" w:hAnsi="Arial" w:cs="Arial"/>
                  <w:b/>
                  <w:bCs/>
                  <w:sz w:val="20"/>
                  <w:szCs w:val="20"/>
                  <w:lang w:val="nl-NL"/>
                </w:rPr>
                <w:delText xml:space="preserve"> </w:delText>
              </w:r>
              <w:r w:rsidR="0074500D" w:rsidRPr="00C95663" w:rsidDel="00DD7913">
                <w:rPr>
                  <w:rFonts w:ascii="Arial" w:hAnsi="Arial" w:cs="Arial"/>
                  <w:b/>
                  <w:bCs/>
                  <w:sz w:val="20"/>
                  <w:szCs w:val="20"/>
                  <w:lang w:val="nl-NL"/>
                </w:rPr>
                <w:delText>Premium Reisverzekering</w:delText>
              </w:r>
              <w:r w:rsidRPr="00C95663" w:rsidDel="00DD7913">
                <w:rPr>
                  <w:rFonts w:ascii="Arial" w:hAnsi="Arial" w:cs="Arial"/>
                  <w:sz w:val="20"/>
                  <w:szCs w:val="20"/>
                  <w:lang w:val="nl-NL"/>
                </w:rPr>
                <w:delText xml:space="preserve"> </w:delText>
              </w:r>
            </w:del>
            <w:r w:rsidRPr="00C95663">
              <w:rPr>
                <w:rFonts w:ascii="Arial" w:hAnsi="Arial" w:cs="Arial"/>
                <w:sz w:val="20"/>
                <w:szCs w:val="20"/>
                <w:lang w:val="nl-NL"/>
              </w:rPr>
              <w:t>bied</w:t>
            </w:r>
            <w:ins w:id="34" w:author="Esther Koelman" w:date="2026-02-09T20:27:00Z" w16du:dateUtc="2026-02-09T19:27:00Z">
              <w:r w:rsidR="00DD7913">
                <w:rPr>
                  <w:rFonts w:ascii="Arial" w:hAnsi="Arial" w:cs="Arial"/>
                  <w:sz w:val="20"/>
                  <w:szCs w:val="20"/>
                  <w:lang w:val="nl-NL"/>
                </w:rPr>
                <w:t>t</w:t>
              </w:r>
            </w:ins>
            <w:del w:id="35" w:author="Esther Koelman" w:date="2026-02-09T20:27:00Z" w16du:dateUtc="2026-02-09T19:27:00Z">
              <w:r w:rsidRPr="00DD7913" w:rsidDel="00DD7913">
                <w:rPr>
                  <w:rFonts w:ascii="Arial" w:hAnsi="Arial" w:cs="Arial"/>
                  <w:sz w:val="20"/>
                  <w:szCs w:val="20"/>
                  <w:lang w:val="nl-NL"/>
                  <w:rPrChange w:id="36" w:author="Esther Koelman" w:date="2026-02-09T20:17:00Z" w16du:dateUtc="2026-02-09T19:17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en</w:delText>
              </w:r>
            </w:del>
            <w:r w:rsidRPr="00DD7913">
              <w:rPr>
                <w:rFonts w:ascii="Arial" w:hAnsi="Arial" w:cs="Arial"/>
                <w:sz w:val="20"/>
                <w:szCs w:val="20"/>
                <w:lang w:val="nl-NL"/>
                <w:rPrChange w:id="37" w:author="Esther Koelman" w:date="2026-02-09T20:17:00Z" w16du:dateUtc="2026-02-09T19:1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dekking tot </w:t>
            </w:r>
            <w:r w:rsidRPr="00DD7913">
              <w:rPr>
                <w:rFonts w:ascii="Arial" w:hAnsi="Arial" w:cs="Arial"/>
                <w:b/>
                <w:bCs/>
                <w:sz w:val="20"/>
                <w:szCs w:val="20"/>
                <w:lang w:val="nl-NL"/>
                <w:rPrChange w:id="38" w:author="Esther Koelman" w:date="2026-02-09T20:17:00Z" w16du:dateUtc="2026-02-09T19:17:00Z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rPrChange>
              </w:rPr>
              <w:t>€ 175.000</w:t>
            </w:r>
            <w:r w:rsidRPr="00DD7913">
              <w:rPr>
                <w:rFonts w:ascii="Arial" w:hAnsi="Arial" w:cs="Arial"/>
                <w:sz w:val="20"/>
                <w:szCs w:val="20"/>
                <w:lang w:val="nl-NL"/>
                <w:rPrChange w:id="39" w:author="Esther Koelman" w:date="2026-02-09T20:17:00Z" w16du:dateUtc="2026-02-09T19:1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in totaal voor zowel </w:t>
            </w:r>
            <w:r w:rsidRPr="00DD7913">
              <w:rPr>
                <w:rFonts w:ascii="Arial" w:hAnsi="Arial" w:cs="Arial"/>
                <w:b/>
                <w:bCs/>
                <w:sz w:val="20"/>
                <w:szCs w:val="20"/>
                <w:lang w:val="nl-NL"/>
                <w:rPrChange w:id="40" w:author="Esther Koelman" w:date="2026-02-09T20:17:00Z" w16du:dateUtc="2026-02-09T19:17:00Z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rPrChange>
              </w:rPr>
              <w:t>B1-</w:t>
            </w:r>
            <w:r w:rsidRPr="00DD7913">
              <w:rPr>
                <w:rFonts w:ascii="Arial" w:hAnsi="Arial" w:cs="Arial"/>
                <w:sz w:val="20"/>
                <w:szCs w:val="20"/>
                <w:lang w:val="nl-NL"/>
                <w:rPrChange w:id="41" w:author="Esther Koelman" w:date="2026-02-09T20:17:00Z" w16du:dateUtc="2026-02-09T19:1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</w:t>
            </w:r>
            <w:r w:rsidRPr="00DD7913">
              <w:rPr>
                <w:rFonts w:ascii="Arial" w:hAnsi="Arial" w:cs="Arial"/>
                <w:b/>
                <w:bCs/>
                <w:sz w:val="20"/>
                <w:szCs w:val="20"/>
                <w:lang w:val="nl-NL"/>
                <w:rPrChange w:id="42" w:author="Esther Koelman" w:date="2026-02-09T20:17:00Z" w16du:dateUtc="2026-02-09T19:17:00Z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rPrChange>
              </w:rPr>
              <w:t xml:space="preserve">Medische Noodkosten </w:t>
            </w:r>
            <w:r w:rsidRPr="00DD7913">
              <w:rPr>
                <w:rFonts w:ascii="Arial" w:hAnsi="Arial" w:cs="Arial"/>
                <w:sz w:val="20"/>
                <w:szCs w:val="20"/>
                <w:lang w:val="nl-NL"/>
                <w:rPrChange w:id="43" w:author="Esther Koelman" w:date="2026-02-09T20:17:00Z" w16du:dateUtc="2026-02-09T19:1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>als</w:t>
            </w:r>
            <w:r w:rsidRPr="00DD7913">
              <w:rPr>
                <w:rFonts w:ascii="Arial" w:hAnsi="Arial" w:cs="Arial"/>
                <w:b/>
                <w:bCs/>
                <w:sz w:val="20"/>
                <w:szCs w:val="20"/>
                <w:lang w:val="nl-NL"/>
                <w:rPrChange w:id="44" w:author="Esther Koelman" w:date="2026-02-09T20:17:00Z" w16du:dateUtc="2026-02-09T19:17:00Z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rPrChange>
              </w:rPr>
              <w:t xml:space="preserve"> B2 - Medische Noodevacuatie &amp; Repatriëring </w:t>
            </w:r>
            <w:r w:rsidRPr="00DD7913">
              <w:rPr>
                <w:rFonts w:ascii="Arial" w:hAnsi="Arial" w:cs="Arial"/>
                <w:sz w:val="20"/>
                <w:szCs w:val="20"/>
                <w:lang w:val="nl-NL"/>
                <w:rPrChange w:id="45" w:author="Esther Koelman" w:date="2026-02-09T20:17:00Z" w16du:dateUtc="2026-02-09T19:1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als bij een verzekerde tijdens </w:t>
            </w:r>
            <w:ins w:id="46" w:author="Esther Koelman" w:date="2026-02-09T20:27:00Z" w16du:dateUtc="2026-02-09T19:27:00Z">
              <w:r w:rsidR="00002E48">
                <w:rPr>
                  <w:rFonts w:ascii="Arial" w:hAnsi="Arial" w:cs="Arial"/>
                  <w:sz w:val="20"/>
                  <w:szCs w:val="20"/>
                  <w:lang w:val="nl-NL"/>
                </w:rPr>
                <w:t>de reis</w:t>
              </w:r>
            </w:ins>
            <w:del w:id="47" w:author="Esther Koelman" w:date="2026-02-09T20:27:00Z" w16du:dateUtc="2026-02-09T19:27:00Z">
              <w:r w:rsidRPr="00DD7913" w:rsidDel="00002E48">
                <w:rPr>
                  <w:rFonts w:ascii="Arial" w:hAnsi="Arial" w:cs="Arial"/>
                  <w:sz w:val="20"/>
                  <w:szCs w:val="20"/>
                  <w:lang w:val="nl-NL"/>
                  <w:rPrChange w:id="48" w:author="Esther Koelman" w:date="2026-02-09T20:17:00Z" w16du:dateUtc="2026-02-09T19:17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zijn reizen</w:delText>
              </w:r>
            </w:del>
            <w:r w:rsidRPr="00DD7913">
              <w:rPr>
                <w:rFonts w:ascii="Arial" w:hAnsi="Arial" w:cs="Arial"/>
                <w:sz w:val="20"/>
                <w:szCs w:val="20"/>
                <w:lang w:val="nl-NL"/>
                <w:rPrChange w:id="49" w:author="Esther Koelman" w:date="2026-02-09T20:17:00Z" w16du:dateUtc="2026-02-09T19:1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de diagnose COVID-19 wordt gesteld.</w:t>
            </w:r>
          </w:p>
          <w:p w:rsidR="00E63E50" w:rsidRPr="008362A3" w:rsidRDefault="00E63E50" w:rsidP="00E63E50">
            <w:pPr>
              <w:pStyle w:val="ListParagraph"/>
              <w:numPr>
                <w:ilvl w:val="0"/>
                <w:numId w:val="6"/>
              </w:numPr>
              <w:rPr>
                <w:rFonts w:ascii="Arial" w:eastAsia="Calibri" w:hAnsi="Arial" w:cs="Arial"/>
                <w:sz w:val="20"/>
                <w:szCs w:val="20"/>
                <w:lang w:val="nl-NL"/>
              </w:rPr>
            </w:pPr>
            <w:r w:rsidRPr="00417C0D">
              <w:rPr>
                <w:rFonts w:ascii="Arial" w:hAnsi="Arial" w:cs="Arial"/>
                <w:sz w:val="20"/>
                <w:szCs w:val="20"/>
                <w:lang w:val="nl-NL"/>
              </w:rPr>
              <w:t>Raadpleeg alstublieft uw polis voor de volledige lijst van geschiktheidsvereisten.</w:t>
            </w:r>
          </w:p>
          <w:p w:rsidR="00E63E50" w:rsidRPr="00417C0D" w:rsidRDefault="00E63E50" w:rsidP="00E63E50">
            <w:pPr>
              <w:pStyle w:val="ListParagraph"/>
              <w:rPr>
                <w:rFonts w:ascii="Arial" w:eastAsia="Calibri" w:hAnsi="Arial" w:cs="Arial"/>
                <w:sz w:val="20"/>
                <w:szCs w:val="20"/>
                <w:lang w:val="nl-NL"/>
              </w:rPr>
            </w:pPr>
          </w:p>
        </w:tc>
      </w:tr>
    </w:tbl>
    <w:p w:rsidR="002566DC" w:rsidRDefault="002566DC" w:rsidP="002566DC">
      <w:pPr>
        <w:spacing w:after="0" w:line="240" w:lineRule="auto"/>
        <w:rPr>
          <w:rFonts w:ascii="Arial" w:hAnsi="Arial" w:cs="Arial"/>
          <w:sz w:val="20"/>
          <w:szCs w:val="20"/>
          <w:lang w:val="nl-NL"/>
        </w:rPr>
      </w:pPr>
    </w:p>
    <w:p w:rsidR="00E63E50" w:rsidRDefault="00E63E50" w:rsidP="00E63E50">
      <w:pPr>
        <w:spacing w:after="0" w:line="240" w:lineRule="auto"/>
        <w:rPr>
          <w:rFonts w:ascii="Arial" w:eastAsia="Calibri" w:hAnsi="Arial" w:cs="Arial"/>
          <w:sz w:val="20"/>
          <w:szCs w:val="20"/>
          <w:lang w:val="nl-NL"/>
        </w:rPr>
      </w:pPr>
    </w:p>
    <w:p w:rsidR="00E63E50" w:rsidRPr="008362A3" w:rsidRDefault="00E63E50" w:rsidP="00E63E50">
      <w:pPr>
        <w:spacing w:after="0" w:line="240" w:lineRule="auto"/>
        <w:rPr>
          <w:rFonts w:ascii="Arial" w:eastAsia="Calibri" w:hAnsi="Arial" w:cs="Arial"/>
          <w:color w:val="002060"/>
          <w:sz w:val="20"/>
          <w:szCs w:val="20"/>
          <w:lang w:val="nl-NL"/>
        </w:rPr>
      </w:pPr>
      <w:r w:rsidRPr="670EA78C">
        <w:rPr>
          <w:rFonts w:ascii="Arial" w:hAnsi="Arial" w:cs="Arial"/>
          <w:b/>
          <w:bCs/>
          <w:color w:val="002060"/>
          <w:sz w:val="24"/>
          <w:szCs w:val="24"/>
          <w:lang w:val="en-AU"/>
        </w:rPr>
        <w:t>BELANGRIJKE Contactinformatie</w:t>
      </w:r>
    </w:p>
    <w:p w:rsidR="00E63E50" w:rsidRDefault="00E63E50" w:rsidP="002566DC">
      <w:pPr>
        <w:spacing w:after="0" w:line="240" w:lineRule="auto"/>
        <w:rPr>
          <w:rFonts w:ascii="Arial" w:hAnsi="Arial" w:cs="Arial"/>
          <w:sz w:val="20"/>
          <w:szCs w:val="20"/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7"/>
        <w:gridCol w:w="7017"/>
      </w:tblGrid>
      <w:tr w:rsidR="00E63E50" w:rsidRPr="00221F8C" w:rsidTr="4CC27C2B">
        <w:tc>
          <w:tcPr>
            <w:tcW w:w="3652" w:type="dxa"/>
          </w:tcPr>
          <w:p w:rsidR="00E63E50" w:rsidRPr="008362A3" w:rsidRDefault="00E63E50" w:rsidP="670EA78C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nl-BE"/>
              </w:rPr>
            </w:pPr>
            <w:r w:rsidRPr="670EA78C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nl-BE"/>
              </w:rPr>
              <w:t>Wat als ik een vraag heb over mijn verzekering?</w:t>
            </w:r>
          </w:p>
          <w:p w:rsidR="00E63E50" w:rsidRPr="00C95663" w:rsidRDefault="00E63E50" w:rsidP="00296221">
            <w:pPr>
              <w:rPr>
                <w:rFonts w:ascii="Arial" w:hAnsi="Arial" w:cs="Arial"/>
                <w:color w:val="002060"/>
                <w:sz w:val="20"/>
                <w:szCs w:val="20"/>
                <w:lang w:val="nl-NL"/>
              </w:rPr>
            </w:pPr>
          </w:p>
        </w:tc>
        <w:tc>
          <w:tcPr>
            <w:tcW w:w="7148" w:type="dxa"/>
          </w:tcPr>
          <w:p w:rsidR="00E63E50" w:rsidRPr="007A1AB8" w:rsidRDefault="00002E4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nl-NL"/>
              </w:rPr>
              <w:pPrChange w:id="50" w:author="Translator" w:date="2026-02-16T11:55:00Z" w16du:dateUtc="2026-02-16T10:55:00Z">
                <w:pPr>
                  <w:spacing w:after="0" w:line="240" w:lineRule="auto"/>
                  <w:jc w:val="both"/>
                </w:pPr>
              </w:pPrChange>
            </w:pPr>
            <w:ins w:id="51" w:author="Esther Koelman" w:date="2026-02-09T20:31:00Z" w16du:dateUtc="2026-02-09T19:31:00Z">
              <w:r>
                <w:rPr>
                  <w:rFonts w:ascii="Arial" w:hAnsi="Arial" w:cs="Arial"/>
                  <w:sz w:val="20"/>
                  <w:szCs w:val="20"/>
                  <w:lang w:val="nl-NL"/>
                </w:rPr>
                <w:t xml:space="preserve">Bel ons bij vragen op </w:t>
              </w:r>
            </w:ins>
            <w:del w:id="52" w:author="Esther Koelman" w:date="2026-02-09T20:31:00Z" w16du:dateUtc="2026-02-09T19:31:00Z">
              <w:r w:rsidR="00E63E50" w:rsidRPr="000F5D80" w:rsidDel="00002E48">
                <w:rPr>
                  <w:rFonts w:ascii="Arial" w:hAnsi="Arial" w:cs="Arial"/>
                  <w:sz w:val="20"/>
                  <w:szCs w:val="20"/>
                  <w:lang w:val="nl-NL"/>
                </w:rPr>
                <w:delText xml:space="preserve">Heeft u een vraag, belt u ons dan op </w:delText>
              </w:r>
            </w:del>
            <w:r w:rsidR="00E63E50" w:rsidRPr="000F5D80">
              <w:rPr>
                <w:rFonts w:ascii="Arial" w:hAnsi="Arial" w:cs="Arial"/>
                <w:sz w:val="20"/>
                <w:szCs w:val="20"/>
                <w:lang w:val="nl-NL"/>
                <w:rPrChange w:id="53" w:author="Paul Brown" w:date="2026-02-25T16:08:00Z" w16du:dateUtc="2026-02-25T16:08:00Z">
                  <w:rPr>
                    <w:rFonts w:ascii="Arial" w:hAnsi="Arial" w:cs="Arial"/>
                    <w:b/>
                    <w:bCs/>
                    <w:sz w:val="20"/>
                    <w:szCs w:val="20"/>
                    <w:lang w:val="nl-NL"/>
                  </w:rPr>
                </w:rPrChange>
              </w:rPr>
              <w:t>+31</w:t>
            </w:r>
            <w:ins w:id="54" w:author="Paul Brown" w:date="2026-02-25T16:08:00Z" w16du:dateUtc="2026-02-25T16:08:00Z">
              <w:r w:rsidR="000F5D80" w:rsidRPr="000F5D80">
                <w:rPr>
                  <w:rFonts w:ascii="Arial" w:hAnsi="Arial" w:cs="Arial"/>
                  <w:sz w:val="20"/>
                  <w:szCs w:val="20"/>
                  <w:lang w:val="nl-NL"/>
                  <w:rPrChange w:id="55" w:author="Paul Brown" w:date="2026-02-25T16:08:00Z" w16du:dateUtc="2026-02-25T16:08:00Z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nl-NL"/>
                    </w:rPr>
                  </w:rPrChange>
                </w:rPr>
                <w:t xml:space="preserve"> (0)</w:t>
              </w:r>
            </w:ins>
            <w:r w:rsidR="00E63E50" w:rsidRPr="000F5D80">
              <w:rPr>
                <w:rFonts w:ascii="Arial" w:hAnsi="Arial" w:cs="Arial"/>
                <w:sz w:val="20"/>
                <w:szCs w:val="20"/>
                <w:lang w:val="nl-NL"/>
                <w:rPrChange w:id="56" w:author="Paul Brown" w:date="2026-02-25T16:08:00Z" w16du:dateUtc="2026-02-25T16:08:00Z">
                  <w:rPr>
                    <w:rFonts w:ascii="Arial" w:hAnsi="Arial" w:cs="Arial"/>
                    <w:b/>
                    <w:bCs/>
                    <w:sz w:val="20"/>
                    <w:szCs w:val="20"/>
                    <w:lang w:val="nl-NL"/>
                  </w:rPr>
                </w:rPrChange>
              </w:rPr>
              <w:t xml:space="preserve"> </w:t>
            </w:r>
            <w:ins w:id="57" w:author="Translator" w:date="2026-02-16T11:54:00Z" w16du:dateUtc="2026-02-16T10:54:00Z">
              <w:del w:id="58" w:author="Paul Brown" w:date="2026-02-25T16:05:00Z" w16du:dateUtc="2026-02-25T16:05:00Z">
                <w:r w:rsidR="00F95007" w:rsidRPr="000F5D80" w:rsidDel="00950D02">
                  <w:rPr>
                    <w:rFonts w:ascii="Arial" w:hAnsi="Arial" w:cs="Arial"/>
                    <w:sz w:val="20"/>
                    <w:szCs w:val="20"/>
                    <w:lang w:val="nl-NL"/>
                    <w:rPrChange w:id="59" w:author="Paul Brown" w:date="2026-02-25T16:08:00Z" w16du:dateUtc="2026-02-25T16:08:00Z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nl-NL"/>
                      </w:rPr>
                    </w:rPrChange>
                  </w:rPr>
                  <w:delText>(0)</w:delText>
                </w:r>
              </w:del>
            </w:ins>
            <w:r w:rsidR="00E63E50" w:rsidRPr="000F5D80">
              <w:rPr>
                <w:rFonts w:ascii="Arial" w:hAnsi="Arial" w:cs="Arial"/>
                <w:sz w:val="20"/>
                <w:szCs w:val="20"/>
                <w:lang w:val="nl-NL"/>
                <w:rPrChange w:id="60" w:author="Paul Brown" w:date="2026-02-25T16:08:00Z" w16du:dateUtc="2026-02-25T16:08:00Z">
                  <w:rPr>
                    <w:rFonts w:ascii="Arial" w:hAnsi="Arial" w:cs="Arial"/>
                    <w:b/>
                    <w:bCs/>
                    <w:sz w:val="20"/>
                    <w:szCs w:val="20"/>
                    <w:lang w:val="nl-NL"/>
                  </w:rPr>
                </w:rPrChange>
              </w:rPr>
              <w:t xml:space="preserve">10 </w:t>
            </w:r>
            <w:ins w:id="61" w:author="Esther Koelman" w:date="2026-02-09T20:28:00Z" w16du:dateUtc="2026-02-09T19:28:00Z">
              <w:r w:rsidRPr="000F5D80">
                <w:rPr>
                  <w:rFonts w:ascii="Arial" w:hAnsi="Arial" w:cs="Arial"/>
                  <w:sz w:val="20"/>
                  <w:szCs w:val="20"/>
                  <w:lang w:val="nl-NL"/>
                  <w:rPrChange w:id="62" w:author="Paul Brown" w:date="2026-02-25T16:08:00Z" w16du:dateUtc="2026-02-25T16:08:00Z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nl-NL"/>
                    </w:rPr>
                  </w:rPrChange>
                </w:rPr>
                <w:t>300</w:t>
              </w:r>
            </w:ins>
            <w:ins w:id="63" w:author="Paul Brown" w:date="2026-02-25T16:08:00Z" w16du:dateUtc="2026-02-25T16:08:00Z">
              <w:r w:rsidR="000F5D80" w:rsidRPr="000F5D80">
                <w:rPr>
                  <w:rFonts w:ascii="Arial" w:hAnsi="Arial" w:cs="Arial"/>
                  <w:sz w:val="20"/>
                  <w:szCs w:val="20"/>
                  <w:lang w:val="nl-NL"/>
                  <w:rPrChange w:id="64" w:author="Paul Brown" w:date="2026-02-25T16:08:00Z" w16du:dateUtc="2026-02-25T16:08:00Z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nl-NL"/>
                    </w:rPr>
                  </w:rPrChange>
                </w:rPr>
                <w:t xml:space="preserve"> </w:t>
              </w:r>
            </w:ins>
            <w:ins w:id="65" w:author="Esther Koelman" w:date="2026-02-09T20:28:00Z" w16du:dateUtc="2026-02-09T19:28:00Z">
              <w:r w:rsidRPr="000F5D80">
                <w:rPr>
                  <w:rFonts w:ascii="Arial" w:hAnsi="Arial" w:cs="Arial"/>
                  <w:sz w:val="20"/>
                  <w:szCs w:val="20"/>
                  <w:lang w:val="nl-NL"/>
                  <w:rPrChange w:id="66" w:author="Paul Brown" w:date="2026-02-25T16:08:00Z" w16du:dateUtc="2026-02-25T16:08:00Z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nl-NL"/>
                    </w:rPr>
                  </w:rPrChange>
                </w:rPr>
                <w:t>9649</w:t>
              </w:r>
            </w:ins>
            <w:del w:id="67" w:author="Esther Koelman" w:date="2026-02-09T20:28:00Z" w16du:dateUtc="2026-02-09T19:28:00Z">
              <w:r w:rsidR="00E63E50" w:rsidRPr="000F5D80" w:rsidDel="00002E48">
                <w:rPr>
                  <w:rFonts w:ascii="Arial" w:hAnsi="Arial" w:cs="Arial"/>
                  <w:sz w:val="20"/>
                  <w:szCs w:val="20"/>
                  <w:lang w:val="nl-NL"/>
                  <w:rPrChange w:id="68" w:author="Paul Brown" w:date="2026-02-25T16:08:00Z" w16du:dateUtc="2026-02-25T16:08:00Z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nl-NL"/>
                    </w:rPr>
                  </w:rPrChange>
                </w:rPr>
                <w:delText>7100720</w:delText>
              </w:r>
            </w:del>
            <w:r w:rsidR="00E63E50" w:rsidRPr="000F5D80">
              <w:rPr>
                <w:rFonts w:ascii="Arial" w:hAnsi="Arial" w:cs="Arial"/>
                <w:sz w:val="20"/>
                <w:szCs w:val="20"/>
                <w:lang w:val="nl-NL"/>
                <w:rPrChange w:id="69" w:author="Paul Brown" w:date="2026-02-25T16:08:00Z" w16du:dateUtc="2026-02-25T16:08:00Z">
                  <w:rPr>
                    <w:rFonts w:ascii="Arial" w:hAnsi="Arial" w:cs="Arial"/>
                    <w:b/>
                    <w:bCs/>
                    <w:sz w:val="20"/>
                    <w:szCs w:val="20"/>
                    <w:lang w:val="nl-NL"/>
                  </w:rPr>
                </w:rPrChange>
              </w:rPr>
              <w:t>  van maandag tot vrijdag van 9.00 tot 17.00</w:t>
            </w:r>
            <w:r w:rsidR="00E63E50" w:rsidRPr="000F5D80">
              <w:rPr>
                <w:lang w:val="nl-NL"/>
                <w:rPrChange w:id="70" w:author="Paul Brown" w:date="2026-02-25T16:08:00Z" w16du:dateUtc="2026-02-25T16:08:00Z">
                  <w:rPr>
                    <w:b/>
                    <w:bCs/>
                    <w:lang w:val="nl-NL"/>
                  </w:rPr>
                </w:rPrChange>
              </w:rPr>
              <w:t xml:space="preserve"> uur</w:t>
            </w:r>
            <w:ins w:id="71" w:author="Esther Koelman" w:date="2026-02-09T20:29:00Z" w16du:dateUtc="2026-02-09T19:29:00Z">
              <w:r>
                <w:rPr>
                  <w:b/>
                  <w:bCs/>
                  <w:lang w:val="nl-NL"/>
                </w:rPr>
                <w:t>,</w:t>
              </w:r>
            </w:ins>
            <w:r w:rsidR="00E63E50" w:rsidRPr="670EA78C">
              <w:rPr>
                <w:lang w:val="nl-NL"/>
              </w:rPr>
              <w:t> </w:t>
            </w:r>
            <w:del w:id="72" w:author="Esther Koelman" w:date="2026-02-09T20:29:00Z" w16du:dateUtc="2026-02-09T19:29:00Z">
              <w:r w:rsidR="00E63E50" w:rsidRPr="670EA78C" w:rsidDel="00002E48">
                <w:rPr>
                  <w:rFonts w:ascii="Arial" w:hAnsi="Arial" w:cs="Arial"/>
                  <w:sz w:val="20"/>
                  <w:szCs w:val="20"/>
                  <w:lang w:val="nl-NL"/>
                </w:rPr>
                <w:delText>OF</w:delText>
              </w:r>
            </w:del>
            <w:r w:rsidR="00E63E50" w:rsidRPr="670EA78C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ins w:id="73" w:author="Esther Koelman" w:date="2026-02-09T20:29:00Z" w16du:dateUtc="2026-02-09T19:29:00Z">
              <w:r>
                <w:rPr>
                  <w:rFonts w:ascii="Arial" w:hAnsi="Arial" w:cs="Arial"/>
                  <w:sz w:val="20"/>
                  <w:szCs w:val="20"/>
                  <w:lang w:val="nl-NL"/>
                </w:rPr>
                <w:t xml:space="preserve">vul ons online formulier in op </w:t>
              </w:r>
              <w:r>
                <w:fldChar w:fldCharType="begin"/>
              </w:r>
              <w:r w:rsidRPr="00002E48">
                <w:rPr>
                  <w:lang w:val="nl-NL"/>
                  <w:rPrChange w:id="74" w:author="Esther Koelman" w:date="2026-02-09T20:29:00Z" w16du:dateUtc="2026-02-09T19:29:00Z">
                    <w:rPr/>
                  </w:rPrChange>
                </w:rPr>
                <w:instrText xml:space="preserve">HYPERLINK "https://covermore-europe-expedia.zendesk.com/hc/" </w:instrText>
              </w:r>
              <w:r>
                <w:fldChar w:fldCharType="separate"/>
              </w:r>
              <w:r w:rsidRPr="00C95663">
                <w:rPr>
                  <w:rStyle w:val="Hyperlink"/>
                  <w:rFonts w:ascii="Arial" w:hAnsi="Arial" w:cs="Arial"/>
                  <w:sz w:val="20"/>
                  <w:szCs w:val="20"/>
                  <w:lang w:val="nl-NL"/>
                </w:rPr>
                <w:t>https://covermore-europe-expedia.zendesk.com/hc/</w:t>
              </w:r>
              <w:r>
                <w:fldChar w:fldCharType="end"/>
              </w:r>
              <w:r w:rsidRPr="00C95663">
                <w:rPr>
                  <w:lang w:val="nl-NL"/>
                </w:rPr>
                <w:t xml:space="preserve"> of </w:t>
              </w:r>
            </w:ins>
            <w:r w:rsidR="00E63E50" w:rsidRPr="670EA78C">
              <w:rPr>
                <w:rFonts w:ascii="Arial" w:hAnsi="Arial" w:cs="Arial"/>
                <w:sz w:val="20"/>
                <w:szCs w:val="20"/>
                <w:lang w:val="nl-NL"/>
              </w:rPr>
              <w:t>stuur een e-mail naar</w:t>
            </w:r>
            <w:ins w:id="75" w:author="Esther Koelman" w:date="2026-02-09T20:30:00Z" w16du:dateUtc="2026-02-09T19:30:00Z">
              <w:r>
                <w:rPr>
                  <w:rFonts w:ascii="Arial" w:hAnsi="Arial" w:cs="Arial"/>
                  <w:sz w:val="20"/>
                  <w:szCs w:val="20"/>
                  <w:lang w:val="nl-NL"/>
                </w:rPr>
                <w:t xml:space="preserve"> expedia@covermoreeurope.com</w:t>
              </w:r>
            </w:ins>
            <w:del w:id="76" w:author="Esther Koelman" w:date="2026-02-09T20:31:00Z" w16du:dateUtc="2026-02-09T19:31:00Z">
              <w:r w:rsidR="00E63E50" w:rsidRPr="670EA78C" w:rsidDel="00002E48">
                <w:rPr>
                  <w:rFonts w:ascii="Arial" w:hAnsi="Arial" w:cs="Arial"/>
                  <w:sz w:val="20"/>
                  <w:szCs w:val="20"/>
                  <w:lang w:val="nl-NL"/>
                </w:rPr>
                <w:delText xml:space="preserve"> </w:delText>
              </w:r>
              <w:r w:rsidR="00E63E50" w:rsidRPr="670EA78C" w:rsidDel="00002E48">
                <w:rPr>
                  <w:rFonts w:ascii="Arial" w:hAnsi="Arial" w:cs="Arial"/>
                  <w:b/>
                  <w:bCs/>
                  <w:sz w:val="20"/>
                  <w:szCs w:val="20"/>
                  <w:lang w:val="nl-NL"/>
                </w:rPr>
                <w:delText>{{Policy Enquiries Email}}</w:delText>
              </w:r>
            </w:del>
            <w:r w:rsidR="00E63E50" w:rsidRPr="670EA78C">
              <w:rPr>
                <w:rFonts w:ascii="Arial" w:hAnsi="Arial" w:cs="Arial"/>
                <w:sz w:val="20"/>
                <w:szCs w:val="20"/>
                <w:lang w:val="nl-NL"/>
              </w:rPr>
              <w:t xml:space="preserve"> onder vermelding van uw Polisnummer </w:t>
            </w:r>
            <w:r w:rsidR="00E63E50" w:rsidRPr="670EA78C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{{Policy Number}}</w:t>
            </w:r>
            <w:r w:rsidR="00E63E50" w:rsidRPr="670EA78C">
              <w:rPr>
                <w:rFonts w:ascii="Arial" w:hAnsi="Arial" w:cs="Arial"/>
                <w:sz w:val="20"/>
                <w:szCs w:val="20"/>
                <w:lang w:val="nl-NL"/>
              </w:rPr>
              <w:t xml:space="preserve">. </w:t>
            </w:r>
          </w:p>
          <w:p w:rsidR="00E63E50" w:rsidRPr="00C95663" w:rsidRDefault="00E63E50">
            <w:pPr>
              <w:rPr>
                <w:rFonts w:ascii="Arial" w:hAnsi="Arial" w:cs="Arial"/>
                <w:sz w:val="20"/>
                <w:szCs w:val="20"/>
                <w:lang w:val="nl-NL"/>
              </w:rPr>
              <w:pPrChange w:id="77" w:author="Translator" w:date="2026-02-16T11:55:00Z" w16du:dateUtc="2026-02-16T10:55:00Z">
                <w:pPr>
                  <w:jc w:val="both"/>
                </w:pPr>
              </w:pPrChange>
            </w:pPr>
          </w:p>
          <w:p w:rsidR="00E63E50" w:rsidRPr="007A1AB8" w:rsidRDefault="00E63E5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nl-NL"/>
              </w:rPr>
              <w:pPrChange w:id="78" w:author="Translator" w:date="2026-02-16T11:55:00Z" w16du:dateUtc="2026-02-16T10:55:00Z">
                <w:pPr>
                  <w:spacing w:after="0" w:line="240" w:lineRule="auto"/>
                  <w:jc w:val="both"/>
                </w:pPr>
              </w:pPrChange>
            </w:pPr>
            <w:r w:rsidRPr="670EA78C">
              <w:rPr>
                <w:rFonts w:ascii="Arial" w:hAnsi="Arial" w:cs="Arial"/>
                <w:sz w:val="20"/>
                <w:szCs w:val="20"/>
                <w:lang w:val="nl-NL"/>
              </w:rPr>
              <w:t xml:space="preserve">Wilt u </w:t>
            </w:r>
            <w:r w:rsidRPr="670EA78C">
              <w:rPr>
                <w:rFonts w:ascii="Arial" w:hAnsi="Arial" w:cs="Arial"/>
                <w:sz w:val="20"/>
                <w:szCs w:val="20"/>
                <w:u w:val="single"/>
                <w:lang w:val="nl-NL"/>
              </w:rPr>
              <w:t>uw verzekeringsdocumenten per post ontvangen</w:t>
            </w:r>
            <w:r w:rsidRPr="670EA78C">
              <w:rPr>
                <w:rFonts w:ascii="Arial" w:hAnsi="Arial" w:cs="Arial"/>
                <w:sz w:val="20"/>
                <w:szCs w:val="20"/>
                <w:lang w:val="nl-NL"/>
              </w:rPr>
              <w:t>, dan kunt u bellen naar bovenstaand telefoonnummer of een e-mail sturen aan bovenstaand e</w:t>
            </w:r>
            <w:ins w:id="79" w:author="Translator" w:date="2026-02-16T11:55:00Z" w16du:dateUtc="2026-02-16T10:55:00Z">
              <w:r w:rsidR="00F95007">
                <w:rPr>
                  <w:rFonts w:ascii="Arial" w:hAnsi="Arial" w:cs="Arial"/>
                  <w:sz w:val="20"/>
                  <w:szCs w:val="20"/>
                  <w:lang w:val="nl-NL"/>
                </w:rPr>
                <w:t>-</w:t>
              </w:r>
            </w:ins>
            <w:del w:id="80" w:author="Translator" w:date="2026-02-16T11:55:00Z" w16du:dateUtc="2026-02-16T10:55:00Z">
              <w:r w:rsidRPr="670EA78C" w:rsidDel="00F95007">
                <w:rPr>
                  <w:rFonts w:ascii="Arial" w:hAnsi="Arial" w:cs="Arial"/>
                  <w:sz w:val="20"/>
                  <w:szCs w:val="20"/>
                  <w:lang w:val="nl-NL"/>
                </w:rPr>
                <w:delText>-</w:delText>
              </w:r>
            </w:del>
            <w:r w:rsidRPr="670EA78C">
              <w:rPr>
                <w:rFonts w:ascii="Arial" w:hAnsi="Arial" w:cs="Arial"/>
                <w:sz w:val="20"/>
                <w:szCs w:val="20"/>
                <w:lang w:val="nl-NL"/>
              </w:rPr>
              <w:t xml:space="preserve">mailadres om een dergelijk verzoek te doen.  </w:t>
            </w:r>
          </w:p>
          <w:p w:rsidR="00E63E50" w:rsidRPr="00C95663" w:rsidRDefault="00E63E50">
            <w:pPr>
              <w:rPr>
                <w:rFonts w:ascii="Arial" w:hAnsi="Arial" w:cs="Arial"/>
                <w:sz w:val="20"/>
                <w:szCs w:val="20"/>
                <w:lang w:val="nl-NL"/>
              </w:rPr>
              <w:pPrChange w:id="81" w:author="Translator" w:date="2026-02-16T11:55:00Z" w16du:dateUtc="2026-02-16T10:55:00Z">
                <w:pPr>
                  <w:jc w:val="both"/>
                </w:pPr>
              </w:pPrChange>
            </w:pPr>
          </w:p>
        </w:tc>
      </w:tr>
      <w:tr w:rsidR="00E63E50" w:rsidRPr="00221F8C" w:rsidTr="4CC27C2B">
        <w:tc>
          <w:tcPr>
            <w:tcW w:w="3652" w:type="dxa"/>
          </w:tcPr>
          <w:p w:rsidR="00E63E50" w:rsidRPr="008362A3" w:rsidRDefault="00E63E50" w:rsidP="670EA78C">
            <w:pPr>
              <w:rPr>
                <w:rFonts w:ascii="Arial" w:eastAsia="Calibri" w:hAnsi="Arial" w:cs="Arial"/>
                <w:b/>
                <w:bCs/>
                <w:color w:val="002060"/>
                <w:sz w:val="20"/>
                <w:szCs w:val="20"/>
                <w:lang w:val="nl-NL"/>
              </w:rPr>
            </w:pPr>
            <w:r w:rsidRPr="670EA78C">
              <w:rPr>
                <w:rFonts w:ascii="Arial" w:eastAsia="Calibri" w:hAnsi="Arial" w:cs="Arial"/>
                <w:b/>
                <w:bCs/>
                <w:color w:val="002060"/>
                <w:sz w:val="20"/>
                <w:szCs w:val="20"/>
                <w:lang w:val="nl-NL"/>
              </w:rPr>
              <w:t>Wat als ik een noodgeval heb in het buitenland?</w:t>
            </w:r>
          </w:p>
          <w:p w:rsidR="00E63E50" w:rsidRPr="00C95663" w:rsidRDefault="00E63E50" w:rsidP="00296221">
            <w:pPr>
              <w:rPr>
                <w:rFonts w:ascii="Arial" w:hAnsi="Arial" w:cs="Arial"/>
                <w:color w:val="002060"/>
                <w:sz w:val="20"/>
                <w:szCs w:val="20"/>
                <w:lang w:val="nl-NL"/>
              </w:rPr>
            </w:pPr>
          </w:p>
        </w:tc>
        <w:tc>
          <w:tcPr>
            <w:tcW w:w="7148" w:type="dxa"/>
          </w:tcPr>
          <w:p w:rsidR="00E63E50" w:rsidRDefault="00E63E50" w:rsidP="670EA78C">
            <w:pPr>
              <w:jc w:val="both"/>
              <w:rPr>
                <w:rFonts w:ascii="Arial" w:hAnsi="Arial" w:cs="Arial"/>
                <w:sz w:val="20"/>
                <w:szCs w:val="20"/>
                <w:lang w:val="nl-BE"/>
              </w:rPr>
            </w:pPr>
            <w:r w:rsidRPr="670EA78C">
              <w:rPr>
                <w:rFonts w:ascii="Arial" w:hAnsi="Arial" w:cs="Arial"/>
                <w:sz w:val="20"/>
                <w:szCs w:val="20"/>
                <w:lang w:val="nl-BE"/>
              </w:rPr>
              <w:t xml:space="preserve">U kunt </w:t>
            </w:r>
            <w:del w:id="82" w:author="Esther Koelman" w:date="2026-02-09T20:32:00Z" w16du:dateUtc="2026-02-09T19:32:00Z">
              <w:r w:rsidRPr="670EA78C" w:rsidDel="00002E48">
                <w:rPr>
                  <w:rFonts w:ascii="Arial" w:hAnsi="Arial" w:cs="Arial"/>
                  <w:sz w:val="20"/>
                  <w:szCs w:val="20"/>
                  <w:lang w:val="nl-BE"/>
                </w:rPr>
                <w:delText>AIG Travel</w:delText>
              </w:r>
            </w:del>
            <w:r w:rsidRPr="670EA78C">
              <w:rPr>
                <w:rFonts w:ascii="Arial" w:hAnsi="Arial" w:cs="Arial"/>
                <w:sz w:val="20"/>
                <w:szCs w:val="20"/>
                <w:lang w:val="nl-BE"/>
              </w:rPr>
              <w:t xml:space="preserve"> </w:t>
            </w:r>
            <w:ins w:id="83" w:author="Esther Koelman" w:date="2026-02-09T20:32:00Z" w16du:dateUtc="2026-02-09T19:32:00Z">
              <w:r w:rsidR="00002E48">
                <w:rPr>
                  <w:rFonts w:ascii="Arial" w:hAnsi="Arial" w:cs="Arial"/>
                  <w:sz w:val="20"/>
                  <w:szCs w:val="20"/>
                  <w:lang w:val="nl-BE"/>
                </w:rPr>
                <w:t xml:space="preserve">ons </w:t>
              </w:r>
            </w:ins>
            <w:r w:rsidRPr="670EA78C">
              <w:rPr>
                <w:rFonts w:ascii="Arial" w:hAnsi="Arial" w:cs="Arial"/>
                <w:sz w:val="20"/>
                <w:szCs w:val="20"/>
                <w:lang w:val="nl-BE"/>
              </w:rPr>
              <w:t>op ieder moment bellen op +31</w:t>
            </w:r>
            <w:ins w:id="84" w:author="Paul Brown" w:date="2026-02-25T16:08:00Z" w16du:dateUtc="2026-02-25T16:08:00Z">
              <w:r w:rsidR="000F5D80">
                <w:rPr>
                  <w:rFonts w:ascii="Arial" w:hAnsi="Arial" w:cs="Arial"/>
                  <w:sz w:val="20"/>
                  <w:szCs w:val="20"/>
                  <w:lang w:val="nl-BE"/>
                </w:rPr>
                <w:t xml:space="preserve"> (0)</w:t>
              </w:r>
            </w:ins>
            <w:r w:rsidRPr="670EA78C">
              <w:rPr>
                <w:rFonts w:ascii="Arial" w:hAnsi="Arial" w:cs="Arial"/>
                <w:sz w:val="20"/>
                <w:szCs w:val="20"/>
                <w:lang w:val="nl-BE"/>
              </w:rPr>
              <w:t xml:space="preserve"> 10 </w:t>
            </w:r>
            <w:ins w:id="85" w:author="Esther Koelman" w:date="2026-02-09T20:32:00Z" w16du:dateUtc="2026-02-09T19:32:00Z">
              <w:r w:rsidR="00002E48">
                <w:rPr>
                  <w:rFonts w:ascii="Arial" w:hAnsi="Arial" w:cs="Arial"/>
                  <w:sz w:val="20"/>
                  <w:szCs w:val="20"/>
                  <w:lang w:val="nl-BE"/>
                </w:rPr>
                <w:t>300 9649</w:t>
              </w:r>
            </w:ins>
            <w:del w:id="86" w:author="Esther Koelman" w:date="2026-02-09T20:32:00Z" w16du:dateUtc="2026-02-09T19:32:00Z">
              <w:r w:rsidRPr="670EA78C" w:rsidDel="00002E48">
                <w:rPr>
                  <w:rFonts w:ascii="Arial" w:hAnsi="Arial" w:cs="Arial"/>
                  <w:sz w:val="20"/>
                  <w:szCs w:val="20"/>
                  <w:lang w:val="nl-BE"/>
                </w:rPr>
                <w:delText>710 0464</w:delText>
              </w:r>
            </w:del>
            <w:r w:rsidRPr="670EA78C">
              <w:rPr>
                <w:rFonts w:ascii="Arial" w:hAnsi="Arial" w:cs="Arial"/>
                <w:sz w:val="20"/>
                <w:szCs w:val="20"/>
                <w:lang w:val="nl-BE"/>
              </w:rPr>
              <w:t>.</w:t>
            </w:r>
          </w:p>
          <w:p w:rsidR="00E63E50" w:rsidRPr="00C95663" w:rsidRDefault="00E63E50" w:rsidP="670EA78C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C95663">
              <w:rPr>
                <w:rFonts w:ascii="Arial" w:hAnsi="Arial" w:cs="Arial"/>
                <w:sz w:val="20"/>
                <w:szCs w:val="20"/>
                <w:lang w:val="nl-NL"/>
              </w:rPr>
              <w:t xml:space="preserve">Onze </w:t>
            </w:r>
            <w:r w:rsidRPr="670EA78C">
              <w:rPr>
                <w:rFonts w:ascii="Arial" w:hAnsi="Arial" w:cs="Arial"/>
                <w:sz w:val="20"/>
                <w:szCs w:val="20"/>
                <w:lang w:val="nl-NL"/>
              </w:rPr>
              <w:t>service</w:t>
            </w:r>
            <w:r w:rsidRPr="00C95663">
              <w:rPr>
                <w:rFonts w:ascii="Arial" w:hAnsi="Arial" w:cs="Arial"/>
                <w:sz w:val="20"/>
                <w:szCs w:val="20"/>
                <w:lang w:val="nl-NL"/>
              </w:rPr>
              <w:t xml:space="preserve"> centra zijn 24/7 beschikbaar. </w:t>
            </w:r>
          </w:p>
          <w:p w:rsidR="00E63E50" w:rsidRPr="00C95663" w:rsidRDefault="00E63E50" w:rsidP="670EA78C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E63E50" w:rsidRPr="007516B4" w:rsidTr="4CC27C2B">
        <w:tc>
          <w:tcPr>
            <w:tcW w:w="3652" w:type="dxa"/>
          </w:tcPr>
          <w:p w:rsidR="00E63E50" w:rsidRPr="000124D8" w:rsidRDefault="00E63E50" w:rsidP="00296221">
            <w:pPr>
              <w:rPr>
                <w:rFonts w:ascii="Arial" w:hAnsi="Arial" w:cs="Arial"/>
                <w:color w:val="002060"/>
                <w:sz w:val="20"/>
                <w:szCs w:val="20"/>
                <w:lang w:val="nl-NL"/>
              </w:rPr>
            </w:pPr>
            <w:r w:rsidRPr="670EA78C">
              <w:rPr>
                <w:rFonts w:ascii="Arial" w:eastAsia="Calibri" w:hAnsi="Arial" w:cs="Arial"/>
                <w:b/>
                <w:bCs/>
                <w:color w:val="002060"/>
                <w:sz w:val="20"/>
                <w:szCs w:val="20"/>
                <w:lang w:val="nl-NL"/>
              </w:rPr>
              <w:t>Hoe kan ik een claim indienen?</w:t>
            </w:r>
          </w:p>
        </w:tc>
        <w:tc>
          <w:tcPr>
            <w:tcW w:w="7148" w:type="dxa"/>
          </w:tcPr>
          <w:p w:rsidR="00E63E50" w:rsidRPr="007516B4" w:rsidRDefault="00E63E50" w:rsidP="4CC27C2B">
            <w:pPr>
              <w:jc w:val="both"/>
              <w:rPr>
                <w:rFonts w:ascii="Arial" w:hAnsi="Arial" w:cs="Arial"/>
                <w:sz w:val="20"/>
                <w:szCs w:val="20"/>
                <w:lang w:val="nl-NL"/>
                <w:rPrChange w:id="87" w:author="Alexandra Stamp" w:date="2026-03-05T12:07:00Z" w16du:dateUtc="2026-03-05T12:07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r w:rsidRPr="007516B4">
              <w:rPr>
                <w:rFonts w:ascii="Arial" w:hAnsi="Arial" w:cs="Arial"/>
                <w:sz w:val="20"/>
                <w:szCs w:val="20"/>
                <w:lang w:val="nl-NL"/>
                <w:rPrChange w:id="88" w:author="Alexandra Stamp" w:date="2026-03-05T12:07:00Z" w16du:dateUtc="2026-03-05T12:07:00Z">
                  <w:rPr>
                    <w:rFonts w:ascii="Arial" w:hAnsi="Arial" w:cs="Arial"/>
                    <w:sz w:val="20"/>
                    <w:szCs w:val="20"/>
                    <w:lang w:val="de-DE"/>
                  </w:rPr>
                </w:rPrChange>
              </w:rPr>
              <w:t xml:space="preserve">Dien uw claim in </w:t>
            </w:r>
            <w:ins w:id="89" w:author="Esther Koelman" w:date="2026-02-09T20:33:00Z" w16du:dateUtc="2026-02-09T19:33:00Z">
              <w:r w:rsidR="00002E48" w:rsidRPr="007516B4">
                <w:rPr>
                  <w:rFonts w:ascii="Arial" w:hAnsi="Arial" w:cs="Arial"/>
                  <w:sz w:val="20"/>
                  <w:szCs w:val="20"/>
                  <w:lang w:val="nl-NL"/>
                  <w:rPrChange w:id="90" w:author="Alexandra Stamp" w:date="2026-03-05T12:07:00Z" w16du:dateUtc="2026-03-05T12:07:00Z">
                    <w:rPr>
                      <w:rFonts w:ascii="Arial" w:hAnsi="Arial" w:cs="Arial"/>
                      <w:sz w:val="20"/>
                      <w:szCs w:val="20"/>
                      <w:lang w:val="de-DE"/>
                    </w:rPr>
                  </w:rPrChange>
                </w:rPr>
                <w:t xml:space="preserve">via </w:t>
              </w:r>
              <w:r w:rsidRPr="4CC27C2B">
                <w:rPr>
                  <w:rFonts w:ascii="Arial" w:hAnsi="Arial" w:cs="Arial"/>
                  <w:sz w:val="20"/>
                  <w:szCs w:val="20"/>
                </w:rPr>
                <w:fldChar w:fldCharType="begin"/>
              </w:r>
              <w:r w:rsidRPr="4CC27C2B">
                <w:rPr>
                  <w:rFonts w:ascii="Arial" w:hAnsi="Arial" w:cs="Arial"/>
                  <w:sz w:val="20"/>
                  <w:szCs w:val="20"/>
                  <w:lang w:val="nl-NL"/>
                </w:rPr>
                <w:instrText>HYPERLINK "https://claims.travelguard.com/myclaim/nl"</w:instrText>
              </w:r>
              <w:r w:rsidRPr="4CC27C2B">
                <w:rPr>
                  <w:rFonts w:ascii="Arial" w:hAnsi="Arial" w:cs="Arial"/>
                  <w:sz w:val="20"/>
                  <w:szCs w:val="20"/>
                </w:rPr>
              </w:r>
              <w:r w:rsidRPr="4CC27C2B">
                <w:rPr>
                  <w:rFonts w:ascii="Arial" w:hAnsi="Arial" w:cs="Arial"/>
                  <w:sz w:val="20"/>
                  <w:szCs w:val="20"/>
                </w:rPr>
                <w:fldChar w:fldCharType="separate"/>
              </w:r>
              <w:r w:rsidR="00002E48" w:rsidRPr="007516B4">
                <w:rPr>
                  <w:rStyle w:val="Hyperlink"/>
                  <w:rFonts w:ascii="Arial" w:hAnsi="Arial" w:cs="Arial"/>
                  <w:sz w:val="20"/>
                  <w:szCs w:val="20"/>
                  <w:lang w:val="nl-NL"/>
                  <w:rPrChange w:id="91" w:author="Alexandra Stamp" w:date="2026-03-05T12:07:00Z" w16du:dateUtc="2026-03-05T12:07:00Z">
                    <w:rPr>
                      <w:rStyle w:val="Hyperlink"/>
                      <w:rFonts w:ascii="Arial" w:hAnsi="Arial" w:cs="Arial"/>
                      <w:sz w:val="20"/>
                      <w:szCs w:val="20"/>
                      <w:lang w:val="de-DE"/>
                    </w:rPr>
                  </w:rPrChange>
                </w:rPr>
                <w:t>https://claims.travelguard.com/myclaim/nl</w:t>
              </w:r>
              <w:r w:rsidRPr="4CC27C2B">
                <w:rPr>
                  <w:rFonts w:ascii="Arial" w:hAnsi="Arial" w:cs="Arial"/>
                  <w:sz w:val="20"/>
                  <w:szCs w:val="20"/>
                </w:rPr>
                <w:fldChar w:fldCharType="end"/>
              </w:r>
            </w:ins>
            <w:del w:id="92" w:author="Esther Koelman" w:date="2026-02-09T20:33:00Z" w16du:dateUtc="2026-02-09T19:33:00Z">
              <w:r w:rsidRPr="007516B4" w:rsidDel="00E63E50">
                <w:rPr>
                  <w:rFonts w:ascii="Arial" w:hAnsi="Arial" w:cs="Arial"/>
                  <w:sz w:val="20"/>
                  <w:szCs w:val="20"/>
                  <w:lang w:val="nl-NL"/>
                  <w:rPrChange w:id="93" w:author="Alexandra Stamp" w:date="2026-03-05T12:07:00Z" w16du:dateUtc="2026-03-05T12:07:00Z">
                    <w:rPr>
                      <w:rFonts w:ascii="Arial" w:hAnsi="Arial" w:cs="Arial"/>
                      <w:sz w:val="20"/>
                      <w:szCs w:val="20"/>
                      <w:lang w:val="en-AU"/>
                    </w:rPr>
                  </w:rPrChange>
                </w:rPr>
                <w:delText xml:space="preserve">via </w:delText>
              </w:r>
              <w:r w:rsidRPr="007516B4" w:rsidDel="00E63E50">
                <w:rPr>
                  <w:rFonts w:ascii="Arial" w:eastAsia="Calibri" w:hAnsi="Arial" w:cs="Arial"/>
                  <w:b/>
                  <w:bCs/>
                  <w:sz w:val="20"/>
                  <w:szCs w:val="20"/>
                  <w:u w:val="single"/>
                  <w:lang w:val="nl-NL"/>
                  <w:rPrChange w:id="94" w:author="Alexandra Stamp" w:date="2026-03-05T12:07:00Z" w16du:dateUtc="2026-03-05T12:07:00Z">
                    <w:rPr>
                      <w:rFonts w:ascii="Arial" w:eastAsia="Calibri" w:hAnsi="Arial" w:cs="Arial"/>
                      <w:b/>
                      <w:bCs/>
                      <w:sz w:val="20"/>
                      <w:szCs w:val="20"/>
                      <w:u w:val="single"/>
                    </w:rPr>
                  </w:rPrChange>
                </w:rPr>
                <w:delText>{Claims URL</w:delText>
              </w:r>
            </w:del>
            <w:del w:id="95" w:author="Paul Brown" w:date="2026-02-25T16:04:00Z" w16du:dateUtc="2026-02-25T16:04:00Z">
              <w:r w:rsidRPr="007516B4" w:rsidDel="00956CE2">
                <w:rPr>
                  <w:rFonts w:ascii="Arial" w:eastAsia="Calibri" w:hAnsi="Arial" w:cs="Arial"/>
                  <w:b/>
                  <w:bCs/>
                  <w:sz w:val="20"/>
                  <w:szCs w:val="20"/>
                  <w:u w:val="single"/>
                  <w:lang w:val="nl-NL"/>
                  <w:rPrChange w:id="96" w:author="Alexandra Stamp" w:date="2026-03-05T12:07:00Z" w16du:dateUtc="2026-03-05T12:07:00Z">
                    <w:rPr>
                      <w:rFonts w:ascii="Arial" w:eastAsia="Calibri" w:hAnsi="Arial" w:cs="Arial"/>
                      <w:b/>
                      <w:bCs/>
                      <w:sz w:val="20"/>
                      <w:szCs w:val="20"/>
                      <w:u w:val="single"/>
                    </w:rPr>
                  </w:rPrChange>
                </w:rPr>
                <w:delText>}</w:delText>
              </w:r>
            </w:del>
            <w:r w:rsidRPr="007516B4">
              <w:rPr>
                <w:rFonts w:ascii="Arial" w:eastAsia="Calibri" w:hAnsi="Arial" w:cs="Arial"/>
                <w:sz w:val="20"/>
                <w:szCs w:val="20"/>
                <w:lang w:val="nl-NL"/>
                <w:rPrChange w:id="97" w:author="Alexandra Stamp" w:date="2026-03-05T12:07:00Z" w16du:dateUtc="2026-03-05T12:07:00Z">
                  <w:rPr>
                    <w:rFonts w:ascii="Arial" w:eastAsia="Calibri" w:hAnsi="Arial" w:cs="Arial"/>
                    <w:sz w:val="20"/>
                    <w:szCs w:val="20"/>
                  </w:rPr>
                </w:rPrChange>
              </w:rPr>
              <w:t xml:space="preserve">. </w:t>
            </w:r>
            <w:r w:rsidRPr="007516B4"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  <w:lang w:val="nl-NL"/>
                <w:rPrChange w:id="98" w:author="Alexandra Stamp" w:date="2026-03-05T12:07:00Z" w16du:dateUtc="2026-03-05T12:07:00Z">
                  <w:rPr>
                    <w:rFonts w:ascii="Arial" w:eastAsia="Calibri" w:hAnsi="Arial" w:cs="Arial"/>
                    <w:b/>
                    <w:bCs/>
                    <w:sz w:val="20"/>
                    <w:szCs w:val="20"/>
                    <w:u w:val="single"/>
                  </w:rPr>
                </w:rPrChange>
              </w:rPr>
              <w:t xml:space="preserve"> </w:t>
            </w:r>
          </w:p>
        </w:tc>
      </w:tr>
    </w:tbl>
    <w:p w:rsidR="00E63E50" w:rsidRPr="00FC0095" w:rsidRDefault="00E63E50" w:rsidP="002566DC">
      <w:pPr>
        <w:spacing w:after="0" w:line="240" w:lineRule="auto"/>
        <w:rPr>
          <w:rFonts w:ascii="Arial" w:hAnsi="Arial" w:cs="Arial"/>
          <w:sz w:val="20"/>
          <w:szCs w:val="20"/>
          <w:lang w:val="nl-NL"/>
        </w:rPr>
      </w:pPr>
    </w:p>
    <w:p w:rsidR="002566DC" w:rsidRDefault="002566DC" w:rsidP="670EA78C">
      <w:pPr>
        <w:spacing w:after="0" w:line="240" w:lineRule="auto"/>
        <w:rPr>
          <w:rFonts w:ascii="Arial" w:hAnsi="Arial" w:cs="Arial"/>
          <w:sz w:val="20"/>
          <w:szCs w:val="20"/>
          <w:lang w:val="nl-NL"/>
        </w:rPr>
      </w:pPr>
    </w:p>
    <w:p w:rsidR="00E83A28" w:rsidRPr="002A66D2" w:rsidRDefault="00E83A28" w:rsidP="00E83A28">
      <w:pPr>
        <w:spacing w:after="0" w:line="240" w:lineRule="auto"/>
        <w:rPr>
          <w:lang w:val="nl-NL"/>
        </w:rPr>
      </w:pPr>
    </w:p>
    <w:p w:rsidR="002566DC" w:rsidRPr="008362A3" w:rsidRDefault="002A66D2" w:rsidP="670EA78C">
      <w:pPr>
        <w:spacing w:after="0" w:line="240" w:lineRule="auto"/>
        <w:rPr>
          <w:rFonts w:ascii="Arial" w:hAnsi="Arial" w:cs="Arial"/>
          <w:color w:val="002060"/>
          <w:lang w:val="nl-NL"/>
        </w:rPr>
      </w:pPr>
      <w:r w:rsidRPr="670EA78C">
        <w:rPr>
          <w:rFonts w:ascii="Arial" w:hAnsi="Arial" w:cs="Arial"/>
          <w:sz w:val="20"/>
          <w:szCs w:val="20"/>
          <w:lang w:val="nl-NL"/>
        </w:rPr>
        <w:t>Een fijne reis</w:t>
      </w:r>
      <w:r w:rsidR="002566DC" w:rsidRPr="670EA78C">
        <w:rPr>
          <w:rFonts w:ascii="Arial" w:hAnsi="Arial" w:cs="Arial"/>
          <w:sz w:val="20"/>
          <w:szCs w:val="20"/>
          <w:lang w:val="nl-NL"/>
        </w:rPr>
        <w:t>!</w:t>
      </w:r>
      <w:r w:rsidR="002566DC">
        <w:br/>
      </w:r>
      <w:del w:id="99" w:author="Esther Koelman" w:date="2026-02-09T20:33:00Z" w16du:dateUtc="2026-02-09T19:33:00Z">
        <w:r w:rsidR="002566DC" w:rsidRPr="670EA78C" w:rsidDel="00002E48">
          <w:rPr>
            <w:rFonts w:ascii="Arial" w:hAnsi="Arial" w:cs="Arial"/>
            <w:b/>
            <w:bCs/>
            <w:color w:val="002060"/>
            <w:sz w:val="20"/>
            <w:szCs w:val="20"/>
            <w:lang w:val="nl-NL"/>
          </w:rPr>
          <w:delText xml:space="preserve">AIG </w:delText>
        </w:r>
      </w:del>
      <w:r w:rsidR="002566DC" w:rsidRPr="670EA78C">
        <w:rPr>
          <w:rFonts w:ascii="Arial" w:hAnsi="Arial" w:cs="Arial"/>
          <w:b/>
          <w:bCs/>
          <w:color w:val="002060"/>
          <w:sz w:val="20"/>
          <w:szCs w:val="20"/>
          <w:lang w:val="nl-NL"/>
        </w:rPr>
        <w:t>Travel</w:t>
      </w:r>
      <w:ins w:id="100" w:author="Esther Koelman" w:date="2026-02-09T20:33:00Z" w16du:dateUtc="2026-02-09T19:33:00Z">
        <w:r w:rsidR="00002E48">
          <w:rPr>
            <w:rFonts w:ascii="Arial" w:hAnsi="Arial" w:cs="Arial"/>
            <w:b/>
            <w:bCs/>
            <w:color w:val="002060"/>
            <w:sz w:val="20"/>
            <w:szCs w:val="20"/>
            <w:lang w:val="nl-NL"/>
          </w:rPr>
          <w:t xml:space="preserve"> Guard</w:t>
        </w:r>
      </w:ins>
    </w:p>
    <w:p w:rsidR="00B840CA" w:rsidRPr="008362A3" w:rsidRDefault="00B840CA" w:rsidP="670EA78C">
      <w:pPr>
        <w:spacing w:after="0" w:line="240" w:lineRule="auto"/>
        <w:rPr>
          <w:color w:val="002060"/>
          <w:lang w:val="nl-NL"/>
        </w:rPr>
      </w:pPr>
    </w:p>
    <w:sectPr w:rsidR="00B840CA" w:rsidRPr="008362A3" w:rsidSect="002566DC">
      <w:footerReference w:type="even" r:id="rId13"/>
      <w:footerReference w:type="default" r:id="rId14"/>
      <w:footerReference w:type="first" r:id="rId15"/>
      <w:pgSz w:w="12240" w:h="15840"/>
      <w:pgMar w:top="1152" w:right="720" w:bottom="1440" w:left="720" w:header="720" w:footer="144" w:gutter="216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3336" w:rsidRDefault="00963336" w:rsidP="002D6E1E">
      <w:pPr>
        <w:spacing w:after="0" w:line="240" w:lineRule="auto"/>
      </w:pPr>
      <w:r>
        <w:separator/>
      </w:r>
    </w:p>
  </w:endnote>
  <w:endnote w:type="continuationSeparator" w:id="0">
    <w:p w:rsidR="00963336" w:rsidRDefault="00963336" w:rsidP="002D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94D" w:rsidRDefault="00D049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A4B8C8" wp14:editId="3735E3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186658946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0494D" w:rsidRPr="00D0494D" w:rsidRDefault="00D0494D" w:rsidP="00D049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9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4B8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9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:rsidR="00D0494D" w:rsidRPr="00D0494D" w:rsidRDefault="00D0494D" w:rsidP="00D049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9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6C26" w:rsidRPr="00C5516B" w:rsidRDefault="00D0494D">
    <w:pPr>
      <w:jc w:val="right"/>
      <w:rPr>
        <w:rFonts w:ascii="Segoe UI" w:hAnsi="Segoe UI" w:cs="Segoe UI"/>
        <w:color w:val="4F81BD" w:themeColor="accent1"/>
        <w:szCs w:val="20"/>
      </w:rPr>
    </w:pPr>
    <w:r>
      <w:rPr>
        <w:rFonts w:ascii="Segoe UI" w:hAnsi="Segoe UI" w:cs="Segoe UI"/>
        <w:noProof/>
        <w:color w:val="4F81BD" w:themeColor="accent1"/>
        <w:szCs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9A97C4" wp14:editId="0EC1D1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204328892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0494D" w:rsidRPr="00D0494D" w:rsidRDefault="00D0494D" w:rsidP="00D049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9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9A97C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110.9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:rsidR="00D0494D" w:rsidRPr="00D0494D" w:rsidRDefault="00D0494D" w:rsidP="00D049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9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256C26" w:rsidRDefault="00256C26" w:rsidP="00ED3001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94D" w:rsidRDefault="00D049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54AD92" wp14:editId="4F94A675">
              <wp:simplePos x="590550" y="9801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1482265918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0494D" w:rsidRPr="00D0494D" w:rsidRDefault="00D0494D" w:rsidP="00D049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9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4AD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9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:rsidR="00D0494D" w:rsidRPr="00D0494D" w:rsidRDefault="00D0494D" w:rsidP="00D049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9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3336" w:rsidRDefault="00963336" w:rsidP="002D6E1E">
      <w:pPr>
        <w:spacing w:after="0" w:line="240" w:lineRule="auto"/>
      </w:pPr>
      <w:r>
        <w:separator/>
      </w:r>
    </w:p>
  </w:footnote>
  <w:footnote w:type="continuationSeparator" w:id="0">
    <w:p w:rsidR="00963336" w:rsidRDefault="00963336" w:rsidP="002D6E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654"/>
    <w:multiLevelType w:val="multilevel"/>
    <w:tmpl w:val="407E8B3A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Garamond" w:hAnsi="Garamond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ascii="Garamond" w:hAnsi="Garamond" w:hint="default"/>
        <w:b w:val="0"/>
        <w:i w:val="0"/>
        <w:sz w:val="24"/>
        <w:szCs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1134"/>
        </w:tabs>
        <w:ind w:left="1134" w:hanging="567"/>
      </w:pPr>
      <w:rPr>
        <w:rFonts w:ascii="Garamond" w:hAnsi="Garamond" w:hint="default"/>
        <w:b w:val="0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4680" w:hanging="1440"/>
      </w:pPr>
      <w:rPr>
        <w:rFonts w:hint="default"/>
      </w:rPr>
    </w:lvl>
  </w:abstractNum>
  <w:abstractNum w:abstractNumId="1" w15:restartNumberingAfterBreak="0">
    <w:nsid w:val="1389155B"/>
    <w:multiLevelType w:val="hybridMultilevel"/>
    <w:tmpl w:val="EC948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722A3E"/>
    <w:multiLevelType w:val="hybridMultilevel"/>
    <w:tmpl w:val="5802B370"/>
    <w:lvl w:ilvl="0" w:tplc="452CF660">
      <w:start w:val="1"/>
      <w:numFmt w:val="bullet"/>
      <w:pStyle w:val="4BulletTex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B675E"/>
    <w:multiLevelType w:val="multilevel"/>
    <w:tmpl w:val="4528652E"/>
    <w:styleLink w:val="Huidigelijst1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9577602">
    <w:abstractNumId w:val="3"/>
  </w:num>
  <w:num w:numId="2" w16cid:durableId="468547699">
    <w:abstractNumId w:val="0"/>
  </w:num>
  <w:num w:numId="3" w16cid:durableId="277109216">
    <w:abstractNumId w:val="0"/>
  </w:num>
  <w:num w:numId="4" w16cid:durableId="1443915934">
    <w:abstractNumId w:val="0"/>
  </w:num>
  <w:num w:numId="5" w16cid:durableId="318114568">
    <w:abstractNumId w:val="2"/>
  </w:num>
  <w:num w:numId="6" w16cid:durableId="135430297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sther Koelman">
    <w15:presenceInfo w15:providerId="Windows Live" w15:userId="9bcea3f77e0d1c19"/>
  </w15:person>
  <w15:person w15:author="Translator">
    <w15:presenceInfo w15:providerId="None" w15:userId="Translator"/>
  </w15:person>
  <w15:person w15:author="Paul Brown">
    <w15:presenceInfo w15:providerId="AD" w15:userId="S::Paul.Brown@covermore.com::ad81db20-821b-44a0-bd12-3da4dc928b7e"/>
  </w15:person>
  <w15:person w15:author="Alexandra Stamp">
    <w15:presenceInfo w15:providerId="AD" w15:userId="S::Alexandra.Stamp@travelguard.zurich.com::1b60c8d9-4d98-4c41-a0f9-28e79c8a6b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3NDIxMDU1NDUxNLJU0lEKTi0uzszPAykwrAUAwSo9USwAAAA="/>
  </w:docVars>
  <w:rsids>
    <w:rsidRoot w:val="002566DC"/>
    <w:rsid w:val="00002E48"/>
    <w:rsid w:val="000124D8"/>
    <w:rsid w:val="00060A05"/>
    <w:rsid w:val="000B0516"/>
    <w:rsid w:val="000D62DB"/>
    <w:rsid w:val="000F5D80"/>
    <w:rsid w:val="00141221"/>
    <w:rsid w:val="0014191C"/>
    <w:rsid w:val="00166B42"/>
    <w:rsid w:val="00186E4C"/>
    <w:rsid w:val="00191B6C"/>
    <w:rsid w:val="0019780C"/>
    <w:rsid w:val="001B388B"/>
    <w:rsid w:val="001C0BDC"/>
    <w:rsid w:val="002037D7"/>
    <w:rsid w:val="00215D64"/>
    <w:rsid w:val="00221F8C"/>
    <w:rsid w:val="00240799"/>
    <w:rsid w:val="002566DC"/>
    <w:rsid w:val="00256C26"/>
    <w:rsid w:val="002A66D2"/>
    <w:rsid w:val="002B4B09"/>
    <w:rsid w:val="002D3AC2"/>
    <w:rsid w:val="002D6E1E"/>
    <w:rsid w:val="002F32D0"/>
    <w:rsid w:val="00325215"/>
    <w:rsid w:val="0035524D"/>
    <w:rsid w:val="003D63C9"/>
    <w:rsid w:val="003F1263"/>
    <w:rsid w:val="003F2D6B"/>
    <w:rsid w:val="003F37F5"/>
    <w:rsid w:val="00473475"/>
    <w:rsid w:val="00480D69"/>
    <w:rsid w:val="005B2DEF"/>
    <w:rsid w:val="005F0C27"/>
    <w:rsid w:val="006A072A"/>
    <w:rsid w:val="006A2267"/>
    <w:rsid w:val="006A47B3"/>
    <w:rsid w:val="006C1CED"/>
    <w:rsid w:val="006F091E"/>
    <w:rsid w:val="00710A34"/>
    <w:rsid w:val="0074500D"/>
    <w:rsid w:val="007516B4"/>
    <w:rsid w:val="00767D64"/>
    <w:rsid w:val="007A1AB8"/>
    <w:rsid w:val="00806B87"/>
    <w:rsid w:val="008362A3"/>
    <w:rsid w:val="008854CB"/>
    <w:rsid w:val="00892EF8"/>
    <w:rsid w:val="008C500D"/>
    <w:rsid w:val="008D6EFC"/>
    <w:rsid w:val="009244BB"/>
    <w:rsid w:val="00935665"/>
    <w:rsid w:val="00950D02"/>
    <w:rsid w:val="00956CE2"/>
    <w:rsid w:val="00963336"/>
    <w:rsid w:val="00976954"/>
    <w:rsid w:val="009B3CBA"/>
    <w:rsid w:val="00A06432"/>
    <w:rsid w:val="00A236D5"/>
    <w:rsid w:val="00A85E21"/>
    <w:rsid w:val="00AD1C9A"/>
    <w:rsid w:val="00B05C1B"/>
    <w:rsid w:val="00B060F0"/>
    <w:rsid w:val="00B840CA"/>
    <w:rsid w:val="00BE15C0"/>
    <w:rsid w:val="00C449AA"/>
    <w:rsid w:val="00C815E3"/>
    <w:rsid w:val="00C95663"/>
    <w:rsid w:val="00CA20DF"/>
    <w:rsid w:val="00D0494D"/>
    <w:rsid w:val="00D2089F"/>
    <w:rsid w:val="00DB59D6"/>
    <w:rsid w:val="00DD7913"/>
    <w:rsid w:val="00E63E50"/>
    <w:rsid w:val="00E65ACA"/>
    <w:rsid w:val="00E83A28"/>
    <w:rsid w:val="00EA5534"/>
    <w:rsid w:val="00EA5FD1"/>
    <w:rsid w:val="00ED3001"/>
    <w:rsid w:val="00F95007"/>
    <w:rsid w:val="00FC0095"/>
    <w:rsid w:val="4CC27C2B"/>
    <w:rsid w:val="670EA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4668"/>
  <w15:docId w15:val="{B9663675-8321-4BDD-8405-1A5447D8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66DC"/>
    <w:pPr>
      <w:spacing w:after="160" w:line="259" w:lineRule="auto"/>
    </w:pPr>
    <w:rPr>
      <w:rFonts w:eastAsiaTheme="minorHAnsi"/>
      <w:lang w:val="en-US"/>
    </w:rPr>
  </w:style>
  <w:style w:type="paragraph" w:styleId="Heading1">
    <w:name w:val="heading 1"/>
    <w:basedOn w:val="Normal"/>
    <w:next w:val="Heading2"/>
    <w:link w:val="Heading1Char"/>
    <w:autoRedefine/>
    <w:qFormat/>
    <w:rsid w:val="001B388B"/>
    <w:pPr>
      <w:keepNext/>
      <w:numPr>
        <w:numId w:val="4"/>
      </w:numPr>
      <w:spacing w:before="360" w:after="120" w:line="312" w:lineRule="auto"/>
      <w:outlineLvl w:val="0"/>
    </w:pPr>
    <w:rPr>
      <w:rFonts w:ascii="Garamond" w:eastAsia="Times New Roman" w:hAnsi="Garamond" w:cs="Arial"/>
      <w:b/>
      <w:bCs/>
      <w:kern w:val="32"/>
      <w:sz w:val="24"/>
      <w:szCs w:val="24"/>
      <w:lang w:val="nl-NL" w:eastAsia="nl-NL"/>
    </w:rPr>
  </w:style>
  <w:style w:type="paragraph" w:styleId="Heading2">
    <w:name w:val="heading 2"/>
    <w:basedOn w:val="Normal"/>
    <w:link w:val="Heading2Char"/>
    <w:autoRedefine/>
    <w:qFormat/>
    <w:rsid w:val="001B388B"/>
    <w:pPr>
      <w:numPr>
        <w:ilvl w:val="1"/>
        <w:numId w:val="4"/>
      </w:numPr>
      <w:spacing w:before="120" w:after="120" w:line="312" w:lineRule="auto"/>
      <w:outlineLvl w:val="1"/>
    </w:pPr>
    <w:rPr>
      <w:rFonts w:ascii="Garamond" w:eastAsia="Times New Roman" w:hAnsi="Garamond" w:cs="Arial"/>
      <w:bCs/>
      <w:iCs/>
      <w:sz w:val="24"/>
      <w:szCs w:val="24"/>
      <w:lang w:val="nl-NL" w:eastAsia="nl-NL"/>
    </w:rPr>
  </w:style>
  <w:style w:type="paragraph" w:styleId="Heading3">
    <w:name w:val="heading 3"/>
    <w:basedOn w:val="Normal"/>
    <w:link w:val="Heading3Char"/>
    <w:autoRedefine/>
    <w:qFormat/>
    <w:rsid w:val="001B388B"/>
    <w:pPr>
      <w:numPr>
        <w:ilvl w:val="2"/>
        <w:numId w:val="4"/>
      </w:numPr>
      <w:spacing w:before="120" w:after="120" w:line="312" w:lineRule="auto"/>
      <w:outlineLvl w:val="2"/>
    </w:pPr>
    <w:rPr>
      <w:rFonts w:ascii="Garamond" w:eastAsia="Times New Roman" w:hAnsi="Garamond" w:cs="Arial"/>
      <w:bCs/>
      <w:sz w:val="24"/>
      <w:szCs w:val="24"/>
      <w:lang w:val="nl-NL" w:eastAsia="nl-NL"/>
    </w:rPr>
  </w:style>
  <w:style w:type="paragraph" w:styleId="Heading4">
    <w:name w:val="heading 4"/>
    <w:basedOn w:val="Normal"/>
    <w:next w:val="Normal"/>
    <w:link w:val="Heading4Char"/>
    <w:autoRedefine/>
    <w:qFormat/>
    <w:rsid w:val="001B388B"/>
    <w:pPr>
      <w:keepNext/>
      <w:spacing w:before="240" w:after="60" w:line="300" w:lineRule="exact"/>
      <w:outlineLvl w:val="3"/>
    </w:pPr>
    <w:rPr>
      <w:rFonts w:ascii="Garamond" w:eastAsia="Times New Roman" w:hAnsi="Garamond" w:cs="Times New Roman"/>
      <w:b/>
      <w:bCs/>
      <w:sz w:val="28"/>
      <w:szCs w:val="28"/>
      <w:lang w:val="nl-NL" w:eastAsia="nl-NL"/>
    </w:rPr>
  </w:style>
  <w:style w:type="paragraph" w:styleId="Heading5">
    <w:name w:val="heading 5"/>
    <w:basedOn w:val="Normal"/>
    <w:next w:val="Normal"/>
    <w:link w:val="Heading5Char"/>
    <w:autoRedefine/>
    <w:qFormat/>
    <w:rsid w:val="001B388B"/>
    <w:pPr>
      <w:spacing w:before="240" w:after="60" w:line="300" w:lineRule="exact"/>
      <w:outlineLvl w:val="4"/>
    </w:pPr>
    <w:rPr>
      <w:rFonts w:ascii="Garamond" w:eastAsia="Times New Roman" w:hAnsi="Garamond" w:cs="Times New Roman"/>
      <w:b/>
      <w:bCs/>
      <w:i/>
      <w:iCs/>
      <w:sz w:val="26"/>
      <w:szCs w:val="26"/>
      <w:lang w:val="nl-NL" w:eastAsia="nl-NL"/>
    </w:rPr>
  </w:style>
  <w:style w:type="paragraph" w:styleId="Heading6">
    <w:name w:val="heading 6"/>
    <w:basedOn w:val="Normal"/>
    <w:next w:val="Normal"/>
    <w:link w:val="Heading6Char"/>
    <w:qFormat/>
    <w:rsid w:val="001B388B"/>
    <w:pPr>
      <w:spacing w:before="240" w:after="60" w:line="300" w:lineRule="exact"/>
      <w:outlineLvl w:val="5"/>
    </w:pPr>
    <w:rPr>
      <w:rFonts w:ascii="Garamond" w:eastAsia="Times New Roman" w:hAnsi="Garamond" w:cs="Times New Roman"/>
      <w:b/>
      <w:bCs/>
      <w:lang w:val="nl-NL" w:eastAsia="nl-NL"/>
    </w:rPr>
  </w:style>
  <w:style w:type="paragraph" w:styleId="Heading7">
    <w:name w:val="heading 7"/>
    <w:basedOn w:val="Normal"/>
    <w:next w:val="Normal"/>
    <w:link w:val="Heading7Char"/>
    <w:qFormat/>
    <w:rsid w:val="001B388B"/>
    <w:pPr>
      <w:spacing w:before="240" w:after="60" w:line="300" w:lineRule="exact"/>
      <w:outlineLvl w:val="6"/>
    </w:pPr>
    <w:rPr>
      <w:rFonts w:ascii="Garamond" w:eastAsia="Times New Roman" w:hAnsi="Garamond" w:cs="Times New Roman"/>
      <w:sz w:val="24"/>
      <w:szCs w:val="24"/>
      <w:lang w:val="nl-NL" w:eastAsia="nl-NL"/>
    </w:rPr>
  </w:style>
  <w:style w:type="paragraph" w:styleId="Heading8">
    <w:name w:val="heading 8"/>
    <w:basedOn w:val="Normal"/>
    <w:next w:val="Normal"/>
    <w:link w:val="Heading8Char"/>
    <w:qFormat/>
    <w:rsid w:val="001B388B"/>
    <w:pPr>
      <w:spacing w:before="240" w:after="60" w:line="300" w:lineRule="exact"/>
      <w:outlineLvl w:val="7"/>
    </w:pPr>
    <w:rPr>
      <w:rFonts w:ascii="Garamond" w:eastAsia="Times New Roman" w:hAnsi="Garamond" w:cs="Times New Roman"/>
      <w:i/>
      <w:iCs/>
      <w:sz w:val="24"/>
      <w:szCs w:val="24"/>
      <w:lang w:val="nl-NL" w:eastAsia="nl-NL"/>
    </w:rPr>
  </w:style>
  <w:style w:type="paragraph" w:styleId="Heading9">
    <w:name w:val="heading 9"/>
    <w:basedOn w:val="Normal"/>
    <w:next w:val="Normal"/>
    <w:link w:val="Heading9Char"/>
    <w:qFormat/>
    <w:rsid w:val="001B388B"/>
    <w:pPr>
      <w:spacing w:before="240" w:after="60" w:line="300" w:lineRule="exact"/>
      <w:outlineLvl w:val="8"/>
    </w:pPr>
    <w:rPr>
      <w:rFonts w:ascii="Arial" w:eastAsia="Times New Roman" w:hAnsi="Arial" w:cs="Arial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tikeltekst">
    <w:name w:val="Artikeltekst"/>
    <w:basedOn w:val="Normal"/>
    <w:rsid w:val="001B388B"/>
    <w:pPr>
      <w:spacing w:before="120" w:after="120" w:line="312" w:lineRule="auto"/>
      <w:ind w:left="567"/>
    </w:pPr>
  </w:style>
  <w:style w:type="numbering" w:customStyle="1" w:styleId="Huidigelijst1">
    <w:name w:val="Huidige lijst1"/>
    <w:rsid w:val="001B388B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rsid w:val="001B388B"/>
    <w:rPr>
      <w:rFonts w:ascii="Garamond" w:eastAsia="Times New Roman" w:hAnsi="Garamond" w:cs="Arial"/>
      <w:b/>
      <w:bCs/>
      <w:kern w:val="32"/>
      <w:sz w:val="24"/>
      <w:szCs w:val="24"/>
      <w:lang w:eastAsia="nl-NL"/>
    </w:rPr>
  </w:style>
  <w:style w:type="character" w:customStyle="1" w:styleId="Heading2Char">
    <w:name w:val="Heading 2 Char"/>
    <w:basedOn w:val="DefaultParagraphFont"/>
    <w:link w:val="Heading2"/>
    <w:rsid w:val="001B388B"/>
    <w:rPr>
      <w:rFonts w:ascii="Garamond" w:eastAsia="Times New Roman" w:hAnsi="Garamond" w:cs="Arial"/>
      <w:bCs/>
      <w:iCs/>
      <w:sz w:val="24"/>
      <w:szCs w:val="24"/>
      <w:lang w:eastAsia="nl-NL"/>
    </w:rPr>
  </w:style>
  <w:style w:type="character" w:customStyle="1" w:styleId="Heading3Char">
    <w:name w:val="Heading 3 Char"/>
    <w:basedOn w:val="DefaultParagraphFont"/>
    <w:link w:val="Heading3"/>
    <w:rsid w:val="001B388B"/>
    <w:rPr>
      <w:rFonts w:ascii="Garamond" w:eastAsia="Times New Roman" w:hAnsi="Garamond" w:cs="Arial"/>
      <w:bCs/>
      <w:sz w:val="24"/>
      <w:szCs w:val="24"/>
      <w:lang w:eastAsia="nl-NL"/>
    </w:rPr>
  </w:style>
  <w:style w:type="character" w:customStyle="1" w:styleId="Heading4Char">
    <w:name w:val="Heading 4 Char"/>
    <w:basedOn w:val="DefaultParagraphFont"/>
    <w:link w:val="Heading4"/>
    <w:rsid w:val="001B388B"/>
    <w:rPr>
      <w:rFonts w:ascii="Garamond" w:eastAsia="Times New Roman" w:hAnsi="Garamond" w:cs="Times New Roman"/>
      <w:b/>
      <w:bCs/>
      <w:sz w:val="28"/>
      <w:szCs w:val="28"/>
      <w:lang w:eastAsia="nl-NL"/>
    </w:rPr>
  </w:style>
  <w:style w:type="character" w:customStyle="1" w:styleId="Heading5Char">
    <w:name w:val="Heading 5 Char"/>
    <w:basedOn w:val="DefaultParagraphFont"/>
    <w:link w:val="Heading5"/>
    <w:rsid w:val="001B388B"/>
    <w:rPr>
      <w:rFonts w:ascii="Garamond" w:eastAsia="Times New Roman" w:hAnsi="Garamond" w:cs="Times New Roman"/>
      <w:b/>
      <w:bCs/>
      <w:i/>
      <w:iCs/>
      <w:sz w:val="26"/>
      <w:szCs w:val="26"/>
      <w:lang w:eastAsia="nl-NL"/>
    </w:rPr>
  </w:style>
  <w:style w:type="character" w:customStyle="1" w:styleId="Heading6Char">
    <w:name w:val="Heading 6 Char"/>
    <w:basedOn w:val="DefaultParagraphFont"/>
    <w:link w:val="Heading6"/>
    <w:rsid w:val="001B388B"/>
    <w:rPr>
      <w:rFonts w:ascii="Garamond" w:eastAsia="Times New Roman" w:hAnsi="Garamond" w:cs="Times New Roman"/>
      <w:b/>
      <w:bCs/>
      <w:lang w:eastAsia="nl-NL"/>
    </w:rPr>
  </w:style>
  <w:style w:type="character" w:customStyle="1" w:styleId="Heading7Char">
    <w:name w:val="Heading 7 Char"/>
    <w:basedOn w:val="DefaultParagraphFont"/>
    <w:link w:val="Heading7"/>
    <w:rsid w:val="001B388B"/>
    <w:rPr>
      <w:rFonts w:ascii="Garamond" w:eastAsia="Times New Roman" w:hAnsi="Garamond" w:cs="Times New Roman"/>
      <w:sz w:val="24"/>
      <w:szCs w:val="24"/>
      <w:lang w:eastAsia="nl-NL"/>
    </w:rPr>
  </w:style>
  <w:style w:type="character" w:customStyle="1" w:styleId="Heading8Char">
    <w:name w:val="Heading 8 Char"/>
    <w:basedOn w:val="DefaultParagraphFont"/>
    <w:link w:val="Heading8"/>
    <w:rsid w:val="001B388B"/>
    <w:rPr>
      <w:rFonts w:ascii="Garamond" w:eastAsia="Times New Roman" w:hAnsi="Garamond" w:cs="Times New Roman"/>
      <w:i/>
      <w:iCs/>
      <w:sz w:val="24"/>
      <w:szCs w:val="24"/>
      <w:lang w:eastAsia="nl-NL"/>
    </w:rPr>
  </w:style>
  <w:style w:type="character" w:customStyle="1" w:styleId="Heading9Char">
    <w:name w:val="Heading 9 Char"/>
    <w:basedOn w:val="DefaultParagraphFont"/>
    <w:link w:val="Heading9"/>
    <w:rsid w:val="001B388B"/>
    <w:rPr>
      <w:rFonts w:ascii="Arial" w:eastAsia="Times New Roman" w:hAnsi="Arial" w:cs="Arial"/>
      <w:lang w:eastAsia="nl-NL"/>
    </w:rPr>
  </w:style>
  <w:style w:type="paragraph" w:customStyle="1" w:styleId="Overweging">
    <w:name w:val="Overweging"/>
    <w:basedOn w:val="Normal"/>
    <w:rsid w:val="001B388B"/>
    <w:pPr>
      <w:tabs>
        <w:tab w:val="num" w:pos="360"/>
      </w:tabs>
      <w:spacing w:before="60" w:after="60" w:line="312" w:lineRule="auto"/>
      <w:ind w:left="360" w:hanging="360"/>
    </w:pPr>
  </w:style>
  <w:style w:type="paragraph" w:styleId="Header">
    <w:name w:val="header"/>
    <w:basedOn w:val="Normal"/>
    <w:link w:val="HeaderChar"/>
    <w:uiPriority w:val="99"/>
    <w:unhideWhenUsed/>
    <w:rsid w:val="00256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6DC"/>
    <w:rPr>
      <w:rFonts w:eastAsiaTheme="minorHAns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D6E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E1E"/>
    <w:rPr>
      <w:rFonts w:eastAsiaTheme="minorHAnsi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F32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32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32D0"/>
    <w:rPr>
      <w:rFonts w:eastAsiaTheme="minorHAnsi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2D0"/>
    <w:rPr>
      <w:rFonts w:eastAsiaTheme="minorHAnsi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2D0"/>
    <w:rPr>
      <w:rFonts w:ascii="Tahoma" w:eastAsiaTheme="minorHAnsi" w:hAnsi="Tahoma" w:cs="Tahoma"/>
      <w:sz w:val="16"/>
      <w:szCs w:val="16"/>
      <w:lang w:val="en-US"/>
    </w:rPr>
  </w:style>
  <w:style w:type="paragraph" w:customStyle="1" w:styleId="4BulletText">
    <w:name w:val="4. Bullet Text"/>
    <w:link w:val="4BulletTextChar"/>
    <w:qFormat/>
    <w:rsid w:val="006F091E"/>
    <w:pPr>
      <w:numPr>
        <w:numId w:val="5"/>
      </w:numPr>
      <w:spacing w:before="180" w:after="0" w:line="240" w:lineRule="auto"/>
    </w:pPr>
    <w:rPr>
      <w:rFonts w:ascii="Arial" w:eastAsiaTheme="minorHAnsi" w:hAnsi="Arial" w:cs="Segoe UI Semilight"/>
      <w:sz w:val="20"/>
      <w:szCs w:val="20"/>
      <w:lang w:val="en-US"/>
    </w:rPr>
  </w:style>
  <w:style w:type="character" w:customStyle="1" w:styleId="4BulletTextChar">
    <w:name w:val="4. Bullet Text Char"/>
    <w:basedOn w:val="DefaultParagraphFont"/>
    <w:link w:val="4BulletText"/>
    <w:rsid w:val="006F091E"/>
    <w:rPr>
      <w:rFonts w:ascii="Arial" w:eastAsiaTheme="minorHAnsi" w:hAnsi="Arial" w:cs="Segoe UI Semilight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63E50"/>
    <w:pPr>
      <w:spacing w:after="0" w:line="240" w:lineRule="auto"/>
    </w:pPr>
    <w:rPr>
      <w:rFonts w:eastAsia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3E5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DD7913"/>
    <w:pPr>
      <w:spacing w:after="0" w:line="240" w:lineRule="auto"/>
    </w:pPr>
    <w:rPr>
      <w:rFonts w:eastAsiaTheme="minorHAnsi"/>
      <w:lang w:val="en-US"/>
    </w:rPr>
  </w:style>
  <w:style w:type="character" w:styleId="Hyperlink">
    <w:name w:val="Hyperlink"/>
    <w:basedOn w:val="DefaultParagraphFont"/>
    <w:uiPriority w:val="99"/>
    <w:unhideWhenUsed/>
    <w:rsid w:val="00002E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4DE0BF701045AD2403C163A63BBD" ma:contentTypeVersion="24" ma:contentTypeDescription="Create a new document." ma:contentTypeScope="" ma:versionID="d22f1679e070d80fde07c0aa1e02a1d7">
  <xsd:schema xmlns:xsd="http://www.w3.org/2001/XMLSchema" xmlns:xs="http://www.w3.org/2001/XMLSchema" xmlns:p="http://schemas.microsoft.com/office/2006/metadata/properties" xmlns:ns1="http://schemas.microsoft.com/sharepoint/v3" xmlns:ns2="694a2687-4383-4267-b4dc-f7657eaaabf8" xmlns:ns3="e42673de-b264-43ab-b333-25166615ddcb" targetNamespace="http://schemas.microsoft.com/office/2006/metadata/properties" ma:root="true" ma:fieldsID="a4304071a50c429e02536ead82bdb62a" ns1:_="" ns2:_="" ns3:_="">
    <xsd:import namespace="http://schemas.microsoft.com/sharepoint/v3"/>
    <xsd:import namespace="694a2687-4383-4267-b4dc-f7657eaaabf8"/>
    <xsd:import namespace="e42673de-b264-43ab-b333-25166615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Country" minOccurs="0"/>
                <xsd:element ref="ns2:Language" minOccurs="0"/>
                <xsd:element ref="ns2:RevisionDate" minOccurs="0"/>
                <xsd:element ref="ns2:DocumentType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2687-4383-4267-b4dc-f7657eaaa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untry" ma:index="26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Language" ma:index="27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RevisionDate" ma:index="28" nillable="true" ma:displayName="Revision Date" ma:format="DateOnly" ma:internalName="RevisionDate">
      <xsd:simpleType>
        <xsd:restriction base="dms:DateTime"/>
      </xsd:simpleType>
    </xsd:element>
    <xsd:element name="DocumentType" ma:index="29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3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673de-b264-43ab-b333-25166615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38ee36-09d7-452e-b9a6-bfa895f7966b}" ma:internalName="TaxCatchAll" ma:showField="CatchAllData" ma:web="e42673de-b264-43ab-b333-25166615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visionDate xmlns="694a2687-4383-4267-b4dc-f7657eaaabf8" xsi:nil="true"/>
    <TaxCatchAll xmlns="e42673de-b264-43ab-b333-25166615ddcb" xsi:nil="true"/>
    <Country xmlns="694a2687-4383-4267-b4dc-f7657eaaabf8" xsi:nil="true"/>
    <Date xmlns="694a2687-4383-4267-b4dc-f7657eaaabf8" xsi:nil="true"/>
    <Comments xmlns="694a2687-4383-4267-b4dc-f7657eaaabf8" xsi:nil="true"/>
    <_ip_UnifiedCompliancePolicyProperties xmlns="http://schemas.microsoft.com/sharepoint/v3" xsi:nil="true"/>
    <lcf76f155ced4ddcb4097134ff3c332f xmlns="694a2687-4383-4267-b4dc-f7657eaaabf8">
      <Terms xmlns="http://schemas.microsoft.com/office/infopath/2007/PartnerControls"/>
    </lcf76f155ced4ddcb4097134ff3c332f>
    <Language xmlns="694a2687-4383-4267-b4dc-f7657eaaabf8" xsi:nil="true"/>
    <DocumentType xmlns="694a2687-4383-4267-b4dc-f7657eaaabf8" xsi:nil="true"/>
  </documentManagement>
</p:properties>
</file>

<file path=customXml/itemProps1.xml><?xml version="1.0" encoding="utf-8"?>
<ds:datastoreItem xmlns:ds="http://schemas.openxmlformats.org/officeDocument/2006/customXml" ds:itemID="{0B9C244F-9036-4E56-9BB3-BA206BCB05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7B7298-2CF5-4AB9-91B2-90E846DD9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4a2687-4383-4267-b4dc-f7657eaaabf8"/>
    <ds:schemaRef ds:uri="e42673de-b264-43ab-b333-25166615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7BB5EA-D5D3-4FE5-9766-775C9586B1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867415-1551-4BEC-A9D9-C25ACDB0A17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94a2687-4383-4267-b4dc-f7657eaaabf8"/>
    <ds:schemaRef ds:uri="e42673de-b264-43ab-b333-25166615dd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2376</Characters>
  <Application>Microsoft Office Word</Application>
  <DocSecurity>0</DocSecurity>
  <Lines>148</Lines>
  <Paragraphs>84</Paragraphs>
  <ScaleCrop>false</ScaleCrop>
  <Company>Kennedy Van der Laan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Confirmation mail Expedia Dutch translation KVDL 23 November 2018.docx</dc:title>
  <dc:creator>Lisa Godwaldt</dc:creator>
  <cp:lastModifiedBy>Stuart Santos</cp:lastModifiedBy>
  <cp:revision>1</cp:revision>
  <dcterms:created xsi:type="dcterms:W3CDTF">2026-04-08T19:40:00Z</dcterms:created>
  <dcterms:modified xsi:type="dcterms:W3CDTF">2026-04-08T19:40:00Z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ist">
    <vt:lpwstr>-1;#Lisa Godwaldt</vt:lpwstr>
  </property>
  <property fmtid="{D5CDD505-2E9C-101B-9397-08002B2CF9AE}" pid="3" name="ContentTypeId">
    <vt:lpwstr>0x0101005B114DE0BF701045AD2403C163A63BBD</vt:lpwstr>
  </property>
  <property fmtid="{D5CDD505-2E9C-101B-9397-08002B2CF9AE}" pid="4" name="mvRef">
    <vt:lpwstr>2220134/0.2</vt:lpwstr>
  </property>
  <property fmtid="{D5CDD505-2E9C-101B-9397-08002B2CF9AE}" pid="5" name="_dlc_DocIdItemGuid">
    <vt:lpwstr>f3900a40-7849-4057-be70-5c09d336fb39</vt:lpwstr>
  </property>
  <property fmtid="{D5CDD505-2E9C-101B-9397-08002B2CF9AE}" pid="6" name="Clientnaam">
    <vt:lpwstr>AIG Europe Limited, GB</vt:lpwstr>
  </property>
  <property fmtid="{D5CDD505-2E9C-101B-9397-08002B2CF9AE}" pid="7" name="Clientcode">
    <vt:lpwstr>509786</vt:lpwstr>
  </property>
  <property fmtid="{D5CDD505-2E9C-101B-9397-08002B2CF9AE}" pid="8" name="Dossiernaam">
    <vt:lpwstr>AIG / Expedia</vt:lpwstr>
  </property>
  <property fmtid="{D5CDD505-2E9C-101B-9397-08002B2CF9AE}" pid="9" name="Dossiercode">
    <vt:lpwstr>61483</vt:lpwstr>
  </property>
  <property fmtid="{D5CDD505-2E9C-101B-9397-08002B2CF9AE}" pid="10" name="Dossiertype">
    <vt:lpwstr>Advocatuur</vt:lpwstr>
  </property>
  <property fmtid="{D5CDD505-2E9C-101B-9397-08002B2CF9AE}" pid="11" name="mvTo">
    <vt:lpwstr/>
  </property>
  <property fmtid="{D5CDD505-2E9C-101B-9397-08002B2CF9AE}" pid="12" name="mvConversationTopic">
    <vt:lpwstr/>
  </property>
  <property fmtid="{D5CDD505-2E9C-101B-9397-08002B2CF9AE}" pid="13" name="mvFrom">
    <vt:lpwstr/>
  </property>
  <property fmtid="{D5CDD505-2E9C-101B-9397-08002B2CF9AE}" pid="14" name="mvCC">
    <vt:lpwstr/>
  </property>
  <property fmtid="{D5CDD505-2E9C-101B-9397-08002B2CF9AE}" pid="15" name="mvBCC">
    <vt:lpwstr/>
  </property>
  <property fmtid="{D5CDD505-2E9C-101B-9397-08002B2CF9AE}" pid="16" name="mvReceivedTime">
    <vt:lpwstr/>
  </property>
  <property fmtid="{D5CDD505-2E9C-101B-9397-08002B2CF9AE}" pid="17" name="mvSentOn">
    <vt:lpwstr/>
  </property>
  <property fmtid="{D5CDD505-2E9C-101B-9397-08002B2CF9AE}" pid="18" name="mvImportance">
    <vt:lpwstr/>
  </property>
  <property fmtid="{D5CDD505-2E9C-101B-9397-08002B2CF9AE}" pid="19" name="mvSensitivity">
    <vt:lpwstr/>
  </property>
  <property fmtid="{D5CDD505-2E9C-101B-9397-08002B2CF9AE}" pid="20" name="mvMessageID">
    <vt:lpwstr/>
  </property>
  <property fmtid="{D5CDD505-2E9C-101B-9397-08002B2CF9AE}" pid="21" name="mvAttach Count">
    <vt:lpwstr/>
  </property>
  <property fmtid="{D5CDD505-2E9C-101B-9397-08002B2CF9AE}" pid="22" name="TaxCatchAll">
    <vt:lpwstr/>
  </property>
  <property fmtid="{D5CDD505-2E9C-101B-9397-08002B2CF9AE}" pid="23" name="JuridischOnderwerp">
    <vt:lpwstr/>
  </property>
  <property fmtid="{D5CDD505-2E9C-101B-9397-08002B2CF9AE}" pid="24" name="MediaServiceImageTags">
    <vt:lpwstr/>
  </property>
  <property fmtid="{D5CDD505-2E9C-101B-9397-08002B2CF9AE}" pid="25" name="MSIP_Label_bae40d21-6309-4c17-93eb-fcf64ebc4f54_Enabled">
    <vt:lpwstr>true</vt:lpwstr>
  </property>
  <property fmtid="{D5CDD505-2E9C-101B-9397-08002B2CF9AE}" pid="26" name="MSIP_Label_bae40d21-6309-4c17-93eb-fcf64ebc4f54_SetDate">
    <vt:lpwstr>2026-02-16T15:45:48Z</vt:lpwstr>
  </property>
  <property fmtid="{D5CDD505-2E9C-101B-9397-08002B2CF9AE}" pid="27" name="MSIP_Label_bae40d21-6309-4c17-93eb-fcf64ebc4f54_Method">
    <vt:lpwstr>Privileged</vt:lpwstr>
  </property>
  <property fmtid="{D5CDD505-2E9C-101B-9397-08002B2CF9AE}" pid="28" name="MSIP_Label_bae40d21-6309-4c17-93eb-fcf64ebc4f54_Name">
    <vt:lpwstr>Lexxika - Non-Confidential Data</vt:lpwstr>
  </property>
  <property fmtid="{D5CDD505-2E9C-101B-9397-08002B2CF9AE}" pid="29" name="MSIP_Label_bae40d21-6309-4c17-93eb-fcf64ebc4f54_SiteId">
    <vt:lpwstr>e61f3ce7-b380-49a8-a874-ebd96595ddb4</vt:lpwstr>
  </property>
  <property fmtid="{D5CDD505-2E9C-101B-9397-08002B2CF9AE}" pid="30" name="MSIP_Label_bae40d21-6309-4c17-93eb-fcf64ebc4f54_ActionId">
    <vt:lpwstr>867bde01-d7a0-464e-bf05-8cc9ca0b624b</vt:lpwstr>
  </property>
  <property fmtid="{D5CDD505-2E9C-101B-9397-08002B2CF9AE}" pid="31" name="MSIP_Label_bae40d21-6309-4c17-93eb-fcf64ebc4f54_ContentBits">
    <vt:lpwstr>0</vt:lpwstr>
  </property>
  <property fmtid="{D5CDD505-2E9C-101B-9397-08002B2CF9AE}" pid="32" name="MSIP_Label_bae40d21-6309-4c17-93eb-fcf64ebc4f54_Tag">
    <vt:lpwstr>10, 0, 1, 1</vt:lpwstr>
  </property>
  <property fmtid="{D5CDD505-2E9C-101B-9397-08002B2CF9AE}" pid="33" name="ClassificationContentMarkingFooterShapeIds">
    <vt:lpwstr>5859953e,6f41e516,c2dcfbc</vt:lpwstr>
  </property>
  <property fmtid="{D5CDD505-2E9C-101B-9397-08002B2CF9AE}" pid="34" name="ClassificationContentMarkingFooterFontProps">
    <vt:lpwstr>#000000,10,Aptos</vt:lpwstr>
  </property>
  <property fmtid="{D5CDD505-2E9C-101B-9397-08002B2CF9AE}" pid="35" name="ClassificationContentMarkingFooterText">
    <vt:lpwstr>INTERNAL USE ONLY</vt:lpwstr>
  </property>
  <property fmtid="{D5CDD505-2E9C-101B-9397-08002B2CF9AE}" pid="36" name="MSIP_Label_9108d454-5c13-4905-93be-12ec8059c842_Enabled">
    <vt:lpwstr>true</vt:lpwstr>
  </property>
  <property fmtid="{D5CDD505-2E9C-101B-9397-08002B2CF9AE}" pid="37" name="MSIP_Label_9108d454-5c13-4905-93be-12ec8059c842_SetDate">
    <vt:lpwstr>2026-04-08T19:40:12Z</vt:lpwstr>
  </property>
  <property fmtid="{D5CDD505-2E9C-101B-9397-08002B2CF9AE}" pid="38" name="MSIP_Label_9108d454-5c13-4905-93be-12ec8059c842_Method">
    <vt:lpwstr>Privileged</vt:lpwstr>
  </property>
  <property fmtid="{D5CDD505-2E9C-101B-9397-08002B2CF9AE}" pid="39" name="MSIP_Label_9108d454-5c13-4905-93be-12ec8059c842_Name">
    <vt:lpwstr>9108d454-5c13-4905-93be-12ec8059c842</vt:lpwstr>
  </property>
  <property fmtid="{D5CDD505-2E9C-101B-9397-08002B2CF9AE}" pid="40" name="MSIP_Label_9108d454-5c13-4905-93be-12ec8059c842_SiteId">
    <vt:lpwstr>473672ba-cd07-4371-a2ae-788b4c61840e</vt:lpwstr>
  </property>
  <property fmtid="{D5CDD505-2E9C-101B-9397-08002B2CF9AE}" pid="41" name="MSIP_Label_9108d454-5c13-4905-93be-12ec8059c842_ActionId">
    <vt:lpwstr>bebd9f8e-a1c8-4264-b5d6-2db7b84f43ec</vt:lpwstr>
  </property>
  <property fmtid="{D5CDD505-2E9C-101B-9397-08002B2CF9AE}" pid="42" name="MSIP_Label_9108d454-5c13-4905-93be-12ec8059c842_ContentBits">
    <vt:lpwstr>2</vt:lpwstr>
  </property>
  <property fmtid="{D5CDD505-2E9C-101B-9397-08002B2CF9AE}" pid="43" name="MSIP_Label_9108d454-5c13-4905-93be-12ec8059c842_Tag">
    <vt:lpwstr>10, 0, 1, 1</vt:lpwstr>
  </property>
</Properties>
</file>