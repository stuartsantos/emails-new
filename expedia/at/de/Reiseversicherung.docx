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3D28" w14:textId="77777777" w:rsidR="004E40BD" w:rsidRPr="00055506" w:rsidRDefault="00E80102" w:rsidP="004E40BD">
      <w:pPr>
        <w:spacing w:after="0" w:line="240" w:lineRule="auto"/>
      </w:pPr>
      <w:del w:id="0" w:author="Kitchens, Darcy" w:date="2026-02-25T16:05:00Z" w16du:dateUtc="2026-02-25T22:05:00Z">
        <w:r w:rsidDel="007B7B19">
          <w:rPr>
            <w:noProof/>
            <w:sz w:val="18"/>
          </w:rPr>
          <w:drawing>
            <wp:inline distT="0" distB="0" distL="0" distR="0" wp14:anchorId="6BEFAF74" wp14:editId="758DDD8A">
              <wp:extent cx="914400" cy="4536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453658"/>
                      </a:xfrm>
                      <a:prstGeom prst="rect">
                        <a:avLst/>
                      </a:prstGeom>
                    </pic:spPr>
                  </pic:pic>
                </a:graphicData>
              </a:graphic>
            </wp:inline>
          </w:drawing>
        </w:r>
      </w:del>
      <w:ins w:id="1" w:author="Kitchens, Darcy" w:date="2026-02-25T16:05:00Z" w16du:dateUtc="2026-02-25T22:05:00Z">
        <w:r w:rsidR="007B7B19">
          <w:rPr>
            <w:noProof/>
          </w:rPr>
          <w:drawing>
            <wp:inline distT="0" distB="0" distL="0" distR="0" wp14:anchorId="62BC0364" wp14:editId="61DAF1A9">
              <wp:extent cx="1864800" cy="720000"/>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1864800" cy="720000"/>
                      </a:xfrm>
                      <a:prstGeom prst="rect">
                        <a:avLst/>
                      </a:prstGeom>
                    </pic:spPr>
                  </pic:pic>
                </a:graphicData>
              </a:graphic>
            </wp:inline>
          </w:drawing>
        </w:r>
      </w:ins>
    </w:p>
    <w:p w14:paraId="47C0F515" w14:textId="77777777" w:rsidR="004E40BD" w:rsidRPr="00055506" w:rsidRDefault="004E40BD" w:rsidP="004E40BD">
      <w:pPr>
        <w:spacing w:after="0" w:line="240" w:lineRule="auto"/>
      </w:pPr>
    </w:p>
    <w:p w14:paraId="50870064" w14:textId="77777777" w:rsidR="004E40BD" w:rsidRPr="00E80102" w:rsidRDefault="003D14E2" w:rsidP="01F4872D">
      <w:pPr>
        <w:spacing w:after="0" w:line="240" w:lineRule="auto"/>
        <w:rPr>
          <w:b/>
          <w:bCs/>
          <w:color w:val="002060"/>
          <w:sz w:val="32"/>
          <w:szCs w:val="32"/>
          <w:lang w:val="de-AT"/>
        </w:rPr>
      </w:pPr>
      <w:r w:rsidRPr="01F4872D">
        <w:rPr>
          <w:b/>
          <w:bCs/>
          <w:color w:val="002060"/>
          <w:sz w:val="32"/>
          <w:szCs w:val="32"/>
          <w:lang w:val="de-AT"/>
        </w:rPr>
        <w:t>Reiseversicherung</w:t>
      </w:r>
    </w:p>
    <w:p w14:paraId="341B2160" w14:textId="77777777" w:rsidR="000D54CA" w:rsidRPr="003D14E2" w:rsidRDefault="000D54CA" w:rsidP="000D54CA">
      <w:pPr>
        <w:spacing w:after="0" w:line="240" w:lineRule="auto"/>
        <w:rPr>
          <w:rFonts w:ascii="Arial" w:hAnsi="Arial" w:cs="Arial"/>
          <w:sz w:val="20"/>
          <w:szCs w:val="20"/>
          <w:lang w:val="de-AT"/>
        </w:rPr>
      </w:pPr>
    </w:p>
    <w:p w14:paraId="0FDC2111" w14:textId="77777777" w:rsidR="007E4C46" w:rsidRPr="003D14E2" w:rsidRDefault="007E4C46" w:rsidP="000D54CA">
      <w:pPr>
        <w:spacing w:after="0" w:line="240" w:lineRule="auto"/>
        <w:rPr>
          <w:rFonts w:ascii="Arial" w:hAnsi="Arial" w:cs="Arial"/>
          <w:sz w:val="20"/>
          <w:szCs w:val="20"/>
          <w:lang w:val="de-AT"/>
        </w:rPr>
      </w:pPr>
    </w:p>
    <w:p w14:paraId="0AED3DB4" w14:textId="77777777" w:rsidR="000D54CA" w:rsidRPr="00055506" w:rsidRDefault="003D14E2" w:rsidP="000D54CA">
      <w:pPr>
        <w:spacing w:after="0" w:line="240" w:lineRule="auto"/>
        <w:rPr>
          <w:rFonts w:ascii="Arial" w:hAnsi="Arial" w:cs="Arial"/>
          <w:sz w:val="20"/>
          <w:szCs w:val="20"/>
        </w:rPr>
      </w:pPr>
      <w:r>
        <w:rPr>
          <w:rFonts w:ascii="Arial" w:hAnsi="Arial" w:cs="Arial"/>
          <w:sz w:val="20"/>
          <w:szCs w:val="20"/>
          <w:lang w:val="en-AU"/>
        </w:rPr>
        <w:t xml:space="preserve">Hallo </w:t>
      </w:r>
      <w:r w:rsidR="001172BE">
        <w:rPr>
          <w:rFonts w:ascii="Arial" w:hAnsi="Arial" w:cs="Arial"/>
          <w:sz w:val="20"/>
          <w:szCs w:val="20"/>
          <w:lang w:val="en-AU"/>
        </w:rPr>
        <w:t>{</w:t>
      </w:r>
      <w:r w:rsidR="000D54CA" w:rsidRPr="00055506">
        <w:rPr>
          <w:rFonts w:ascii="Arial" w:hAnsi="Arial" w:cs="Arial"/>
          <w:sz w:val="20"/>
          <w:szCs w:val="20"/>
          <w:lang w:val="en-AU"/>
        </w:rPr>
        <w:t>Policy Holder First Name</w:t>
      </w:r>
      <w:r w:rsidR="001172BE">
        <w:rPr>
          <w:rFonts w:ascii="Arial" w:hAnsi="Arial" w:cs="Arial"/>
          <w:sz w:val="20"/>
          <w:szCs w:val="20"/>
          <w:lang w:val="en-AU"/>
        </w:rPr>
        <w:t>}</w:t>
      </w:r>
      <w:r w:rsidR="000D54CA" w:rsidRPr="00055506">
        <w:rPr>
          <w:rFonts w:ascii="Arial" w:hAnsi="Arial" w:cs="Arial"/>
          <w:sz w:val="20"/>
          <w:szCs w:val="20"/>
          <w:lang w:val="en-AU"/>
        </w:rPr>
        <w:t> </w:t>
      </w:r>
      <w:r w:rsidR="001172BE">
        <w:rPr>
          <w:rFonts w:ascii="Arial" w:hAnsi="Arial" w:cs="Arial"/>
          <w:sz w:val="20"/>
          <w:szCs w:val="20"/>
          <w:lang w:val="en-AU"/>
        </w:rPr>
        <w:t>{</w:t>
      </w:r>
      <w:r w:rsidR="000D54CA" w:rsidRPr="00055506">
        <w:rPr>
          <w:rFonts w:ascii="Arial" w:hAnsi="Arial" w:cs="Arial"/>
          <w:sz w:val="20"/>
          <w:szCs w:val="20"/>
          <w:lang w:val="en-AU"/>
        </w:rPr>
        <w:t>Policy Holder Last Name</w:t>
      </w:r>
      <w:r w:rsidR="001172BE">
        <w:rPr>
          <w:rFonts w:ascii="Arial" w:hAnsi="Arial" w:cs="Arial"/>
          <w:sz w:val="20"/>
          <w:szCs w:val="20"/>
          <w:lang w:val="en-AU"/>
        </w:rPr>
        <w:t>}</w:t>
      </w:r>
      <w:r w:rsidR="000D54CA" w:rsidRPr="00055506">
        <w:rPr>
          <w:rFonts w:ascii="Arial" w:hAnsi="Arial" w:cs="Arial"/>
          <w:sz w:val="20"/>
          <w:szCs w:val="20"/>
          <w:lang w:val="en-AU"/>
        </w:rPr>
        <w:t>,</w:t>
      </w:r>
    </w:p>
    <w:p w14:paraId="4A64E287" w14:textId="77777777" w:rsidR="000D54CA" w:rsidRPr="00055506" w:rsidRDefault="000D54CA" w:rsidP="000D54CA">
      <w:pPr>
        <w:spacing w:after="0" w:line="240" w:lineRule="auto"/>
        <w:rPr>
          <w:rFonts w:ascii="Arial" w:hAnsi="Arial" w:cs="Arial"/>
          <w:sz w:val="20"/>
          <w:szCs w:val="20"/>
          <w:lang w:val="en-AU"/>
        </w:rPr>
      </w:pPr>
    </w:p>
    <w:p w14:paraId="1B534177" w14:textId="77777777" w:rsidR="00FA4327" w:rsidRPr="0077710F" w:rsidRDefault="00E80102" w:rsidP="000D54CA">
      <w:pPr>
        <w:spacing w:after="0" w:line="240" w:lineRule="auto"/>
        <w:rPr>
          <w:rFonts w:ascii="Arial" w:hAnsi="Arial" w:cs="Arial"/>
          <w:b/>
          <w:bCs/>
          <w:color w:val="002060"/>
          <w:sz w:val="20"/>
          <w:szCs w:val="20"/>
          <w:lang w:val="de-AT"/>
        </w:rPr>
      </w:pPr>
      <w:r w:rsidRPr="0077710F">
        <w:rPr>
          <w:rFonts w:ascii="Arial" w:hAnsi="Arial" w:cs="Arial"/>
          <w:b/>
          <w:bCs/>
          <w:color w:val="002060"/>
          <w:sz w:val="20"/>
          <w:szCs w:val="20"/>
          <w:lang w:val="de-AT"/>
        </w:rPr>
        <w:t>Bitte beachten Sie: Diese Versicherung gilt nur für Personen mit Wohnsitz in Österreich.</w:t>
      </w:r>
    </w:p>
    <w:p w14:paraId="640345B3" w14:textId="77777777" w:rsidR="00E80102" w:rsidRPr="0077710F" w:rsidRDefault="00E80102" w:rsidP="000D54CA">
      <w:pPr>
        <w:spacing w:after="0" w:line="240" w:lineRule="auto"/>
        <w:rPr>
          <w:rFonts w:ascii="Arial" w:hAnsi="Arial" w:cs="Arial"/>
          <w:sz w:val="20"/>
          <w:szCs w:val="20"/>
          <w:lang w:val="nl-NL"/>
        </w:rPr>
      </w:pPr>
    </w:p>
    <w:p w14:paraId="6C95CB34" w14:textId="77777777" w:rsidR="00F37C2A" w:rsidRPr="003D14E2" w:rsidRDefault="003D14E2" w:rsidP="00F37C2A">
      <w:pPr>
        <w:spacing w:after="0" w:line="240" w:lineRule="auto"/>
        <w:rPr>
          <w:rFonts w:ascii="Arial" w:hAnsi="Arial" w:cs="Arial"/>
          <w:sz w:val="20"/>
          <w:szCs w:val="20"/>
          <w:lang w:val="de-AT"/>
        </w:rPr>
      </w:pPr>
      <w:r w:rsidRPr="003D14E2">
        <w:rPr>
          <w:rFonts w:ascii="Arial" w:hAnsi="Arial" w:cs="Arial"/>
          <w:sz w:val="20"/>
          <w:szCs w:val="20"/>
          <w:lang w:val="de-AT"/>
        </w:rPr>
        <w:t>Vielen Dank, dass Sie eine</w:t>
      </w:r>
      <w:r w:rsidR="00F37C2A" w:rsidRPr="003D14E2">
        <w:rPr>
          <w:rFonts w:ascii="Arial" w:hAnsi="Arial" w:cs="Arial"/>
          <w:sz w:val="20"/>
          <w:szCs w:val="20"/>
          <w:lang w:val="de-AT"/>
        </w:rPr>
        <w:t xml:space="preserve"> Travel Guard</w:t>
      </w:r>
      <w:r w:rsidR="00F37C2A" w:rsidRPr="003D14E2">
        <w:rPr>
          <w:rFonts w:ascii="Arial" w:hAnsi="Arial" w:cs="Arial"/>
          <w:sz w:val="20"/>
          <w:szCs w:val="20"/>
          <w:vertAlign w:val="superscript"/>
          <w:lang w:val="de-AT"/>
        </w:rPr>
        <w:t>®</w:t>
      </w:r>
      <w:r w:rsidR="00F37C2A" w:rsidRPr="003D14E2">
        <w:rPr>
          <w:rFonts w:ascii="Arial" w:hAnsi="Arial" w:cs="Arial"/>
          <w:sz w:val="20"/>
          <w:szCs w:val="20"/>
          <w:lang w:val="de-AT"/>
        </w:rPr>
        <w:t xml:space="preserve"> </w:t>
      </w:r>
      <w:r>
        <w:rPr>
          <w:rFonts w:ascii="Arial" w:hAnsi="Arial" w:cs="Arial"/>
          <w:sz w:val="20"/>
          <w:szCs w:val="20"/>
          <w:lang w:val="de-AT"/>
        </w:rPr>
        <w:t>Reisev</w:t>
      </w:r>
      <w:r w:rsidRPr="003D14E2">
        <w:rPr>
          <w:rFonts w:ascii="Arial" w:hAnsi="Arial" w:cs="Arial"/>
          <w:sz w:val="20"/>
          <w:szCs w:val="20"/>
          <w:lang w:val="de-AT"/>
        </w:rPr>
        <w:t>ersicherung</w:t>
      </w:r>
      <w:r w:rsidR="00F37C2A" w:rsidRPr="003D14E2">
        <w:rPr>
          <w:rFonts w:ascii="Arial" w:hAnsi="Arial" w:cs="Arial"/>
          <w:sz w:val="20"/>
          <w:szCs w:val="20"/>
          <w:lang w:val="de-AT"/>
        </w:rPr>
        <w:t xml:space="preserve"> </w:t>
      </w:r>
      <w:del w:id="2" w:author="Dominik Schuecker" w:date="2026-02-11T17:18:00Z" w16du:dateUtc="2026-02-11T16:18:00Z">
        <w:r w:rsidDel="003C67C5">
          <w:rPr>
            <w:rFonts w:ascii="Arial" w:hAnsi="Arial" w:cs="Arial"/>
            <w:sz w:val="20"/>
            <w:szCs w:val="20"/>
            <w:lang w:val="de-AT"/>
          </w:rPr>
          <w:delText>von</w:delText>
        </w:r>
        <w:r w:rsidR="00F37C2A" w:rsidRPr="003D14E2" w:rsidDel="003C67C5">
          <w:rPr>
            <w:rFonts w:ascii="Arial" w:hAnsi="Arial" w:cs="Arial"/>
            <w:sz w:val="20"/>
            <w:szCs w:val="20"/>
            <w:lang w:val="de-AT"/>
          </w:rPr>
          <w:delText xml:space="preserve"> AIG Travel</w:delText>
        </w:r>
        <w:r w:rsidDel="003C67C5">
          <w:rPr>
            <w:rFonts w:ascii="Arial" w:hAnsi="Arial" w:cs="Arial"/>
            <w:sz w:val="20"/>
            <w:szCs w:val="20"/>
            <w:lang w:val="de-AT"/>
          </w:rPr>
          <w:delText xml:space="preserve"> </w:delText>
        </w:r>
      </w:del>
      <w:r>
        <w:rPr>
          <w:rFonts w:ascii="Arial" w:hAnsi="Arial" w:cs="Arial"/>
          <w:sz w:val="20"/>
          <w:szCs w:val="20"/>
          <w:lang w:val="de-AT"/>
        </w:rPr>
        <w:t>gewählt haben</w:t>
      </w:r>
      <w:r w:rsidR="00F37C2A" w:rsidRPr="003D14E2">
        <w:rPr>
          <w:rFonts w:ascii="Arial" w:hAnsi="Arial" w:cs="Arial"/>
          <w:sz w:val="20"/>
          <w:szCs w:val="20"/>
          <w:lang w:val="de-AT"/>
        </w:rPr>
        <w:t xml:space="preserve">! </w:t>
      </w:r>
    </w:p>
    <w:p w14:paraId="49A1684D" w14:textId="77777777" w:rsidR="00D03830" w:rsidRPr="003D14E2" w:rsidRDefault="003D14E2" w:rsidP="000D54CA">
      <w:pPr>
        <w:spacing w:after="0" w:line="240" w:lineRule="auto"/>
        <w:rPr>
          <w:rFonts w:ascii="Arial" w:hAnsi="Arial" w:cs="Arial"/>
          <w:sz w:val="20"/>
          <w:szCs w:val="20"/>
          <w:lang w:val="de-AT"/>
        </w:rPr>
      </w:pPr>
      <w:r w:rsidRPr="003D14E2">
        <w:rPr>
          <w:rFonts w:ascii="Arial" w:hAnsi="Arial" w:cs="Arial"/>
          <w:sz w:val="20"/>
          <w:szCs w:val="20"/>
          <w:lang w:val="de-AT"/>
        </w:rPr>
        <w:t>Ihre Polizzennummer ist</w:t>
      </w:r>
      <w:r w:rsidR="00D03830" w:rsidRPr="003D14E2">
        <w:rPr>
          <w:rFonts w:ascii="Arial" w:hAnsi="Arial" w:cs="Arial"/>
          <w:sz w:val="20"/>
          <w:szCs w:val="20"/>
          <w:lang w:val="de-AT"/>
        </w:rPr>
        <w:t xml:space="preserve"> </w:t>
      </w:r>
      <w:r w:rsidR="001172BE">
        <w:rPr>
          <w:rFonts w:ascii="Arial" w:hAnsi="Arial" w:cs="Arial"/>
          <w:sz w:val="20"/>
          <w:szCs w:val="20"/>
          <w:lang w:val="de-AT"/>
        </w:rPr>
        <w:t>{</w:t>
      </w:r>
      <w:r w:rsidR="00D03830" w:rsidRPr="003D14E2">
        <w:rPr>
          <w:rFonts w:ascii="Arial" w:hAnsi="Arial" w:cs="Arial"/>
          <w:sz w:val="20"/>
          <w:szCs w:val="20"/>
          <w:lang w:val="de-AT"/>
        </w:rPr>
        <w:t>Policy Number</w:t>
      </w:r>
      <w:r w:rsidR="001172BE">
        <w:rPr>
          <w:rFonts w:ascii="Arial" w:hAnsi="Arial" w:cs="Arial"/>
          <w:sz w:val="20"/>
          <w:szCs w:val="20"/>
          <w:lang w:val="de-AT"/>
        </w:rPr>
        <w:t>}</w:t>
      </w:r>
      <w:r w:rsidR="00D03830" w:rsidRPr="003D14E2">
        <w:rPr>
          <w:rFonts w:ascii="Arial" w:hAnsi="Arial" w:cs="Arial"/>
          <w:sz w:val="20"/>
          <w:szCs w:val="20"/>
          <w:lang w:val="de-AT"/>
        </w:rPr>
        <w:t>.</w:t>
      </w:r>
    </w:p>
    <w:p w14:paraId="502B26B7" w14:textId="77777777" w:rsidR="00D03830" w:rsidRPr="003D14E2" w:rsidRDefault="00D03830" w:rsidP="000D54CA">
      <w:pPr>
        <w:spacing w:after="0" w:line="240" w:lineRule="auto"/>
        <w:rPr>
          <w:rFonts w:ascii="Arial" w:hAnsi="Arial" w:cs="Arial"/>
          <w:sz w:val="20"/>
          <w:szCs w:val="20"/>
          <w:lang w:val="de-AT"/>
        </w:rPr>
      </w:pPr>
    </w:p>
    <w:p w14:paraId="22792508" w14:textId="77777777" w:rsidR="00D03830" w:rsidRPr="003D14E2" w:rsidRDefault="003D14E2" w:rsidP="01F4872D">
      <w:pPr>
        <w:spacing w:after="0" w:line="240" w:lineRule="auto"/>
        <w:rPr>
          <w:rFonts w:ascii="Arial" w:hAnsi="Arial" w:cs="Arial"/>
          <w:b/>
          <w:bCs/>
          <w:color w:val="00B0F0"/>
          <w:sz w:val="20"/>
          <w:szCs w:val="20"/>
          <w:lang w:val="de-AT"/>
        </w:rPr>
      </w:pPr>
      <w:r w:rsidRPr="01F4872D">
        <w:rPr>
          <w:rFonts w:ascii="Arial" w:hAnsi="Arial" w:cs="Arial"/>
          <w:sz w:val="20"/>
          <w:szCs w:val="20"/>
          <w:lang w:val="de-AT"/>
        </w:rPr>
        <w:t>Bitte</w:t>
      </w:r>
      <w:r w:rsidR="00D03830" w:rsidRPr="01F4872D">
        <w:rPr>
          <w:rFonts w:ascii="Arial" w:hAnsi="Arial" w:cs="Arial"/>
          <w:sz w:val="20"/>
          <w:szCs w:val="20"/>
          <w:lang w:val="de-AT"/>
        </w:rPr>
        <w:t xml:space="preserve"> </w:t>
      </w:r>
      <w:r w:rsidRPr="01F4872D">
        <w:rPr>
          <w:rFonts w:ascii="Arial" w:hAnsi="Arial" w:cs="Arial"/>
          <w:b/>
          <w:bCs/>
          <w:sz w:val="20"/>
          <w:szCs w:val="20"/>
          <w:u w:val="single"/>
          <w:lang w:val="de-AT"/>
        </w:rPr>
        <w:t>klicken Sie hier</w:t>
      </w:r>
      <w:r w:rsidR="00D03830" w:rsidRPr="01F4872D">
        <w:rPr>
          <w:rFonts w:ascii="Arial" w:hAnsi="Arial" w:cs="Arial"/>
          <w:sz w:val="20"/>
          <w:szCs w:val="20"/>
          <w:lang w:val="de-AT"/>
        </w:rPr>
        <w:t xml:space="preserve"> </w:t>
      </w:r>
      <w:r w:rsidRPr="01F4872D">
        <w:rPr>
          <w:rFonts w:ascii="Arial" w:hAnsi="Arial" w:cs="Arial"/>
          <w:sz w:val="20"/>
          <w:szCs w:val="20"/>
          <w:lang w:val="de-AT"/>
        </w:rPr>
        <w:t>um Ihr</w:t>
      </w:r>
      <w:r w:rsidR="00D03830" w:rsidRPr="01F4872D">
        <w:rPr>
          <w:rFonts w:ascii="Arial" w:hAnsi="Arial" w:cs="Arial"/>
          <w:sz w:val="20"/>
          <w:szCs w:val="20"/>
          <w:lang w:val="de-AT"/>
        </w:rPr>
        <w:t xml:space="preserve"> </w:t>
      </w:r>
      <w:r w:rsidRPr="01F4872D">
        <w:rPr>
          <w:rFonts w:ascii="Arial" w:hAnsi="Arial" w:cs="Arial"/>
          <w:b/>
          <w:bCs/>
          <w:sz w:val="20"/>
          <w:szCs w:val="20"/>
          <w:lang w:val="de-AT"/>
        </w:rPr>
        <w:t>Versicherungszertifikat</w:t>
      </w:r>
      <w:r w:rsidR="00D03830" w:rsidRPr="01F4872D">
        <w:rPr>
          <w:rFonts w:ascii="Arial" w:hAnsi="Arial" w:cs="Arial"/>
          <w:b/>
          <w:bCs/>
          <w:color w:val="00B0F0"/>
          <w:sz w:val="20"/>
          <w:szCs w:val="20"/>
          <w:lang w:val="de-AT"/>
        </w:rPr>
        <w:t xml:space="preserve"> </w:t>
      </w:r>
      <w:r w:rsidRPr="01F4872D">
        <w:rPr>
          <w:rFonts w:ascii="Arial" w:hAnsi="Arial" w:cs="Arial"/>
          <w:sz w:val="20"/>
          <w:szCs w:val="20"/>
          <w:lang w:val="de-AT"/>
        </w:rPr>
        <w:t>und den Wortlaut Ihrer</w:t>
      </w:r>
      <w:r w:rsidR="00D03830" w:rsidRPr="01F4872D">
        <w:rPr>
          <w:rFonts w:ascii="Arial" w:hAnsi="Arial" w:cs="Arial"/>
          <w:b/>
          <w:bCs/>
          <w:color w:val="00B0F0"/>
          <w:sz w:val="20"/>
          <w:szCs w:val="20"/>
          <w:lang w:val="de-AT"/>
        </w:rPr>
        <w:t xml:space="preserve"> </w:t>
      </w:r>
      <w:r w:rsidRPr="01F4872D">
        <w:rPr>
          <w:rFonts w:ascii="Arial" w:hAnsi="Arial" w:cs="Arial"/>
          <w:b/>
          <w:bCs/>
          <w:sz w:val="20"/>
          <w:szCs w:val="20"/>
          <w:lang w:val="de-AT"/>
        </w:rPr>
        <w:t>Polizze</w:t>
      </w:r>
      <w:r w:rsidRPr="01F4872D">
        <w:rPr>
          <w:rFonts w:ascii="Arial" w:hAnsi="Arial" w:cs="Arial"/>
          <w:sz w:val="20"/>
          <w:szCs w:val="20"/>
          <w:lang w:val="de-AT"/>
        </w:rPr>
        <w:t xml:space="preserve"> zu sehen.</w:t>
      </w:r>
    </w:p>
    <w:p w14:paraId="1C8E62A0" w14:textId="77777777" w:rsidR="000D54CA" w:rsidRPr="003D14E2" w:rsidRDefault="003D14E2" w:rsidP="000D54CA">
      <w:pPr>
        <w:spacing w:after="0" w:line="240" w:lineRule="auto"/>
        <w:rPr>
          <w:rFonts w:ascii="Arial" w:hAnsi="Arial" w:cs="Arial"/>
          <w:sz w:val="20"/>
          <w:szCs w:val="20"/>
          <w:lang w:val="de-AT"/>
        </w:rPr>
      </w:pPr>
      <w:r w:rsidRPr="003D14E2">
        <w:rPr>
          <w:rFonts w:ascii="Arial" w:hAnsi="Arial" w:cs="Arial"/>
          <w:sz w:val="20"/>
          <w:szCs w:val="20"/>
          <w:lang w:val="de-AT"/>
        </w:rPr>
        <w:t xml:space="preserve">Um sich einzuloggen </w:t>
      </w:r>
      <w:r>
        <w:rPr>
          <w:rFonts w:ascii="Arial" w:hAnsi="Arial" w:cs="Arial"/>
          <w:sz w:val="20"/>
          <w:szCs w:val="20"/>
          <w:lang w:val="de-AT"/>
        </w:rPr>
        <w:t>we</w:t>
      </w:r>
      <w:r w:rsidRPr="003D14E2">
        <w:rPr>
          <w:rFonts w:ascii="Arial" w:hAnsi="Arial" w:cs="Arial"/>
          <w:sz w:val="20"/>
          <w:szCs w:val="20"/>
          <w:lang w:val="de-AT"/>
        </w:rPr>
        <w:t>rden Sie Ihre Polizzennummer und Ihren Nachnamen benötigen.</w:t>
      </w:r>
      <w:r w:rsidR="00D03830" w:rsidRPr="003D14E2">
        <w:rPr>
          <w:rFonts w:ascii="Arial" w:hAnsi="Arial" w:cs="Arial"/>
          <w:sz w:val="20"/>
          <w:szCs w:val="20"/>
          <w:lang w:val="de-AT"/>
        </w:rPr>
        <w:t xml:space="preserve"> </w:t>
      </w:r>
    </w:p>
    <w:p w14:paraId="1D6A48E1" w14:textId="77777777" w:rsidR="00762D64" w:rsidRPr="003D14E2" w:rsidRDefault="00762D64" w:rsidP="000D54CA">
      <w:pPr>
        <w:spacing w:after="0" w:line="240" w:lineRule="auto"/>
        <w:rPr>
          <w:rFonts w:ascii="Arial" w:hAnsi="Arial" w:cs="Arial"/>
          <w:b/>
          <w:sz w:val="20"/>
          <w:szCs w:val="20"/>
          <w:lang w:val="de-AT"/>
        </w:rPr>
      </w:pPr>
    </w:p>
    <w:p w14:paraId="117A8E6C" w14:textId="77777777" w:rsidR="00A91DBC" w:rsidRPr="00E80102" w:rsidRDefault="00900A3A" w:rsidP="01F4872D">
      <w:pPr>
        <w:spacing w:after="0" w:line="240" w:lineRule="auto"/>
        <w:rPr>
          <w:rFonts w:ascii="Arial" w:hAnsi="Arial" w:cs="Arial"/>
          <w:b/>
          <w:bCs/>
          <w:color w:val="002060"/>
          <w:sz w:val="24"/>
          <w:szCs w:val="24"/>
          <w:lang w:val="de-AT"/>
        </w:rPr>
      </w:pPr>
      <w:r w:rsidRPr="01F4872D">
        <w:rPr>
          <w:rFonts w:ascii="Arial" w:hAnsi="Arial" w:cs="Arial"/>
          <w:b/>
          <w:bCs/>
          <w:color w:val="002060"/>
          <w:sz w:val="24"/>
          <w:szCs w:val="24"/>
          <w:lang w:val="de-AT"/>
        </w:rPr>
        <w:t>Wofür bin ich versichert?</w:t>
      </w:r>
      <w:r w:rsidR="000D54CA" w:rsidRPr="01F4872D">
        <w:rPr>
          <w:rFonts w:ascii="Arial" w:hAnsi="Arial" w:cs="Arial"/>
          <w:b/>
          <w:bCs/>
          <w:color w:val="002060"/>
          <w:sz w:val="24"/>
          <w:szCs w:val="24"/>
          <w:lang w:val="de-AT"/>
        </w:rPr>
        <w:t xml:space="preserve"> </w:t>
      </w:r>
    </w:p>
    <w:p w14:paraId="25B67EEE" w14:textId="77777777" w:rsidR="001172BE" w:rsidRDefault="001172BE" w:rsidP="000D54CA">
      <w:pPr>
        <w:spacing w:after="0" w:line="240" w:lineRule="auto"/>
        <w:rPr>
          <w:rFonts w:ascii="Arial" w:hAnsi="Arial" w:cs="Arial"/>
          <w:b/>
          <w:color w:val="00B0F0"/>
          <w:sz w:val="24"/>
          <w:szCs w:val="24"/>
          <w:lang w:val="de-AT"/>
        </w:rPr>
      </w:pPr>
    </w:p>
    <w:p w14:paraId="6530450E" w14:textId="77777777" w:rsidR="00A91DBC" w:rsidRPr="00A91DBC" w:rsidRDefault="00A91DBC" w:rsidP="01F4872D">
      <w:pPr>
        <w:jc w:val="both"/>
        <w:rPr>
          <w:rFonts w:ascii="Arial" w:hAnsi="Arial" w:cs="Arial"/>
          <w:sz w:val="20"/>
          <w:szCs w:val="20"/>
          <w:lang w:val="de-DE"/>
        </w:rPr>
      </w:pPr>
      <w:r w:rsidRPr="01F4872D">
        <w:rPr>
          <w:rFonts w:ascii="Arial" w:hAnsi="Arial" w:cs="Arial"/>
          <w:sz w:val="20"/>
          <w:szCs w:val="20"/>
          <w:lang w:val="de-DE"/>
        </w:rPr>
        <w:t xml:space="preserve">Sie haben </w:t>
      </w:r>
      <w:r w:rsidRPr="01F4872D">
        <w:rPr>
          <w:rFonts w:ascii="Arial" w:hAnsi="Arial" w:cs="Arial"/>
          <w:b/>
          <w:bCs/>
          <w:sz w:val="20"/>
          <w:szCs w:val="20"/>
          <w:lang w:val="de-DE"/>
        </w:rPr>
        <w:t>{ProductName}</w:t>
      </w:r>
      <w:r w:rsidRPr="01F4872D">
        <w:rPr>
          <w:rFonts w:ascii="Arial" w:hAnsi="Arial" w:cs="Arial"/>
          <w:sz w:val="20"/>
          <w:szCs w:val="20"/>
          <w:lang w:val="de-DE"/>
        </w:rPr>
        <w:t xml:space="preserve"> erworben. Die in Ihrer Police eingeschlossenen Leistungen sind in Ihren Versicherungsschein und die Versicherungsbedingungen genannt.</w:t>
      </w:r>
    </w:p>
    <w:p w14:paraId="07D606B3" w14:textId="77777777" w:rsidR="009E2318" w:rsidRPr="00A91DBC" w:rsidRDefault="009E2318" w:rsidP="01F4872D">
      <w:pPr>
        <w:spacing w:after="0" w:line="240" w:lineRule="auto"/>
        <w:jc w:val="both"/>
        <w:rPr>
          <w:rFonts w:ascii="Arial" w:hAnsi="Arial" w:cs="Arial"/>
          <w:sz w:val="20"/>
          <w:szCs w:val="20"/>
          <w:lang w:val="de-AT"/>
        </w:rPr>
      </w:pPr>
    </w:p>
    <w:tbl>
      <w:tblPr>
        <w:tblStyle w:val="TableGrid"/>
        <w:tblW w:w="0" w:type="auto"/>
        <w:tblLook w:val="04A0" w:firstRow="1" w:lastRow="0" w:firstColumn="1" w:lastColumn="0" w:noHBand="0" w:noVBand="1"/>
      </w:tblPr>
      <w:tblGrid>
        <w:gridCol w:w="10574"/>
      </w:tblGrid>
      <w:tr w:rsidR="00A91DBC" w:rsidRPr="002D7461" w14:paraId="09A33039" w14:textId="77777777" w:rsidTr="01F4872D">
        <w:trPr>
          <w:trHeight w:val="269"/>
        </w:trPr>
        <w:tc>
          <w:tcPr>
            <w:tcW w:w="10770" w:type="dxa"/>
          </w:tcPr>
          <w:p w14:paraId="38CBC7FC" w14:textId="77777777" w:rsidR="00A91DBC" w:rsidDel="003C67C5" w:rsidRDefault="003C67C5" w:rsidP="00A91DBC">
            <w:pPr>
              <w:tabs>
                <w:tab w:val="center" w:pos="5292"/>
              </w:tabs>
              <w:rPr>
                <w:del w:id="3" w:author="Dominik Schuecker" w:date="2026-02-11T17:20:00Z" w16du:dateUtc="2026-02-11T16:20:00Z"/>
                <w:rStyle w:val="tlid-translation"/>
                <w:rFonts w:ascii="Arial" w:hAnsi="Arial" w:cs="Arial"/>
                <w:color w:val="FF0000"/>
                <w:sz w:val="20"/>
                <w:szCs w:val="20"/>
                <w:lang w:val="de-DE"/>
              </w:rPr>
            </w:pPr>
            <w:ins w:id="4" w:author="Dominik Schuecker" w:date="2026-02-11T17:20:00Z" w16du:dateUtc="2026-02-11T16:20:00Z">
              <w:r w:rsidRPr="0077710F">
                <w:rPr>
                  <w:rFonts w:ascii="Arial" w:hAnsi="Arial" w:cs="Arial"/>
                  <w:b/>
                  <w:bCs/>
                  <w:color w:val="FF0000"/>
                  <w:sz w:val="20"/>
                  <w:szCs w:val="20"/>
                  <w:lang w:val="nl-NL"/>
                </w:rPr>
                <w:t>WICHTIGE ERINNERUNGEN für alle Produkte:</w:t>
              </w:r>
            </w:ins>
            <w:del w:id="5" w:author="Dominik Schuecker" w:date="2026-02-11T17:20:00Z" w16du:dateUtc="2026-02-11T16:20:00Z">
              <w:r w:rsidR="00485B29" w:rsidRPr="0077710F" w:rsidDel="003C67C5">
                <w:rPr>
                  <w:rFonts w:ascii="Arial" w:hAnsi="Arial" w:cs="Arial"/>
                  <w:b/>
                  <w:bCs/>
                  <w:color w:val="FF0000"/>
                  <w:sz w:val="20"/>
                  <w:szCs w:val="20"/>
                  <w:lang w:val="nl-NL"/>
                </w:rPr>
                <w:delText>BERECHTIGUNGSERINNERUNGEN</w:delText>
              </w:r>
              <w:r w:rsidR="00485B29" w:rsidRPr="01F4872D" w:rsidDel="003C67C5">
                <w:rPr>
                  <w:rStyle w:val="tlid-translation"/>
                  <w:rFonts w:ascii="Arial" w:hAnsi="Arial" w:cs="Arial"/>
                  <w:color w:val="FF0000"/>
                  <w:sz w:val="20"/>
                  <w:szCs w:val="20"/>
                  <w:lang w:val="de-DE"/>
                </w:rPr>
                <w:delText>:</w:delText>
              </w:r>
            </w:del>
          </w:p>
          <w:p w14:paraId="7CC3E8E8" w14:textId="77777777" w:rsidR="00485B29" w:rsidRPr="002D46D3" w:rsidRDefault="00485B29" w:rsidP="00372EFA">
            <w:pPr>
              <w:tabs>
                <w:tab w:val="center" w:pos="5292"/>
              </w:tabs>
              <w:rPr>
                <w:rFonts w:ascii="Arial" w:eastAsiaTheme="minorEastAsia" w:hAnsi="Arial" w:cs="Arial"/>
                <w:sz w:val="20"/>
                <w:szCs w:val="20"/>
                <w:lang w:val="de-DE"/>
              </w:rPr>
            </w:pPr>
            <w:del w:id="6" w:author="Dominik Schuecker" w:date="2026-02-11T17:20:00Z" w16du:dateUtc="2026-02-11T16:20:00Z">
              <w:r w:rsidRPr="01F4872D" w:rsidDel="003C67C5">
                <w:rPr>
                  <w:rFonts w:ascii="Arial" w:hAnsi="Arial" w:cs="Arial"/>
                  <w:b/>
                  <w:bCs/>
                  <w:sz w:val="20"/>
                  <w:szCs w:val="20"/>
                  <w:lang w:val="de-DE"/>
                </w:rPr>
                <w:delText>Allgemein</w:delText>
              </w:r>
            </w:del>
            <w:del w:id="7" w:author="Dominik Schuecker" w:date="2026-02-11T17:19:00Z" w16du:dateUtc="2026-02-11T16:19:00Z">
              <w:r w:rsidRPr="01F4872D" w:rsidDel="003C67C5">
                <w:rPr>
                  <w:rFonts w:ascii="Arial" w:hAnsi="Arial" w:cs="Arial"/>
                  <w:b/>
                  <w:bCs/>
                  <w:sz w:val="20"/>
                  <w:szCs w:val="20"/>
                  <w:lang w:val="de-DE"/>
                </w:rPr>
                <w:delText>e Erinnerungshinweise für alle Produkte:</w:delText>
              </w:r>
            </w:del>
          </w:p>
          <w:p w14:paraId="02CB0EBC" w14:textId="77777777" w:rsidR="00244648" w:rsidRPr="00215CED" w:rsidRDefault="00244648" w:rsidP="00485B29">
            <w:pPr>
              <w:numPr>
                <w:ilvl w:val="0"/>
                <w:numId w:val="14"/>
              </w:numPr>
              <w:rPr>
                <w:rFonts w:ascii="Arial" w:hAnsi="Arial" w:cs="Arial"/>
                <w:sz w:val="20"/>
                <w:szCs w:val="20"/>
                <w:lang w:val="de-DE"/>
              </w:rPr>
            </w:pPr>
            <w:r w:rsidRPr="01F4872D">
              <w:rPr>
                <w:rFonts w:ascii="Arial" w:eastAsiaTheme="minorEastAsia" w:hAnsi="Arial" w:cs="Arial"/>
                <w:sz w:val="20"/>
                <w:szCs w:val="20"/>
                <w:lang w:val="de-DE"/>
              </w:rPr>
              <w:t>Alle Versicherten müssen ihren Wohnsitz in Österreich haben.</w:t>
            </w:r>
          </w:p>
          <w:p w14:paraId="4300FEEA" w14:textId="77777777" w:rsidR="00485B29" w:rsidRPr="002D46D3" w:rsidRDefault="00485B29" w:rsidP="00485B29">
            <w:pPr>
              <w:numPr>
                <w:ilvl w:val="0"/>
                <w:numId w:val="14"/>
              </w:numPr>
              <w:rPr>
                <w:rFonts w:ascii="Arial" w:hAnsi="Arial" w:cs="Arial"/>
                <w:sz w:val="20"/>
                <w:szCs w:val="20"/>
                <w:lang w:val="de-DE"/>
              </w:rPr>
            </w:pPr>
            <w:r w:rsidRPr="01F4872D">
              <w:rPr>
                <w:rFonts w:ascii="Arial" w:hAnsi="Arial" w:cs="Arial"/>
                <w:sz w:val="20"/>
                <w:szCs w:val="20"/>
                <w:lang w:val="de-DE"/>
              </w:rPr>
              <w:t>Die vollständige Liste der Anspruchsvoraussetzungen finden Sie in Ihre</w:t>
            </w:r>
            <w:ins w:id="8" w:author="Dominik Schuecker" w:date="2026-02-11T17:19:00Z" w16du:dateUtc="2026-02-11T16:19:00Z">
              <w:r w:rsidR="003C67C5">
                <w:rPr>
                  <w:rFonts w:ascii="Arial" w:hAnsi="Arial" w:cs="Arial"/>
                  <w:sz w:val="20"/>
                  <w:szCs w:val="20"/>
                  <w:lang w:val="de-DE"/>
                </w:rPr>
                <w:t>r Polizze</w:t>
              </w:r>
            </w:ins>
            <w:del w:id="9" w:author="Dominik Schuecker" w:date="2026-02-11T17:19:00Z" w16du:dateUtc="2026-02-11T16:19:00Z">
              <w:r w:rsidRPr="01F4872D" w:rsidDel="003C67C5">
                <w:rPr>
                  <w:rFonts w:ascii="Arial" w:hAnsi="Arial" w:cs="Arial"/>
                  <w:sz w:val="20"/>
                  <w:szCs w:val="20"/>
                  <w:lang w:val="de-DE"/>
                </w:rPr>
                <w:delText>n Police</w:delText>
              </w:r>
            </w:del>
            <w:r w:rsidRPr="01F4872D">
              <w:rPr>
                <w:rFonts w:ascii="Arial" w:hAnsi="Arial" w:cs="Arial"/>
                <w:sz w:val="20"/>
                <w:szCs w:val="20"/>
                <w:lang w:val="de-DE"/>
              </w:rPr>
              <w:t>.</w:t>
            </w:r>
          </w:p>
          <w:p w14:paraId="18402ED4" w14:textId="77777777" w:rsidR="00485B29" w:rsidRDefault="00485B29" w:rsidP="00A91DBC">
            <w:pPr>
              <w:tabs>
                <w:tab w:val="center" w:pos="5292"/>
              </w:tabs>
              <w:rPr>
                <w:ins w:id="10" w:author="Dominik Schuecker" w:date="2026-02-11T17:24:00Z" w16du:dateUtc="2026-02-11T16:24:00Z"/>
                <w:rStyle w:val="tlid-translation"/>
                <w:rFonts w:ascii="Arial" w:hAnsi="Arial" w:cs="Arial"/>
                <w:color w:val="FF0000"/>
                <w:sz w:val="20"/>
                <w:szCs w:val="20"/>
                <w:lang w:val="de-DE"/>
              </w:rPr>
            </w:pPr>
          </w:p>
          <w:p w14:paraId="715140FF" w14:textId="77777777" w:rsidR="003C67C5" w:rsidRPr="003C67C5" w:rsidRDefault="003C67C5" w:rsidP="00A91DBC">
            <w:pPr>
              <w:tabs>
                <w:tab w:val="center" w:pos="5292"/>
              </w:tabs>
              <w:rPr>
                <w:ins w:id="11" w:author="Dominik Schuecker" w:date="2026-02-11T17:24:00Z" w16du:dateUtc="2026-02-11T16:24:00Z"/>
                <w:rStyle w:val="tlid-translation"/>
                <w:rFonts w:ascii="Arial" w:hAnsi="Arial" w:cs="Arial"/>
                <w:b/>
                <w:bCs/>
                <w:sz w:val="20"/>
                <w:szCs w:val="20"/>
                <w:lang w:val="de-DE"/>
                <w:rPrChange w:id="12" w:author="Dominik Schuecker" w:date="2026-02-11T17:25:00Z" w16du:dateUtc="2026-02-11T16:25:00Z">
                  <w:rPr>
                    <w:ins w:id="13" w:author="Dominik Schuecker" w:date="2026-02-11T17:24:00Z" w16du:dateUtc="2026-02-11T16:24:00Z"/>
                    <w:rStyle w:val="tlid-translation"/>
                    <w:rFonts w:ascii="Arial" w:hAnsi="Arial" w:cs="Arial"/>
                    <w:color w:val="FF0000"/>
                    <w:sz w:val="20"/>
                    <w:szCs w:val="20"/>
                    <w:lang w:val="de-DE"/>
                  </w:rPr>
                </w:rPrChange>
              </w:rPr>
            </w:pPr>
            <w:ins w:id="14" w:author="Dominik Schuecker" w:date="2026-02-11T17:24:00Z" w16du:dateUtc="2026-02-11T16:24:00Z">
              <w:r w:rsidRPr="003C67C5">
                <w:rPr>
                  <w:rStyle w:val="tlid-translation"/>
                  <w:rFonts w:ascii="Arial" w:hAnsi="Arial" w:cs="Arial"/>
                  <w:b/>
                  <w:bCs/>
                  <w:sz w:val="20"/>
                  <w:szCs w:val="20"/>
                  <w:lang w:val="de-DE"/>
                  <w:rPrChange w:id="15" w:author="Dominik Schuecker" w:date="2026-02-11T17:25:00Z" w16du:dateUtc="2026-02-11T16:25:00Z">
                    <w:rPr>
                      <w:rStyle w:val="tlid-translation"/>
                      <w:rFonts w:ascii="Arial" w:hAnsi="Arial" w:cs="Arial"/>
                      <w:color w:val="FF0000"/>
                      <w:sz w:val="20"/>
                      <w:szCs w:val="20"/>
                      <w:lang w:val="de-DE"/>
                    </w:rPr>
                  </w:rPrChange>
                </w:rPr>
                <w:t>Unten finden Sie spezifisch</w:t>
              </w:r>
            </w:ins>
            <w:ins w:id="16" w:author="Dominik Schuecker" w:date="2026-02-11T17:25:00Z" w16du:dateUtc="2026-02-11T16:25:00Z">
              <w:r w:rsidRPr="003C67C5">
                <w:rPr>
                  <w:rStyle w:val="tlid-translation"/>
                  <w:rFonts w:ascii="Arial" w:hAnsi="Arial" w:cs="Arial"/>
                  <w:b/>
                  <w:bCs/>
                  <w:sz w:val="20"/>
                  <w:szCs w:val="20"/>
                  <w:lang w:val="de-DE"/>
                  <w:rPrChange w:id="17" w:author="Dominik Schuecker" w:date="2026-02-11T17:25:00Z" w16du:dateUtc="2026-02-11T16:25:00Z">
                    <w:rPr>
                      <w:rStyle w:val="tlid-translation"/>
                      <w:rFonts w:ascii="Arial" w:hAnsi="Arial" w:cs="Arial"/>
                      <w:color w:val="FF0000"/>
                      <w:sz w:val="20"/>
                      <w:szCs w:val="20"/>
                      <w:lang w:val="de-DE"/>
                    </w:rPr>
                  </w:rPrChange>
                </w:rPr>
                <w:t>e Informationen zu dem von Ihnen gekauften Produkt:</w:t>
              </w:r>
            </w:ins>
          </w:p>
          <w:p w14:paraId="55376980" w14:textId="77777777" w:rsidR="003C67C5" w:rsidRPr="00485B29" w:rsidRDefault="003C67C5" w:rsidP="00A91DBC">
            <w:pPr>
              <w:tabs>
                <w:tab w:val="center" w:pos="5292"/>
              </w:tabs>
              <w:rPr>
                <w:rStyle w:val="tlid-translation"/>
                <w:rFonts w:ascii="Arial" w:hAnsi="Arial" w:cs="Arial"/>
                <w:color w:val="FF0000"/>
                <w:sz w:val="20"/>
                <w:szCs w:val="20"/>
                <w:lang w:val="de-DE"/>
              </w:rPr>
            </w:pPr>
          </w:p>
          <w:p w14:paraId="49D73EDF" w14:textId="77777777" w:rsidR="001125B0" w:rsidRPr="00372EFA" w:rsidRDefault="001125B0" w:rsidP="01F4872D">
            <w:pPr>
              <w:jc w:val="both"/>
              <w:rPr>
                <w:rFonts w:ascii="Arial" w:hAnsi="Arial" w:cs="Arial"/>
                <w:b/>
                <w:bCs/>
                <w:color w:val="002060"/>
                <w:sz w:val="20"/>
                <w:szCs w:val="20"/>
                <w:lang w:val="de-AT"/>
              </w:rPr>
            </w:pPr>
            <w:r w:rsidRPr="00372EFA">
              <w:rPr>
                <w:rFonts w:ascii="Arial" w:hAnsi="Arial" w:cs="Arial"/>
                <w:b/>
                <w:bCs/>
                <w:color w:val="002060"/>
                <w:sz w:val="20"/>
                <w:szCs w:val="20"/>
                <w:lang w:val="de-AT"/>
              </w:rPr>
              <w:t>Reiseversicherung</w:t>
            </w:r>
          </w:p>
          <w:p w14:paraId="6193D603" w14:textId="77777777" w:rsidR="001125B0" w:rsidRPr="00372EFA" w:rsidRDefault="001125B0" w:rsidP="001125B0">
            <w:pPr>
              <w:pStyle w:val="ListParagraph"/>
              <w:numPr>
                <w:ilvl w:val="0"/>
                <w:numId w:val="14"/>
              </w:numPr>
              <w:jc w:val="both"/>
              <w:rPr>
                <w:rFonts w:ascii="Arial" w:hAnsi="Arial" w:cs="Arial"/>
                <w:sz w:val="20"/>
                <w:szCs w:val="20"/>
                <w:lang w:val="de-AT"/>
              </w:rPr>
            </w:pPr>
            <w:bookmarkStart w:id="18" w:name="_Hlk61889166"/>
            <w:r w:rsidRPr="00372EFA">
              <w:rPr>
                <w:rFonts w:ascii="Arial" w:hAnsi="Arial" w:cs="Arial"/>
                <w:sz w:val="20"/>
                <w:szCs w:val="20"/>
                <w:lang w:val="de-AT"/>
              </w:rPr>
              <w:t xml:space="preserve">Alle versicherten Personen müssen </w:t>
            </w:r>
            <w:ins w:id="19" w:author="Dominik Schuecker" w:date="2026-02-11T17:26:00Z" w16du:dateUtc="2026-02-11T16:26:00Z">
              <w:r w:rsidR="003C67C5" w:rsidRPr="00372EFA">
                <w:rPr>
                  <w:rFonts w:ascii="Arial" w:hAnsi="Arial" w:cs="Arial"/>
                  <w:sz w:val="20"/>
                  <w:szCs w:val="20"/>
                  <w:lang w:val="de-AT"/>
                </w:rPr>
                <w:t xml:space="preserve">für die </w:t>
              </w:r>
              <w:r w:rsidR="003C67C5" w:rsidRPr="00372EFA">
                <w:rPr>
                  <w:rFonts w:ascii="Arial" w:hAnsi="Arial" w:cs="Arial"/>
                  <w:b/>
                  <w:bCs/>
                  <w:sz w:val="20"/>
                  <w:szCs w:val="20"/>
                  <w:lang w:val="de-AT"/>
                </w:rPr>
                <w:t>Reiserücktrittsversicherung</w:t>
              </w:r>
              <w:r w:rsidR="003C67C5" w:rsidRPr="00372EFA">
                <w:rPr>
                  <w:rFonts w:ascii="Arial" w:hAnsi="Arial" w:cs="Arial"/>
                  <w:sz w:val="20"/>
                  <w:szCs w:val="20"/>
                  <w:lang w:val="de-AT"/>
                </w:rPr>
                <w:t xml:space="preserve"> </w:t>
              </w:r>
            </w:ins>
            <w:r w:rsidRPr="00372EFA">
              <w:rPr>
                <w:rFonts w:ascii="Arial" w:hAnsi="Arial" w:cs="Arial"/>
                <w:sz w:val="20"/>
                <w:szCs w:val="20"/>
                <w:lang w:val="de-AT"/>
              </w:rPr>
              <w:t>am Tag der Abreise unter 76 Jahre alt sein</w:t>
            </w:r>
            <w:ins w:id="20" w:author="Dominik Schuecker" w:date="2026-02-11T17:26:00Z" w16du:dateUtc="2026-02-11T16:26:00Z">
              <w:r w:rsidR="003C67C5" w:rsidRPr="00372EFA">
                <w:rPr>
                  <w:rFonts w:ascii="Arial" w:hAnsi="Arial" w:cs="Arial"/>
                  <w:sz w:val="20"/>
                  <w:szCs w:val="20"/>
                  <w:lang w:val="de-AT"/>
                </w:rPr>
                <w:t xml:space="preserve"> und für den </w:t>
              </w:r>
              <w:r w:rsidR="003C67C5" w:rsidRPr="00372EFA">
                <w:rPr>
                  <w:rFonts w:ascii="Arial" w:hAnsi="Arial" w:cs="Arial"/>
                  <w:b/>
                  <w:bCs/>
                  <w:sz w:val="20"/>
                  <w:szCs w:val="20"/>
                  <w:lang w:val="de-AT"/>
                </w:rPr>
                <w:t>Reiseschutz</w:t>
              </w:r>
              <w:r w:rsidR="003C67C5" w:rsidRPr="00372EFA">
                <w:rPr>
                  <w:rFonts w:ascii="Arial" w:hAnsi="Arial" w:cs="Arial"/>
                  <w:sz w:val="20"/>
                  <w:szCs w:val="20"/>
                  <w:lang w:val="de-AT"/>
                </w:rPr>
                <w:t xml:space="preserve"> </w:t>
              </w:r>
            </w:ins>
            <w:del w:id="21" w:author="Dominik Schuecker" w:date="2026-02-11T17:26:00Z" w16du:dateUtc="2026-02-11T16:26:00Z">
              <w:r w:rsidRPr="00372EFA" w:rsidDel="003C67C5">
                <w:rPr>
                  <w:rFonts w:ascii="Arial" w:hAnsi="Arial" w:cs="Arial"/>
                  <w:sz w:val="20"/>
                  <w:szCs w:val="20"/>
                  <w:lang w:val="de-AT"/>
                </w:rPr>
                <w:delText xml:space="preserve">, für den </w:delText>
              </w:r>
              <w:r w:rsidRPr="00372EFA" w:rsidDel="003C67C5">
                <w:rPr>
                  <w:rFonts w:ascii="Arial" w:hAnsi="Arial" w:cs="Arial"/>
                  <w:b/>
                  <w:bCs/>
                  <w:sz w:val="20"/>
                  <w:szCs w:val="20"/>
                  <w:lang w:val="de-AT"/>
                </w:rPr>
                <w:delText>Reiserücktrittsversicherung</w:delText>
              </w:r>
              <w:r w:rsidRPr="00372EFA" w:rsidDel="003C67C5">
                <w:rPr>
                  <w:rFonts w:ascii="Arial" w:hAnsi="Arial" w:cs="Arial"/>
                  <w:sz w:val="20"/>
                  <w:szCs w:val="20"/>
                  <w:lang w:val="de-AT"/>
                </w:rPr>
                <w:delText xml:space="preserve">, den </w:delText>
              </w:r>
              <w:r w:rsidR="009A1E01" w:rsidRPr="00372EFA" w:rsidDel="003C67C5">
                <w:rPr>
                  <w:rFonts w:ascii="Arial" w:hAnsi="Arial" w:cs="Arial"/>
                  <w:b/>
                  <w:bCs/>
                  <w:sz w:val="20"/>
                  <w:szCs w:val="20"/>
                  <w:lang w:val="de-AT"/>
                </w:rPr>
                <w:delText>Reiseschutz „Basic“</w:delText>
              </w:r>
              <w:r w:rsidRPr="00372EFA" w:rsidDel="003C67C5">
                <w:rPr>
                  <w:rFonts w:ascii="Arial" w:hAnsi="Arial" w:cs="Arial"/>
                  <w:sz w:val="20"/>
                  <w:szCs w:val="20"/>
                  <w:lang w:val="de-AT"/>
                </w:rPr>
                <w:delText xml:space="preserve">, den </w:delText>
              </w:r>
              <w:r w:rsidR="009A1E01" w:rsidRPr="00372EFA" w:rsidDel="003C67C5">
                <w:rPr>
                  <w:rFonts w:ascii="Arial" w:hAnsi="Arial" w:cs="Arial"/>
                  <w:b/>
                  <w:bCs/>
                  <w:sz w:val="20"/>
                  <w:szCs w:val="20"/>
                  <w:lang w:val="de-AT"/>
                </w:rPr>
                <w:delText>Reiseschutz „Plus“</w:delText>
              </w:r>
              <w:r w:rsidRPr="00372EFA" w:rsidDel="003C67C5">
                <w:rPr>
                  <w:rFonts w:ascii="Arial" w:hAnsi="Arial" w:cs="Arial"/>
                  <w:sz w:val="20"/>
                  <w:szCs w:val="20"/>
                  <w:lang w:val="de-AT"/>
                </w:rPr>
                <w:delText xml:space="preserve">, und </w:delText>
              </w:r>
            </w:del>
            <w:r w:rsidRPr="00372EFA">
              <w:rPr>
                <w:rFonts w:ascii="Arial" w:hAnsi="Arial" w:cs="Arial"/>
                <w:sz w:val="20"/>
                <w:szCs w:val="20"/>
                <w:lang w:val="de-AT"/>
              </w:rPr>
              <w:t xml:space="preserve">am Tag der Abreise </w:t>
            </w:r>
            <w:del w:id="22" w:author="Dominik Schuecker" w:date="2026-02-11T17:26:00Z" w16du:dateUtc="2026-02-11T16:26:00Z">
              <w:r w:rsidRPr="00372EFA" w:rsidDel="003C67C5">
                <w:rPr>
                  <w:rFonts w:ascii="Arial" w:hAnsi="Arial" w:cs="Arial"/>
                  <w:sz w:val="20"/>
                  <w:szCs w:val="20"/>
                  <w:lang w:val="de-AT"/>
                </w:rPr>
                <w:delText xml:space="preserve">für den </w:delText>
              </w:r>
              <w:r w:rsidRPr="00372EFA" w:rsidDel="003C67C5">
                <w:rPr>
                  <w:rFonts w:ascii="Arial" w:hAnsi="Arial" w:cs="Arial"/>
                  <w:b/>
                  <w:bCs/>
                  <w:sz w:val="20"/>
                  <w:szCs w:val="20"/>
                  <w:lang w:val="de-AT"/>
                </w:rPr>
                <w:delText>Reiseschutz</w:delText>
              </w:r>
              <w:r w:rsidRPr="00372EFA" w:rsidDel="003C67C5">
                <w:rPr>
                  <w:rFonts w:ascii="Arial" w:hAnsi="Arial" w:cs="Arial"/>
                  <w:sz w:val="20"/>
                  <w:szCs w:val="20"/>
                  <w:lang w:val="de-AT"/>
                </w:rPr>
                <w:delText xml:space="preserve"> und den </w:delText>
              </w:r>
              <w:r w:rsidR="00CD16D4" w:rsidRPr="00372EFA" w:rsidDel="003C67C5">
                <w:rPr>
                  <w:rFonts w:ascii="Arial" w:hAnsi="Arial" w:cs="Arial"/>
                  <w:b/>
                  <w:bCs/>
                  <w:sz w:val="20"/>
                  <w:szCs w:val="20"/>
                  <w:lang w:val="de-AT"/>
                </w:rPr>
                <w:delText>Reiseschutz „Premium“</w:delText>
              </w:r>
              <w:r w:rsidRPr="00372EFA" w:rsidDel="003C67C5">
                <w:rPr>
                  <w:rFonts w:ascii="Arial" w:hAnsi="Arial" w:cs="Arial"/>
                  <w:sz w:val="20"/>
                  <w:szCs w:val="20"/>
                  <w:lang w:val="de-AT"/>
                </w:rPr>
                <w:delText xml:space="preserve"> </w:delText>
              </w:r>
            </w:del>
            <w:r w:rsidRPr="00372EFA">
              <w:rPr>
                <w:rFonts w:ascii="Arial" w:hAnsi="Arial" w:cs="Arial"/>
                <w:sz w:val="20"/>
                <w:szCs w:val="20"/>
                <w:lang w:val="de-AT"/>
              </w:rPr>
              <w:t>unter 66 Jahre alt sein.</w:t>
            </w:r>
          </w:p>
          <w:p w14:paraId="7F862B98" w14:textId="77777777" w:rsidR="001125B0" w:rsidRPr="00372EFA" w:rsidRDefault="001125B0" w:rsidP="01F4872D">
            <w:pPr>
              <w:pStyle w:val="ListParagraph"/>
              <w:numPr>
                <w:ilvl w:val="0"/>
                <w:numId w:val="14"/>
              </w:numPr>
              <w:jc w:val="both"/>
              <w:rPr>
                <w:rFonts w:ascii="Arial" w:hAnsi="Arial" w:cs="Arial"/>
                <w:sz w:val="20"/>
                <w:szCs w:val="20"/>
                <w:lang w:val="de-AT"/>
              </w:rPr>
            </w:pPr>
            <w:r w:rsidRPr="00372EFA">
              <w:rPr>
                <w:rFonts w:ascii="Arial" w:hAnsi="Arial" w:cs="Arial"/>
                <w:sz w:val="20"/>
                <w:szCs w:val="20"/>
                <w:lang w:val="de-AT"/>
              </w:rPr>
              <w:t xml:space="preserve">Der </w:t>
            </w:r>
            <w:del w:id="23" w:author="Dominik Schuecker" w:date="2026-02-11T17:27:00Z" w16du:dateUtc="2026-02-11T16:27:00Z">
              <w:r w:rsidRPr="00CE28E1" w:rsidDel="003612F9">
                <w:rPr>
                  <w:rFonts w:ascii="Arial" w:hAnsi="Arial" w:cs="Arial"/>
                  <w:b/>
                  <w:bCs/>
                  <w:sz w:val="20"/>
                  <w:szCs w:val="20"/>
                  <w:lang w:val="de-AT"/>
                  <w:rPrChange w:id="24" w:author="Dominik Schuecker" w:date="2026-02-11T21:45:00Z" w16du:dateUtc="2026-02-11T20:45:00Z">
                    <w:rPr>
                      <w:rFonts w:ascii="Arial" w:hAnsi="Arial" w:cs="Arial"/>
                      <w:sz w:val="20"/>
                      <w:szCs w:val="20"/>
                    </w:rPr>
                  </w:rPrChange>
                </w:rPr>
                <w:delText xml:space="preserve">S </w:delText>
              </w:r>
            </w:del>
            <w:r w:rsidRPr="00CE28E1">
              <w:rPr>
                <w:rFonts w:ascii="Arial" w:hAnsi="Arial" w:cs="Arial"/>
                <w:b/>
                <w:bCs/>
                <w:sz w:val="20"/>
                <w:szCs w:val="20"/>
                <w:lang w:val="de-AT"/>
                <w:rPrChange w:id="25" w:author="Dominik Schuecker" w:date="2026-02-11T21:45:00Z" w16du:dateUtc="2026-02-11T20:45:00Z">
                  <w:rPr>
                    <w:rFonts w:ascii="Arial" w:hAnsi="Arial" w:cs="Arial"/>
                    <w:sz w:val="20"/>
                    <w:szCs w:val="20"/>
                  </w:rPr>
                </w:rPrChange>
              </w:rPr>
              <w:t>Reiseschutz</w:t>
            </w:r>
            <w:r w:rsidRPr="00372EFA">
              <w:rPr>
                <w:rFonts w:ascii="Arial" w:hAnsi="Arial" w:cs="Arial"/>
                <w:sz w:val="20"/>
                <w:szCs w:val="20"/>
                <w:lang w:val="de-AT"/>
              </w:rPr>
              <w:t xml:space="preserve"> </w:t>
            </w:r>
            <w:del w:id="26" w:author="Dominik Schuecker" w:date="2026-02-11T17:27:00Z" w16du:dateUtc="2026-02-11T16:27:00Z">
              <w:r w:rsidRPr="00372EFA" w:rsidDel="003612F9">
                <w:rPr>
                  <w:rFonts w:ascii="Arial" w:hAnsi="Arial" w:cs="Arial"/>
                  <w:sz w:val="20"/>
                  <w:szCs w:val="20"/>
                  <w:lang w:val="de-AT"/>
                </w:rPr>
                <w:delText xml:space="preserve">und den </w:delText>
              </w:r>
              <w:r w:rsidR="00CD16D4" w:rsidRPr="00372EFA" w:rsidDel="003612F9">
                <w:rPr>
                  <w:rFonts w:ascii="Arial" w:hAnsi="Arial" w:cs="Arial"/>
                  <w:sz w:val="20"/>
                  <w:szCs w:val="20"/>
                  <w:lang w:val="de-AT"/>
                </w:rPr>
                <w:delText>Reiseschutz „Premium“</w:delText>
              </w:r>
              <w:r w:rsidRPr="00372EFA" w:rsidDel="003612F9">
                <w:rPr>
                  <w:rFonts w:ascii="Arial" w:hAnsi="Arial" w:cs="Arial"/>
                  <w:sz w:val="20"/>
                  <w:szCs w:val="20"/>
                  <w:lang w:val="de-AT"/>
                </w:rPr>
                <w:delText xml:space="preserve"> </w:delText>
              </w:r>
            </w:del>
            <w:r w:rsidRPr="00372EFA">
              <w:rPr>
                <w:rFonts w:ascii="Arial" w:hAnsi="Arial" w:cs="Arial"/>
                <w:sz w:val="20"/>
                <w:szCs w:val="20"/>
                <w:lang w:val="de-AT"/>
              </w:rPr>
              <w:t>biete</w:t>
            </w:r>
            <w:ins w:id="27" w:author="Dominik Schuecker" w:date="2026-02-11T17:27:00Z" w16du:dateUtc="2026-02-11T16:27:00Z">
              <w:r w:rsidR="003612F9" w:rsidRPr="00372EFA">
                <w:rPr>
                  <w:rFonts w:ascii="Arial" w:hAnsi="Arial" w:cs="Arial"/>
                  <w:sz w:val="20"/>
                  <w:szCs w:val="20"/>
                  <w:lang w:val="de-AT"/>
                </w:rPr>
                <w:t>t</w:t>
              </w:r>
            </w:ins>
            <w:del w:id="28" w:author="Dominik Schuecker" w:date="2026-02-11T17:27:00Z" w16du:dateUtc="2026-02-11T16:27:00Z">
              <w:r w:rsidRPr="00372EFA" w:rsidDel="003612F9">
                <w:rPr>
                  <w:rFonts w:ascii="Arial" w:hAnsi="Arial" w:cs="Arial"/>
                  <w:sz w:val="20"/>
                  <w:szCs w:val="20"/>
                  <w:lang w:val="de-AT"/>
                </w:rPr>
                <w:delText>n</w:delText>
              </w:r>
            </w:del>
            <w:r w:rsidRPr="00372EFA">
              <w:rPr>
                <w:rFonts w:ascii="Arial" w:hAnsi="Arial" w:cs="Arial"/>
                <w:sz w:val="20"/>
                <w:szCs w:val="20"/>
                <w:lang w:val="de-AT"/>
              </w:rPr>
              <w:t xml:space="preserve"> eine Deckung von insgesamt bis zu </w:t>
            </w:r>
            <w:r w:rsidRPr="00372EFA">
              <w:rPr>
                <w:rFonts w:ascii="Arial" w:hAnsi="Arial" w:cs="Arial"/>
                <w:b/>
                <w:bCs/>
                <w:sz w:val="20"/>
                <w:szCs w:val="20"/>
                <w:lang w:val="de-AT"/>
              </w:rPr>
              <w:t>175.000 €</w:t>
            </w:r>
            <w:r w:rsidRPr="00372EFA">
              <w:rPr>
                <w:rFonts w:ascii="Arial" w:hAnsi="Arial" w:cs="Arial"/>
                <w:sz w:val="20"/>
                <w:szCs w:val="20"/>
                <w:lang w:val="de-AT"/>
              </w:rPr>
              <w:t xml:space="preserve"> sowohl für </w:t>
            </w:r>
            <w:r w:rsidRPr="00372EFA">
              <w:rPr>
                <w:rFonts w:ascii="Arial" w:hAnsi="Arial" w:cs="Arial"/>
                <w:b/>
                <w:bCs/>
                <w:sz w:val="20"/>
                <w:szCs w:val="20"/>
                <w:lang w:val="de-AT"/>
              </w:rPr>
              <w:t>B1</w:t>
            </w:r>
            <w:del w:id="29" w:author="Dominik Schuecker" w:date="2026-02-11T17:27:00Z" w16du:dateUtc="2026-02-11T16:27:00Z">
              <w:r w:rsidRPr="00372EFA" w:rsidDel="003612F9">
                <w:rPr>
                  <w:rFonts w:ascii="Arial" w:hAnsi="Arial" w:cs="Arial"/>
                  <w:b/>
                  <w:bCs/>
                  <w:sz w:val="20"/>
                  <w:szCs w:val="20"/>
                  <w:lang w:val="de-AT"/>
                </w:rPr>
                <w:delText>-</w:delText>
              </w:r>
            </w:del>
            <w:r w:rsidRPr="00372EFA">
              <w:rPr>
                <w:rFonts w:ascii="Arial" w:hAnsi="Arial" w:cs="Arial"/>
                <w:sz w:val="20"/>
                <w:szCs w:val="20"/>
                <w:lang w:val="de-AT"/>
              </w:rPr>
              <w:t xml:space="preserve"> </w:t>
            </w:r>
            <w:r w:rsidRPr="00372EFA">
              <w:rPr>
                <w:rFonts w:ascii="Arial" w:hAnsi="Arial" w:cs="Arial"/>
                <w:b/>
                <w:bCs/>
                <w:sz w:val="20"/>
                <w:szCs w:val="20"/>
                <w:lang w:val="de-AT"/>
              </w:rPr>
              <w:t xml:space="preserve">Kosten in medizinischen Notfällen </w:t>
            </w:r>
            <w:ins w:id="30" w:author="Dominik Schuecker" w:date="2026-02-11T17:31:00Z" w16du:dateUtc="2026-02-11T16:31:00Z">
              <w:r w:rsidR="003612F9" w:rsidRPr="003612F9">
                <w:rPr>
                  <w:rFonts w:ascii="Arial" w:hAnsi="Arial" w:cs="Arial"/>
                  <w:sz w:val="20"/>
                  <w:szCs w:val="20"/>
                  <w:lang w:val="de-AT"/>
                  <w:rPrChange w:id="31" w:author="Dominik Schuecker" w:date="2026-02-11T17:32:00Z" w16du:dateUtc="2026-02-11T16:32:00Z">
                    <w:rPr>
                      <w:rFonts w:ascii="Arial" w:hAnsi="Arial" w:cs="Arial"/>
                      <w:b/>
                      <w:bCs/>
                      <w:sz w:val="20"/>
                      <w:szCs w:val="20"/>
                      <w:lang w:val="de-AT"/>
                    </w:rPr>
                  </w:rPrChange>
                </w:rPr>
                <w:t xml:space="preserve">und </w:t>
              </w:r>
            </w:ins>
            <w:r w:rsidRPr="00372EFA">
              <w:rPr>
                <w:rFonts w:ascii="Arial" w:hAnsi="Arial" w:cs="Arial"/>
                <w:sz w:val="20"/>
                <w:szCs w:val="20"/>
                <w:lang w:val="de-AT"/>
              </w:rPr>
              <w:t>für</w:t>
            </w:r>
            <w:r w:rsidRPr="00372EFA">
              <w:rPr>
                <w:rFonts w:ascii="Arial" w:hAnsi="Arial" w:cs="Arial"/>
                <w:b/>
                <w:bCs/>
                <w:sz w:val="20"/>
                <w:szCs w:val="20"/>
                <w:lang w:val="de-AT"/>
              </w:rPr>
              <w:t xml:space="preserve"> B2 </w:t>
            </w:r>
            <w:del w:id="32" w:author="Dominik Schuecker" w:date="2026-02-11T17:27:00Z" w16du:dateUtc="2026-02-11T16:27:00Z">
              <w:r w:rsidRPr="00372EFA" w:rsidDel="003612F9">
                <w:rPr>
                  <w:rFonts w:ascii="Arial" w:hAnsi="Arial" w:cs="Arial"/>
                  <w:b/>
                  <w:bCs/>
                  <w:sz w:val="20"/>
                  <w:szCs w:val="20"/>
                  <w:lang w:val="de-AT"/>
                </w:rPr>
                <w:delText xml:space="preserve">- </w:delText>
              </w:r>
            </w:del>
            <w:r w:rsidRPr="00372EFA">
              <w:rPr>
                <w:rFonts w:ascii="Arial" w:hAnsi="Arial" w:cs="Arial"/>
                <w:b/>
                <w:bCs/>
                <w:sz w:val="20"/>
                <w:szCs w:val="20"/>
                <w:lang w:val="de-AT"/>
              </w:rPr>
              <w:t>Evakuierung &amp; Überführung in medizinischen Notfällen</w:t>
            </w:r>
            <w:r w:rsidRPr="00372EFA">
              <w:rPr>
                <w:rFonts w:ascii="Arial" w:hAnsi="Arial" w:cs="Arial"/>
                <w:sz w:val="20"/>
                <w:szCs w:val="20"/>
                <w:lang w:val="de-AT"/>
              </w:rPr>
              <w:t>, wenn bei einer versicherten Person während ihrer Reise COVID-19 diagnostiziert wird.</w:t>
            </w:r>
          </w:p>
          <w:bookmarkEnd w:id="18"/>
          <w:p w14:paraId="594365BF" w14:textId="77777777" w:rsidR="00A91DBC" w:rsidRPr="00485B29" w:rsidRDefault="00A91DBC" w:rsidP="01F4872D">
            <w:pPr>
              <w:tabs>
                <w:tab w:val="center" w:pos="5292"/>
              </w:tabs>
              <w:rPr>
                <w:rFonts w:ascii="Arial" w:hAnsi="Arial" w:cs="Arial"/>
                <w:sz w:val="20"/>
                <w:szCs w:val="20"/>
                <w:lang w:val="de-AT"/>
              </w:rPr>
            </w:pPr>
          </w:p>
        </w:tc>
      </w:tr>
    </w:tbl>
    <w:p w14:paraId="547DBA65" w14:textId="77777777" w:rsidR="00A91DBC" w:rsidRDefault="00A91DBC" w:rsidP="000D54CA">
      <w:pPr>
        <w:spacing w:after="0" w:line="240" w:lineRule="auto"/>
        <w:rPr>
          <w:rFonts w:ascii="Arial" w:hAnsi="Arial" w:cs="Arial"/>
          <w:sz w:val="20"/>
          <w:szCs w:val="20"/>
          <w:lang w:val="de-AT"/>
        </w:rPr>
      </w:pPr>
    </w:p>
    <w:p w14:paraId="76649DAA" w14:textId="77777777" w:rsidR="00512ED0" w:rsidRDefault="00512ED0" w:rsidP="00512ED0">
      <w:pPr>
        <w:spacing w:after="0" w:line="240" w:lineRule="auto"/>
        <w:jc w:val="both"/>
        <w:rPr>
          <w:rFonts w:ascii="Arial" w:hAnsi="Arial" w:cs="Arial"/>
          <w:sz w:val="20"/>
          <w:szCs w:val="20"/>
          <w:lang w:val="de-AT"/>
        </w:rPr>
      </w:pPr>
      <w:r w:rsidRPr="01F4872D">
        <w:rPr>
          <w:rFonts w:ascii="Arial" w:hAnsi="Arial" w:cs="Arial"/>
          <w:sz w:val="20"/>
          <w:szCs w:val="20"/>
          <w:lang w:val="de-AT"/>
        </w:rPr>
        <w:t>Vor Ihrer Reise sollten Sie sich die Zeit nehmen, den Wortlaut Ihrer Polizze durchzulesen, um sicherzugehen, dass die Versicherung Ihre besonderen Anforderungen erfüllt. Diese Polizze bietet Versicherungsschutz für bestimmte Situationen und Ereignisse während Ihrer Reise. Es gibt bestimmte Ausschlüsse, die bei bestimmten Umständen zur Anwendung kommen können. Prüfen Sie daher den Wortlaut Ihrer Polizze so bald als möglich.</w:t>
      </w:r>
    </w:p>
    <w:p w14:paraId="0D016EF5" w14:textId="77777777" w:rsidR="00512ED0" w:rsidRDefault="00512ED0" w:rsidP="000D54CA">
      <w:pPr>
        <w:spacing w:after="0" w:line="240" w:lineRule="auto"/>
        <w:rPr>
          <w:rFonts w:ascii="Arial" w:hAnsi="Arial" w:cs="Arial"/>
          <w:sz w:val="20"/>
          <w:szCs w:val="20"/>
          <w:lang w:val="de-AT"/>
        </w:rPr>
      </w:pPr>
    </w:p>
    <w:p w14:paraId="0B0A6B93" w14:textId="77777777" w:rsidR="00512ED0" w:rsidRDefault="00512ED0" w:rsidP="000D54CA">
      <w:pPr>
        <w:spacing w:after="0" w:line="240" w:lineRule="auto"/>
        <w:rPr>
          <w:rFonts w:ascii="Arial" w:hAnsi="Arial" w:cs="Arial"/>
          <w:sz w:val="20"/>
          <w:szCs w:val="20"/>
          <w:lang w:val="de-AT"/>
        </w:rPr>
      </w:pPr>
    </w:p>
    <w:p w14:paraId="29CD8D38" w14:textId="77777777" w:rsidR="001172BE" w:rsidRPr="00E80102" w:rsidRDefault="001172BE" w:rsidP="01F4872D">
      <w:pPr>
        <w:spacing w:after="0" w:line="240" w:lineRule="auto"/>
        <w:rPr>
          <w:rFonts w:ascii="Arial" w:hAnsi="Arial" w:cs="Arial"/>
          <w:b/>
          <w:bCs/>
          <w:color w:val="002060"/>
          <w:sz w:val="24"/>
          <w:szCs w:val="24"/>
          <w:lang w:val="de-AT"/>
        </w:rPr>
      </w:pPr>
      <w:r w:rsidRPr="01F4872D">
        <w:rPr>
          <w:rFonts w:ascii="Arial" w:hAnsi="Arial" w:cs="Arial"/>
          <w:b/>
          <w:bCs/>
          <w:color w:val="002060"/>
          <w:sz w:val="24"/>
          <w:szCs w:val="24"/>
          <w:lang w:val="de-AT"/>
        </w:rPr>
        <w:t>WICHTIGE Kontaktinformationen</w:t>
      </w:r>
    </w:p>
    <w:p w14:paraId="4DAF5444" w14:textId="77777777" w:rsidR="001172BE" w:rsidRDefault="001172BE" w:rsidP="000D54CA">
      <w:pPr>
        <w:spacing w:after="0" w:line="240" w:lineRule="auto"/>
        <w:rPr>
          <w:rFonts w:ascii="Arial" w:hAnsi="Arial" w:cs="Arial"/>
          <w:b/>
          <w:color w:val="00B0F0"/>
          <w:sz w:val="24"/>
          <w:szCs w:val="24"/>
          <w:lang w:val="de-AT"/>
        </w:rPr>
      </w:pPr>
    </w:p>
    <w:tbl>
      <w:tblPr>
        <w:tblStyle w:val="TableGrid"/>
        <w:tblW w:w="0" w:type="auto"/>
        <w:tblLook w:val="04A0" w:firstRow="1" w:lastRow="0" w:firstColumn="1" w:lastColumn="0" w:noHBand="0" w:noVBand="1"/>
      </w:tblPr>
      <w:tblGrid>
        <w:gridCol w:w="2741"/>
        <w:gridCol w:w="7833"/>
      </w:tblGrid>
      <w:tr w:rsidR="001172BE" w:rsidRPr="002D7461" w14:paraId="61B20F3E" w14:textId="77777777" w:rsidTr="01F4872D">
        <w:tc>
          <w:tcPr>
            <w:tcW w:w="2802" w:type="dxa"/>
          </w:tcPr>
          <w:p w14:paraId="5A409403" w14:textId="77777777" w:rsidR="001172BE" w:rsidRPr="00E80102" w:rsidRDefault="001172BE" w:rsidP="01F4872D">
            <w:pPr>
              <w:rPr>
                <w:rFonts w:ascii="Arial" w:hAnsi="Arial" w:cs="Arial"/>
                <w:b/>
                <w:bCs/>
                <w:color w:val="002060"/>
                <w:sz w:val="24"/>
                <w:szCs w:val="24"/>
                <w:lang w:val="de-AT"/>
              </w:rPr>
            </w:pPr>
            <w:r w:rsidRPr="01F4872D">
              <w:rPr>
                <w:rFonts w:ascii="Arial" w:hAnsi="Arial" w:cs="Arial"/>
                <w:b/>
                <w:bCs/>
                <w:color w:val="002060"/>
                <w:sz w:val="24"/>
                <w:szCs w:val="24"/>
                <w:lang w:val="de-AT"/>
              </w:rPr>
              <w:t>Haben Sie noch Fragen zur Polizze?</w:t>
            </w:r>
          </w:p>
          <w:p w14:paraId="7A7B12B9" w14:textId="77777777" w:rsidR="001172BE" w:rsidRPr="00E80102" w:rsidRDefault="001172BE" w:rsidP="01F4872D">
            <w:pPr>
              <w:rPr>
                <w:rFonts w:ascii="Arial" w:hAnsi="Arial" w:cs="Arial"/>
                <w:b/>
                <w:bCs/>
                <w:color w:val="002060"/>
                <w:sz w:val="24"/>
                <w:szCs w:val="24"/>
                <w:lang w:val="de-AT"/>
              </w:rPr>
            </w:pPr>
          </w:p>
        </w:tc>
        <w:tc>
          <w:tcPr>
            <w:tcW w:w="7998" w:type="dxa"/>
          </w:tcPr>
          <w:p w14:paraId="5E8A4907" w14:textId="77777777" w:rsidR="001172BE" w:rsidRDefault="001172BE" w:rsidP="01F4872D">
            <w:pPr>
              <w:jc w:val="both"/>
              <w:rPr>
                <w:rFonts w:ascii="Arial" w:hAnsi="Arial" w:cs="Arial"/>
                <w:b/>
                <w:bCs/>
                <w:sz w:val="20"/>
                <w:szCs w:val="20"/>
                <w:lang w:val="de-AT"/>
              </w:rPr>
            </w:pPr>
            <w:r w:rsidRPr="01F4872D">
              <w:rPr>
                <w:rFonts w:ascii="Arial" w:hAnsi="Arial" w:cs="Arial"/>
                <w:sz w:val="20"/>
                <w:szCs w:val="20"/>
                <w:lang w:val="de-AT"/>
              </w:rPr>
              <w:t xml:space="preserve">Wenn Sie Fragen haben, rufen Sie uns </w:t>
            </w:r>
            <w:r w:rsidRPr="002D7461">
              <w:rPr>
                <w:rFonts w:ascii="Arial" w:hAnsi="Arial" w:cs="Arial"/>
                <w:sz w:val="20"/>
                <w:szCs w:val="20"/>
                <w:lang w:val="de-AT"/>
              </w:rPr>
              <w:t xml:space="preserve">unter </w:t>
            </w:r>
            <w:ins w:id="33" w:author="Paul Brown" w:date="2026-02-25T14:51:00Z" w16du:dateUtc="2026-02-25T14:51:00Z">
              <w:r w:rsidR="00AD636A" w:rsidRPr="002D7461">
                <w:rPr>
                  <w:sz w:val="20"/>
                  <w:szCs w:val="20"/>
                  <w:lang w:val="de-DE"/>
                  <w:rPrChange w:id="34" w:author="Kitchens, Darcy" w:date="2026-02-27T14:25:00Z" w16du:dateUtc="2026-02-27T20:25:00Z">
                    <w:rPr>
                      <w:lang w:val="de-DE"/>
                    </w:rPr>
                  </w:rPrChange>
                </w:rPr>
                <w:t>+43 1 79576064</w:t>
              </w:r>
            </w:ins>
            <w:del w:id="35" w:author="Paul Brown" w:date="2026-02-25T14:51:00Z" w16du:dateUtc="2026-02-25T14:51:00Z">
              <w:r w:rsidRPr="002D7461" w:rsidDel="00AD636A">
                <w:rPr>
                  <w:rFonts w:ascii="Arial" w:hAnsi="Arial" w:cs="Arial"/>
                  <w:b/>
                  <w:bCs/>
                  <w:sz w:val="20"/>
                  <w:szCs w:val="20"/>
                  <w:lang w:val="de-AT"/>
                </w:rPr>
                <w:delText xml:space="preserve">{Policy Enquiries Phone} </w:delText>
              </w:r>
            </w:del>
            <w:ins w:id="36" w:author="Paul Brown" w:date="2026-02-25T14:51:00Z" w16du:dateUtc="2026-02-25T14:51:00Z">
              <w:r w:rsidR="00AD636A">
                <w:rPr>
                  <w:rFonts w:ascii="Arial" w:hAnsi="Arial" w:cs="Arial"/>
                  <w:b/>
                  <w:bCs/>
                  <w:sz w:val="20"/>
                  <w:szCs w:val="20"/>
                  <w:lang w:val="de-AT"/>
                </w:rPr>
                <w:t xml:space="preserve"> </w:t>
              </w:r>
            </w:ins>
            <w:r w:rsidRPr="01F4872D">
              <w:rPr>
                <w:rFonts w:ascii="Arial" w:hAnsi="Arial" w:cs="Arial"/>
                <w:sz w:val="20"/>
                <w:szCs w:val="20"/>
                <w:lang w:val="de-AT"/>
              </w:rPr>
              <w:t xml:space="preserve">zwischen </w:t>
            </w:r>
            <w:ins w:id="37" w:author="Paul Brown" w:date="2026-02-25T14:52:00Z" w16du:dateUtc="2026-02-25T14:52:00Z">
              <w:r w:rsidR="006D7017" w:rsidRPr="006D7017">
                <w:rPr>
                  <w:rFonts w:ascii="Arial" w:hAnsi="Arial" w:cs="Arial"/>
                  <w:sz w:val="20"/>
                  <w:szCs w:val="20"/>
                  <w:lang w:val="de-AT"/>
                  <w:rPrChange w:id="38" w:author="Paul Brown" w:date="2026-02-25T14:52:00Z" w16du:dateUtc="2026-02-25T14:52:00Z">
                    <w:rPr>
                      <w:rFonts w:ascii="Arial" w:hAnsi="Arial" w:cs="Arial"/>
                      <w:bCs/>
                      <w:sz w:val="18"/>
                      <w:szCs w:val="18"/>
                      <w:lang w:val="de-AT"/>
                    </w:rPr>
                  </w:rPrChange>
                </w:rPr>
                <w:t>Montag bis Freitag zwischen 9 und 17 Uhr</w:t>
              </w:r>
              <w:r w:rsidR="006D7017" w:rsidRPr="00AD7E32">
                <w:rPr>
                  <w:rFonts w:ascii="Arial" w:hAnsi="Arial" w:cs="Arial"/>
                  <w:bCs/>
                  <w:sz w:val="18"/>
                  <w:szCs w:val="18"/>
                  <w:lang w:val="de-AT"/>
                </w:rPr>
                <w:t xml:space="preserve"> </w:t>
              </w:r>
            </w:ins>
            <w:del w:id="39" w:author="Paul Brown" w:date="2026-02-25T14:52:00Z" w16du:dateUtc="2026-02-25T14:52:00Z">
              <w:r w:rsidRPr="01F4872D" w:rsidDel="006D7017">
                <w:rPr>
                  <w:rFonts w:ascii="Arial" w:hAnsi="Arial" w:cs="Arial"/>
                  <w:b/>
                  <w:bCs/>
                  <w:sz w:val="20"/>
                  <w:szCs w:val="20"/>
                  <w:lang w:val="de-AT"/>
                </w:rPr>
                <w:delText xml:space="preserve">{Operating Hours &amp; Days of the week} </w:delText>
              </w:r>
            </w:del>
            <w:r w:rsidRPr="01F4872D">
              <w:rPr>
                <w:rFonts w:ascii="Arial" w:hAnsi="Arial" w:cs="Arial"/>
                <w:sz w:val="20"/>
                <w:szCs w:val="20"/>
                <w:lang w:val="de-AT"/>
              </w:rPr>
              <w:t>an</w:t>
            </w:r>
            <w:ins w:id="40" w:author="Dominik Schuecker" w:date="2026-02-11T17:30:00Z" w16du:dateUtc="2026-02-11T16:30:00Z">
              <w:r w:rsidR="003612F9">
                <w:rPr>
                  <w:rFonts w:ascii="Arial" w:hAnsi="Arial" w:cs="Arial"/>
                  <w:sz w:val="20"/>
                  <w:szCs w:val="20"/>
                  <w:lang w:val="de-AT"/>
                </w:rPr>
                <w:t xml:space="preserve">, füllen Sie unser Online-Formular unter </w:t>
              </w:r>
              <w:r w:rsidR="003612F9">
                <w:rPr>
                  <w:rFonts w:ascii="Arial" w:hAnsi="Arial" w:cs="Arial"/>
                  <w:sz w:val="20"/>
                  <w:szCs w:val="20"/>
                  <w:lang w:val="de-AT"/>
                </w:rPr>
                <w:fldChar w:fldCharType="begin"/>
              </w:r>
              <w:r w:rsidR="003612F9">
                <w:rPr>
                  <w:rFonts w:ascii="Arial" w:hAnsi="Arial" w:cs="Arial"/>
                  <w:sz w:val="20"/>
                  <w:szCs w:val="20"/>
                  <w:lang w:val="de-AT"/>
                </w:rPr>
                <w:instrText>HYPERLINK "</w:instrText>
              </w:r>
              <w:r w:rsidR="003612F9" w:rsidRPr="003612F9">
                <w:rPr>
                  <w:rFonts w:ascii="Arial" w:hAnsi="Arial" w:cs="Arial"/>
                  <w:sz w:val="20"/>
                  <w:szCs w:val="20"/>
                  <w:lang w:val="de-AT"/>
                </w:rPr>
                <w:instrText>https://covermore-europe-expedia.zendesk.com/hc/</w:instrText>
              </w:r>
              <w:r w:rsidR="003612F9">
                <w:rPr>
                  <w:rFonts w:ascii="Arial" w:hAnsi="Arial" w:cs="Arial"/>
                  <w:sz w:val="20"/>
                  <w:szCs w:val="20"/>
                  <w:lang w:val="de-AT"/>
                </w:rPr>
                <w:instrText>"</w:instrText>
              </w:r>
              <w:r w:rsidR="003612F9">
                <w:rPr>
                  <w:rFonts w:ascii="Arial" w:hAnsi="Arial" w:cs="Arial"/>
                  <w:sz w:val="20"/>
                  <w:szCs w:val="20"/>
                  <w:lang w:val="de-AT"/>
                </w:rPr>
              </w:r>
              <w:r w:rsidR="003612F9">
                <w:rPr>
                  <w:rFonts w:ascii="Arial" w:hAnsi="Arial" w:cs="Arial"/>
                  <w:sz w:val="20"/>
                  <w:szCs w:val="20"/>
                  <w:lang w:val="de-AT"/>
                </w:rPr>
                <w:fldChar w:fldCharType="separate"/>
              </w:r>
              <w:r w:rsidR="003612F9" w:rsidRPr="0070532A">
                <w:rPr>
                  <w:rStyle w:val="Hyperlink"/>
                  <w:rFonts w:ascii="Arial" w:hAnsi="Arial" w:cs="Arial"/>
                  <w:sz w:val="20"/>
                  <w:szCs w:val="20"/>
                  <w:lang w:val="de-AT"/>
                </w:rPr>
                <w:t>https://covermore-europe-expedia.zendesk.com/hc/</w:t>
              </w:r>
              <w:r w:rsidR="003612F9">
                <w:rPr>
                  <w:rFonts w:ascii="Arial" w:hAnsi="Arial" w:cs="Arial"/>
                  <w:sz w:val="20"/>
                  <w:szCs w:val="20"/>
                  <w:lang w:val="de-AT"/>
                </w:rPr>
                <w:fldChar w:fldCharType="end"/>
              </w:r>
              <w:r w:rsidR="003612F9">
                <w:rPr>
                  <w:rFonts w:ascii="Arial" w:hAnsi="Arial" w:cs="Arial"/>
                  <w:sz w:val="20"/>
                  <w:szCs w:val="20"/>
                  <w:lang w:val="de-AT"/>
                </w:rPr>
                <w:t xml:space="preserve"> aus</w:t>
              </w:r>
              <w:r w:rsidR="003612F9" w:rsidRPr="003612F9">
                <w:rPr>
                  <w:rFonts w:ascii="Arial" w:hAnsi="Arial" w:cs="Arial"/>
                  <w:sz w:val="20"/>
                  <w:szCs w:val="20"/>
                  <w:lang w:val="de-AT"/>
                </w:rPr>
                <w:t xml:space="preserve"> </w:t>
              </w:r>
            </w:ins>
            <w:del w:id="41" w:author="Dominik Schuecker" w:date="2026-02-11T17:30:00Z" w16du:dateUtc="2026-02-11T16:30:00Z">
              <w:r w:rsidRPr="01F4872D" w:rsidDel="003612F9">
                <w:rPr>
                  <w:rFonts w:ascii="Arial" w:hAnsi="Arial" w:cs="Arial"/>
                  <w:sz w:val="20"/>
                  <w:szCs w:val="20"/>
                  <w:lang w:val="de-AT"/>
                </w:rPr>
                <w:delText xml:space="preserve"> </w:delText>
              </w:r>
            </w:del>
            <w:r w:rsidRPr="01F4872D">
              <w:rPr>
                <w:rFonts w:ascii="Arial" w:hAnsi="Arial" w:cs="Arial"/>
                <w:sz w:val="20"/>
                <w:szCs w:val="20"/>
                <w:lang w:val="de-AT"/>
              </w:rPr>
              <w:t>oder schreiben Sie uns ein</w:t>
            </w:r>
            <w:del w:id="42" w:author="Dominik Schuecker" w:date="2026-02-11T17:30:00Z" w16du:dateUtc="2026-02-11T16:30:00Z">
              <w:r w:rsidRPr="01F4872D" w:rsidDel="003612F9">
                <w:rPr>
                  <w:rFonts w:ascii="Arial" w:hAnsi="Arial" w:cs="Arial"/>
                  <w:sz w:val="20"/>
                  <w:szCs w:val="20"/>
                  <w:lang w:val="de-AT"/>
                </w:rPr>
                <w:delText>e</w:delText>
              </w:r>
            </w:del>
            <w:r w:rsidRPr="01F4872D">
              <w:rPr>
                <w:rFonts w:ascii="Arial" w:hAnsi="Arial" w:cs="Arial"/>
                <w:sz w:val="20"/>
                <w:szCs w:val="20"/>
                <w:lang w:val="de-AT"/>
              </w:rPr>
              <w:t xml:space="preserve"> E-Mail an </w:t>
            </w:r>
            <w:r w:rsidR="00DA3D01" w:rsidRPr="002D7461">
              <w:rPr>
                <w:rFonts w:ascii="Arial" w:hAnsi="Arial" w:cs="Arial"/>
                <w:sz w:val="20"/>
                <w:szCs w:val="20"/>
                <w:rPrChange w:id="43" w:author="Kitchens, Darcy" w:date="2026-02-27T14:25:00Z" w16du:dateUtc="2026-02-27T20:25:00Z">
                  <w:rPr/>
                </w:rPrChange>
              </w:rPr>
              <w:fldChar w:fldCharType="begin"/>
            </w:r>
            <w:r w:rsidR="00DA3D01" w:rsidRPr="002D7461">
              <w:rPr>
                <w:rFonts w:ascii="Arial" w:hAnsi="Arial" w:cs="Arial"/>
                <w:sz w:val="20"/>
                <w:szCs w:val="20"/>
                <w:lang w:val="de-DE"/>
                <w:rPrChange w:id="44" w:author="Kitchens, Darcy" w:date="2026-02-27T14:25:00Z" w16du:dateUtc="2026-02-27T20:25:00Z">
                  <w:rPr>
                    <w:lang w:val="de-DE"/>
                  </w:rPr>
                </w:rPrChange>
              </w:rPr>
              <w:instrText>HYPERLINK "mailto:expedia@cs.covermoreeurope.com"</w:instrText>
            </w:r>
            <w:r w:rsidR="00DA3D01" w:rsidRPr="0058546F">
              <w:rPr>
                <w:rFonts w:ascii="Arial" w:hAnsi="Arial" w:cs="Arial"/>
                <w:sz w:val="20"/>
                <w:szCs w:val="20"/>
              </w:rPr>
            </w:r>
            <w:r w:rsidR="00DA3D01" w:rsidRPr="002D7461">
              <w:rPr>
                <w:rFonts w:ascii="Arial" w:hAnsi="Arial" w:cs="Arial"/>
                <w:sz w:val="20"/>
                <w:szCs w:val="20"/>
                <w:rPrChange w:id="45" w:author="Kitchens, Darcy" w:date="2026-02-27T14:25:00Z" w16du:dateUtc="2026-02-27T20:25:00Z">
                  <w:rPr/>
                </w:rPrChange>
              </w:rPr>
              <w:fldChar w:fldCharType="separate"/>
            </w:r>
            <w:ins w:id="46" w:author="Paul Brown" w:date="2026-02-25T14:52:00Z" w16du:dateUtc="2026-02-25T14:52:00Z">
              <w:r w:rsidR="00DA3D01" w:rsidRPr="002D7461">
                <w:rPr>
                  <w:rStyle w:val="Hyperlink"/>
                  <w:rFonts w:ascii="Arial" w:hAnsi="Arial" w:cs="Arial"/>
                  <w:sz w:val="20"/>
                  <w:szCs w:val="20"/>
                  <w:lang w:val="de-DE"/>
                  <w:rPrChange w:id="47" w:author="Kitchens, Darcy" w:date="2026-02-27T14:25:00Z" w16du:dateUtc="2026-02-27T20:25:00Z">
                    <w:rPr>
                      <w:rStyle w:val="Hyperlink"/>
                      <w:lang w:val="de-DE"/>
                    </w:rPr>
                  </w:rPrChange>
                </w:rPr>
                <w:t>expedia@cs.covermoreeurope.com</w:t>
              </w:r>
              <w:r w:rsidR="00DA3D01" w:rsidRPr="002D7461">
                <w:rPr>
                  <w:rFonts w:ascii="Arial" w:hAnsi="Arial" w:cs="Arial"/>
                  <w:sz w:val="20"/>
                  <w:szCs w:val="20"/>
                  <w:rPrChange w:id="48" w:author="Kitchens, Darcy" w:date="2026-02-27T14:25:00Z" w16du:dateUtc="2026-02-27T20:25:00Z">
                    <w:rPr/>
                  </w:rPrChange>
                </w:rPr>
                <w:fldChar w:fldCharType="end"/>
              </w:r>
            </w:ins>
            <w:del w:id="49" w:author="Paul Brown" w:date="2026-02-25T14:52:00Z" w16du:dateUtc="2026-02-25T14:52:00Z">
              <w:r w:rsidRPr="01F4872D" w:rsidDel="00DA3D01">
                <w:rPr>
                  <w:rFonts w:ascii="Arial" w:hAnsi="Arial" w:cs="Arial"/>
                  <w:b/>
                  <w:bCs/>
                  <w:sz w:val="20"/>
                  <w:szCs w:val="20"/>
                  <w:lang w:val="de-AT"/>
                </w:rPr>
                <w:delText>{Policy Enquiries Email}</w:delText>
              </w:r>
            </w:del>
            <w:r w:rsidRPr="01F4872D">
              <w:rPr>
                <w:rFonts w:ascii="Arial" w:hAnsi="Arial" w:cs="Arial"/>
                <w:b/>
                <w:bCs/>
                <w:sz w:val="20"/>
                <w:szCs w:val="20"/>
                <w:lang w:val="de-AT"/>
              </w:rPr>
              <w:t xml:space="preserve"> </w:t>
            </w:r>
            <w:r w:rsidRPr="01F4872D">
              <w:rPr>
                <w:rFonts w:ascii="Arial" w:hAnsi="Arial" w:cs="Arial"/>
                <w:sz w:val="20"/>
                <w:szCs w:val="20"/>
                <w:lang w:val="de-AT"/>
              </w:rPr>
              <w:t xml:space="preserve">und führen Sie Ihren Polizzennummer </w:t>
            </w:r>
            <w:r w:rsidRPr="01F4872D">
              <w:rPr>
                <w:rFonts w:ascii="Arial" w:hAnsi="Arial" w:cs="Arial"/>
                <w:b/>
                <w:bCs/>
                <w:sz w:val="20"/>
                <w:szCs w:val="20"/>
                <w:lang w:val="de-AT"/>
              </w:rPr>
              <w:t xml:space="preserve">{Policy Number} </w:t>
            </w:r>
            <w:r w:rsidRPr="01F4872D">
              <w:rPr>
                <w:rFonts w:ascii="Arial" w:hAnsi="Arial" w:cs="Arial"/>
                <w:sz w:val="20"/>
                <w:szCs w:val="20"/>
                <w:lang w:val="de-AT"/>
              </w:rPr>
              <w:t>an.</w:t>
            </w:r>
          </w:p>
          <w:p w14:paraId="7A207B43" w14:textId="77777777" w:rsidR="001172BE" w:rsidRDefault="001172BE" w:rsidP="01F4872D">
            <w:pPr>
              <w:jc w:val="both"/>
              <w:rPr>
                <w:rFonts w:ascii="Arial" w:hAnsi="Arial" w:cs="Arial"/>
                <w:b/>
                <w:bCs/>
                <w:sz w:val="20"/>
                <w:szCs w:val="20"/>
                <w:lang w:val="de-AT"/>
              </w:rPr>
            </w:pPr>
          </w:p>
          <w:p w14:paraId="4B25C4DB" w14:textId="77777777" w:rsidR="001172BE" w:rsidRDefault="001172BE" w:rsidP="01F4872D">
            <w:pPr>
              <w:jc w:val="both"/>
              <w:rPr>
                <w:rFonts w:ascii="Arial" w:hAnsi="Arial" w:cs="Arial"/>
                <w:sz w:val="20"/>
                <w:szCs w:val="20"/>
                <w:lang w:val="de-AT"/>
              </w:rPr>
            </w:pPr>
            <w:r w:rsidRPr="01F4872D">
              <w:rPr>
                <w:rFonts w:ascii="Arial" w:hAnsi="Arial" w:cs="Arial"/>
                <w:sz w:val="20"/>
                <w:szCs w:val="20"/>
                <w:lang w:val="de-AT"/>
              </w:rPr>
              <w:t>Wenn wir Ihnen die Unterlagen zu Ihrer Polizze per Post zusenden sollen, rufen Sie uns (unter der soeben angeführten Nummer) an oder schreiben Sie uns ein E-Mail (an die soeben angeführte E-Mail-Adresse), um uns Ihr Ersuchen mitzuteilen.</w:t>
            </w:r>
          </w:p>
          <w:p w14:paraId="02FDE7CB" w14:textId="77777777" w:rsidR="001172BE" w:rsidRPr="001172BE" w:rsidRDefault="001172BE" w:rsidP="01F4872D">
            <w:pPr>
              <w:jc w:val="both"/>
              <w:rPr>
                <w:rFonts w:ascii="Arial" w:hAnsi="Arial" w:cs="Arial"/>
                <w:sz w:val="20"/>
                <w:szCs w:val="20"/>
                <w:lang w:val="de-AT"/>
              </w:rPr>
            </w:pPr>
          </w:p>
        </w:tc>
      </w:tr>
      <w:tr w:rsidR="001172BE" w:rsidRPr="004F5603" w14:paraId="61B6F8C1" w14:textId="77777777" w:rsidTr="01F4872D">
        <w:tc>
          <w:tcPr>
            <w:tcW w:w="2802" w:type="dxa"/>
          </w:tcPr>
          <w:p w14:paraId="06FF95B8" w14:textId="77777777" w:rsidR="001172BE" w:rsidRPr="00E80102" w:rsidRDefault="001172BE" w:rsidP="01F4872D">
            <w:pPr>
              <w:rPr>
                <w:rFonts w:ascii="Arial" w:hAnsi="Arial" w:cs="Arial"/>
                <w:b/>
                <w:bCs/>
                <w:color w:val="002060"/>
                <w:sz w:val="24"/>
                <w:szCs w:val="24"/>
                <w:lang w:val="de-AT"/>
              </w:rPr>
            </w:pPr>
            <w:r w:rsidRPr="01F4872D">
              <w:rPr>
                <w:rFonts w:ascii="Arial" w:hAnsi="Arial" w:cs="Arial"/>
                <w:b/>
                <w:bCs/>
                <w:color w:val="002060"/>
                <w:sz w:val="24"/>
                <w:szCs w:val="24"/>
                <w:lang w:val="de-AT"/>
              </w:rPr>
              <w:lastRenderedPageBreak/>
              <w:t>Wohin kann ich mich in einem Notfall in Übersee wenden?</w:t>
            </w:r>
          </w:p>
        </w:tc>
        <w:tc>
          <w:tcPr>
            <w:tcW w:w="7998" w:type="dxa"/>
          </w:tcPr>
          <w:p w14:paraId="161F764F" w14:textId="77777777" w:rsidR="001172BE" w:rsidRDefault="001172BE" w:rsidP="01F4872D">
            <w:pPr>
              <w:jc w:val="both"/>
              <w:rPr>
                <w:rFonts w:ascii="Arial" w:hAnsi="Arial" w:cs="Arial"/>
                <w:sz w:val="20"/>
                <w:szCs w:val="20"/>
                <w:lang w:val="de-AT"/>
              </w:rPr>
            </w:pPr>
            <w:r w:rsidRPr="01F4872D">
              <w:rPr>
                <w:rFonts w:ascii="Arial" w:hAnsi="Arial" w:cs="Arial"/>
                <w:sz w:val="20"/>
                <w:szCs w:val="20"/>
                <w:lang w:val="de-AT"/>
              </w:rPr>
              <w:t xml:space="preserve">Rufen Sie </w:t>
            </w:r>
            <w:ins w:id="50" w:author="Dominik Schuecker" w:date="2026-02-11T17:31:00Z" w16du:dateUtc="2026-02-11T16:31:00Z">
              <w:r w:rsidR="003612F9">
                <w:rPr>
                  <w:rFonts w:ascii="Arial" w:hAnsi="Arial" w:cs="Arial"/>
                  <w:sz w:val="20"/>
                  <w:szCs w:val="20"/>
                  <w:lang w:val="de-AT"/>
                </w:rPr>
                <w:t>uns</w:t>
              </w:r>
            </w:ins>
            <w:del w:id="51" w:author="Dominik Schuecker" w:date="2026-02-11T17:31:00Z" w16du:dateUtc="2026-02-11T16:31:00Z">
              <w:r w:rsidRPr="01F4872D" w:rsidDel="003612F9">
                <w:rPr>
                  <w:rFonts w:ascii="Arial" w:hAnsi="Arial" w:cs="Arial"/>
                  <w:sz w:val="20"/>
                  <w:szCs w:val="20"/>
                  <w:lang w:val="de-AT"/>
                </w:rPr>
                <w:delText>AIG Travel</w:delText>
              </w:r>
            </w:del>
            <w:r w:rsidRPr="01F4872D">
              <w:rPr>
                <w:rFonts w:ascii="Arial" w:hAnsi="Arial" w:cs="Arial"/>
                <w:sz w:val="20"/>
                <w:szCs w:val="20"/>
                <w:lang w:val="de-AT"/>
              </w:rPr>
              <w:t xml:space="preserve"> jederzeit unter </w:t>
            </w:r>
            <w:ins w:id="52" w:author="Paul Brown" w:date="2026-02-25T14:53:00Z" w16du:dateUtc="2026-02-25T14:53:00Z">
              <w:r w:rsidR="00CE0E79" w:rsidRPr="002D7461">
                <w:rPr>
                  <w:sz w:val="20"/>
                  <w:szCs w:val="20"/>
                  <w:lang w:val="de-DE"/>
                  <w:rPrChange w:id="53" w:author="Kitchens, Darcy" w:date="2026-02-27T14:25:00Z" w16du:dateUtc="2026-02-27T20:25:00Z">
                    <w:rPr>
                      <w:lang w:val="de-DE"/>
                    </w:rPr>
                  </w:rPrChange>
                </w:rPr>
                <w:t>+43 1 79576064</w:t>
              </w:r>
            </w:ins>
            <w:del w:id="54" w:author="Paul Brown" w:date="2026-02-25T14:53:00Z" w16du:dateUtc="2026-02-25T14:53:00Z">
              <w:r w:rsidRPr="002D7461" w:rsidDel="00CE0E79">
                <w:rPr>
                  <w:rFonts w:ascii="Arial" w:hAnsi="Arial" w:cs="Arial"/>
                  <w:b/>
                  <w:bCs/>
                  <w:sz w:val="20"/>
                  <w:szCs w:val="20"/>
                  <w:lang w:val="de-AT"/>
                </w:rPr>
                <w:delText>{Emergency Assistance Phone}</w:delText>
              </w:r>
            </w:del>
            <w:r w:rsidRPr="01F4872D">
              <w:rPr>
                <w:rFonts w:ascii="Arial" w:hAnsi="Arial" w:cs="Arial"/>
                <w:b/>
                <w:bCs/>
                <w:sz w:val="20"/>
                <w:szCs w:val="20"/>
                <w:lang w:val="de-AT"/>
              </w:rPr>
              <w:t xml:space="preserve"> </w:t>
            </w:r>
            <w:r w:rsidRPr="01F4872D">
              <w:rPr>
                <w:rFonts w:ascii="Arial" w:hAnsi="Arial" w:cs="Arial"/>
                <w:sz w:val="20"/>
                <w:szCs w:val="20"/>
                <w:lang w:val="de-AT"/>
              </w:rPr>
              <w:t>an</w:t>
            </w:r>
            <w:r w:rsidRPr="01F4872D">
              <w:rPr>
                <w:rFonts w:ascii="Arial" w:hAnsi="Arial" w:cs="Arial"/>
                <w:b/>
                <w:bCs/>
                <w:sz w:val="20"/>
                <w:szCs w:val="20"/>
                <w:lang w:val="de-AT"/>
              </w:rPr>
              <w:t xml:space="preserve">. </w:t>
            </w:r>
            <w:r w:rsidRPr="01F4872D">
              <w:rPr>
                <w:rFonts w:ascii="Arial" w:hAnsi="Arial" w:cs="Arial"/>
                <w:sz w:val="20"/>
                <w:szCs w:val="20"/>
                <w:lang w:val="de-AT"/>
              </w:rPr>
              <w:t>Unsere Service Center sind rund um die Uhr besetzt.</w:t>
            </w:r>
          </w:p>
          <w:p w14:paraId="500A6C98" w14:textId="77777777" w:rsidR="001172BE" w:rsidRDefault="001172BE" w:rsidP="01F4872D">
            <w:pPr>
              <w:jc w:val="both"/>
              <w:rPr>
                <w:rFonts w:ascii="Arial" w:hAnsi="Arial" w:cs="Arial"/>
                <w:sz w:val="20"/>
                <w:szCs w:val="20"/>
                <w:lang w:val="de-AT"/>
              </w:rPr>
            </w:pPr>
          </w:p>
          <w:p w14:paraId="3AF4F064" w14:textId="77777777" w:rsidR="001172BE" w:rsidRPr="001172BE" w:rsidRDefault="001172BE" w:rsidP="01F4872D">
            <w:pPr>
              <w:jc w:val="both"/>
              <w:rPr>
                <w:rFonts w:ascii="Arial" w:hAnsi="Arial" w:cs="Arial"/>
                <w:sz w:val="20"/>
                <w:szCs w:val="20"/>
                <w:lang w:val="de-AT"/>
              </w:rPr>
            </w:pPr>
          </w:p>
        </w:tc>
      </w:tr>
      <w:tr w:rsidR="001172BE" w:rsidRPr="00FB40A9" w14:paraId="06A6DE26" w14:textId="77777777" w:rsidTr="01F4872D">
        <w:tc>
          <w:tcPr>
            <w:tcW w:w="2802" w:type="dxa"/>
          </w:tcPr>
          <w:p w14:paraId="4371E871" w14:textId="77777777" w:rsidR="001172BE" w:rsidRPr="00E80102" w:rsidRDefault="001172BE" w:rsidP="01F4872D">
            <w:pPr>
              <w:rPr>
                <w:rFonts w:ascii="Arial" w:hAnsi="Arial" w:cs="Arial"/>
                <w:b/>
                <w:bCs/>
                <w:color w:val="002060"/>
                <w:sz w:val="24"/>
                <w:szCs w:val="24"/>
                <w:lang w:val="de-AT"/>
              </w:rPr>
            </w:pPr>
            <w:r w:rsidRPr="01F4872D">
              <w:rPr>
                <w:rFonts w:ascii="Arial" w:hAnsi="Arial" w:cs="Arial"/>
                <w:b/>
                <w:bCs/>
                <w:color w:val="002060"/>
                <w:sz w:val="24"/>
                <w:szCs w:val="24"/>
                <w:lang w:val="de-AT"/>
              </w:rPr>
              <w:t>Wie mache ich einen Anspruch geltend?</w:t>
            </w:r>
          </w:p>
        </w:tc>
        <w:tc>
          <w:tcPr>
            <w:tcW w:w="7998" w:type="dxa"/>
          </w:tcPr>
          <w:p w14:paraId="03EF1936" w14:textId="77777777" w:rsidR="001172BE" w:rsidRDefault="001172BE" w:rsidP="01F4872D">
            <w:pPr>
              <w:jc w:val="both"/>
              <w:rPr>
                <w:rFonts w:ascii="Arial" w:hAnsi="Arial" w:cs="Arial"/>
                <w:b/>
                <w:bCs/>
                <w:color w:val="00B0F0"/>
                <w:sz w:val="24"/>
                <w:szCs w:val="24"/>
                <w:lang w:val="de-AT"/>
              </w:rPr>
            </w:pPr>
            <w:r w:rsidRPr="01F4872D">
              <w:rPr>
                <w:rFonts w:ascii="Arial" w:hAnsi="Arial" w:cs="Arial"/>
                <w:sz w:val="20"/>
                <w:szCs w:val="20"/>
                <w:lang w:val="de-AT"/>
              </w:rPr>
              <w:t>Reichen</w:t>
            </w:r>
            <w:ins w:id="55" w:author="Kitchens, Darcy" w:date="2026-02-27T14:27:00Z" w16du:dateUtc="2026-02-27T20:27:00Z">
              <w:r w:rsidR="002D7461">
                <w:rPr>
                  <w:rFonts w:ascii="Arial" w:hAnsi="Arial" w:cs="Arial"/>
                  <w:sz w:val="20"/>
                  <w:szCs w:val="20"/>
                  <w:lang w:val="de-AT"/>
                </w:rPr>
                <w:t xml:space="preserve"> </w:t>
              </w:r>
            </w:ins>
            <w:r w:rsidRPr="01F4872D">
              <w:rPr>
                <w:rFonts w:ascii="Arial" w:hAnsi="Arial" w:cs="Arial"/>
                <w:sz w:val="20"/>
                <w:szCs w:val="20"/>
                <w:lang w:val="de-AT"/>
              </w:rPr>
              <w:t xml:space="preserve">Sie bitte Ihren Schaden unter </w:t>
            </w:r>
            <w:ins w:id="56" w:author="Kitchens, Darcy" w:date="2026-02-27T14:28:00Z" w16du:dateUtc="2026-02-27T20:28:00Z">
              <w:r w:rsidR="002D7461">
                <w:rPr>
                  <w:rFonts w:ascii="Arial" w:hAnsi="Arial" w:cs="Arial"/>
                  <w:sz w:val="20"/>
                  <w:szCs w:val="20"/>
                  <w:lang w:val="de-AT"/>
                </w:rPr>
                <w:fldChar w:fldCharType="begin"/>
              </w:r>
              <w:r w:rsidR="002D7461">
                <w:rPr>
                  <w:rFonts w:ascii="Arial" w:hAnsi="Arial" w:cs="Arial"/>
                  <w:sz w:val="20"/>
                  <w:szCs w:val="20"/>
                  <w:lang w:val="de-AT"/>
                </w:rPr>
                <w:instrText>HYPERLINK "https://claims.travelguard.com/myclaim/at"</w:instrText>
              </w:r>
              <w:r w:rsidR="002D7461">
                <w:rPr>
                  <w:rFonts w:ascii="Arial" w:hAnsi="Arial" w:cs="Arial"/>
                  <w:sz w:val="20"/>
                  <w:szCs w:val="20"/>
                  <w:lang w:val="de-AT"/>
                </w:rPr>
              </w:r>
              <w:r w:rsidR="002D7461">
                <w:rPr>
                  <w:rFonts w:ascii="Arial" w:hAnsi="Arial" w:cs="Arial"/>
                  <w:sz w:val="20"/>
                  <w:szCs w:val="20"/>
                  <w:lang w:val="de-AT"/>
                </w:rPr>
                <w:fldChar w:fldCharType="separate"/>
              </w:r>
              <w:r w:rsidR="002D7461" w:rsidRPr="002D7461">
                <w:rPr>
                  <w:rStyle w:val="Hyperlink"/>
                  <w:rFonts w:ascii="Arial" w:hAnsi="Arial" w:cs="Arial"/>
                  <w:sz w:val="20"/>
                  <w:szCs w:val="20"/>
                  <w:lang w:val="de-AT"/>
                </w:rPr>
                <w:t>https://claims.travelguard.com/myclaim/at</w:t>
              </w:r>
              <w:r w:rsidR="002D7461">
                <w:rPr>
                  <w:rFonts w:ascii="Arial" w:hAnsi="Arial" w:cs="Arial"/>
                  <w:sz w:val="20"/>
                  <w:szCs w:val="20"/>
                  <w:lang w:val="de-AT"/>
                </w:rPr>
                <w:fldChar w:fldCharType="end"/>
              </w:r>
              <w:r w:rsidR="002D7461">
                <w:rPr>
                  <w:rFonts w:ascii="Arial" w:hAnsi="Arial" w:cs="Arial"/>
                  <w:sz w:val="20"/>
                  <w:szCs w:val="20"/>
                  <w:lang w:val="de-AT"/>
                </w:rPr>
                <w:t xml:space="preserve"> </w:t>
              </w:r>
            </w:ins>
            <w:r w:rsidRPr="01F4872D">
              <w:rPr>
                <w:rFonts w:ascii="Arial" w:hAnsi="Arial" w:cs="Arial"/>
                <w:sz w:val="20"/>
                <w:szCs w:val="20"/>
                <w:lang w:val="de-AT"/>
              </w:rPr>
              <w:t>ein.</w:t>
            </w:r>
          </w:p>
        </w:tc>
      </w:tr>
    </w:tbl>
    <w:p w14:paraId="4AA50DC1" w14:textId="77777777" w:rsidR="000D54CA" w:rsidRDefault="000D54CA" w:rsidP="000D54CA">
      <w:pPr>
        <w:spacing w:after="0" w:line="240" w:lineRule="auto"/>
        <w:rPr>
          <w:rFonts w:ascii="Arial" w:hAnsi="Arial" w:cs="Arial"/>
          <w:sz w:val="20"/>
          <w:szCs w:val="20"/>
          <w:lang w:val="de-AT"/>
        </w:rPr>
      </w:pPr>
    </w:p>
    <w:p w14:paraId="390D7690" w14:textId="77777777" w:rsidR="001D3491" w:rsidRPr="00155D30" w:rsidRDefault="001D3491" w:rsidP="001D3491">
      <w:pPr>
        <w:spacing w:after="0" w:line="240" w:lineRule="auto"/>
        <w:rPr>
          <w:lang w:val="de-AT"/>
        </w:rPr>
      </w:pPr>
    </w:p>
    <w:p w14:paraId="548A36CC" w14:textId="77777777" w:rsidR="000D54CA" w:rsidRPr="00E80102" w:rsidRDefault="00155D30" w:rsidP="000D54CA">
      <w:pPr>
        <w:spacing w:after="0" w:line="240" w:lineRule="auto"/>
        <w:rPr>
          <w:rFonts w:ascii="Arial" w:hAnsi="Arial" w:cs="Arial"/>
          <w:color w:val="002060"/>
          <w:sz w:val="20"/>
          <w:szCs w:val="20"/>
        </w:rPr>
      </w:pPr>
      <w:r w:rsidRPr="01F4872D">
        <w:rPr>
          <w:rFonts w:ascii="Arial" w:hAnsi="Arial" w:cs="Arial"/>
          <w:sz w:val="20"/>
          <w:szCs w:val="20"/>
          <w:lang w:val="de-AT"/>
        </w:rPr>
        <w:t>Wir wünschen Ihnen eine sichere Reise</w:t>
      </w:r>
      <w:r w:rsidR="000D54CA" w:rsidRPr="01F4872D">
        <w:rPr>
          <w:rFonts w:ascii="Arial" w:hAnsi="Arial" w:cs="Arial"/>
          <w:sz w:val="20"/>
          <w:szCs w:val="20"/>
          <w:lang w:val="de-AT"/>
        </w:rPr>
        <w:t xml:space="preserve">! </w:t>
      </w:r>
      <w:r w:rsidRPr="009820C8">
        <w:rPr>
          <w:lang w:val="nl-NL"/>
        </w:rPr>
        <w:br/>
      </w:r>
      <w:del w:id="57" w:author="Dominik Schuecker" w:date="2026-02-11T17:31:00Z" w16du:dateUtc="2026-02-11T16:31:00Z">
        <w:r w:rsidR="000D54CA" w:rsidRPr="009820C8" w:rsidDel="003612F9">
          <w:rPr>
            <w:rFonts w:ascii="Arial" w:hAnsi="Arial" w:cs="Arial"/>
            <w:b/>
            <w:bCs/>
            <w:color w:val="002060"/>
            <w:sz w:val="20"/>
            <w:szCs w:val="20"/>
            <w:lang w:val="nl-NL"/>
          </w:rPr>
          <w:delText xml:space="preserve">AIG </w:delText>
        </w:r>
      </w:del>
      <w:r w:rsidR="000D54CA" w:rsidRPr="01F4872D">
        <w:rPr>
          <w:rFonts w:ascii="Arial" w:hAnsi="Arial" w:cs="Arial"/>
          <w:b/>
          <w:bCs/>
          <w:color w:val="002060"/>
          <w:sz w:val="20"/>
          <w:szCs w:val="20"/>
          <w:lang w:val="en-AU"/>
        </w:rPr>
        <w:t>Travel</w:t>
      </w:r>
      <w:ins w:id="58" w:author="Dominik Schuecker" w:date="2026-02-11T17:31:00Z" w16du:dateUtc="2026-02-11T16:31:00Z">
        <w:r w:rsidR="003612F9">
          <w:rPr>
            <w:rFonts w:ascii="Arial" w:hAnsi="Arial" w:cs="Arial"/>
            <w:b/>
            <w:bCs/>
            <w:color w:val="002060"/>
            <w:sz w:val="20"/>
            <w:szCs w:val="20"/>
            <w:lang w:val="en-AU"/>
          </w:rPr>
          <w:t xml:space="preserve"> Guard</w:t>
        </w:r>
      </w:ins>
      <w:r w:rsidR="000D54CA" w:rsidRPr="01F4872D">
        <w:rPr>
          <w:rFonts w:ascii="Arial" w:hAnsi="Arial" w:cs="Arial"/>
          <w:b/>
          <w:bCs/>
          <w:color w:val="002060"/>
          <w:sz w:val="20"/>
          <w:szCs w:val="20"/>
          <w:lang w:val="en-AU"/>
        </w:rPr>
        <w:t xml:space="preserve"> </w:t>
      </w:r>
    </w:p>
    <w:p w14:paraId="55650AB2" w14:textId="77777777" w:rsidR="00B602A1" w:rsidRDefault="00B602A1" w:rsidP="009E2318">
      <w:pPr>
        <w:tabs>
          <w:tab w:val="left" w:pos="8865"/>
        </w:tabs>
        <w:rPr>
          <w:rFonts w:ascii="Arial" w:hAnsi="Arial" w:cs="Arial"/>
          <w:color w:val="000000"/>
        </w:rPr>
      </w:pPr>
    </w:p>
    <w:sectPr w:rsidR="00B602A1" w:rsidSect="004E40BD">
      <w:footerReference w:type="default" r:id="rId13"/>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C64E" w14:textId="77777777" w:rsidR="00E72B71" w:rsidRDefault="00E72B71" w:rsidP="0005501C">
      <w:pPr>
        <w:spacing w:after="0" w:line="240" w:lineRule="auto"/>
      </w:pPr>
      <w:r>
        <w:separator/>
      </w:r>
    </w:p>
  </w:endnote>
  <w:endnote w:type="continuationSeparator" w:id="0">
    <w:p w14:paraId="63015CF9" w14:textId="77777777" w:rsidR="00E72B71" w:rsidRDefault="00E72B71" w:rsidP="0005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D1514CCA-F834-4464-B14F-9A247AA85977}"/>
    <w:embedBold r:id="rId2" w:fontKey="{EB39A743-A71E-491B-A142-045F1C46EC54}"/>
  </w:font>
  <w:font w:name="Segoe UI Semilight">
    <w:panose1 w:val="020B04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E692" w14:textId="77777777" w:rsidR="00700A92" w:rsidRPr="00C5516B" w:rsidRDefault="00700A92">
    <w:pPr>
      <w:jc w:val="right"/>
      <w:rPr>
        <w:rFonts w:ascii="Segoe UI" w:hAnsi="Segoe UI" w:cs="Segoe UI"/>
        <w:color w:val="00A4E4" w:themeColor="accent1"/>
        <w:szCs w:val="20"/>
      </w:rPr>
    </w:pPr>
  </w:p>
  <w:p w14:paraId="29306760" w14:textId="77777777" w:rsidR="00700A92" w:rsidRDefault="00700A92" w:rsidP="00700A9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9CED" w14:textId="77777777" w:rsidR="00E72B71" w:rsidRDefault="00E72B71" w:rsidP="0005501C">
      <w:pPr>
        <w:spacing w:after="0" w:line="240" w:lineRule="auto"/>
      </w:pPr>
      <w:r>
        <w:separator/>
      </w:r>
    </w:p>
  </w:footnote>
  <w:footnote w:type="continuationSeparator" w:id="0">
    <w:p w14:paraId="6962FBC6" w14:textId="77777777" w:rsidR="00E72B71" w:rsidRDefault="00E72B71" w:rsidP="0005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7" w15:restartNumberingAfterBreak="0">
    <w:nsid w:val="35A36B66"/>
    <w:multiLevelType w:val="hybridMultilevel"/>
    <w:tmpl w:val="F0381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81214"/>
    <w:multiLevelType w:val="hybridMultilevel"/>
    <w:tmpl w:val="B420B04A"/>
    <w:lvl w:ilvl="0" w:tplc="98E4F0D8">
      <w:start w:val="1"/>
      <w:numFmt w:val="bullet"/>
      <w:lvlText w:val=""/>
      <w:lvlJc w:val="left"/>
      <w:pPr>
        <w:ind w:left="360" w:hanging="360"/>
      </w:pPr>
      <w:rPr>
        <w:rFonts w:ascii="Symbol" w:hAnsi="Symbol" w:hint="default"/>
        <w:b/>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0669DE"/>
    <w:multiLevelType w:val="hybridMultilevel"/>
    <w:tmpl w:val="6E1E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779824">
    <w:abstractNumId w:val="11"/>
  </w:num>
  <w:num w:numId="2" w16cid:durableId="638530728">
    <w:abstractNumId w:val="5"/>
  </w:num>
  <w:num w:numId="3" w16cid:durableId="1131705829">
    <w:abstractNumId w:val="12"/>
  </w:num>
  <w:num w:numId="4" w16cid:durableId="1339425717">
    <w:abstractNumId w:val="6"/>
  </w:num>
  <w:num w:numId="5" w16cid:durableId="1896816715">
    <w:abstractNumId w:val="0"/>
  </w:num>
  <w:num w:numId="6" w16cid:durableId="104735986">
    <w:abstractNumId w:val="10"/>
  </w:num>
  <w:num w:numId="7" w16cid:durableId="1280525462">
    <w:abstractNumId w:val="2"/>
  </w:num>
  <w:num w:numId="8" w16cid:durableId="1682244405">
    <w:abstractNumId w:val="9"/>
  </w:num>
  <w:num w:numId="9" w16cid:durableId="208495695">
    <w:abstractNumId w:val="4"/>
  </w:num>
  <w:num w:numId="10" w16cid:durableId="1031565080">
    <w:abstractNumId w:val="3"/>
  </w:num>
  <w:num w:numId="11" w16cid:durableId="1858233430">
    <w:abstractNumId w:val="1"/>
  </w:num>
  <w:num w:numId="12" w16cid:durableId="875200354">
    <w:abstractNumId w:val="13"/>
  </w:num>
  <w:num w:numId="13" w16cid:durableId="2113091871">
    <w:abstractNumId w:val="7"/>
  </w:num>
  <w:num w:numId="14" w16cid:durableId="190514490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chens, Darcy">
    <w15:presenceInfo w15:providerId="AD" w15:userId="S::Darcy.Kitchens@travelguard.com::9c9e2e40-835b-4d09-adab-f5006cf9e004"/>
  </w15:person>
  <w15:person w15:author="Dominik Schuecker">
    <w15:presenceInfo w15:providerId="Windows Live" w15:userId="337f48142201bbd5"/>
  </w15:person>
  <w15:person w15:author="Paul Brown">
    <w15:presenceInfo w15:providerId="AD" w15:userId="S::Paul.Brown@covermore.com::ad81db20-821b-44a0-bd12-3da4dc928b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3DCF"/>
    <w:rsid w:val="0000489A"/>
    <w:rsid w:val="00012A6B"/>
    <w:rsid w:val="000142FD"/>
    <w:rsid w:val="00016BFE"/>
    <w:rsid w:val="00017977"/>
    <w:rsid w:val="00022244"/>
    <w:rsid w:val="000235CD"/>
    <w:rsid w:val="000238EB"/>
    <w:rsid w:val="000267E0"/>
    <w:rsid w:val="000313DF"/>
    <w:rsid w:val="00032065"/>
    <w:rsid w:val="0003226B"/>
    <w:rsid w:val="00042911"/>
    <w:rsid w:val="00044B91"/>
    <w:rsid w:val="0005501C"/>
    <w:rsid w:val="00055506"/>
    <w:rsid w:val="00055BFF"/>
    <w:rsid w:val="00064FF3"/>
    <w:rsid w:val="00066B7C"/>
    <w:rsid w:val="00075174"/>
    <w:rsid w:val="000812C7"/>
    <w:rsid w:val="000824A8"/>
    <w:rsid w:val="00083BED"/>
    <w:rsid w:val="00086E8A"/>
    <w:rsid w:val="00087603"/>
    <w:rsid w:val="00093818"/>
    <w:rsid w:val="0009447A"/>
    <w:rsid w:val="0009773F"/>
    <w:rsid w:val="000A010C"/>
    <w:rsid w:val="000A233F"/>
    <w:rsid w:val="000A4AC2"/>
    <w:rsid w:val="000A7704"/>
    <w:rsid w:val="000B2C80"/>
    <w:rsid w:val="000B52A2"/>
    <w:rsid w:val="000B66C4"/>
    <w:rsid w:val="000C0601"/>
    <w:rsid w:val="000C08BC"/>
    <w:rsid w:val="000C0E38"/>
    <w:rsid w:val="000C1248"/>
    <w:rsid w:val="000C1AF0"/>
    <w:rsid w:val="000D0DEE"/>
    <w:rsid w:val="000D11A3"/>
    <w:rsid w:val="000D44F7"/>
    <w:rsid w:val="000D478E"/>
    <w:rsid w:val="000D52AF"/>
    <w:rsid w:val="000D54CA"/>
    <w:rsid w:val="000D6A76"/>
    <w:rsid w:val="000F09C6"/>
    <w:rsid w:val="000F0A11"/>
    <w:rsid w:val="000F1942"/>
    <w:rsid w:val="000F19DE"/>
    <w:rsid w:val="000F79CF"/>
    <w:rsid w:val="0010249F"/>
    <w:rsid w:val="001025A6"/>
    <w:rsid w:val="001125B0"/>
    <w:rsid w:val="00115611"/>
    <w:rsid w:val="001172BE"/>
    <w:rsid w:val="0012099B"/>
    <w:rsid w:val="00126487"/>
    <w:rsid w:val="00126D8A"/>
    <w:rsid w:val="00133D72"/>
    <w:rsid w:val="0014669D"/>
    <w:rsid w:val="001472D9"/>
    <w:rsid w:val="0014734D"/>
    <w:rsid w:val="0014759B"/>
    <w:rsid w:val="00150005"/>
    <w:rsid w:val="00151CF5"/>
    <w:rsid w:val="001526DC"/>
    <w:rsid w:val="0015510C"/>
    <w:rsid w:val="00155D30"/>
    <w:rsid w:val="00155DFD"/>
    <w:rsid w:val="001574CF"/>
    <w:rsid w:val="00160739"/>
    <w:rsid w:val="00162CEA"/>
    <w:rsid w:val="0016411F"/>
    <w:rsid w:val="001665D1"/>
    <w:rsid w:val="001673B2"/>
    <w:rsid w:val="001725DF"/>
    <w:rsid w:val="00172BD6"/>
    <w:rsid w:val="0017316A"/>
    <w:rsid w:val="00174528"/>
    <w:rsid w:val="00175757"/>
    <w:rsid w:val="00180498"/>
    <w:rsid w:val="00182293"/>
    <w:rsid w:val="0018368B"/>
    <w:rsid w:val="00184F3E"/>
    <w:rsid w:val="0018681A"/>
    <w:rsid w:val="00186C18"/>
    <w:rsid w:val="00190F51"/>
    <w:rsid w:val="00191967"/>
    <w:rsid w:val="001A32B0"/>
    <w:rsid w:val="001A4AE8"/>
    <w:rsid w:val="001A5E3D"/>
    <w:rsid w:val="001A642D"/>
    <w:rsid w:val="001B0678"/>
    <w:rsid w:val="001B0DEB"/>
    <w:rsid w:val="001B1811"/>
    <w:rsid w:val="001B2A5D"/>
    <w:rsid w:val="001B60EA"/>
    <w:rsid w:val="001B7265"/>
    <w:rsid w:val="001C02CD"/>
    <w:rsid w:val="001C5320"/>
    <w:rsid w:val="001D1D38"/>
    <w:rsid w:val="001D2481"/>
    <w:rsid w:val="001D3491"/>
    <w:rsid w:val="001E01B6"/>
    <w:rsid w:val="001E2979"/>
    <w:rsid w:val="001E29FA"/>
    <w:rsid w:val="001E675F"/>
    <w:rsid w:val="001F0D33"/>
    <w:rsid w:val="001F1529"/>
    <w:rsid w:val="001F1D0D"/>
    <w:rsid w:val="001F38B5"/>
    <w:rsid w:val="001F4CB5"/>
    <w:rsid w:val="00203776"/>
    <w:rsid w:val="002037D7"/>
    <w:rsid w:val="00204170"/>
    <w:rsid w:val="002052C7"/>
    <w:rsid w:val="00205C51"/>
    <w:rsid w:val="00210281"/>
    <w:rsid w:val="00212761"/>
    <w:rsid w:val="00215CED"/>
    <w:rsid w:val="0021713D"/>
    <w:rsid w:val="0022318F"/>
    <w:rsid w:val="0022552D"/>
    <w:rsid w:val="0022616C"/>
    <w:rsid w:val="00227BF7"/>
    <w:rsid w:val="00240D5A"/>
    <w:rsid w:val="00243A08"/>
    <w:rsid w:val="00244648"/>
    <w:rsid w:val="00244891"/>
    <w:rsid w:val="00246CB6"/>
    <w:rsid w:val="002562D5"/>
    <w:rsid w:val="00256A9B"/>
    <w:rsid w:val="002579F6"/>
    <w:rsid w:val="00263722"/>
    <w:rsid w:val="00264FF9"/>
    <w:rsid w:val="00266A8A"/>
    <w:rsid w:val="002805E6"/>
    <w:rsid w:val="00287E72"/>
    <w:rsid w:val="00293E3A"/>
    <w:rsid w:val="002946C7"/>
    <w:rsid w:val="002A17A7"/>
    <w:rsid w:val="002A22DD"/>
    <w:rsid w:val="002A2567"/>
    <w:rsid w:val="002A2B32"/>
    <w:rsid w:val="002A31A6"/>
    <w:rsid w:val="002C182F"/>
    <w:rsid w:val="002C1E08"/>
    <w:rsid w:val="002C4029"/>
    <w:rsid w:val="002C5215"/>
    <w:rsid w:val="002C5B36"/>
    <w:rsid w:val="002C6A43"/>
    <w:rsid w:val="002D07D9"/>
    <w:rsid w:val="002D1052"/>
    <w:rsid w:val="002D1EBC"/>
    <w:rsid w:val="002D24B6"/>
    <w:rsid w:val="002D7461"/>
    <w:rsid w:val="002E11E3"/>
    <w:rsid w:val="002E2A6A"/>
    <w:rsid w:val="002E49E7"/>
    <w:rsid w:val="002E4E9D"/>
    <w:rsid w:val="002E4F7D"/>
    <w:rsid w:val="002F0A88"/>
    <w:rsid w:val="002F3C5D"/>
    <w:rsid w:val="002F48A0"/>
    <w:rsid w:val="002F6248"/>
    <w:rsid w:val="002F62DD"/>
    <w:rsid w:val="002F7F2D"/>
    <w:rsid w:val="003021E3"/>
    <w:rsid w:val="00303678"/>
    <w:rsid w:val="00304DA7"/>
    <w:rsid w:val="00305580"/>
    <w:rsid w:val="00311C8C"/>
    <w:rsid w:val="00315901"/>
    <w:rsid w:val="003207B6"/>
    <w:rsid w:val="00321B58"/>
    <w:rsid w:val="0032291C"/>
    <w:rsid w:val="00323244"/>
    <w:rsid w:val="003342D9"/>
    <w:rsid w:val="00335808"/>
    <w:rsid w:val="00337F3F"/>
    <w:rsid w:val="0034087C"/>
    <w:rsid w:val="00340F81"/>
    <w:rsid w:val="00343029"/>
    <w:rsid w:val="0034775C"/>
    <w:rsid w:val="003506C5"/>
    <w:rsid w:val="003612F9"/>
    <w:rsid w:val="003635C4"/>
    <w:rsid w:val="00372EFA"/>
    <w:rsid w:val="003834A0"/>
    <w:rsid w:val="003849F1"/>
    <w:rsid w:val="00384ECF"/>
    <w:rsid w:val="00385B92"/>
    <w:rsid w:val="00390989"/>
    <w:rsid w:val="00390E41"/>
    <w:rsid w:val="00396ECF"/>
    <w:rsid w:val="003A305E"/>
    <w:rsid w:val="003A5363"/>
    <w:rsid w:val="003B2B49"/>
    <w:rsid w:val="003B430B"/>
    <w:rsid w:val="003B62B3"/>
    <w:rsid w:val="003C074D"/>
    <w:rsid w:val="003C5E1B"/>
    <w:rsid w:val="003C67C5"/>
    <w:rsid w:val="003C7E28"/>
    <w:rsid w:val="003D14E2"/>
    <w:rsid w:val="003D3AD8"/>
    <w:rsid w:val="003D7446"/>
    <w:rsid w:val="003D7B34"/>
    <w:rsid w:val="003E3C58"/>
    <w:rsid w:val="003E7665"/>
    <w:rsid w:val="003E797B"/>
    <w:rsid w:val="003F01AF"/>
    <w:rsid w:val="003F1861"/>
    <w:rsid w:val="003F21B6"/>
    <w:rsid w:val="003F263A"/>
    <w:rsid w:val="003F3B06"/>
    <w:rsid w:val="0040164E"/>
    <w:rsid w:val="00401E25"/>
    <w:rsid w:val="0040683C"/>
    <w:rsid w:val="004142EE"/>
    <w:rsid w:val="00414862"/>
    <w:rsid w:val="004151F7"/>
    <w:rsid w:val="0042008B"/>
    <w:rsid w:val="004207E8"/>
    <w:rsid w:val="004275BE"/>
    <w:rsid w:val="00433713"/>
    <w:rsid w:val="00445A59"/>
    <w:rsid w:val="0045409F"/>
    <w:rsid w:val="0046798F"/>
    <w:rsid w:val="0048151D"/>
    <w:rsid w:val="00485B29"/>
    <w:rsid w:val="00494FEC"/>
    <w:rsid w:val="0049629F"/>
    <w:rsid w:val="004A12E2"/>
    <w:rsid w:val="004A2AC9"/>
    <w:rsid w:val="004A5545"/>
    <w:rsid w:val="004B3CFA"/>
    <w:rsid w:val="004C1992"/>
    <w:rsid w:val="004C5963"/>
    <w:rsid w:val="004C67E1"/>
    <w:rsid w:val="004D1D1D"/>
    <w:rsid w:val="004D2E20"/>
    <w:rsid w:val="004D3101"/>
    <w:rsid w:val="004D68BD"/>
    <w:rsid w:val="004E050A"/>
    <w:rsid w:val="004E40BD"/>
    <w:rsid w:val="004E60DE"/>
    <w:rsid w:val="004E7F55"/>
    <w:rsid w:val="004F03C0"/>
    <w:rsid w:val="004F1037"/>
    <w:rsid w:val="004F198F"/>
    <w:rsid w:val="004F5603"/>
    <w:rsid w:val="004F7FB2"/>
    <w:rsid w:val="00501F10"/>
    <w:rsid w:val="00502237"/>
    <w:rsid w:val="0050223C"/>
    <w:rsid w:val="00506EEB"/>
    <w:rsid w:val="0050735C"/>
    <w:rsid w:val="005109F5"/>
    <w:rsid w:val="00512ED0"/>
    <w:rsid w:val="005163E0"/>
    <w:rsid w:val="005217A3"/>
    <w:rsid w:val="005306B0"/>
    <w:rsid w:val="00530962"/>
    <w:rsid w:val="0053144A"/>
    <w:rsid w:val="00532954"/>
    <w:rsid w:val="005356CF"/>
    <w:rsid w:val="005360D2"/>
    <w:rsid w:val="005364F2"/>
    <w:rsid w:val="00537517"/>
    <w:rsid w:val="0054300A"/>
    <w:rsid w:val="005435BC"/>
    <w:rsid w:val="005523D5"/>
    <w:rsid w:val="00557DA0"/>
    <w:rsid w:val="005648E8"/>
    <w:rsid w:val="005703D3"/>
    <w:rsid w:val="00573F10"/>
    <w:rsid w:val="00574A09"/>
    <w:rsid w:val="00575A29"/>
    <w:rsid w:val="00580808"/>
    <w:rsid w:val="005826A7"/>
    <w:rsid w:val="0058445A"/>
    <w:rsid w:val="0058546F"/>
    <w:rsid w:val="00585853"/>
    <w:rsid w:val="00585B07"/>
    <w:rsid w:val="005875C4"/>
    <w:rsid w:val="0059061A"/>
    <w:rsid w:val="005959D2"/>
    <w:rsid w:val="0059779E"/>
    <w:rsid w:val="00597BA5"/>
    <w:rsid w:val="005A3980"/>
    <w:rsid w:val="005A6F91"/>
    <w:rsid w:val="005B104E"/>
    <w:rsid w:val="005B395A"/>
    <w:rsid w:val="005B3FAC"/>
    <w:rsid w:val="005B5E6A"/>
    <w:rsid w:val="005B6690"/>
    <w:rsid w:val="005C3343"/>
    <w:rsid w:val="005C4C3D"/>
    <w:rsid w:val="005D1D65"/>
    <w:rsid w:val="005D2372"/>
    <w:rsid w:val="005D2EEA"/>
    <w:rsid w:val="005E0A9F"/>
    <w:rsid w:val="005E1502"/>
    <w:rsid w:val="005E2F39"/>
    <w:rsid w:val="005E3902"/>
    <w:rsid w:val="005E4501"/>
    <w:rsid w:val="005E548F"/>
    <w:rsid w:val="005E686B"/>
    <w:rsid w:val="005E6BAB"/>
    <w:rsid w:val="005E6FB0"/>
    <w:rsid w:val="005F3C22"/>
    <w:rsid w:val="005F5617"/>
    <w:rsid w:val="005F71EE"/>
    <w:rsid w:val="00601D46"/>
    <w:rsid w:val="00602D31"/>
    <w:rsid w:val="00603453"/>
    <w:rsid w:val="00603CC1"/>
    <w:rsid w:val="00621802"/>
    <w:rsid w:val="00624815"/>
    <w:rsid w:val="00632256"/>
    <w:rsid w:val="00637CA1"/>
    <w:rsid w:val="00644CFF"/>
    <w:rsid w:val="00651D38"/>
    <w:rsid w:val="00653F01"/>
    <w:rsid w:val="006540A5"/>
    <w:rsid w:val="006560C5"/>
    <w:rsid w:val="006561EA"/>
    <w:rsid w:val="00661098"/>
    <w:rsid w:val="00663AA5"/>
    <w:rsid w:val="00675D60"/>
    <w:rsid w:val="00676C29"/>
    <w:rsid w:val="00676F28"/>
    <w:rsid w:val="006809BC"/>
    <w:rsid w:val="00680A9D"/>
    <w:rsid w:val="006822CC"/>
    <w:rsid w:val="00685D1B"/>
    <w:rsid w:val="00692AE1"/>
    <w:rsid w:val="00692C48"/>
    <w:rsid w:val="006932D0"/>
    <w:rsid w:val="00693430"/>
    <w:rsid w:val="006965C1"/>
    <w:rsid w:val="006A01CD"/>
    <w:rsid w:val="006A0868"/>
    <w:rsid w:val="006A1B03"/>
    <w:rsid w:val="006A1BC8"/>
    <w:rsid w:val="006A79CB"/>
    <w:rsid w:val="006B0614"/>
    <w:rsid w:val="006B0C3F"/>
    <w:rsid w:val="006B7A12"/>
    <w:rsid w:val="006C01A2"/>
    <w:rsid w:val="006C2EA1"/>
    <w:rsid w:val="006C407B"/>
    <w:rsid w:val="006C6FD2"/>
    <w:rsid w:val="006C754F"/>
    <w:rsid w:val="006D3E46"/>
    <w:rsid w:val="006D3E5C"/>
    <w:rsid w:val="006D5824"/>
    <w:rsid w:val="006D7017"/>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128AF"/>
    <w:rsid w:val="00712AA3"/>
    <w:rsid w:val="0071351F"/>
    <w:rsid w:val="00714F6F"/>
    <w:rsid w:val="00721401"/>
    <w:rsid w:val="00721DDD"/>
    <w:rsid w:val="00725C70"/>
    <w:rsid w:val="00730F63"/>
    <w:rsid w:val="00737DEF"/>
    <w:rsid w:val="00741F8D"/>
    <w:rsid w:val="00750074"/>
    <w:rsid w:val="00754A3B"/>
    <w:rsid w:val="007560A0"/>
    <w:rsid w:val="00756240"/>
    <w:rsid w:val="00756271"/>
    <w:rsid w:val="00756D0F"/>
    <w:rsid w:val="00757517"/>
    <w:rsid w:val="007611AA"/>
    <w:rsid w:val="00762C3E"/>
    <w:rsid w:val="00762D64"/>
    <w:rsid w:val="00764022"/>
    <w:rsid w:val="007653D2"/>
    <w:rsid w:val="0077590C"/>
    <w:rsid w:val="00775A56"/>
    <w:rsid w:val="0077710F"/>
    <w:rsid w:val="00777929"/>
    <w:rsid w:val="00782702"/>
    <w:rsid w:val="00784404"/>
    <w:rsid w:val="007873DB"/>
    <w:rsid w:val="007914E1"/>
    <w:rsid w:val="00792C91"/>
    <w:rsid w:val="0079370A"/>
    <w:rsid w:val="00794541"/>
    <w:rsid w:val="00794F46"/>
    <w:rsid w:val="00796600"/>
    <w:rsid w:val="007B1877"/>
    <w:rsid w:val="007B62C9"/>
    <w:rsid w:val="007B746B"/>
    <w:rsid w:val="007B7933"/>
    <w:rsid w:val="007B7AE6"/>
    <w:rsid w:val="007B7B19"/>
    <w:rsid w:val="007B7FB1"/>
    <w:rsid w:val="007C038C"/>
    <w:rsid w:val="007C2D1E"/>
    <w:rsid w:val="007C45E6"/>
    <w:rsid w:val="007C483D"/>
    <w:rsid w:val="007D030F"/>
    <w:rsid w:val="007D2140"/>
    <w:rsid w:val="007D2579"/>
    <w:rsid w:val="007D3D60"/>
    <w:rsid w:val="007D6C66"/>
    <w:rsid w:val="007E13F9"/>
    <w:rsid w:val="007E170E"/>
    <w:rsid w:val="007E305D"/>
    <w:rsid w:val="007E347A"/>
    <w:rsid w:val="007E4C46"/>
    <w:rsid w:val="007F1091"/>
    <w:rsid w:val="007F63DE"/>
    <w:rsid w:val="007F6B37"/>
    <w:rsid w:val="0080545B"/>
    <w:rsid w:val="00810D85"/>
    <w:rsid w:val="0081184B"/>
    <w:rsid w:val="0081433A"/>
    <w:rsid w:val="00817109"/>
    <w:rsid w:val="00821A59"/>
    <w:rsid w:val="00823564"/>
    <w:rsid w:val="0082686D"/>
    <w:rsid w:val="00826D3D"/>
    <w:rsid w:val="0082786E"/>
    <w:rsid w:val="0083285D"/>
    <w:rsid w:val="00832A41"/>
    <w:rsid w:val="00833304"/>
    <w:rsid w:val="008341A5"/>
    <w:rsid w:val="0083562A"/>
    <w:rsid w:val="0083633A"/>
    <w:rsid w:val="00845849"/>
    <w:rsid w:val="008468DD"/>
    <w:rsid w:val="00850E68"/>
    <w:rsid w:val="008565E8"/>
    <w:rsid w:val="00857AF4"/>
    <w:rsid w:val="00865BCA"/>
    <w:rsid w:val="00866493"/>
    <w:rsid w:val="00874502"/>
    <w:rsid w:val="00877702"/>
    <w:rsid w:val="0088076C"/>
    <w:rsid w:val="00884CF1"/>
    <w:rsid w:val="00886C95"/>
    <w:rsid w:val="008941F1"/>
    <w:rsid w:val="00895157"/>
    <w:rsid w:val="008A2562"/>
    <w:rsid w:val="008A2F82"/>
    <w:rsid w:val="008B1D10"/>
    <w:rsid w:val="008B2FDC"/>
    <w:rsid w:val="008B37BA"/>
    <w:rsid w:val="008B7C8F"/>
    <w:rsid w:val="008C0B3E"/>
    <w:rsid w:val="008C21BE"/>
    <w:rsid w:val="008C36B5"/>
    <w:rsid w:val="008C5EF2"/>
    <w:rsid w:val="008D203A"/>
    <w:rsid w:val="008D2B51"/>
    <w:rsid w:val="008D7797"/>
    <w:rsid w:val="008D7889"/>
    <w:rsid w:val="008E31AC"/>
    <w:rsid w:val="008E4C41"/>
    <w:rsid w:val="008E7081"/>
    <w:rsid w:val="008F06C6"/>
    <w:rsid w:val="008F1068"/>
    <w:rsid w:val="008F1E69"/>
    <w:rsid w:val="008F26D4"/>
    <w:rsid w:val="008F3281"/>
    <w:rsid w:val="008F42DD"/>
    <w:rsid w:val="008F684B"/>
    <w:rsid w:val="009007BA"/>
    <w:rsid w:val="00900A3A"/>
    <w:rsid w:val="00903A29"/>
    <w:rsid w:val="009052F3"/>
    <w:rsid w:val="00917D02"/>
    <w:rsid w:val="00921A4A"/>
    <w:rsid w:val="00925999"/>
    <w:rsid w:val="00927372"/>
    <w:rsid w:val="00931946"/>
    <w:rsid w:val="00932085"/>
    <w:rsid w:val="00941355"/>
    <w:rsid w:val="009453CD"/>
    <w:rsid w:val="00947052"/>
    <w:rsid w:val="009573E2"/>
    <w:rsid w:val="00963B74"/>
    <w:rsid w:val="009656DD"/>
    <w:rsid w:val="009664D2"/>
    <w:rsid w:val="00966D04"/>
    <w:rsid w:val="00972016"/>
    <w:rsid w:val="009733D8"/>
    <w:rsid w:val="00976460"/>
    <w:rsid w:val="00980F9B"/>
    <w:rsid w:val="00981760"/>
    <w:rsid w:val="009820C8"/>
    <w:rsid w:val="009846D7"/>
    <w:rsid w:val="0098766E"/>
    <w:rsid w:val="0099472F"/>
    <w:rsid w:val="009954C1"/>
    <w:rsid w:val="009A1E01"/>
    <w:rsid w:val="009A2124"/>
    <w:rsid w:val="009A23A0"/>
    <w:rsid w:val="009A385F"/>
    <w:rsid w:val="009A5EAB"/>
    <w:rsid w:val="009B2727"/>
    <w:rsid w:val="009B291C"/>
    <w:rsid w:val="009B3736"/>
    <w:rsid w:val="009B4193"/>
    <w:rsid w:val="009B541F"/>
    <w:rsid w:val="009C2356"/>
    <w:rsid w:val="009C41E3"/>
    <w:rsid w:val="009C6828"/>
    <w:rsid w:val="009D179C"/>
    <w:rsid w:val="009D2A9D"/>
    <w:rsid w:val="009E0418"/>
    <w:rsid w:val="009E0E87"/>
    <w:rsid w:val="009E0FB6"/>
    <w:rsid w:val="009E184F"/>
    <w:rsid w:val="009E2318"/>
    <w:rsid w:val="009E6402"/>
    <w:rsid w:val="009E7733"/>
    <w:rsid w:val="009F181E"/>
    <w:rsid w:val="009F304A"/>
    <w:rsid w:val="009F4EDD"/>
    <w:rsid w:val="00A04043"/>
    <w:rsid w:val="00A04EA5"/>
    <w:rsid w:val="00A15565"/>
    <w:rsid w:val="00A1589F"/>
    <w:rsid w:val="00A15F3D"/>
    <w:rsid w:val="00A179BE"/>
    <w:rsid w:val="00A225EC"/>
    <w:rsid w:val="00A23B83"/>
    <w:rsid w:val="00A31286"/>
    <w:rsid w:val="00A35B94"/>
    <w:rsid w:val="00A45D56"/>
    <w:rsid w:val="00A4608C"/>
    <w:rsid w:val="00A503BA"/>
    <w:rsid w:val="00A5381B"/>
    <w:rsid w:val="00A55FF5"/>
    <w:rsid w:val="00A56E57"/>
    <w:rsid w:val="00A5739D"/>
    <w:rsid w:val="00A6392A"/>
    <w:rsid w:val="00A6702E"/>
    <w:rsid w:val="00A70FDE"/>
    <w:rsid w:val="00A7150D"/>
    <w:rsid w:val="00A71685"/>
    <w:rsid w:val="00A76211"/>
    <w:rsid w:val="00A766ED"/>
    <w:rsid w:val="00A769D1"/>
    <w:rsid w:val="00A76C06"/>
    <w:rsid w:val="00A82FBE"/>
    <w:rsid w:val="00A90CC9"/>
    <w:rsid w:val="00A90DAD"/>
    <w:rsid w:val="00A91DBC"/>
    <w:rsid w:val="00A96024"/>
    <w:rsid w:val="00A9769A"/>
    <w:rsid w:val="00A9799E"/>
    <w:rsid w:val="00AA0731"/>
    <w:rsid w:val="00AB19F0"/>
    <w:rsid w:val="00AB20E7"/>
    <w:rsid w:val="00AB4098"/>
    <w:rsid w:val="00AB77B3"/>
    <w:rsid w:val="00AD0010"/>
    <w:rsid w:val="00AD1D6A"/>
    <w:rsid w:val="00AD25DA"/>
    <w:rsid w:val="00AD4B72"/>
    <w:rsid w:val="00AD636A"/>
    <w:rsid w:val="00AD73FC"/>
    <w:rsid w:val="00AE0DCB"/>
    <w:rsid w:val="00AE3B27"/>
    <w:rsid w:val="00AE462E"/>
    <w:rsid w:val="00AF1495"/>
    <w:rsid w:val="00AF3ED1"/>
    <w:rsid w:val="00AF6798"/>
    <w:rsid w:val="00AF6FAC"/>
    <w:rsid w:val="00B027B3"/>
    <w:rsid w:val="00B02DDC"/>
    <w:rsid w:val="00B056F7"/>
    <w:rsid w:val="00B0692A"/>
    <w:rsid w:val="00B07D3A"/>
    <w:rsid w:val="00B17818"/>
    <w:rsid w:val="00B20533"/>
    <w:rsid w:val="00B26696"/>
    <w:rsid w:val="00B2721A"/>
    <w:rsid w:val="00B301B1"/>
    <w:rsid w:val="00B318BE"/>
    <w:rsid w:val="00B32D18"/>
    <w:rsid w:val="00B42E0A"/>
    <w:rsid w:val="00B43A25"/>
    <w:rsid w:val="00B47E5B"/>
    <w:rsid w:val="00B51B2A"/>
    <w:rsid w:val="00B52722"/>
    <w:rsid w:val="00B53205"/>
    <w:rsid w:val="00B53C16"/>
    <w:rsid w:val="00B53C7C"/>
    <w:rsid w:val="00B602A1"/>
    <w:rsid w:val="00B60980"/>
    <w:rsid w:val="00B723B0"/>
    <w:rsid w:val="00B73E49"/>
    <w:rsid w:val="00B748D2"/>
    <w:rsid w:val="00B7633B"/>
    <w:rsid w:val="00B778E3"/>
    <w:rsid w:val="00B9058D"/>
    <w:rsid w:val="00B910ED"/>
    <w:rsid w:val="00B9448E"/>
    <w:rsid w:val="00B9596F"/>
    <w:rsid w:val="00B96ECD"/>
    <w:rsid w:val="00B97CD5"/>
    <w:rsid w:val="00BA00AD"/>
    <w:rsid w:val="00BA46C7"/>
    <w:rsid w:val="00BA5391"/>
    <w:rsid w:val="00BA7F21"/>
    <w:rsid w:val="00BB2AAF"/>
    <w:rsid w:val="00BB33D8"/>
    <w:rsid w:val="00BC25AE"/>
    <w:rsid w:val="00BC308A"/>
    <w:rsid w:val="00BC79E3"/>
    <w:rsid w:val="00BC7EF0"/>
    <w:rsid w:val="00BD1DBC"/>
    <w:rsid w:val="00BD2031"/>
    <w:rsid w:val="00BD7B4F"/>
    <w:rsid w:val="00BE138F"/>
    <w:rsid w:val="00BE3462"/>
    <w:rsid w:val="00BE5A3D"/>
    <w:rsid w:val="00BE609A"/>
    <w:rsid w:val="00BF087A"/>
    <w:rsid w:val="00BF1BD0"/>
    <w:rsid w:val="00BF4365"/>
    <w:rsid w:val="00C051A1"/>
    <w:rsid w:val="00C15DA9"/>
    <w:rsid w:val="00C16E53"/>
    <w:rsid w:val="00C20006"/>
    <w:rsid w:val="00C201E6"/>
    <w:rsid w:val="00C2162F"/>
    <w:rsid w:val="00C21BF4"/>
    <w:rsid w:val="00C22C56"/>
    <w:rsid w:val="00C30A01"/>
    <w:rsid w:val="00C3504F"/>
    <w:rsid w:val="00C361AA"/>
    <w:rsid w:val="00C40099"/>
    <w:rsid w:val="00C43A5A"/>
    <w:rsid w:val="00C44000"/>
    <w:rsid w:val="00C45782"/>
    <w:rsid w:val="00C462C3"/>
    <w:rsid w:val="00C5266E"/>
    <w:rsid w:val="00C53019"/>
    <w:rsid w:val="00C53F45"/>
    <w:rsid w:val="00C546A1"/>
    <w:rsid w:val="00C5516B"/>
    <w:rsid w:val="00C61117"/>
    <w:rsid w:val="00C70DC0"/>
    <w:rsid w:val="00C742A0"/>
    <w:rsid w:val="00C75013"/>
    <w:rsid w:val="00C75A41"/>
    <w:rsid w:val="00C82DD8"/>
    <w:rsid w:val="00C84916"/>
    <w:rsid w:val="00C854DC"/>
    <w:rsid w:val="00C86257"/>
    <w:rsid w:val="00C87C3E"/>
    <w:rsid w:val="00C92993"/>
    <w:rsid w:val="00C93E53"/>
    <w:rsid w:val="00CA26B0"/>
    <w:rsid w:val="00CA2B97"/>
    <w:rsid w:val="00CA7D81"/>
    <w:rsid w:val="00CB405C"/>
    <w:rsid w:val="00CB5575"/>
    <w:rsid w:val="00CD13EE"/>
    <w:rsid w:val="00CD16D4"/>
    <w:rsid w:val="00CE04EB"/>
    <w:rsid w:val="00CE05C2"/>
    <w:rsid w:val="00CE0E79"/>
    <w:rsid w:val="00CE28E1"/>
    <w:rsid w:val="00CE56EF"/>
    <w:rsid w:val="00CF06EC"/>
    <w:rsid w:val="00CF60CC"/>
    <w:rsid w:val="00D01542"/>
    <w:rsid w:val="00D019E5"/>
    <w:rsid w:val="00D03830"/>
    <w:rsid w:val="00D0446C"/>
    <w:rsid w:val="00D0738F"/>
    <w:rsid w:val="00D146A6"/>
    <w:rsid w:val="00D16B1A"/>
    <w:rsid w:val="00D22509"/>
    <w:rsid w:val="00D27AB3"/>
    <w:rsid w:val="00D31A11"/>
    <w:rsid w:val="00D32983"/>
    <w:rsid w:val="00D3363D"/>
    <w:rsid w:val="00D33B36"/>
    <w:rsid w:val="00D374EA"/>
    <w:rsid w:val="00D40364"/>
    <w:rsid w:val="00D40915"/>
    <w:rsid w:val="00D42A42"/>
    <w:rsid w:val="00D4365A"/>
    <w:rsid w:val="00D44CD7"/>
    <w:rsid w:val="00D45DE4"/>
    <w:rsid w:val="00D45FE6"/>
    <w:rsid w:val="00D5018E"/>
    <w:rsid w:val="00D51998"/>
    <w:rsid w:val="00D543F7"/>
    <w:rsid w:val="00D55483"/>
    <w:rsid w:val="00D55EDB"/>
    <w:rsid w:val="00D6029F"/>
    <w:rsid w:val="00D61FF0"/>
    <w:rsid w:val="00D64E72"/>
    <w:rsid w:val="00D666D5"/>
    <w:rsid w:val="00D66A08"/>
    <w:rsid w:val="00D66F3C"/>
    <w:rsid w:val="00D70B64"/>
    <w:rsid w:val="00D73349"/>
    <w:rsid w:val="00D74201"/>
    <w:rsid w:val="00D76899"/>
    <w:rsid w:val="00D8052A"/>
    <w:rsid w:val="00D80587"/>
    <w:rsid w:val="00D903B5"/>
    <w:rsid w:val="00D91791"/>
    <w:rsid w:val="00D937AC"/>
    <w:rsid w:val="00D944D4"/>
    <w:rsid w:val="00DA25BA"/>
    <w:rsid w:val="00DA26F7"/>
    <w:rsid w:val="00DA32A6"/>
    <w:rsid w:val="00DA3D01"/>
    <w:rsid w:val="00DA4517"/>
    <w:rsid w:val="00DA489F"/>
    <w:rsid w:val="00DA4BFD"/>
    <w:rsid w:val="00DA787D"/>
    <w:rsid w:val="00DB03FA"/>
    <w:rsid w:val="00DB0575"/>
    <w:rsid w:val="00DB25FA"/>
    <w:rsid w:val="00DB281E"/>
    <w:rsid w:val="00DB4BFD"/>
    <w:rsid w:val="00DB5C54"/>
    <w:rsid w:val="00DB6033"/>
    <w:rsid w:val="00DC221F"/>
    <w:rsid w:val="00DC54BF"/>
    <w:rsid w:val="00DC6341"/>
    <w:rsid w:val="00DD03D3"/>
    <w:rsid w:val="00DD1BB5"/>
    <w:rsid w:val="00DD3CA6"/>
    <w:rsid w:val="00DD60C3"/>
    <w:rsid w:val="00DE2F94"/>
    <w:rsid w:val="00DE521F"/>
    <w:rsid w:val="00DE661C"/>
    <w:rsid w:val="00E0205D"/>
    <w:rsid w:val="00E03FE2"/>
    <w:rsid w:val="00E04167"/>
    <w:rsid w:val="00E06521"/>
    <w:rsid w:val="00E14731"/>
    <w:rsid w:val="00E17E68"/>
    <w:rsid w:val="00E2481E"/>
    <w:rsid w:val="00E261B9"/>
    <w:rsid w:val="00E2729F"/>
    <w:rsid w:val="00E31E6A"/>
    <w:rsid w:val="00E4191B"/>
    <w:rsid w:val="00E44929"/>
    <w:rsid w:val="00E4618F"/>
    <w:rsid w:val="00E507CC"/>
    <w:rsid w:val="00E560DC"/>
    <w:rsid w:val="00E5720A"/>
    <w:rsid w:val="00E66CF3"/>
    <w:rsid w:val="00E72B71"/>
    <w:rsid w:val="00E75CF3"/>
    <w:rsid w:val="00E80102"/>
    <w:rsid w:val="00E81AD8"/>
    <w:rsid w:val="00E839D5"/>
    <w:rsid w:val="00E910AC"/>
    <w:rsid w:val="00E93236"/>
    <w:rsid w:val="00E94FF5"/>
    <w:rsid w:val="00E96F88"/>
    <w:rsid w:val="00E9793A"/>
    <w:rsid w:val="00EA0D0C"/>
    <w:rsid w:val="00EA25C6"/>
    <w:rsid w:val="00EB31AA"/>
    <w:rsid w:val="00EB63C8"/>
    <w:rsid w:val="00EB6CAD"/>
    <w:rsid w:val="00EB7D8C"/>
    <w:rsid w:val="00EC3336"/>
    <w:rsid w:val="00EC3AD7"/>
    <w:rsid w:val="00EC4A46"/>
    <w:rsid w:val="00EC67A3"/>
    <w:rsid w:val="00ED3351"/>
    <w:rsid w:val="00ED34EB"/>
    <w:rsid w:val="00ED4C2F"/>
    <w:rsid w:val="00ED748A"/>
    <w:rsid w:val="00ED76B1"/>
    <w:rsid w:val="00ED771E"/>
    <w:rsid w:val="00EE01C3"/>
    <w:rsid w:val="00EE41F0"/>
    <w:rsid w:val="00EE55B5"/>
    <w:rsid w:val="00EE55C3"/>
    <w:rsid w:val="00EE609D"/>
    <w:rsid w:val="00EE7622"/>
    <w:rsid w:val="00EE78F7"/>
    <w:rsid w:val="00EF2C18"/>
    <w:rsid w:val="00EF47FC"/>
    <w:rsid w:val="00F00078"/>
    <w:rsid w:val="00F01499"/>
    <w:rsid w:val="00F01953"/>
    <w:rsid w:val="00F0244C"/>
    <w:rsid w:val="00F02A22"/>
    <w:rsid w:val="00F12D0C"/>
    <w:rsid w:val="00F143D9"/>
    <w:rsid w:val="00F14FE0"/>
    <w:rsid w:val="00F15B1A"/>
    <w:rsid w:val="00F15C0B"/>
    <w:rsid w:val="00F2150B"/>
    <w:rsid w:val="00F218A5"/>
    <w:rsid w:val="00F21C59"/>
    <w:rsid w:val="00F223E8"/>
    <w:rsid w:val="00F22D4C"/>
    <w:rsid w:val="00F24C7C"/>
    <w:rsid w:val="00F320EB"/>
    <w:rsid w:val="00F34EA3"/>
    <w:rsid w:val="00F36535"/>
    <w:rsid w:val="00F36BEE"/>
    <w:rsid w:val="00F37986"/>
    <w:rsid w:val="00F37C2A"/>
    <w:rsid w:val="00F42B3B"/>
    <w:rsid w:val="00F448C0"/>
    <w:rsid w:val="00F44F53"/>
    <w:rsid w:val="00F46EDD"/>
    <w:rsid w:val="00F5091C"/>
    <w:rsid w:val="00F5157A"/>
    <w:rsid w:val="00F51C2C"/>
    <w:rsid w:val="00F530C7"/>
    <w:rsid w:val="00F53DB2"/>
    <w:rsid w:val="00F57812"/>
    <w:rsid w:val="00F603DF"/>
    <w:rsid w:val="00F6148B"/>
    <w:rsid w:val="00F630C5"/>
    <w:rsid w:val="00F6323D"/>
    <w:rsid w:val="00F66D30"/>
    <w:rsid w:val="00F67E97"/>
    <w:rsid w:val="00F70123"/>
    <w:rsid w:val="00F72D35"/>
    <w:rsid w:val="00F7452D"/>
    <w:rsid w:val="00F767BF"/>
    <w:rsid w:val="00F86323"/>
    <w:rsid w:val="00F900B8"/>
    <w:rsid w:val="00F90273"/>
    <w:rsid w:val="00F93EC6"/>
    <w:rsid w:val="00F94408"/>
    <w:rsid w:val="00FA0123"/>
    <w:rsid w:val="00FA4327"/>
    <w:rsid w:val="00FA4AFC"/>
    <w:rsid w:val="00FA7625"/>
    <w:rsid w:val="00FB40A9"/>
    <w:rsid w:val="00FB653C"/>
    <w:rsid w:val="00FC00D8"/>
    <w:rsid w:val="00FC0E21"/>
    <w:rsid w:val="00FC1730"/>
    <w:rsid w:val="00FC3FF1"/>
    <w:rsid w:val="00FC52F6"/>
    <w:rsid w:val="00FC6B5F"/>
    <w:rsid w:val="00FC7743"/>
    <w:rsid w:val="00FD261A"/>
    <w:rsid w:val="00FD2914"/>
    <w:rsid w:val="00FD665C"/>
    <w:rsid w:val="00FD6B12"/>
    <w:rsid w:val="00FE1E2E"/>
    <w:rsid w:val="00FE4C11"/>
    <w:rsid w:val="00FE6C66"/>
    <w:rsid w:val="01F487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260C1BF9-C437-41AA-A6FF-4DC6272F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5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semiHidden/>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semiHidden/>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character" w:customStyle="1" w:styleId="tlid-translation">
    <w:name w:val="tlid-translation"/>
    <w:basedOn w:val="DefaultParagraphFont"/>
    <w:rsid w:val="00A91DBC"/>
  </w:style>
  <w:style w:type="paragraph" w:styleId="Revision">
    <w:name w:val="Revision"/>
    <w:hidden/>
    <w:uiPriority w:val="99"/>
    <w:semiHidden/>
    <w:rsid w:val="003C67C5"/>
    <w:pPr>
      <w:spacing w:after="0" w:line="240" w:lineRule="auto"/>
    </w:pPr>
  </w:style>
  <w:style w:type="character" w:styleId="UnresolvedMention">
    <w:name w:val="Unresolved Mention"/>
    <w:basedOn w:val="DefaultParagraphFont"/>
    <w:uiPriority w:val="99"/>
    <w:semiHidden/>
    <w:unhideWhenUsed/>
    <w:rsid w:val="00361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E8BB40-6610-48F9-9614-5B193D367788}">
  <ds:schemaRefs>
    <ds:schemaRef ds:uri="http://schemas.openxmlformats.org/officeDocument/2006/bibliography"/>
  </ds:schemaRefs>
</ds:datastoreItem>
</file>

<file path=customXml/itemProps2.xml><?xml version="1.0" encoding="utf-8"?>
<ds:datastoreItem xmlns:ds="http://schemas.openxmlformats.org/officeDocument/2006/customXml" ds:itemID="{BCCD37B4-2C3C-4FAC-9CF0-F9C0D9AD2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4.xml><?xml version="1.0" encoding="utf-8"?>
<ds:datastoreItem xmlns:ds="http://schemas.openxmlformats.org/officeDocument/2006/customXml" ds:itemID="{FBE41C5A-CBE3-4F1D-922F-1D7D4DB8C7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2910</Characters>
  <Application>Microsoft Office Word</Application>
  <DocSecurity>0</DocSecurity>
  <Lines>85</Lines>
  <Paragraphs>37</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Stuart Santos</cp:lastModifiedBy>
  <cp:revision>2</cp:revision>
  <cp:lastPrinted>2016-04-26T15:31:00Z</cp:lastPrinted>
  <dcterms:created xsi:type="dcterms:W3CDTF">2026-04-08T14:39:00Z</dcterms:created>
  <dcterms:modified xsi:type="dcterms:W3CDTF">2026-04-08T14:40:00Z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MediaServiceImageTags">
    <vt:lpwstr/>
  </property>
  <property fmtid="{D5CDD505-2E9C-101B-9397-08002B2CF9AE}" pid="5" name="MSIP_Label_bae40d21-6309-4c17-93eb-fcf64ebc4f54_Enabled">
    <vt:lpwstr>true</vt:lpwstr>
  </property>
  <property fmtid="{D5CDD505-2E9C-101B-9397-08002B2CF9AE}" pid="6" name="MSIP_Label_bae40d21-6309-4c17-93eb-fcf64ebc4f54_SetDate">
    <vt:lpwstr>2026-02-13T11:49:23Z</vt:lpwstr>
  </property>
  <property fmtid="{D5CDD505-2E9C-101B-9397-08002B2CF9AE}" pid="7" name="MSIP_Label_bae40d21-6309-4c17-93eb-fcf64ebc4f54_Method">
    <vt:lpwstr>Privileged</vt:lpwstr>
  </property>
  <property fmtid="{D5CDD505-2E9C-101B-9397-08002B2CF9AE}" pid="8" name="MSIP_Label_bae40d21-6309-4c17-93eb-fcf64ebc4f54_Name">
    <vt:lpwstr>Lexxika - Non-Confidential Data</vt:lpwstr>
  </property>
  <property fmtid="{D5CDD505-2E9C-101B-9397-08002B2CF9AE}" pid="9" name="MSIP_Label_bae40d21-6309-4c17-93eb-fcf64ebc4f54_SiteId">
    <vt:lpwstr>e61f3ce7-b380-49a8-a874-ebd96595ddb4</vt:lpwstr>
  </property>
  <property fmtid="{D5CDD505-2E9C-101B-9397-08002B2CF9AE}" pid="10" name="MSIP_Label_bae40d21-6309-4c17-93eb-fcf64ebc4f54_ActionId">
    <vt:lpwstr>9158b03d-69b6-4388-a7bf-ea08f9360425</vt:lpwstr>
  </property>
  <property fmtid="{D5CDD505-2E9C-101B-9397-08002B2CF9AE}" pid="11" name="MSIP_Label_bae40d21-6309-4c17-93eb-fcf64ebc4f54_ContentBits">
    <vt:lpwstr>0</vt:lpwstr>
  </property>
  <property fmtid="{D5CDD505-2E9C-101B-9397-08002B2CF9AE}" pid="12" name="MSIP_Label_bae40d21-6309-4c17-93eb-fcf64ebc4f54_Tag">
    <vt:lpwstr>10, 0, 1, 1</vt:lpwstr>
  </property>
  <property fmtid="{D5CDD505-2E9C-101B-9397-08002B2CF9AE}" pid="13" name="MSIP_Label_9a7ed875-cb67-40d7-9ea6-a804b08b1148_Enabled">
    <vt:lpwstr>true</vt:lpwstr>
  </property>
  <property fmtid="{D5CDD505-2E9C-101B-9397-08002B2CF9AE}" pid="14" name="MSIP_Label_9a7ed875-cb67-40d7-9ea6-a804b08b1148_SetDate">
    <vt:lpwstr>2026-04-08T14:39:00Z</vt:lpwstr>
  </property>
  <property fmtid="{D5CDD505-2E9C-101B-9397-08002B2CF9AE}" pid="15" name="MSIP_Label_9a7ed875-cb67-40d7-9ea6-a804b08b1148_Method">
    <vt:lpwstr>Privileged</vt:lpwstr>
  </property>
  <property fmtid="{D5CDD505-2E9C-101B-9397-08002B2CF9AE}" pid="16" name="MSIP_Label_9a7ed875-cb67-40d7-9ea6-a804b08b1148_Name">
    <vt:lpwstr>9a7ed875-cb67-40d7-9ea6-a804b08b1148</vt:lpwstr>
  </property>
  <property fmtid="{D5CDD505-2E9C-101B-9397-08002B2CF9AE}" pid="17" name="MSIP_Label_9a7ed875-cb67-40d7-9ea6-a804b08b1148_SiteId">
    <vt:lpwstr>473672ba-cd07-4371-a2ae-788b4c61840e</vt:lpwstr>
  </property>
  <property fmtid="{D5CDD505-2E9C-101B-9397-08002B2CF9AE}" pid="18" name="MSIP_Label_9a7ed875-cb67-40d7-9ea6-a804b08b1148_ActionId">
    <vt:lpwstr>d10f4a95-dbd3-472d-884a-3dee790bf8c9</vt:lpwstr>
  </property>
  <property fmtid="{D5CDD505-2E9C-101B-9397-08002B2CF9AE}" pid="19" name="MSIP_Label_9a7ed875-cb67-40d7-9ea6-a804b08b1148_ContentBits">
    <vt:lpwstr>0</vt:lpwstr>
  </property>
  <property fmtid="{D5CDD505-2E9C-101B-9397-08002B2CF9AE}" pid="20" name="MSIP_Label_9a7ed875-cb67-40d7-9ea6-a804b08b1148_Tag">
    <vt:lpwstr>10, 0, 1, 1</vt:lpwstr>
  </property>
</Properties>
</file>