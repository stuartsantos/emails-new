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7D3E" w:rsidRPr="00237D3E" w:rsidRDefault="00237D3E" w:rsidP="00237D3E">
      <w:pPr>
        <w:tabs>
          <w:tab w:val="left" w:pos="6390"/>
        </w:tabs>
        <w:spacing w:after="0"/>
      </w:pPr>
      <w:r w:rsidRPr="00237D3E">
        <w:rPr>
          <w:noProof/>
        </w:rPr>
        <w:drawing>
          <wp:inline distT="0" distB="0" distL="0" distR="0" wp14:anchorId="48DC10B9" wp14:editId="724A1389">
            <wp:extent cx="2421919" cy="320040"/>
            <wp:effectExtent l="0" t="0" r="0" b="3810"/>
            <wp:docPr id="1372651536" name="Picture 2" descr="A blu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51536" name="Picture 2" descr="A blue letter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19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D9E" w:rsidRDefault="00410D9E" w:rsidP="00410D9E">
      <w:pPr>
        <w:tabs>
          <w:tab w:val="left" w:pos="6390"/>
        </w:tabs>
        <w:spacing w:after="0" w:line="240" w:lineRule="auto"/>
      </w:pPr>
    </w:p>
    <w:p w:rsidR="00410D9E" w:rsidRDefault="00410D9E" w:rsidP="00410D9E">
      <w:pPr>
        <w:tabs>
          <w:tab w:val="left" w:pos="6390"/>
        </w:tabs>
        <w:spacing w:after="0" w:line="240" w:lineRule="auto"/>
      </w:pPr>
    </w:p>
    <w:p w:rsidR="00410D9E" w:rsidRPr="008C3791" w:rsidRDefault="00410D9E" w:rsidP="00410D9E">
      <w:pPr>
        <w:spacing w:after="0" w:line="240" w:lineRule="auto"/>
        <w:rPr>
          <w:b/>
          <w:color w:val="002060"/>
          <w:sz w:val="32"/>
          <w:szCs w:val="32"/>
        </w:rPr>
      </w:pPr>
      <w:r w:rsidRPr="008C3791">
        <w:rPr>
          <w:b/>
          <w:color w:val="002060"/>
          <w:sz w:val="32"/>
          <w:szCs w:val="32"/>
        </w:rPr>
        <w:t>Travel Insurance</w:t>
      </w:r>
    </w:p>
    <w:p w:rsidR="004E40BD" w:rsidRDefault="004E40BD" w:rsidP="005A0AA0">
      <w:pPr>
        <w:spacing w:after="0" w:line="240" w:lineRule="auto"/>
      </w:pPr>
    </w:p>
    <w:p w:rsidR="00910072" w:rsidRPr="002C4E9A" w:rsidRDefault="00910072" w:rsidP="005A0AA0">
      <w:pPr>
        <w:spacing w:after="0" w:line="240" w:lineRule="auto"/>
        <w:rPr>
          <w:rFonts w:ascii="Arial" w:hAnsi="Arial" w:cs="Arial"/>
          <w:b/>
          <w:color w:val="FF0000"/>
          <w:sz w:val="20"/>
          <w:szCs w:val="20"/>
          <w:lang w:val="en-AU"/>
        </w:rPr>
      </w:pPr>
      <w:r w:rsidRPr="002C4E9A">
        <w:rPr>
          <w:rFonts w:ascii="Arial" w:hAnsi="Arial" w:cs="Arial"/>
          <w:b/>
          <w:color w:val="FF0000"/>
          <w:sz w:val="20"/>
          <w:szCs w:val="20"/>
          <w:lang w:val="en-AU"/>
        </w:rPr>
        <w:t xml:space="preserve">From: </w:t>
      </w:r>
      <w:r w:rsidRPr="002C4E9A">
        <w:rPr>
          <w:rFonts w:ascii="Arial" w:hAnsi="Arial" w:cs="Arial"/>
          <w:b/>
          <w:color w:val="FF0000"/>
          <w:sz w:val="20"/>
          <w:szCs w:val="20"/>
          <w:lang w:val="en-AU"/>
        </w:rPr>
        <w:tab/>
      </w:r>
      <w:r w:rsidRPr="002C4E9A">
        <w:rPr>
          <w:rFonts w:ascii="Arial" w:hAnsi="Arial" w:cs="Arial"/>
          <w:b/>
          <w:color w:val="FF0000"/>
          <w:sz w:val="20"/>
          <w:szCs w:val="20"/>
          <w:lang w:val="en-AU"/>
        </w:rPr>
        <w:tab/>
      </w:r>
      <w:r w:rsidR="00112490">
        <w:rPr>
          <w:rFonts w:ascii="Arial" w:hAnsi="Arial" w:cs="Arial"/>
          <w:b/>
          <w:color w:val="FF0000"/>
          <w:sz w:val="20"/>
          <w:szCs w:val="20"/>
          <w:lang w:val="en-AU"/>
        </w:rPr>
        <w:t>Travel Guard Group CA</w:t>
      </w:r>
      <w:r w:rsidR="00112490" w:rsidRPr="002C4E9A">
        <w:rPr>
          <w:rFonts w:ascii="Arial" w:hAnsi="Arial" w:cs="Arial"/>
          <w:b/>
          <w:color w:val="FF0000"/>
          <w:sz w:val="20"/>
          <w:szCs w:val="20"/>
          <w:lang w:val="en-AU"/>
        </w:rPr>
        <w:t xml:space="preserve"> –</w:t>
      </w:r>
      <w:r w:rsidR="00112490">
        <w:rPr>
          <w:rFonts w:ascii="Arial" w:hAnsi="Arial" w:cs="Arial"/>
          <w:b/>
          <w:color w:val="FF0000"/>
          <w:sz w:val="20"/>
          <w:szCs w:val="20"/>
          <w:lang w:val="en-AU"/>
        </w:rPr>
        <w:t xml:space="preserve"> </w:t>
      </w:r>
      <w:r w:rsidR="00112490" w:rsidRPr="002C4E9A">
        <w:rPr>
          <w:rFonts w:ascii="Arial" w:hAnsi="Arial" w:cs="Arial"/>
          <w:b/>
          <w:color w:val="FF0000"/>
          <w:sz w:val="20"/>
          <w:szCs w:val="20"/>
          <w:lang w:val="en-AU"/>
        </w:rPr>
        <w:t>Policies</w:t>
      </w:r>
      <w:r w:rsidRPr="002C4E9A">
        <w:rPr>
          <w:rFonts w:ascii="Arial" w:hAnsi="Arial" w:cs="Arial"/>
          <w:b/>
          <w:color w:val="FF0000"/>
          <w:sz w:val="20"/>
          <w:szCs w:val="20"/>
          <w:lang w:val="en-AU"/>
        </w:rPr>
        <w:t xml:space="preserve"> </w:t>
      </w:r>
    </w:p>
    <w:p w:rsidR="00910072" w:rsidRPr="002C4E9A" w:rsidRDefault="000D54CA" w:rsidP="005A0AA0">
      <w:pPr>
        <w:spacing w:after="0" w:line="240" w:lineRule="auto"/>
        <w:rPr>
          <w:rFonts w:ascii="Arial" w:hAnsi="Arial" w:cs="Arial"/>
          <w:b/>
          <w:color w:val="FF0000"/>
          <w:sz w:val="20"/>
          <w:szCs w:val="20"/>
          <w:lang w:val="en-AU"/>
        </w:rPr>
      </w:pPr>
      <w:r w:rsidRPr="002C4E9A">
        <w:rPr>
          <w:rFonts w:ascii="Arial" w:hAnsi="Arial" w:cs="Arial"/>
          <w:b/>
          <w:color w:val="FF0000"/>
          <w:sz w:val="20"/>
          <w:szCs w:val="20"/>
          <w:lang w:val="en-AU"/>
        </w:rPr>
        <w:t>Subject:</w:t>
      </w:r>
      <w:r w:rsidRPr="002C4E9A">
        <w:rPr>
          <w:rFonts w:ascii="Arial" w:hAnsi="Arial" w:cs="Arial"/>
          <w:b/>
          <w:color w:val="FF0000"/>
          <w:sz w:val="20"/>
          <w:szCs w:val="20"/>
          <w:lang w:val="en-AU"/>
        </w:rPr>
        <w:tab/>
        <w:t xml:space="preserve">Travel Insurance Confirmation for Policy ABXXXXXX </w:t>
      </w:r>
    </w:p>
    <w:p w:rsidR="007E4C46" w:rsidRPr="002C4E9A" w:rsidRDefault="006C6C31" w:rsidP="005A0AA0">
      <w:pPr>
        <w:spacing w:after="0" w:line="240" w:lineRule="auto"/>
        <w:rPr>
          <w:rFonts w:ascii="Arial" w:hAnsi="Arial" w:cs="Arial"/>
          <w:b/>
          <w:color w:val="FF0000"/>
          <w:sz w:val="20"/>
          <w:szCs w:val="20"/>
          <w:lang w:val="en-AU"/>
        </w:rPr>
      </w:pPr>
      <w:r w:rsidRPr="002C4E9A">
        <w:rPr>
          <w:rFonts w:ascii="Arial" w:hAnsi="Arial" w:cs="Arial"/>
          <w:sz w:val="20"/>
          <w:szCs w:val="20"/>
          <w:lang w:val="en-AU"/>
        </w:rPr>
        <w:t xml:space="preserve"> </w:t>
      </w:r>
    </w:p>
    <w:p w:rsidR="000D54CA" w:rsidRPr="002C4E9A" w:rsidRDefault="000D54CA" w:rsidP="005A0AA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C4E9A">
        <w:rPr>
          <w:rFonts w:ascii="Arial" w:hAnsi="Arial" w:cs="Arial"/>
          <w:sz w:val="20"/>
          <w:szCs w:val="20"/>
          <w:lang w:val="en-AU"/>
        </w:rPr>
        <w:t xml:space="preserve">Hello </w:t>
      </w:r>
      <w:r w:rsidR="001C1287" w:rsidRPr="002C4E9A">
        <w:rPr>
          <w:rFonts w:ascii="Arial" w:hAnsi="Arial" w:cs="Arial"/>
          <w:sz w:val="20"/>
          <w:szCs w:val="20"/>
          <w:lang w:val="en-AU"/>
        </w:rPr>
        <w:t>{</w:t>
      </w:r>
      <w:r w:rsidRPr="002C4E9A">
        <w:rPr>
          <w:rFonts w:ascii="Arial" w:hAnsi="Arial" w:cs="Arial"/>
          <w:sz w:val="20"/>
          <w:szCs w:val="20"/>
          <w:lang w:val="en-AU"/>
        </w:rPr>
        <w:t>Policy Holder First Name</w:t>
      </w:r>
      <w:r w:rsidR="001C1287" w:rsidRPr="002C4E9A">
        <w:rPr>
          <w:rFonts w:ascii="Arial" w:hAnsi="Arial" w:cs="Arial"/>
          <w:sz w:val="20"/>
          <w:szCs w:val="20"/>
          <w:lang w:val="en-AU"/>
        </w:rPr>
        <w:t>}</w:t>
      </w:r>
      <w:r w:rsidRPr="002C4E9A">
        <w:rPr>
          <w:rFonts w:ascii="Arial" w:hAnsi="Arial" w:cs="Arial"/>
          <w:sz w:val="20"/>
          <w:szCs w:val="20"/>
          <w:lang w:val="en-AU"/>
        </w:rPr>
        <w:t> </w:t>
      </w:r>
      <w:r w:rsidR="001C1287" w:rsidRPr="002C4E9A">
        <w:rPr>
          <w:rFonts w:ascii="Arial" w:hAnsi="Arial" w:cs="Arial"/>
          <w:sz w:val="20"/>
          <w:szCs w:val="20"/>
          <w:lang w:val="en-AU"/>
        </w:rPr>
        <w:t>{</w:t>
      </w:r>
      <w:r w:rsidRPr="002C4E9A">
        <w:rPr>
          <w:rFonts w:ascii="Arial" w:hAnsi="Arial" w:cs="Arial"/>
          <w:sz w:val="20"/>
          <w:szCs w:val="20"/>
          <w:lang w:val="en-AU"/>
        </w:rPr>
        <w:t>Policy Holder Last Name</w:t>
      </w:r>
      <w:r w:rsidR="001C1287" w:rsidRPr="002C4E9A">
        <w:rPr>
          <w:rFonts w:ascii="Arial" w:hAnsi="Arial" w:cs="Arial"/>
          <w:sz w:val="20"/>
          <w:szCs w:val="20"/>
          <w:lang w:val="en-AU"/>
        </w:rPr>
        <w:t>}</w:t>
      </w:r>
      <w:r w:rsidRPr="002C4E9A">
        <w:rPr>
          <w:rFonts w:ascii="Arial" w:hAnsi="Arial" w:cs="Arial"/>
          <w:sz w:val="20"/>
          <w:szCs w:val="20"/>
          <w:lang w:val="en-AU"/>
        </w:rPr>
        <w:t>,</w:t>
      </w:r>
    </w:p>
    <w:p w:rsidR="000D54CA" w:rsidRPr="002C4E9A" w:rsidRDefault="000D54CA" w:rsidP="005A0AA0">
      <w:pPr>
        <w:spacing w:after="0" w:line="240" w:lineRule="auto"/>
        <w:rPr>
          <w:rFonts w:ascii="Arial" w:hAnsi="Arial" w:cs="Arial"/>
          <w:sz w:val="20"/>
          <w:szCs w:val="20"/>
          <w:lang w:val="en-AU"/>
        </w:rPr>
      </w:pPr>
    </w:p>
    <w:p w:rsidR="00FA4327" w:rsidRPr="002C4E9A" w:rsidRDefault="00FA4327" w:rsidP="005A0AA0">
      <w:pPr>
        <w:spacing w:after="0" w:line="240" w:lineRule="auto"/>
        <w:rPr>
          <w:rFonts w:ascii="Arial" w:hAnsi="Arial" w:cs="Arial"/>
          <w:sz w:val="20"/>
          <w:szCs w:val="20"/>
          <w:lang w:val="en-AU"/>
        </w:rPr>
      </w:pPr>
    </w:p>
    <w:p w:rsidR="00D03830" w:rsidRDefault="00F37C2A" w:rsidP="37BF59E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37BF59E5">
        <w:rPr>
          <w:rFonts w:ascii="Arial" w:hAnsi="Arial" w:cs="Arial"/>
          <w:sz w:val="20"/>
          <w:szCs w:val="20"/>
        </w:rPr>
        <w:t xml:space="preserve">Thank </w:t>
      </w:r>
      <w:r w:rsidR="00CC7243" w:rsidRPr="006A5B16">
        <w:rPr>
          <w:rFonts w:ascii="Arial" w:hAnsi="Arial" w:cs="Arial"/>
          <w:b/>
          <w:bCs/>
          <w:sz w:val="20"/>
          <w:szCs w:val="20"/>
        </w:rPr>
        <w:t>Y</w:t>
      </w:r>
      <w:r w:rsidRPr="006A5B16">
        <w:rPr>
          <w:rFonts w:ascii="Arial" w:hAnsi="Arial" w:cs="Arial"/>
          <w:b/>
          <w:bCs/>
          <w:sz w:val="20"/>
          <w:szCs w:val="20"/>
        </w:rPr>
        <w:t>ou</w:t>
      </w:r>
      <w:r w:rsidRPr="37BF59E5">
        <w:rPr>
          <w:rFonts w:ascii="Arial" w:hAnsi="Arial" w:cs="Arial"/>
          <w:sz w:val="20"/>
          <w:szCs w:val="20"/>
        </w:rPr>
        <w:t xml:space="preserve"> for choosing a Travel Guard</w:t>
      </w:r>
      <w:r w:rsidRPr="37BF59E5">
        <w:rPr>
          <w:rFonts w:ascii="Arial" w:hAnsi="Arial" w:cs="Arial"/>
          <w:sz w:val="20"/>
          <w:szCs w:val="20"/>
          <w:vertAlign w:val="superscript"/>
        </w:rPr>
        <w:t>®</w:t>
      </w:r>
      <w:r w:rsidRPr="37BF59E5">
        <w:rPr>
          <w:rFonts w:ascii="Arial" w:hAnsi="Arial" w:cs="Arial"/>
          <w:sz w:val="20"/>
          <w:szCs w:val="20"/>
        </w:rPr>
        <w:t xml:space="preserve"> Insurance Policy from Travel</w:t>
      </w:r>
      <w:r w:rsidR="00C8324C" w:rsidRPr="37BF59E5">
        <w:rPr>
          <w:rFonts w:ascii="Arial" w:hAnsi="Arial" w:cs="Arial"/>
          <w:sz w:val="20"/>
          <w:szCs w:val="20"/>
        </w:rPr>
        <w:t xml:space="preserve"> Guard Group Canada, Inc.</w:t>
      </w:r>
      <w:r w:rsidR="007B2036" w:rsidRPr="37BF59E5">
        <w:rPr>
          <w:rFonts w:ascii="Arial" w:hAnsi="Arial" w:cs="Arial"/>
          <w:sz w:val="20"/>
          <w:szCs w:val="20"/>
        </w:rPr>
        <w:t xml:space="preserve"> </w:t>
      </w:r>
      <w:r w:rsidRPr="37BF59E5">
        <w:rPr>
          <w:rFonts w:ascii="Arial" w:hAnsi="Arial" w:cs="Arial"/>
          <w:sz w:val="20"/>
          <w:szCs w:val="20"/>
        </w:rPr>
        <w:t>and underwritten by</w:t>
      </w:r>
      <w:r w:rsidR="399A9D27" w:rsidRPr="37BF59E5">
        <w:rPr>
          <w:rFonts w:ascii="Arial" w:hAnsi="Arial" w:cs="Arial"/>
          <w:sz w:val="20"/>
          <w:szCs w:val="20"/>
        </w:rPr>
        <w:t xml:space="preserve"> Zurich Insurance Company Ltd</w:t>
      </w:r>
      <w:r w:rsidR="31BF5A63" w:rsidRPr="37BF59E5">
        <w:rPr>
          <w:rFonts w:ascii="Arial" w:hAnsi="Arial" w:cs="Arial"/>
          <w:sz w:val="20"/>
          <w:szCs w:val="20"/>
        </w:rPr>
        <w:t xml:space="preserve"> (Canadian Branch)</w:t>
      </w:r>
      <w:r w:rsidRPr="37BF59E5">
        <w:rPr>
          <w:rFonts w:ascii="Arial" w:hAnsi="Arial" w:cs="Arial"/>
          <w:sz w:val="20"/>
          <w:szCs w:val="20"/>
        </w:rPr>
        <w:t xml:space="preserve">! </w:t>
      </w:r>
      <w:r w:rsidR="00D03830" w:rsidRPr="006A5B16">
        <w:rPr>
          <w:rFonts w:ascii="Arial" w:hAnsi="Arial" w:cs="Arial"/>
          <w:b/>
          <w:bCs/>
          <w:sz w:val="20"/>
          <w:szCs w:val="20"/>
        </w:rPr>
        <w:t>Your</w:t>
      </w:r>
      <w:r w:rsidR="00D03830" w:rsidRPr="37BF59E5">
        <w:rPr>
          <w:rFonts w:ascii="Arial" w:hAnsi="Arial" w:cs="Arial"/>
          <w:sz w:val="20"/>
          <w:szCs w:val="20"/>
        </w:rPr>
        <w:t xml:space="preserve"> Policy Number is </w:t>
      </w:r>
      <w:r w:rsidR="001C1287" w:rsidRPr="37BF59E5">
        <w:rPr>
          <w:rFonts w:ascii="Arial" w:hAnsi="Arial" w:cs="Arial"/>
          <w:sz w:val="20"/>
          <w:szCs w:val="20"/>
        </w:rPr>
        <w:t>{</w:t>
      </w:r>
      <w:r w:rsidR="00D03830" w:rsidRPr="37BF59E5">
        <w:rPr>
          <w:rFonts w:ascii="Arial" w:hAnsi="Arial" w:cs="Arial"/>
          <w:sz w:val="20"/>
          <w:szCs w:val="20"/>
        </w:rPr>
        <w:t>Policy Number</w:t>
      </w:r>
      <w:proofErr w:type="gramStart"/>
      <w:r w:rsidR="001C1287" w:rsidRPr="37BF59E5">
        <w:rPr>
          <w:rFonts w:ascii="Arial" w:hAnsi="Arial" w:cs="Arial"/>
          <w:sz w:val="20"/>
          <w:szCs w:val="20"/>
        </w:rPr>
        <w:t>}</w:t>
      </w:r>
      <w:proofErr w:type="gramEnd"/>
      <w:r w:rsidR="00575BF2" w:rsidRPr="37BF59E5">
        <w:rPr>
          <w:rFonts w:ascii="Arial" w:hAnsi="Arial" w:cs="Arial"/>
          <w:sz w:val="20"/>
          <w:szCs w:val="20"/>
        </w:rPr>
        <w:t xml:space="preserve"> and </w:t>
      </w:r>
      <w:r w:rsidR="00CC7243" w:rsidRPr="006A5B16">
        <w:rPr>
          <w:rFonts w:ascii="Arial" w:hAnsi="Arial" w:cs="Arial"/>
          <w:b/>
          <w:bCs/>
          <w:sz w:val="20"/>
          <w:szCs w:val="20"/>
        </w:rPr>
        <w:t>Y</w:t>
      </w:r>
      <w:r w:rsidR="00575BF2" w:rsidRPr="006A5B16">
        <w:rPr>
          <w:rFonts w:ascii="Arial" w:hAnsi="Arial" w:cs="Arial"/>
          <w:b/>
          <w:bCs/>
          <w:sz w:val="20"/>
          <w:szCs w:val="20"/>
        </w:rPr>
        <w:t>ou</w:t>
      </w:r>
      <w:r w:rsidR="00575BF2" w:rsidRPr="37BF59E5">
        <w:rPr>
          <w:rFonts w:ascii="Arial" w:hAnsi="Arial" w:cs="Arial"/>
          <w:sz w:val="20"/>
          <w:szCs w:val="20"/>
        </w:rPr>
        <w:t xml:space="preserve"> purchased the {{Product Name}}. </w:t>
      </w:r>
    </w:p>
    <w:p w:rsidR="00D03830" w:rsidRDefault="00D03830" w:rsidP="005A0AA0">
      <w:pPr>
        <w:spacing w:after="0" w:line="240" w:lineRule="auto"/>
        <w:rPr>
          <w:rFonts w:ascii="Arial" w:hAnsi="Arial" w:cs="Arial"/>
          <w:sz w:val="20"/>
          <w:szCs w:val="20"/>
          <w:lang w:val="en-AU"/>
        </w:rPr>
      </w:pPr>
    </w:p>
    <w:p w:rsidR="00D03830" w:rsidRPr="00E26538" w:rsidRDefault="00D03830" w:rsidP="005A0AA0">
      <w:pPr>
        <w:spacing w:after="0" w:line="240" w:lineRule="auto"/>
        <w:rPr>
          <w:rFonts w:ascii="Arial" w:hAnsi="Arial" w:cs="Arial"/>
          <w:b/>
          <w:sz w:val="20"/>
          <w:szCs w:val="20"/>
          <w:lang w:val="en-AU"/>
        </w:rPr>
      </w:pPr>
      <w:r w:rsidRPr="00FF4045">
        <w:rPr>
          <w:rFonts w:ascii="Arial" w:hAnsi="Arial" w:cs="Arial"/>
          <w:sz w:val="20"/>
          <w:szCs w:val="20"/>
          <w:lang w:val="en-AU"/>
        </w:rPr>
        <w:t xml:space="preserve">Please </w:t>
      </w:r>
      <w:r w:rsidRPr="00FF4045">
        <w:rPr>
          <w:rFonts w:ascii="Arial" w:hAnsi="Arial" w:cs="Arial"/>
          <w:b/>
          <w:sz w:val="20"/>
          <w:szCs w:val="20"/>
          <w:u w:val="single"/>
          <w:lang w:val="en-AU"/>
        </w:rPr>
        <w:t>click here</w:t>
      </w:r>
      <w:r w:rsidRPr="00FF4045">
        <w:rPr>
          <w:rFonts w:ascii="Arial" w:hAnsi="Arial" w:cs="Arial"/>
          <w:sz w:val="20"/>
          <w:szCs w:val="20"/>
          <w:lang w:val="en-AU"/>
        </w:rPr>
        <w:t xml:space="preserve"> to view </w:t>
      </w:r>
      <w:r w:rsidR="00CC7243" w:rsidRPr="006A5B16">
        <w:rPr>
          <w:rFonts w:ascii="Arial" w:hAnsi="Arial" w:cs="Arial"/>
          <w:b/>
          <w:bCs/>
          <w:sz w:val="20"/>
          <w:szCs w:val="20"/>
          <w:lang w:val="en-AU"/>
        </w:rPr>
        <w:t>Y</w:t>
      </w:r>
      <w:r w:rsidRPr="006A5B16">
        <w:rPr>
          <w:rFonts w:ascii="Arial" w:hAnsi="Arial" w:cs="Arial"/>
          <w:b/>
          <w:bCs/>
          <w:sz w:val="20"/>
          <w:szCs w:val="20"/>
          <w:lang w:val="en-AU"/>
        </w:rPr>
        <w:t>our</w:t>
      </w:r>
      <w:r w:rsidRPr="00FF4045">
        <w:rPr>
          <w:rFonts w:ascii="Arial" w:hAnsi="Arial" w:cs="Arial"/>
          <w:sz w:val="20"/>
          <w:szCs w:val="20"/>
          <w:lang w:val="en-AU"/>
        </w:rPr>
        <w:t xml:space="preserve"> </w:t>
      </w:r>
      <w:r w:rsidR="000D54CA" w:rsidRPr="00E26538">
        <w:rPr>
          <w:rFonts w:ascii="Arial" w:hAnsi="Arial" w:cs="Arial"/>
          <w:b/>
          <w:sz w:val="20"/>
          <w:szCs w:val="20"/>
          <w:lang w:val="en-AU"/>
        </w:rPr>
        <w:t>Certificate of Insurance (COI)</w:t>
      </w:r>
      <w:r w:rsidRPr="00E26538">
        <w:rPr>
          <w:rFonts w:ascii="Arial" w:hAnsi="Arial" w:cs="Arial"/>
          <w:b/>
          <w:sz w:val="20"/>
          <w:szCs w:val="20"/>
          <w:lang w:val="en-AU"/>
        </w:rPr>
        <w:t xml:space="preserve"> </w:t>
      </w:r>
      <w:r w:rsidRPr="00FF4045">
        <w:rPr>
          <w:rFonts w:ascii="Arial" w:hAnsi="Arial" w:cs="Arial"/>
          <w:sz w:val="20"/>
          <w:szCs w:val="20"/>
          <w:lang w:val="en-AU"/>
        </w:rPr>
        <w:t xml:space="preserve">and </w:t>
      </w:r>
      <w:r w:rsidR="00CC7243" w:rsidRPr="006A5B16">
        <w:rPr>
          <w:rFonts w:ascii="Arial" w:hAnsi="Arial" w:cs="Arial"/>
          <w:b/>
          <w:bCs/>
          <w:sz w:val="20"/>
          <w:szCs w:val="20"/>
          <w:lang w:val="en-AU"/>
        </w:rPr>
        <w:t>Y</w:t>
      </w:r>
      <w:r w:rsidRPr="006A5B16">
        <w:rPr>
          <w:rFonts w:ascii="Arial" w:hAnsi="Arial" w:cs="Arial"/>
          <w:b/>
          <w:bCs/>
          <w:sz w:val="20"/>
          <w:szCs w:val="20"/>
          <w:lang w:val="en-AU"/>
        </w:rPr>
        <w:t>our</w:t>
      </w:r>
      <w:r w:rsidRPr="006A5B16">
        <w:rPr>
          <w:rFonts w:ascii="Arial" w:hAnsi="Arial" w:cs="Arial"/>
          <w:bCs/>
          <w:sz w:val="20"/>
          <w:szCs w:val="20"/>
          <w:lang w:val="en-AU"/>
        </w:rPr>
        <w:t xml:space="preserve"> Policy Wording</w:t>
      </w:r>
      <w:r w:rsidRPr="00E26538">
        <w:rPr>
          <w:rFonts w:ascii="Arial" w:hAnsi="Arial" w:cs="Arial"/>
          <w:b/>
          <w:sz w:val="20"/>
          <w:szCs w:val="20"/>
          <w:lang w:val="en-AU"/>
        </w:rPr>
        <w:t xml:space="preserve">. </w:t>
      </w:r>
    </w:p>
    <w:p w:rsidR="000D54CA" w:rsidRDefault="00D03830" w:rsidP="005A0AA0">
      <w:pPr>
        <w:spacing w:after="0" w:line="240" w:lineRule="auto"/>
        <w:rPr>
          <w:rFonts w:ascii="Arial" w:hAnsi="Arial" w:cs="Arial"/>
          <w:sz w:val="20"/>
          <w:szCs w:val="20"/>
          <w:lang w:val="en-AU"/>
        </w:rPr>
      </w:pPr>
      <w:r w:rsidRPr="00D03830">
        <w:rPr>
          <w:rFonts w:ascii="Arial" w:hAnsi="Arial" w:cs="Arial"/>
          <w:sz w:val="20"/>
          <w:szCs w:val="20"/>
          <w:lang w:val="en-AU"/>
        </w:rPr>
        <w:t xml:space="preserve">To log on, </w:t>
      </w:r>
      <w:proofErr w:type="gramStart"/>
      <w:r w:rsidR="00CC7243" w:rsidRPr="006A5B16">
        <w:rPr>
          <w:rFonts w:ascii="Arial" w:hAnsi="Arial" w:cs="Arial"/>
          <w:b/>
          <w:bCs/>
          <w:sz w:val="20"/>
          <w:szCs w:val="20"/>
          <w:lang w:val="en-AU"/>
        </w:rPr>
        <w:t>Y</w:t>
      </w:r>
      <w:r w:rsidRPr="006A5B16">
        <w:rPr>
          <w:rFonts w:ascii="Arial" w:hAnsi="Arial" w:cs="Arial"/>
          <w:b/>
          <w:bCs/>
          <w:sz w:val="20"/>
          <w:szCs w:val="20"/>
          <w:lang w:val="en-AU"/>
        </w:rPr>
        <w:t>ou</w:t>
      </w:r>
      <w:proofErr w:type="gramEnd"/>
      <w:r w:rsidRPr="00D03830">
        <w:rPr>
          <w:rFonts w:ascii="Arial" w:hAnsi="Arial" w:cs="Arial"/>
          <w:sz w:val="20"/>
          <w:szCs w:val="20"/>
          <w:lang w:val="en-AU"/>
        </w:rPr>
        <w:t xml:space="preserve"> will need </w:t>
      </w:r>
      <w:r w:rsidR="00CC7243" w:rsidRPr="006A5B16">
        <w:rPr>
          <w:rFonts w:ascii="Arial" w:hAnsi="Arial" w:cs="Arial"/>
          <w:b/>
          <w:bCs/>
          <w:sz w:val="20"/>
          <w:szCs w:val="20"/>
          <w:lang w:val="en-AU"/>
        </w:rPr>
        <w:t>Y</w:t>
      </w:r>
      <w:r w:rsidRPr="006A5B16">
        <w:rPr>
          <w:rFonts w:ascii="Arial" w:hAnsi="Arial" w:cs="Arial"/>
          <w:b/>
          <w:bCs/>
          <w:sz w:val="20"/>
          <w:szCs w:val="20"/>
          <w:lang w:val="en-AU"/>
        </w:rPr>
        <w:t>our</w:t>
      </w:r>
      <w:r w:rsidRPr="00D03830">
        <w:rPr>
          <w:rFonts w:ascii="Arial" w:hAnsi="Arial" w:cs="Arial"/>
          <w:sz w:val="20"/>
          <w:szCs w:val="20"/>
          <w:lang w:val="en-AU"/>
        </w:rPr>
        <w:t xml:space="preserve"> Policy Number, and </w:t>
      </w:r>
      <w:r w:rsidR="00CC7243" w:rsidRPr="006A5B16">
        <w:rPr>
          <w:rFonts w:ascii="Arial" w:hAnsi="Arial" w:cs="Arial"/>
          <w:b/>
          <w:bCs/>
          <w:sz w:val="20"/>
          <w:szCs w:val="20"/>
          <w:lang w:val="en-AU"/>
        </w:rPr>
        <w:t>Y</w:t>
      </w:r>
      <w:r w:rsidRPr="006A5B16">
        <w:rPr>
          <w:rFonts w:ascii="Arial" w:hAnsi="Arial" w:cs="Arial"/>
          <w:b/>
          <w:bCs/>
          <w:sz w:val="20"/>
          <w:szCs w:val="20"/>
          <w:lang w:val="en-AU"/>
        </w:rPr>
        <w:t>our</w:t>
      </w:r>
      <w:r w:rsidRPr="00D03830">
        <w:rPr>
          <w:rFonts w:ascii="Arial" w:hAnsi="Arial" w:cs="Arial"/>
          <w:sz w:val="20"/>
          <w:szCs w:val="20"/>
          <w:lang w:val="en-AU"/>
        </w:rPr>
        <w:t xml:space="preserve"> Last Name. </w:t>
      </w:r>
    </w:p>
    <w:p w:rsidR="004C1F4A" w:rsidRDefault="004C1F4A" w:rsidP="005A0AA0">
      <w:pPr>
        <w:spacing w:after="0" w:line="240" w:lineRule="auto"/>
        <w:rPr>
          <w:rFonts w:ascii="Arial" w:hAnsi="Arial" w:cs="Arial"/>
          <w:sz w:val="20"/>
          <w:szCs w:val="20"/>
          <w:lang w:val="en-AU"/>
        </w:rPr>
      </w:pPr>
    </w:p>
    <w:p w:rsidR="000D54CA" w:rsidRPr="00E26538" w:rsidRDefault="000D54CA" w:rsidP="005A0AA0">
      <w:pPr>
        <w:spacing w:after="0" w:line="240" w:lineRule="auto"/>
        <w:rPr>
          <w:rFonts w:ascii="Arial" w:hAnsi="Arial" w:cs="Arial"/>
          <w:b/>
          <w:color w:val="002060"/>
          <w:sz w:val="24"/>
          <w:szCs w:val="24"/>
          <w:lang w:val="en-AU"/>
        </w:rPr>
      </w:pPr>
      <w:r w:rsidRPr="00E26538">
        <w:rPr>
          <w:rFonts w:ascii="Arial" w:hAnsi="Arial" w:cs="Arial"/>
          <w:b/>
          <w:color w:val="002060"/>
          <w:sz w:val="24"/>
          <w:szCs w:val="24"/>
          <w:lang w:val="en-AU"/>
        </w:rPr>
        <w:t xml:space="preserve">What am I covered for? </w:t>
      </w:r>
    </w:p>
    <w:p w:rsidR="00910072" w:rsidRPr="00910072" w:rsidRDefault="00910072" w:rsidP="005A0AA0">
      <w:pPr>
        <w:spacing w:after="0" w:line="240" w:lineRule="auto"/>
        <w:rPr>
          <w:rFonts w:ascii="Arial" w:hAnsi="Arial" w:cs="Arial"/>
          <w:b/>
          <w:color w:val="FF0000"/>
          <w:sz w:val="20"/>
          <w:szCs w:val="20"/>
          <w:lang w:val="en-AU"/>
        </w:rPr>
      </w:pPr>
    </w:p>
    <w:p w:rsidR="005A0AA0" w:rsidRDefault="005A0AA0" w:rsidP="00DD251C">
      <w:pPr>
        <w:spacing w:after="0" w:line="240" w:lineRule="auto"/>
        <w:jc w:val="both"/>
        <w:rPr>
          <w:rFonts w:ascii="Arial" w:hAnsi="Arial" w:cs="Arial"/>
          <w:sz w:val="20"/>
          <w:szCs w:val="20"/>
          <w:lang w:val="en-AU"/>
        </w:rPr>
      </w:pPr>
      <w:r>
        <w:rPr>
          <w:rFonts w:ascii="Arial" w:hAnsi="Arial" w:cs="Arial"/>
          <w:sz w:val="20"/>
          <w:szCs w:val="20"/>
          <w:lang w:val="en-AU"/>
        </w:rPr>
        <w:t xml:space="preserve">The list of included </w:t>
      </w:r>
      <w:r w:rsidR="00596571">
        <w:rPr>
          <w:rFonts w:ascii="Arial" w:hAnsi="Arial" w:cs="Arial"/>
          <w:sz w:val="20"/>
          <w:szCs w:val="20"/>
          <w:lang w:val="en-AU"/>
        </w:rPr>
        <w:t>b</w:t>
      </w:r>
      <w:r w:rsidRPr="00596571">
        <w:rPr>
          <w:rFonts w:ascii="Arial" w:hAnsi="Arial" w:cs="Arial"/>
          <w:sz w:val="20"/>
          <w:szCs w:val="20"/>
          <w:lang w:val="en-AU"/>
        </w:rPr>
        <w:t>enefits</w:t>
      </w:r>
      <w:r>
        <w:rPr>
          <w:rFonts w:ascii="Arial" w:hAnsi="Arial" w:cs="Arial"/>
          <w:sz w:val="20"/>
          <w:szCs w:val="20"/>
          <w:lang w:val="en-AU"/>
        </w:rPr>
        <w:t xml:space="preserve"> </w:t>
      </w:r>
      <w:proofErr w:type="gramStart"/>
      <w:r>
        <w:rPr>
          <w:rFonts w:ascii="Arial" w:hAnsi="Arial" w:cs="Arial"/>
          <w:sz w:val="20"/>
          <w:szCs w:val="20"/>
          <w:lang w:val="en-AU"/>
        </w:rPr>
        <w:t>are</w:t>
      </w:r>
      <w:proofErr w:type="gramEnd"/>
      <w:r>
        <w:rPr>
          <w:rFonts w:ascii="Arial" w:hAnsi="Arial" w:cs="Arial"/>
          <w:sz w:val="20"/>
          <w:szCs w:val="20"/>
          <w:lang w:val="en-AU"/>
        </w:rPr>
        <w:t xml:space="preserve"> </w:t>
      </w:r>
      <w:r w:rsidR="0040357D">
        <w:rPr>
          <w:rFonts w:ascii="Arial" w:hAnsi="Arial" w:cs="Arial"/>
          <w:sz w:val="20"/>
          <w:szCs w:val="20"/>
          <w:lang w:val="en-AU"/>
        </w:rPr>
        <w:t xml:space="preserve">stated </w:t>
      </w:r>
      <w:r>
        <w:rPr>
          <w:rFonts w:ascii="Arial" w:hAnsi="Arial" w:cs="Arial"/>
          <w:sz w:val="20"/>
          <w:szCs w:val="20"/>
          <w:lang w:val="en-AU"/>
        </w:rPr>
        <w:t xml:space="preserve">in </w:t>
      </w:r>
      <w:r w:rsidR="00CC7243" w:rsidRPr="006A5B16">
        <w:rPr>
          <w:rFonts w:ascii="Arial" w:hAnsi="Arial" w:cs="Arial"/>
          <w:b/>
          <w:bCs/>
          <w:sz w:val="20"/>
          <w:szCs w:val="20"/>
          <w:lang w:val="en-AU"/>
        </w:rPr>
        <w:t>Y</w:t>
      </w:r>
      <w:r w:rsidRPr="006A5B16">
        <w:rPr>
          <w:rFonts w:ascii="Arial" w:hAnsi="Arial" w:cs="Arial"/>
          <w:b/>
          <w:bCs/>
          <w:sz w:val="20"/>
          <w:szCs w:val="20"/>
          <w:lang w:val="en-AU"/>
        </w:rPr>
        <w:t>our</w:t>
      </w:r>
      <w:r>
        <w:rPr>
          <w:rFonts w:ascii="Arial" w:hAnsi="Arial" w:cs="Arial"/>
          <w:sz w:val="20"/>
          <w:szCs w:val="20"/>
          <w:lang w:val="en-AU"/>
        </w:rPr>
        <w:t xml:space="preserve"> </w:t>
      </w:r>
      <w:r w:rsidRPr="006A5B16">
        <w:rPr>
          <w:rFonts w:ascii="Arial" w:hAnsi="Arial" w:cs="Arial"/>
          <w:b/>
          <w:bCs/>
          <w:sz w:val="20"/>
          <w:szCs w:val="20"/>
          <w:lang w:val="en-AU"/>
        </w:rPr>
        <w:t>COI</w:t>
      </w:r>
      <w:r>
        <w:rPr>
          <w:rFonts w:ascii="Arial" w:hAnsi="Arial" w:cs="Arial"/>
          <w:sz w:val="20"/>
          <w:szCs w:val="20"/>
          <w:lang w:val="en-AU"/>
        </w:rPr>
        <w:t xml:space="preserve"> and Policy Wording. </w:t>
      </w:r>
      <w:bookmarkStart w:id="0" w:name="_Hlk210726165"/>
      <w:r w:rsidR="007B23E2" w:rsidRPr="006A5B16">
        <w:rPr>
          <w:rFonts w:ascii="Arial" w:hAnsi="Arial" w:cs="Arial"/>
          <w:sz w:val="20"/>
          <w:szCs w:val="20"/>
        </w:rPr>
        <w:t xml:space="preserve">Terms which are capitalized and shown in bold in this document have defined meanings in </w:t>
      </w:r>
      <w:proofErr w:type="gramStart"/>
      <w:r w:rsidR="007B23E2" w:rsidRPr="006A5B16">
        <w:rPr>
          <w:rFonts w:ascii="Arial" w:hAnsi="Arial" w:cs="Arial"/>
          <w:sz w:val="20"/>
          <w:szCs w:val="20"/>
        </w:rPr>
        <w:t>the Policy</w:t>
      </w:r>
      <w:proofErr w:type="gramEnd"/>
      <w:r w:rsidR="007B23E2" w:rsidRPr="006A5B16">
        <w:rPr>
          <w:rFonts w:ascii="Arial" w:hAnsi="Arial" w:cs="Arial"/>
          <w:sz w:val="20"/>
          <w:szCs w:val="20"/>
        </w:rPr>
        <w:t xml:space="preserve"> Wording</w:t>
      </w:r>
      <w:r w:rsidR="007B23E2">
        <w:rPr>
          <w:rFonts w:ascii="Arial" w:hAnsi="Arial" w:cs="Arial"/>
          <w:sz w:val="18"/>
          <w:szCs w:val="18"/>
        </w:rPr>
        <w:t xml:space="preserve">. </w:t>
      </w:r>
    </w:p>
    <w:bookmarkEnd w:id="0"/>
    <w:p w:rsidR="00E36CF7" w:rsidRPr="00E36CF7" w:rsidRDefault="00E36CF7" w:rsidP="00DD251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AU"/>
        </w:rPr>
        <w:t>Please</w:t>
      </w:r>
      <w:r w:rsidR="002D24B6" w:rsidRPr="00953C87">
        <w:rPr>
          <w:rFonts w:ascii="Arial" w:hAnsi="Arial" w:cs="Arial"/>
          <w:sz w:val="20"/>
          <w:szCs w:val="20"/>
          <w:lang w:val="en-AU"/>
        </w:rPr>
        <w:t xml:space="preserve"> read </w:t>
      </w:r>
      <w:r w:rsidR="00CC7243" w:rsidRPr="006A5B16">
        <w:rPr>
          <w:rFonts w:ascii="Arial" w:hAnsi="Arial" w:cs="Arial"/>
          <w:b/>
          <w:bCs/>
          <w:sz w:val="20"/>
          <w:szCs w:val="20"/>
          <w:lang w:val="en-AU"/>
        </w:rPr>
        <w:t>Y</w:t>
      </w:r>
      <w:r w:rsidR="002D24B6" w:rsidRPr="006A5B16">
        <w:rPr>
          <w:rFonts w:ascii="Arial" w:hAnsi="Arial" w:cs="Arial"/>
          <w:b/>
          <w:bCs/>
          <w:sz w:val="20"/>
          <w:szCs w:val="20"/>
          <w:lang w:val="en-AU"/>
        </w:rPr>
        <w:t>our</w:t>
      </w:r>
      <w:r w:rsidR="002D24B6" w:rsidRPr="00953C87">
        <w:rPr>
          <w:rFonts w:ascii="Arial" w:hAnsi="Arial" w:cs="Arial"/>
          <w:sz w:val="20"/>
          <w:szCs w:val="20"/>
          <w:lang w:val="en-AU"/>
        </w:rPr>
        <w:t xml:space="preserve"> Policy Wording to ensure that it meets </w:t>
      </w:r>
      <w:r w:rsidR="00CC7243" w:rsidRPr="006A5B16">
        <w:rPr>
          <w:rFonts w:ascii="Arial" w:hAnsi="Arial" w:cs="Arial"/>
          <w:b/>
          <w:bCs/>
          <w:sz w:val="20"/>
          <w:szCs w:val="20"/>
          <w:lang w:val="en-AU"/>
        </w:rPr>
        <w:t>Y</w:t>
      </w:r>
      <w:r w:rsidR="002D24B6" w:rsidRPr="006A5B16">
        <w:rPr>
          <w:rFonts w:ascii="Arial" w:hAnsi="Arial" w:cs="Arial"/>
          <w:b/>
          <w:bCs/>
          <w:sz w:val="20"/>
          <w:szCs w:val="20"/>
          <w:lang w:val="en-AU"/>
        </w:rPr>
        <w:t>our</w:t>
      </w:r>
      <w:r w:rsidR="002D24B6" w:rsidRPr="00953C87">
        <w:rPr>
          <w:rFonts w:ascii="Arial" w:hAnsi="Arial" w:cs="Arial"/>
          <w:sz w:val="20"/>
          <w:szCs w:val="20"/>
          <w:lang w:val="en-AU"/>
        </w:rPr>
        <w:t xml:space="preserve"> specific requirements before </w:t>
      </w:r>
      <w:r w:rsidR="00CC7243" w:rsidRPr="006A5B16">
        <w:rPr>
          <w:rFonts w:ascii="Arial" w:hAnsi="Arial" w:cs="Arial"/>
          <w:b/>
          <w:bCs/>
          <w:sz w:val="20"/>
          <w:szCs w:val="20"/>
          <w:lang w:val="en-AU"/>
        </w:rPr>
        <w:t>Y</w:t>
      </w:r>
      <w:r w:rsidR="002D24B6" w:rsidRPr="006A5B16">
        <w:rPr>
          <w:rFonts w:ascii="Arial" w:hAnsi="Arial" w:cs="Arial"/>
          <w:b/>
          <w:bCs/>
          <w:sz w:val="20"/>
          <w:szCs w:val="20"/>
          <w:lang w:val="en-AU"/>
        </w:rPr>
        <w:t>ou</w:t>
      </w:r>
      <w:r w:rsidR="002D24B6" w:rsidRPr="00953C87">
        <w:rPr>
          <w:rFonts w:ascii="Arial" w:hAnsi="Arial" w:cs="Arial"/>
          <w:sz w:val="20"/>
          <w:szCs w:val="20"/>
          <w:lang w:val="en-AU"/>
        </w:rPr>
        <w:t xml:space="preserve"> travel. </w:t>
      </w:r>
      <w:r w:rsidR="002D24B6" w:rsidRPr="00953C87">
        <w:rPr>
          <w:rFonts w:ascii="Arial" w:hAnsi="Arial" w:cs="Arial"/>
          <w:sz w:val="20"/>
          <w:szCs w:val="20"/>
        </w:rPr>
        <w:t>This policy provides cover for specified situations and events</w:t>
      </w:r>
      <w:r w:rsidR="002D24B6">
        <w:rPr>
          <w:rFonts w:ascii="Arial" w:hAnsi="Arial" w:cs="Arial"/>
          <w:sz w:val="20"/>
          <w:szCs w:val="20"/>
        </w:rPr>
        <w:t xml:space="preserve"> during </w:t>
      </w:r>
      <w:r w:rsidR="00CC7243" w:rsidRPr="006A5B16">
        <w:rPr>
          <w:rFonts w:ascii="Arial" w:hAnsi="Arial" w:cs="Arial"/>
          <w:b/>
          <w:bCs/>
          <w:sz w:val="20"/>
          <w:szCs w:val="20"/>
        </w:rPr>
        <w:t>Y</w:t>
      </w:r>
      <w:r w:rsidR="002D24B6" w:rsidRPr="006A5B16">
        <w:rPr>
          <w:rFonts w:ascii="Arial" w:hAnsi="Arial" w:cs="Arial"/>
          <w:b/>
          <w:bCs/>
          <w:sz w:val="20"/>
          <w:szCs w:val="20"/>
        </w:rPr>
        <w:t>our</w:t>
      </w:r>
      <w:r w:rsidR="002D24B6">
        <w:rPr>
          <w:rFonts w:ascii="Arial" w:hAnsi="Arial" w:cs="Arial"/>
          <w:sz w:val="20"/>
          <w:szCs w:val="20"/>
        </w:rPr>
        <w:t xml:space="preserve"> </w:t>
      </w:r>
      <w:r w:rsidR="00CC7243" w:rsidRPr="006A5B16">
        <w:rPr>
          <w:rFonts w:ascii="Arial" w:hAnsi="Arial" w:cs="Arial"/>
          <w:b/>
          <w:bCs/>
          <w:sz w:val="20"/>
          <w:szCs w:val="20"/>
        </w:rPr>
        <w:t>T</w:t>
      </w:r>
      <w:r w:rsidR="002D24B6" w:rsidRPr="006A5B16">
        <w:rPr>
          <w:rFonts w:ascii="Arial" w:hAnsi="Arial" w:cs="Arial"/>
          <w:b/>
          <w:bCs/>
          <w:sz w:val="20"/>
          <w:szCs w:val="20"/>
        </w:rPr>
        <w:t>rip</w:t>
      </w:r>
      <w:r w:rsidR="002D24B6">
        <w:rPr>
          <w:rFonts w:ascii="Arial" w:hAnsi="Arial" w:cs="Arial"/>
          <w:sz w:val="20"/>
          <w:szCs w:val="20"/>
        </w:rPr>
        <w:t xml:space="preserve">. There are certain </w:t>
      </w:r>
      <w:r w:rsidR="002D24B6" w:rsidRPr="00953C87">
        <w:rPr>
          <w:rFonts w:ascii="Arial" w:hAnsi="Arial" w:cs="Arial"/>
          <w:sz w:val="20"/>
          <w:szCs w:val="20"/>
        </w:rPr>
        <w:t xml:space="preserve">exclusions that may </w:t>
      </w:r>
      <w:r w:rsidR="002D24B6">
        <w:rPr>
          <w:rFonts w:ascii="Arial" w:hAnsi="Arial" w:cs="Arial"/>
          <w:sz w:val="20"/>
          <w:szCs w:val="20"/>
        </w:rPr>
        <w:t xml:space="preserve">apply to specific circumstances, so it is best to review the Policy Wording as soon as </w:t>
      </w:r>
      <w:r w:rsidR="00CC7243" w:rsidRPr="006A5B16">
        <w:rPr>
          <w:rFonts w:ascii="Arial" w:hAnsi="Arial" w:cs="Arial"/>
          <w:b/>
          <w:bCs/>
          <w:sz w:val="20"/>
          <w:szCs w:val="20"/>
        </w:rPr>
        <w:t>Y</w:t>
      </w:r>
      <w:r w:rsidR="002D24B6" w:rsidRPr="006A5B16">
        <w:rPr>
          <w:rFonts w:ascii="Arial" w:hAnsi="Arial" w:cs="Arial"/>
          <w:b/>
          <w:bCs/>
          <w:sz w:val="20"/>
          <w:szCs w:val="20"/>
        </w:rPr>
        <w:t>ou</w:t>
      </w:r>
      <w:r w:rsidR="002D24B6">
        <w:rPr>
          <w:rFonts w:ascii="Arial" w:hAnsi="Arial" w:cs="Arial"/>
          <w:sz w:val="20"/>
          <w:szCs w:val="20"/>
        </w:rPr>
        <w:t xml:space="preserve"> can. </w:t>
      </w:r>
    </w:p>
    <w:p w:rsidR="00E36CF7" w:rsidRDefault="00E36CF7" w:rsidP="005A0AA0">
      <w:pPr>
        <w:spacing w:after="0" w:line="240" w:lineRule="auto"/>
        <w:rPr>
          <w:rFonts w:ascii="Arial" w:hAnsi="Arial" w:cs="Arial"/>
          <w:b/>
          <w:sz w:val="20"/>
          <w:szCs w:val="20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74"/>
      </w:tblGrid>
      <w:tr w:rsidR="00E36CF7" w:rsidTr="763B1631">
        <w:tc>
          <w:tcPr>
            <w:tcW w:w="10574" w:type="dxa"/>
          </w:tcPr>
          <w:p w:rsidR="00E36CF7" w:rsidRPr="00E26538" w:rsidRDefault="00E36CF7" w:rsidP="005A0AA0">
            <w:pPr>
              <w:rPr>
                <w:rFonts w:ascii="Arial" w:hAnsi="Arial" w:cs="Arial"/>
                <w:b/>
                <w:color w:val="FF0000"/>
                <w:sz w:val="20"/>
                <w:szCs w:val="20"/>
                <w:u w:val="single"/>
                <w:lang w:val="en-AU"/>
              </w:rPr>
            </w:pPr>
            <w:r w:rsidRPr="00E26538">
              <w:rPr>
                <w:rFonts w:ascii="Arial" w:hAnsi="Arial" w:cs="Arial"/>
                <w:b/>
                <w:color w:val="FF0000"/>
                <w:sz w:val="20"/>
                <w:szCs w:val="20"/>
                <w:u w:val="single"/>
                <w:lang w:val="en-AU"/>
              </w:rPr>
              <w:t xml:space="preserve">ELIGIBILITY REMINDERS: </w:t>
            </w:r>
          </w:p>
          <w:p w:rsidR="002A7BBD" w:rsidRDefault="0038225D" w:rsidP="004904D0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38225D">
              <w:rPr>
                <w:rFonts w:ascii="Arial" w:hAnsi="Arial" w:cs="Arial"/>
                <w:bCs/>
                <w:sz w:val="20"/>
                <w:szCs w:val="20"/>
                <w:lang w:val="en-AU"/>
              </w:rPr>
              <w:t xml:space="preserve">This policy offers coverage only to </w:t>
            </w:r>
            <w:r w:rsidRPr="006A5B16">
              <w:rPr>
                <w:rFonts w:ascii="Arial" w:hAnsi="Arial" w:cs="Arial"/>
                <w:b/>
                <w:sz w:val="20"/>
                <w:szCs w:val="20"/>
                <w:lang w:val="en-AU"/>
              </w:rPr>
              <w:t>Canadian Residents</w:t>
            </w:r>
            <w:r w:rsidRPr="0038225D">
              <w:rPr>
                <w:rFonts w:ascii="Arial" w:hAnsi="Arial" w:cs="Arial"/>
                <w:bCs/>
                <w:sz w:val="20"/>
                <w:szCs w:val="20"/>
                <w:lang w:val="en-AU"/>
              </w:rPr>
              <w:t xml:space="preserve"> travelling outside of their </w:t>
            </w:r>
            <w:r w:rsidRPr="006A5B16">
              <w:rPr>
                <w:rFonts w:ascii="Arial" w:hAnsi="Arial" w:cs="Arial"/>
                <w:b/>
                <w:sz w:val="20"/>
                <w:szCs w:val="20"/>
                <w:lang w:val="en-AU"/>
              </w:rPr>
              <w:t>Home</w:t>
            </w:r>
            <w:r w:rsidR="00E36CF7">
              <w:rPr>
                <w:rFonts w:ascii="Arial" w:hAnsi="Arial" w:cs="Arial"/>
                <w:sz w:val="20"/>
                <w:szCs w:val="20"/>
                <w:lang w:val="en-AU"/>
              </w:rPr>
              <w:t xml:space="preserve">. </w:t>
            </w:r>
          </w:p>
          <w:p w:rsidR="00EF5987" w:rsidRDefault="00EF5987" w:rsidP="00EF5987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 xml:space="preserve">Please take note of the maximum age limits for eligibility for cover per product: </w:t>
            </w:r>
          </w:p>
          <w:p w:rsidR="00EF5987" w:rsidRPr="00422DA9" w:rsidRDefault="4D1C870B" w:rsidP="000745F5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763B1631">
              <w:rPr>
                <w:rFonts w:ascii="Arial" w:hAnsi="Arial" w:cs="Arial"/>
                <w:sz w:val="20"/>
                <w:szCs w:val="20"/>
                <w:lang w:val="en-AU"/>
              </w:rPr>
              <w:t xml:space="preserve">All </w:t>
            </w:r>
            <w:r w:rsidR="00CC7243" w:rsidRPr="00FF032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I</w:t>
            </w:r>
            <w:r w:rsidRPr="00FF032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 xml:space="preserve">nsured </w:t>
            </w:r>
            <w:r w:rsidR="00CC7243" w:rsidRPr="00FF032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P</w:t>
            </w:r>
            <w:r w:rsidRPr="00FF032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ersons</w:t>
            </w:r>
            <w:r w:rsidRPr="763B1631">
              <w:rPr>
                <w:rFonts w:ascii="Arial" w:hAnsi="Arial" w:cs="Arial"/>
                <w:sz w:val="20"/>
                <w:szCs w:val="20"/>
                <w:lang w:val="en-AU"/>
              </w:rPr>
              <w:t xml:space="preserve"> </w:t>
            </w:r>
            <w:r w:rsidRPr="006A5B16">
              <w:rPr>
                <w:rFonts w:ascii="Arial" w:hAnsi="Arial" w:cs="Arial"/>
                <w:sz w:val="20"/>
                <w:szCs w:val="20"/>
                <w:u w:val="single"/>
                <w:lang w:val="en-AU"/>
              </w:rPr>
              <w:t>must be under the age of 76 years old on the date of</w:t>
            </w:r>
            <w:r w:rsidRPr="763B1631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AU"/>
              </w:rPr>
              <w:t xml:space="preserve"> </w:t>
            </w:r>
            <w:r w:rsidR="007B23E2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AU"/>
              </w:rPr>
              <w:t>T</w:t>
            </w:r>
            <w:r w:rsidRPr="763B1631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AU"/>
              </w:rPr>
              <w:t xml:space="preserve">rip </w:t>
            </w:r>
            <w:r w:rsidRPr="006A5B16">
              <w:rPr>
                <w:rFonts w:ascii="Arial" w:hAnsi="Arial" w:cs="Arial"/>
                <w:sz w:val="20"/>
                <w:szCs w:val="20"/>
                <w:u w:val="single"/>
                <w:lang w:val="en-AU"/>
              </w:rPr>
              <w:t>departure</w:t>
            </w:r>
            <w:r w:rsidRPr="763B1631">
              <w:rPr>
                <w:rFonts w:ascii="Arial" w:hAnsi="Arial" w:cs="Arial"/>
                <w:sz w:val="20"/>
                <w:szCs w:val="20"/>
                <w:lang w:val="en-AU"/>
              </w:rPr>
              <w:t xml:space="preserve"> to be eligible for cover under the</w:t>
            </w:r>
            <w:r w:rsidRPr="00E00740">
              <w:rPr>
                <w:rFonts w:ascii="Arial" w:hAnsi="Arial" w:cs="Arial"/>
                <w:sz w:val="20"/>
                <w:szCs w:val="20"/>
                <w:lang w:val="en-AU"/>
              </w:rPr>
              <w:t xml:space="preserve"> </w:t>
            </w:r>
            <w:ins w:id="1" w:author="Darcy Kitchens" w:date="2026-09-11T11:20:00Z" w16du:dateUtc="2026-09-11T16:20:00Z">
              <w:r w:rsidR="00F0634E" w:rsidRPr="00F0634E">
                <w:rPr>
                  <w:rFonts w:ascii="Arial" w:hAnsi="Arial" w:cs="Arial"/>
                  <w:color w:val="002060"/>
                  <w:sz w:val="18"/>
                  <w:szCs w:val="18"/>
                </w:rPr>
                <w:t>Flight Trip Cancellation &amp; Trip Interruption Plan</w:t>
              </w:r>
            </w:ins>
            <w:del w:id="2" w:author="Darcy Kitchens" w:date="2026-09-11T11:20:00Z" w16du:dateUtc="2026-09-11T16:20:00Z">
              <w:r w:rsidRPr="00F0634E" w:rsidDel="00F0634E">
                <w:rPr>
                  <w:rFonts w:ascii="Arial" w:hAnsi="Arial" w:cs="Arial"/>
                  <w:sz w:val="20"/>
                  <w:szCs w:val="20"/>
                  <w:lang w:val="en-AU"/>
                </w:rPr>
                <w:delText>Cancellation Plan product</w:delText>
              </w:r>
            </w:del>
            <w:ins w:id="3" w:author="Darcy Kitchens" w:date="2026-09-11T11:20:00Z" w16du:dateUtc="2026-09-11T16:20:00Z">
              <w:r w:rsidR="00F0634E">
                <w:rPr>
                  <w:rFonts w:ascii="Arial" w:hAnsi="Arial" w:cs="Arial"/>
                  <w:sz w:val="20"/>
                  <w:szCs w:val="20"/>
                  <w:lang w:val="en-AU"/>
                </w:rPr>
                <w:t xml:space="preserve"> and </w:t>
              </w:r>
              <w:r w:rsidR="00F0634E" w:rsidRPr="00F0634E">
                <w:rPr>
                  <w:rFonts w:ascii="Arial" w:hAnsi="Arial" w:cs="Arial"/>
                  <w:sz w:val="20"/>
                  <w:szCs w:val="20"/>
                  <w:lang w:val="en-AU"/>
                </w:rPr>
                <w:t>Package Trip Cancellation &amp; Trip Interruption Plan</w:t>
              </w:r>
            </w:ins>
            <w:r w:rsidRPr="763B1631">
              <w:rPr>
                <w:rFonts w:ascii="Arial" w:hAnsi="Arial" w:cs="Arial"/>
                <w:sz w:val="20"/>
                <w:szCs w:val="20"/>
                <w:lang w:val="en-AU"/>
              </w:rPr>
              <w:t xml:space="preserve">. </w:t>
            </w:r>
          </w:p>
          <w:p w:rsidR="00EF5987" w:rsidRPr="00422DA9" w:rsidRDefault="4D1C870B" w:rsidP="00E028E7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763B1631">
              <w:rPr>
                <w:rFonts w:ascii="Arial" w:hAnsi="Arial" w:cs="Arial"/>
                <w:sz w:val="20"/>
                <w:szCs w:val="20"/>
                <w:lang w:val="en-AU"/>
              </w:rPr>
              <w:t xml:space="preserve">All </w:t>
            </w:r>
            <w:r w:rsidR="00CC7243" w:rsidRPr="00FF032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I</w:t>
            </w:r>
            <w:r w:rsidRPr="00FF032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 xml:space="preserve">nsured </w:t>
            </w:r>
            <w:r w:rsidR="00CC7243" w:rsidRPr="00FF032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P</w:t>
            </w:r>
            <w:r w:rsidRPr="00FF032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ersons</w:t>
            </w:r>
            <w:r w:rsidRPr="763B1631">
              <w:rPr>
                <w:rFonts w:ascii="Arial" w:hAnsi="Arial" w:cs="Arial"/>
                <w:sz w:val="20"/>
                <w:szCs w:val="20"/>
                <w:lang w:val="en-AU"/>
              </w:rPr>
              <w:t xml:space="preserve"> </w:t>
            </w:r>
            <w:r w:rsidRPr="006A5B16">
              <w:rPr>
                <w:rFonts w:ascii="Arial" w:hAnsi="Arial" w:cs="Arial"/>
                <w:sz w:val="20"/>
                <w:szCs w:val="20"/>
                <w:u w:val="single"/>
                <w:lang w:val="en-AU"/>
              </w:rPr>
              <w:t>must be under the age of 66 years old on the date of</w:t>
            </w:r>
            <w:r w:rsidRPr="763B1631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AU"/>
              </w:rPr>
              <w:t xml:space="preserve"> </w:t>
            </w:r>
            <w:r w:rsidR="00820729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AU"/>
              </w:rPr>
              <w:t>T</w:t>
            </w:r>
            <w:r w:rsidRPr="763B1631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AU"/>
              </w:rPr>
              <w:t xml:space="preserve">rip </w:t>
            </w:r>
            <w:r w:rsidRPr="006A5B16">
              <w:rPr>
                <w:rFonts w:ascii="Arial" w:hAnsi="Arial" w:cs="Arial"/>
                <w:sz w:val="20"/>
                <w:szCs w:val="20"/>
                <w:u w:val="single"/>
                <w:lang w:val="en-AU"/>
              </w:rPr>
              <w:t>departure</w:t>
            </w:r>
            <w:r w:rsidRPr="763B1631">
              <w:rPr>
                <w:rFonts w:ascii="Arial" w:hAnsi="Arial" w:cs="Arial"/>
                <w:sz w:val="20"/>
                <w:szCs w:val="20"/>
                <w:lang w:val="en-AU"/>
              </w:rPr>
              <w:t xml:space="preserve"> to be eligible for cover under the </w:t>
            </w:r>
            <w:ins w:id="4" w:author="Darcy Kitchens" w:date="2026-09-11T11:21:00Z" w16du:dateUtc="2026-09-11T16:21:00Z">
              <w:r w:rsidR="00F0634E" w:rsidRPr="00B27B36">
                <w:rPr>
                  <w:rFonts w:ascii="Arial" w:hAnsi="Arial" w:cs="Arial"/>
                  <w:b/>
                  <w:bCs/>
                  <w:color w:val="002060"/>
                  <w:sz w:val="18"/>
                  <w:szCs w:val="18"/>
                </w:rPr>
                <w:t>Hotel Flex Plan, Hotel Protection Plan, Flight Protection Plan</w:t>
              </w:r>
              <w:r w:rsidR="00F0634E">
                <w:rPr>
                  <w:rFonts w:ascii="Arial" w:hAnsi="Arial" w:cs="Arial"/>
                  <w:b/>
                  <w:bCs/>
                  <w:color w:val="002060"/>
                  <w:sz w:val="18"/>
                  <w:szCs w:val="18"/>
                </w:rPr>
                <w:t xml:space="preserve"> and </w:t>
              </w:r>
              <w:r w:rsidR="00F0634E" w:rsidRPr="00F0634E">
                <w:rPr>
                  <w:rFonts w:ascii="Arial" w:hAnsi="Arial" w:cs="Arial"/>
                  <w:b/>
                  <w:bCs/>
                  <w:color w:val="002060"/>
                  <w:sz w:val="18"/>
                  <w:szCs w:val="18"/>
                </w:rPr>
                <w:t>Package Protection Plan</w:t>
              </w:r>
            </w:ins>
            <w:del w:id="5" w:author="Darcy Kitchens" w:date="2026-09-11T11:21:00Z" w16du:dateUtc="2026-09-11T16:21:00Z">
              <w:r w:rsidRPr="006A5B16" w:rsidDel="00F0634E">
                <w:rPr>
                  <w:rFonts w:ascii="Arial" w:hAnsi="Arial" w:cs="Arial"/>
                  <w:sz w:val="20"/>
                  <w:szCs w:val="20"/>
                  <w:lang w:val="en-AU"/>
                </w:rPr>
                <w:delText>Protection Plan</w:delText>
              </w:r>
              <w:r w:rsidRPr="763B1631" w:rsidDel="00F0634E">
                <w:rPr>
                  <w:rFonts w:ascii="Arial" w:hAnsi="Arial" w:cs="Arial"/>
                  <w:b/>
                  <w:bCs/>
                  <w:sz w:val="20"/>
                  <w:szCs w:val="20"/>
                  <w:lang w:val="en-AU"/>
                </w:rPr>
                <w:delText xml:space="preserve"> </w:delText>
              </w:r>
              <w:r w:rsidRPr="763B1631" w:rsidDel="00F0634E">
                <w:rPr>
                  <w:rFonts w:ascii="Arial" w:hAnsi="Arial" w:cs="Arial"/>
                  <w:sz w:val="20"/>
                  <w:szCs w:val="20"/>
                  <w:lang w:val="en-AU"/>
                </w:rPr>
                <w:delText>product</w:delText>
              </w:r>
            </w:del>
            <w:r w:rsidRPr="763B1631">
              <w:rPr>
                <w:rFonts w:ascii="Arial" w:hAnsi="Arial" w:cs="Arial"/>
                <w:sz w:val="20"/>
                <w:szCs w:val="20"/>
                <w:lang w:val="en-AU"/>
              </w:rPr>
              <w:t xml:space="preserve">. </w:t>
            </w:r>
          </w:p>
          <w:p w:rsidR="00EF5987" w:rsidRPr="00422DA9" w:rsidRDefault="00EF5987" w:rsidP="00DD251C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 w:rsidRPr="00422DA9">
              <w:rPr>
                <w:rFonts w:ascii="Arial" w:hAnsi="Arial" w:cs="Arial"/>
                <w:sz w:val="20"/>
                <w:szCs w:val="20"/>
                <w:lang w:val="en-AU"/>
              </w:rPr>
              <w:t xml:space="preserve">For the </w:t>
            </w:r>
            <w:r w:rsidRPr="006A5B16">
              <w:rPr>
                <w:rFonts w:ascii="Arial" w:hAnsi="Arial" w:cs="Arial"/>
                <w:bCs/>
                <w:sz w:val="20"/>
                <w:szCs w:val="20"/>
                <w:lang w:val="en-AU"/>
              </w:rPr>
              <w:t>Collision Damage Plan</w:t>
            </w:r>
            <w:r w:rsidRPr="00422DA9">
              <w:rPr>
                <w:rFonts w:ascii="Arial" w:hAnsi="Arial" w:cs="Arial"/>
                <w:sz w:val="20"/>
                <w:szCs w:val="20"/>
                <w:lang w:val="en-AU"/>
              </w:rPr>
              <w:t>,</w:t>
            </w:r>
            <w:r w:rsidR="005578AC" w:rsidRPr="005578AC">
              <w:rPr>
                <w:rFonts w:ascii="Arial" w:hAnsi="Arial" w:cs="Arial"/>
                <w:sz w:val="20"/>
                <w:szCs w:val="20"/>
                <w:u w:val="single"/>
                <w:lang w:val="en-AU"/>
              </w:rPr>
              <w:t xml:space="preserve"> </w:t>
            </w:r>
            <w:r w:rsidR="005578AC" w:rsidRPr="006A5B16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AU"/>
              </w:rPr>
              <w:t>Insured Persons</w:t>
            </w:r>
            <w:r w:rsidRPr="006A5B16">
              <w:rPr>
                <w:rFonts w:ascii="Arial" w:hAnsi="Arial" w:cs="Arial"/>
                <w:sz w:val="20"/>
                <w:szCs w:val="20"/>
                <w:u w:val="single"/>
                <w:lang w:val="en-AU"/>
              </w:rPr>
              <w:t xml:space="preserve"> must be aged</w:t>
            </w:r>
            <w:r w:rsidRPr="006A5B16">
              <w:rPr>
                <w:rFonts w:ascii="Arial" w:hAnsi="Arial" w:cs="Arial"/>
                <w:bCs/>
                <w:sz w:val="20"/>
                <w:szCs w:val="20"/>
                <w:u w:val="single"/>
                <w:lang w:val="en-AU"/>
              </w:rPr>
              <w:t xml:space="preserve"> 25 – 70</w:t>
            </w:r>
            <w:r w:rsidRPr="00E00740">
              <w:rPr>
                <w:rFonts w:ascii="Arial" w:hAnsi="Arial" w:cs="Arial"/>
                <w:bCs/>
                <w:sz w:val="20"/>
                <w:szCs w:val="20"/>
                <w:lang w:val="en-AU"/>
              </w:rPr>
              <w:t xml:space="preserve"> </w:t>
            </w:r>
            <w:r w:rsidRPr="00422DA9">
              <w:rPr>
                <w:rFonts w:ascii="Arial" w:hAnsi="Arial" w:cs="Arial"/>
                <w:sz w:val="20"/>
                <w:szCs w:val="20"/>
                <w:lang w:val="en-AU"/>
              </w:rPr>
              <w:t>years to be eligible for coverage.</w:t>
            </w:r>
          </w:p>
          <w:p w:rsidR="00C6462A" w:rsidRPr="00CA58D2" w:rsidRDefault="00C6462A" w:rsidP="00C6462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</w:pPr>
            <w:r w:rsidRPr="006A5B16">
              <w:rPr>
                <w:rFonts w:ascii="Arial" w:hAnsi="Arial" w:cs="Arial"/>
                <w:sz w:val="20"/>
                <w:szCs w:val="20"/>
                <w:lang w:val="en-AU"/>
              </w:rPr>
              <w:t>Hotel only bookings:</w:t>
            </w:r>
            <w:r w:rsidRPr="115A7698">
              <w:rPr>
                <w:rFonts w:ascii="Arial" w:hAnsi="Arial" w:cs="Arial"/>
                <w:sz w:val="20"/>
                <w:szCs w:val="20"/>
                <w:lang w:val="en-AU"/>
              </w:rPr>
              <w:t xml:space="preserve"> For customers purchasing insurance alongside a </w:t>
            </w:r>
            <w:proofErr w:type="gramStart"/>
            <w:r w:rsidRPr="115A7698">
              <w:rPr>
                <w:rFonts w:ascii="Arial" w:hAnsi="Arial" w:cs="Arial"/>
                <w:sz w:val="20"/>
                <w:szCs w:val="20"/>
                <w:lang w:val="en-AU"/>
              </w:rPr>
              <w:t>Hotel</w:t>
            </w:r>
            <w:proofErr w:type="gramEnd"/>
            <w:r w:rsidRPr="115A7698">
              <w:rPr>
                <w:rFonts w:ascii="Arial" w:hAnsi="Arial" w:cs="Arial"/>
                <w:sz w:val="20"/>
                <w:szCs w:val="20"/>
                <w:lang w:val="en-AU"/>
              </w:rPr>
              <w:t xml:space="preserve"> only booking, this insurance is for the period from leaving their </w:t>
            </w:r>
            <w:r w:rsidRPr="006A5B1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Home</w:t>
            </w:r>
            <w:r w:rsidRPr="115A7698">
              <w:rPr>
                <w:rFonts w:ascii="Arial" w:hAnsi="Arial" w:cs="Arial"/>
                <w:sz w:val="20"/>
                <w:szCs w:val="20"/>
                <w:lang w:val="en-AU"/>
              </w:rPr>
              <w:t xml:space="preserve"> or usual place of stay in their </w:t>
            </w:r>
            <w:r w:rsidRPr="006A5B1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Country of Departure</w:t>
            </w:r>
            <w:r w:rsidRPr="115A7698">
              <w:rPr>
                <w:rFonts w:ascii="Arial" w:hAnsi="Arial" w:cs="Arial"/>
                <w:sz w:val="20"/>
                <w:szCs w:val="20"/>
                <w:lang w:val="en-AU"/>
              </w:rPr>
              <w:t xml:space="preserve"> (up to 24 hours before their scheduled check-in time), until their return Home or to their usual place of stay in their </w:t>
            </w:r>
            <w:r w:rsidRPr="006A5B1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Country of Departure</w:t>
            </w:r>
            <w:r w:rsidRPr="115A7698">
              <w:rPr>
                <w:rFonts w:ascii="Arial" w:hAnsi="Arial" w:cs="Arial"/>
                <w:sz w:val="20"/>
                <w:szCs w:val="20"/>
                <w:lang w:val="en-AU"/>
              </w:rPr>
              <w:t xml:space="preserve"> up to 24 hours after their scheduled check-out time from their Expedia booked accommodation.</w:t>
            </w:r>
          </w:p>
          <w:p w:rsidR="00E96364" w:rsidRPr="00DD251C" w:rsidRDefault="00E96364" w:rsidP="00CA1F81">
            <w:pPr>
              <w:pStyle w:val="ListParagraph"/>
              <w:ind w:left="360" w:right="-20"/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</w:p>
        </w:tc>
      </w:tr>
    </w:tbl>
    <w:p w:rsidR="00FD1D2E" w:rsidRDefault="00FD1D2E" w:rsidP="005A0AA0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FD1D2E" w:rsidRPr="00E26538" w:rsidRDefault="00FD1D2E" w:rsidP="005A0AA0">
      <w:pPr>
        <w:spacing w:after="0" w:line="240" w:lineRule="auto"/>
        <w:rPr>
          <w:rFonts w:ascii="Arial" w:hAnsi="Arial" w:cs="Arial"/>
          <w:b/>
          <w:color w:val="002060"/>
          <w:sz w:val="24"/>
          <w:szCs w:val="24"/>
          <w:lang w:val="en-AU"/>
        </w:rPr>
      </w:pPr>
      <w:r w:rsidRPr="00E26538">
        <w:rPr>
          <w:rFonts w:ascii="Arial" w:hAnsi="Arial" w:cs="Arial"/>
          <w:b/>
          <w:color w:val="002060"/>
          <w:sz w:val="24"/>
          <w:szCs w:val="24"/>
          <w:lang w:val="en-AU"/>
        </w:rPr>
        <w:t>IMPORTANT Contact Information</w:t>
      </w:r>
    </w:p>
    <w:p w:rsidR="00FD1D2E" w:rsidRPr="00FD1D2E" w:rsidRDefault="00FD1D2E" w:rsidP="005A0AA0">
      <w:pPr>
        <w:spacing w:after="0" w:line="240" w:lineRule="auto"/>
        <w:rPr>
          <w:rFonts w:ascii="Arial" w:hAnsi="Arial" w:cs="Arial"/>
          <w:b/>
          <w:sz w:val="20"/>
          <w:szCs w:val="20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8239"/>
      </w:tblGrid>
      <w:tr w:rsidR="00FD1D2E" w:rsidTr="4B925F13">
        <w:tc>
          <w:tcPr>
            <w:tcW w:w="2335" w:type="dxa"/>
          </w:tcPr>
          <w:p w:rsidR="00FD1D2E" w:rsidRPr="00E26538" w:rsidRDefault="00FD1D2E" w:rsidP="005A0AA0">
            <w:pPr>
              <w:rPr>
                <w:rFonts w:ascii="Arial" w:hAnsi="Arial" w:cs="Arial"/>
                <w:b/>
                <w:color w:val="002060"/>
                <w:sz w:val="20"/>
                <w:szCs w:val="20"/>
                <w:lang w:val="en-AU"/>
              </w:rPr>
            </w:pPr>
            <w:r w:rsidRPr="00E26538">
              <w:rPr>
                <w:rFonts w:ascii="Arial" w:hAnsi="Arial" w:cs="Arial"/>
                <w:b/>
                <w:color w:val="002060"/>
                <w:sz w:val="20"/>
                <w:szCs w:val="20"/>
                <w:lang w:val="en-AU"/>
              </w:rPr>
              <w:t>Policy</w:t>
            </w:r>
            <w:r w:rsidR="007B2036" w:rsidRPr="00E26538">
              <w:rPr>
                <w:rFonts w:ascii="Arial" w:hAnsi="Arial" w:cs="Arial"/>
                <w:b/>
                <w:color w:val="002060"/>
                <w:sz w:val="20"/>
                <w:szCs w:val="20"/>
                <w:lang w:val="en-AU"/>
              </w:rPr>
              <w:t xml:space="preserve"> Enquiries and</w:t>
            </w:r>
            <w:r w:rsidRPr="00E26538">
              <w:rPr>
                <w:rFonts w:ascii="Arial" w:hAnsi="Arial" w:cs="Arial"/>
                <w:b/>
                <w:color w:val="002060"/>
                <w:sz w:val="20"/>
                <w:szCs w:val="20"/>
                <w:lang w:val="en-AU"/>
              </w:rPr>
              <w:t xml:space="preserve"> Cancellations only</w:t>
            </w:r>
          </w:p>
        </w:tc>
        <w:tc>
          <w:tcPr>
            <w:tcW w:w="8239" w:type="dxa"/>
          </w:tcPr>
          <w:p w:rsidR="007B2036" w:rsidRDefault="007B2036" w:rsidP="00DD251C">
            <w:p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>Policy enquiries:</w:t>
            </w:r>
            <w:r w:rsidR="0038225D">
              <w:rPr>
                <w:rFonts w:ascii="Arial" w:hAnsi="Arial" w:cs="Arial"/>
                <w:sz w:val="20"/>
                <w:szCs w:val="20"/>
                <w:lang w:val="en-AU"/>
              </w:rPr>
              <w:t xml:space="preserve"> Please direct </w:t>
            </w:r>
            <w:r w:rsidR="00E00740" w:rsidRPr="006A5B1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Y</w:t>
            </w:r>
            <w:r w:rsidR="0038225D" w:rsidRPr="006A5B1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our</w:t>
            </w:r>
            <w:r w:rsidR="0038225D">
              <w:rPr>
                <w:rFonts w:ascii="Arial" w:hAnsi="Arial" w:cs="Arial"/>
                <w:sz w:val="20"/>
                <w:szCs w:val="20"/>
                <w:lang w:val="en-AU"/>
              </w:rPr>
              <w:t xml:space="preserve"> questions to the phone number below</w:t>
            </w:r>
            <w:r>
              <w:rPr>
                <w:rFonts w:ascii="Arial" w:hAnsi="Arial" w:cs="Arial"/>
                <w:sz w:val="20"/>
                <w:szCs w:val="20"/>
                <w:lang w:val="en-AU"/>
              </w:rPr>
              <w:t xml:space="preserve">. </w:t>
            </w:r>
          </w:p>
          <w:p w:rsidR="007B2036" w:rsidRDefault="007B2036" w:rsidP="00DD251C">
            <w:pPr>
              <w:jc w:val="both"/>
              <w:rPr>
                <w:rFonts w:ascii="Arial" w:hAnsi="Arial" w:cs="Arial"/>
                <w:sz w:val="20"/>
                <w:szCs w:val="20"/>
                <w:lang w:val="en-AU"/>
              </w:rPr>
            </w:pPr>
          </w:p>
          <w:p w:rsidR="007B2036" w:rsidRPr="007F3095" w:rsidRDefault="007B2036" w:rsidP="00DD251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 xml:space="preserve">Cancelling </w:t>
            </w:r>
            <w:r w:rsidR="00CC7243" w:rsidRPr="00FF032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Y</w:t>
            </w:r>
            <w:r w:rsidRPr="00FF032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our</w:t>
            </w:r>
            <w:r>
              <w:rPr>
                <w:rFonts w:ascii="Arial" w:hAnsi="Arial" w:cs="Arial"/>
                <w:sz w:val="20"/>
                <w:szCs w:val="20"/>
                <w:lang w:val="en-AU"/>
              </w:rPr>
              <w:t xml:space="preserve"> policy: </w:t>
            </w:r>
            <w:r w:rsidRPr="007F3095">
              <w:rPr>
                <w:rFonts w:ascii="Arial" w:hAnsi="Arial" w:cs="Arial"/>
                <w:sz w:val="20"/>
                <w:szCs w:val="20"/>
                <w:lang w:val="en-AU"/>
              </w:rPr>
              <w:t xml:space="preserve">If this policy is not right for </w:t>
            </w:r>
            <w:r w:rsidR="00CC7243" w:rsidRPr="00FF032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Y</w:t>
            </w:r>
            <w:r w:rsidRPr="00FF032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ou</w:t>
            </w:r>
            <w:r w:rsidRPr="007F3095">
              <w:rPr>
                <w:rFonts w:ascii="Arial" w:hAnsi="Arial" w:cs="Arial"/>
                <w:sz w:val="20"/>
                <w:szCs w:val="20"/>
                <w:lang w:val="en-AU"/>
              </w:rPr>
              <w:t xml:space="preserve">, </w:t>
            </w:r>
            <w:proofErr w:type="gramStart"/>
            <w:r w:rsidR="00CC7243" w:rsidRPr="00FF032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Y</w:t>
            </w:r>
            <w:r w:rsidRPr="00FF032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ou</w:t>
            </w:r>
            <w:proofErr w:type="gramEnd"/>
            <w:r w:rsidRPr="007F3095">
              <w:rPr>
                <w:rFonts w:ascii="Arial" w:hAnsi="Arial" w:cs="Arial"/>
                <w:sz w:val="20"/>
                <w:szCs w:val="20"/>
                <w:lang w:val="en-AU"/>
              </w:rPr>
              <w:t xml:space="preserve"> may cancel </w:t>
            </w:r>
            <w:r w:rsidRPr="007F3095">
              <w:rPr>
                <w:rFonts w:ascii="Arial" w:hAnsi="Arial" w:cs="Arial"/>
                <w:b/>
                <w:sz w:val="20"/>
                <w:szCs w:val="20"/>
              </w:rPr>
              <w:t>within 15 days from date of purchase</w:t>
            </w:r>
            <w:r w:rsidRPr="007F3095">
              <w:rPr>
                <w:rFonts w:ascii="Arial" w:hAnsi="Arial" w:cs="Arial"/>
                <w:sz w:val="20"/>
                <w:szCs w:val="20"/>
              </w:rPr>
              <w:t xml:space="preserve">. In addition, </w:t>
            </w:r>
            <w:proofErr w:type="gramStart"/>
            <w:r w:rsidR="00CC7243" w:rsidRPr="00FF0326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r w:rsidRPr="00FF0326">
              <w:rPr>
                <w:rFonts w:ascii="Arial" w:hAnsi="Arial" w:cs="Arial"/>
                <w:b/>
                <w:bCs/>
                <w:sz w:val="20"/>
                <w:szCs w:val="20"/>
              </w:rPr>
              <w:t>our</w:t>
            </w:r>
            <w:proofErr w:type="gramEnd"/>
            <w:r w:rsidRPr="007F3095">
              <w:rPr>
                <w:rFonts w:ascii="Arial" w:hAnsi="Arial" w:cs="Arial"/>
                <w:sz w:val="20"/>
                <w:szCs w:val="20"/>
              </w:rPr>
              <w:t xml:space="preserve"> policy will be refunded</w:t>
            </w:r>
            <w:r>
              <w:rPr>
                <w:rFonts w:ascii="Arial" w:hAnsi="Arial" w:cs="Arial"/>
                <w:sz w:val="20"/>
                <w:szCs w:val="20"/>
              </w:rPr>
              <w:t xml:space="preserve"> only</w:t>
            </w:r>
            <w:r w:rsidRPr="007F3095">
              <w:rPr>
                <w:rFonts w:ascii="Arial" w:hAnsi="Arial" w:cs="Arial"/>
                <w:sz w:val="20"/>
                <w:szCs w:val="20"/>
              </w:rPr>
              <w:t xml:space="preserve"> if (1) </w:t>
            </w:r>
            <w:r w:rsidR="00CC7243" w:rsidRPr="00FF0326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r w:rsidRPr="00FF0326">
              <w:rPr>
                <w:rFonts w:ascii="Arial" w:hAnsi="Arial" w:cs="Arial"/>
                <w:b/>
                <w:bCs/>
                <w:sz w:val="20"/>
                <w:szCs w:val="20"/>
              </w:rPr>
              <w:t>our</w:t>
            </w:r>
            <w:r w:rsidRPr="007F3095">
              <w:rPr>
                <w:rFonts w:ascii="Arial" w:hAnsi="Arial" w:cs="Arial"/>
                <w:sz w:val="20"/>
                <w:szCs w:val="20"/>
              </w:rPr>
              <w:t xml:space="preserve"> policy term has not commenced</w:t>
            </w:r>
            <w:r w:rsidRPr="00B64ECC">
              <w:rPr>
                <w:rFonts w:ascii="Arial" w:hAnsi="Arial" w:cs="Arial"/>
                <w:sz w:val="20"/>
                <w:szCs w:val="20"/>
              </w:rPr>
              <w:t xml:space="preserve">; and (2) </w:t>
            </w:r>
            <w:r w:rsidR="00CC7243" w:rsidRPr="00FF0326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r w:rsidRPr="00FF0326">
              <w:rPr>
                <w:rFonts w:ascii="Arial" w:hAnsi="Arial" w:cs="Arial"/>
                <w:b/>
                <w:bCs/>
                <w:sz w:val="20"/>
                <w:szCs w:val="20"/>
              </w:rPr>
              <w:t>ou</w:t>
            </w:r>
            <w:r w:rsidRPr="00B64ECC">
              <w:rPr>
                <w:rFonts w:ascii="Arial" w:hAnsi="Arial" w:cs="Arial"/>
                <w:sz w:val="20"/>
                <w:szCs w:val="20"/>
              </w:rPr>
              <w:t xml:space="preserve"> have not filed a claim</w:t>
            </w:r>
            <w:r w:rsidRPr="007F3095">
              <w:rPr>
                <w:rFonts w:ascii="Arial" w:hAnsi="Arial" w:cs="Arial"/>
                <w:sz w:val="20"/>
                <w:szCs w:val="20"/>
              </w:rPr>
              <w:t xml:space="preserve">, and </w:t>
            </w:r>
            <w:r w:rsidR="00CC7243" w:rsidRPr="00FF0326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r w:rsidRPr="00FF0326">
              <w:rPr>
                <w:rFonts w:ascii="Arial" w:hAnsi="Arial" w:cs="Arial"/>
                <w:b/>
                <w:bCs/>
                <w:sz w:val="20"/>
                <w:szCs w:val="20"/>
              </w:rPr>
              <w:t>ou</w:t>
            </w:r>
            <w:r w:rsidRPr="007F3095">
              <w:rPr>
                <w:rFonts w:ascii="Arial" w:hAnsi="Arial" w:cs="Arial"/>
                <w:sz w:val="20"/>
                <w:szCs w:val="20"/>
              </w:rPr>
              <w:t xml:space="preserve"> do not intend to file a claim.</w:t>
            </w:r>
          </w:p>
          <w:p w:rsidR="007B2036" w:rsidRPr="00B64ECC" w:rsidRDefault="007B2036" w:rsidP="007B2036">
            <w:pPr>
              <w:rPr>
                <w:rFonts w:ascii="Arial" w:hAnsi="Arial" w:cs="Arial"/>
                <w:sz w:val="20"/>
                <w:szCs w:val="20"/>
              </w:rPr>
            </w:pPr>
          </w:p>
          <w:p w:rsidR="008E797A" w:rsidRPr="008E797A" w:rsidRDefault="008E797A" w:rsidP="008E797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8E797A">
              <w:rPr>
                <w:rFonts w:ascii="Arial" w:hAnsi="Arial" w:cs="Arial"/>
                <w:sz w:val="20"/>
                <w:szCs w:val="20"/>
              </w:rPr>
              <w:t xml:space="preserve">To cancel </w:t>
            </w:r>
            <w:r w:rsidR="00CC7243" w:rsidRPr="00FF0326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r w:rsidRPr="00FF0326">
              <w:rPr>
                <w:rFonts w:ascii="Arial" w:hAnsi="Arial" w:cs="Arial"/>
                <w:b/>
                <w:bCs/>
                <w:sz w:val="20"/>
                <w:szCs w:val="20"/>
              </w:rPr>
              <w:t>our</w:t>
            </w:r>
            <w:r w:rsidRPr="008E797A">
              <w:rPr>
                <w:rFonts w:ascii="Arial" w:hAnsi="Arial" w:cs="Arial"/>
                <w:sz w:val="20"/>
                <w:szCs w:val="20"/>
              </w:rPr>
              <w:t xml:space="preserve"> policy, please log on to the {{Brand</w:t>
            </w:r>
            <w:r>
              <w:rPr>
                <w:rFonts w:ascii="Arial" w:hAnsi="Arial" w:cs="Arial"/>
                <w:sz w:val="20"/>
                <w:szCs w:val="20"/>
              </w:rPr>
              <w:t xml:space="preserve"> Name</w:t>
            </w:r>
            <w:r w:rsidRPr="008E797A">
              <w:rPr>
                <w:rFonts w:ascii="Arial" w:hAnsi="Arial" w:cs="Arial"/>
                <w:sz w:val="20"/>
                <w:szCs w:val="20"/>
              </w:rPr>
              <w:t xml:space="preserve">}} website with </w:t>
            </w:r>
            <w:r w:rsidR="00CC7243" w:rsidRPr="00FF0326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r w:rsidRPr="00FF0326">
              <w:rPr>
                <w:rFonts w:ascii="Arial" w:hAnsi="Arial" w:cs="Arial"/>
                <w:b/>
                <w:bCs/>
                <w:sz w:val="20"/>
                <w:szCs w:val="20"/>
              </w:rPr>
              <w:t>our</w:t>
            </w:r>
            <w:r w:rsidRPr="008E797A">
              <w:rPr>
                <w:rFonts w:ascii="Arial" w:hAnsi="Arial" w:cs="Arial"/>
                <w:sz w:val="20"/>
                <w:szCs w:val="20"/>
              </w:rPr>
              <w:t xml:space="preserve"> itinerary </w:t>
            </w:r>
            <w:r w:rsidR="00115D49" w:rsidRPr="008E797A">
              <w:rPr>
                <w:rFonts w:ascii="Arial" w:hAnsi="Arial" w:cs="Arial"/>
                <w:sz w:val="20"/>
                <w:szCs w:val="20"/>
              </w:rPr>
              <w:t>number and</w:t>
            </w:r>
            <w:r w:rsidRPr="008E797A">
              <w:rPr>
                <w:rFonts w:ascii="Arial" w:hAnsi="Arial" w:cs="Arial"/>
                <w:sz w:val="20"/>
                <w:szCs w:val="20"/>
              </w:rPr>
              <w:t xml:space="preserve"> cancel </w:t>
            </w:r>
            <w:r w:rsidR="00CC7243" w:rsidRPr="00FF0326">
              <w:rPr>
                <w:rFonts w:ascii="Arial" w:hAnsi="Arial" w:cs="Arial"/>
                <w:b/>
                <w:bCs/>
                <w:sz w:val="20"/>
                <w:szCs w:val="20"/>
              </w:rPr>
              <w:t>Y</w:t>
            </w:r>
            <w:r w:rsidRPr="00FF0326">
              <w:rPr>
                <w:rFonts w:ascii="Arial" w:hAnsi="Arial" w:cs="Arial"/>
                <w:b/>
                <w:bCs/>
                <w:sz w:val="20"/>
                <w:szCs w:val="20"/>
              </w:rPr>
              <w:t>our</w:t>
            </w:r>
            <w:r w:rsidRPr="008E797A">
              <w:rPr>
                <w:rFonts w:ascii="Arial" w:hAnsi="Arial" w:cs="Arial"/>
                <w:sz w:val="20"/>
                <w:szCs w:val="20"/>
              </w:rPr>
              <w:t xml:space="preserve"> insurance on the itinerary page. </w:t>
            </w:r>
          </w:p>
          <w:p w:rsidR="00A14ACB" w:rsidRPr="0079102C" w:rsidRDefault="00A14ACB" w:rsidP="00EF5987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</w:p>
          <w:p w:rsidR="00A14ACB" w:rsidRPr="00EF5987" w:rsidRDefault="00CC4245" w:rsidP="00FF0326">
            <w:pPr>
              <w:jc w:val="both"/>
              <w:rPr>
                <w:sz w:val="20"/>
                <w:szCs w:val="20"/>
              </w:rPr>
            </w:pPr>
            <w:ins w:id="6" w:author="Darcy Kitchens" w:date="2026-09-11T10:00:00Z" w16du:dateUtc="2026-09-11T15:00:00Z">
              <w:r w:rsidRPr="00CC4245">
                <w:rPr>
                  <w:b/>
                  <w:bCs/>
                  <w:color w:val="002060"/>
                  <w:sz w:val="20"/>
                  <w:szCs w:val="20"/>
                </w:rPr>
                <w:t>Hotel Flex Plan, Hotel Protection Plan, Flight Protection Plan, Flight Trip Cancellation &amp; Trip Interruption Plan, Package Protection Plan, Package Trip Cancellation &amp; Trip Interruption Plan</w:t>
              </w:r>
            </w:ins>
            <w:del w:id="7" w:author="Darcy Kitchens" w:date="2026-09-11T10:00:00Z" w16du:dateUtc="2026-09-11T15:00:00Z">
              <w:r w:rsidR="671D9D6D" w:rsidRPr="763B1631" w:rsidDel="00CC4245">
                <w:rPr>
                  <w:b/>
                  <w:bCs/>
                  <w:color w:val="002060"/>
                  <w:sz w:val="20"/>
                  <w:szCs w:val="20"/>
                </w:rPr>
                <w:delText>Cancellation Plan</w:delText>
              </w:r>
              <w:r w:rsidR="1E29CF30" w:rsidRPr="763B1631" w:rsidDel="00CC4245">
                <w:rPr>
                  <w:b/>
                  <w:bCs/>
                  <w:color w:val="002060"/>
                  <w:sz w:val="20"/>
                  <w:szCs w:val="20"/>
                </w:rPr>
                <w:delText>,</w:delText>
              </w:r>
              <w:r w:rsidR="671D9D6D" w:rsidRPr="763B1631" w:rsidDel="00CC4245">
                <w:rPr>
                  <w:b/>
                  <w:bCs/>
                  <w:color w:val="002060"/>
                  <w:sz w:val="20"/>
                  <w:szCs w:val="20"/>
                </w:rPr>
                <w:delText xml:space="preserve"> Protection Plan</w:delText>
              </w:r>
            </w:del>
            <w:r w:rsidR="009A6416">
              <w:rPr>
                <w:b/>
                <w:bCs/>
                <w:color w:val="002060"/>
                <w:sz w:val="20"/>
                <w:szCs w:val="20"/>
              </w:rPr>
              <w:t xml:space="preserve">, </w:t>
            </w:r>
            <w:r w:rsidR="009A6416" w:rsidRPr="00CC4245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Collision Damage Plan (Car Rental)</w:t>
            </w:r>
          </w:p>
          <w:p w:rsidR="00A14ACB" w:rsidRPr="00AC08B4" w:rsidRDefault="006A4D35" w:rsidP="00FF0326">
            <w:pPr>
              <w:jc w:val="both"/>
              <w:rPr>
                <w:sz w:val="20"/>
                <w:szCs w:val="20"/>
                <w:lang w:val="es-ES"/>
              </w:rPr>
            </w:pPr>
            <w:r w:rsidRPr="006A4D35">
              <w:rPr>
                <w:rFonts w:ascii="Arial" w:hAnsi="Arial"/>
                <w:sz w:val="20"/>
                <w:szCs w:val="20"/>
                <w:lang w:val="pt-BR"/>
              </w:rPr>
              <w:t>Canada &amp; Continental USA:</w:t>
            </w:r>
            <w:r w:rsidR="00A14ACB" w:rsidRPr="00AC08B4">
              <w:rPr>
                <w:sz w:val="20"/>
                <w:szCs w:val="20"/>
                <w:lang w:val="es-ES"/>
              </w:rPr>
              <w:t xml:space="preserve"> </w:t>
            </w:r>
            <w:r w:rsidRPr="00AC08B4">
              <w:rPr>
                <w:sz w:val="20"/>
                <w:szCs w:val="20"/>
                <w:lang w:val="es-ES"/>
              </w:rPr>
              <w:t>1-</w:t>
            </w:r>
            <w:r w:rsidR="00A14ACB" w:rsidRPr="00AC08B4">
              <w:rPr>
                <w:sz w:val="20"/>
                <w:szCs w:val="20"/>
                <w:lang w:val="es-ES"/>
              </w:rPr>
              <w:t>866-591-5452</w:t>
            </w:r>
            <w:r w:rsidRPr="00AC08B4">
              <w:rPr>
                <w:sz w:val="20"/>
                <w:szCs w:val="20"/>
                <w:lang w:val="es-ES"/>
              </w:rPr>
              <w:t xml:space="preserve"> </w:t>
            </w:r>
            <w:r w:rsidRPr="00AC08B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s-ES"/>
              </w:rPr>
              <w:t xml:space="preserve"> (</w:t>
            </w:r>
            <w:proofErr w:type="spellStart"/>
            <w:r w:rsidRPr="00AC08B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s-ES"/>
              </w:rPr>
              <w:t>toll</w:t>
            </w:r>
            <w:proofErr w:type="spellEnd"/>
            <w:r w:rsidRPr="00AC08B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s-ES"/>
              </w:rPr>
              <w:t xml:space="preserve"> free)</w:t>
            </w:r>
          </w:p>
          <w:p w:rsidR="00A14ACB" w:rsidRPr="00EF5987" w:rsidRDefault="00A14ACB" w:rsidP="00FF0326">
            <w:pPr>
              <w:jc w:val="both"/>
              <w:rPr>
                <w:sz w:val="20"/>
                <w:szCs w:val="20"/>
              </w:rPr>
            </w:pPr>
            <w:r w:rsidRPr="00EF5987">
              <w:rPr>
                <w:sz w:val="20"/>
                <w:szCs w:val="20"/>
              </w:rPr>
              <w:t>International: +1-416-</w:t>
            </w:r>
            <w:r w:rsidR="008E7222" w:rsidRPr="008E7222">
              <w:rPr>
                <w:sz w:val="20"/>
                <w:szCs w:val="20"/>
              </w:rPr>
              <w:t>646-3723</w:t>
            </w:r>
            <w:r w:rsidR="008E7222" w:rsidRPr="008E7222" w:rsidDel="008E7222">
              <w:rPr>
                <w:sz w:val="20"/>
                <w:szCs w:val="20"/>
              </w:rPr>
              <w:t xml:space="preserve"> </w:t>
            </w:r>
            <w:r w:rsidRPr="00EF5987">
              <w:rPr>
                <w:sz w:val="20"/>
                <w:szCs w:val="20"/>
              </w:rPr>
              <w:t>(collect)</w:t>
            </w:r>
          </w:p>
          <w:p w:rsidR="00A14ACB" w:rsidRPr="00EF5987" w:rsidRDefault="00A14ACB" w:rsidP="004134C4">
            <w:pPr>
              <w:jc w:val="both"/>
              <w:rPr>
                <w:b/>
                <w:sz w:val="20"/>
                <w:szCs w:val="20"/>
              </w:rPr>
            </w:pPr>
          </w:p>
          <w:p w:rsidR="00A14ACB" w:rsidRPr="00EF5987" w:rsidRDefault="00A14ACB" w:rsidP="004134C4">
            <w:pPr>
              <w:jc w:val="both"/>
              <w:rPr>
                <w:sz w:val="20"/>
                <w:szCs w:val="20"/>
              </w:rPr>
            </w:pPr>
          </w:p>
          <w:p w:rsidR="00A14ACB" w:rsidRPr="00EF5987" w:rsidRDefault="00A14ACB" w:rsidP="006A5B16">
            <w:pPr>
              <w:jc w:val="both"/>
              <w:rPr>
                <w:sz w:val="20"/>
                <w:szCs w:val="20"/>
              </w:rPr>
            </w:pPr>
            <w:r w:rsidRPr="1C51DB8F">
              <w:rPr>
                <w:sz w:val="20"/>
                <w:szCs w:val="20"/>
              </w:rPr>
              <w:t xml:space="preserve">Hours of Operation: </w:t>
            </w:r>
          </w:p>
          <w:p w:rsidR="00A14ACB" w:rsidRPr="00EF5987" w:rsidRDefault="00A14ACB" w:rsidP="006A5B16">
            <w:pPr>
              <w:jc w:val="both"/>
              <w:rPr>
                <w:sz w:val="20"/>
                <w:szCs w:val="20"/>
              </w:rPr>
            </w:pPr>
            <w:r w:rsidRPr="1C51DB8F">
              <w:rPr>
                <w:sz w:val="20"/>
                <w:szCs w:val="20"/>
              </w:rPr>
              <w:t xml:space="preserve">Monday to Friday – 7.00 am to 7.00 pm Central except public holidays </w:t>
            </w:r>
          </w:p>
          <w:p w:rsidR="00A14ACB" w:rsidRPr="00CC21AA" w:rsidRDefault="00A14ACB" w:rsidP="00EF5987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</w:p>
          <w:p w:rsidR="00FD1D2E" w:rsidRPr="002C4E9A" w:rsidRDefault="00FD1D2E" w:rsidP="000A0CB1">
            <w:pPr>
              <w:rPr>
                <w:rFonts w:ascii="Arial" w:hAnsi="Arial" w:cs="Arial"/>
                <w:b/>
                <w:color w:val="00B0F0"/>
                <w:sz w:val="20"/>
                <w:szCs w:val="20"/>
                <w:lang w:val="en-AU"/>
              </w:rPr>
            </w:pPr>
          </w:p>
        </w:tc>
      </w:tr>
      <w:tr w:rsidR="00FD1D2E" w:rsidTr="4B925F13">
        <w:tc>
          <w:tcPr>
            <w:tcW w:w="2335" w:type="dxa"/>
          </w:tcPr>
          <w:p w:rsidR="00FD1D2E" w:rsidRPr="00E26538" w:rsidRDefault="00FD1D2E" w:rsidP="00FD1D2E">
            <w:pPr>
              <w:rPr>
                <w:rFonts w:ascii="Arial" w:hAnsi="Arial" w:cs="Arial"/>
                <w:b/>
                <w:color w:val="002060"/>
                <w:sz w:val="20"/>
                <w:szCs w:val="20"/>
                <w:lang w:val="en-AU"/>
              </w:rPr>
            </w:pPr>
            <w:r w:rsidRPr="00E26538">
              <w:rPr>
                <w:rFonts w:ascii="Arial" w:hAnsi="Arial" w:cs="Arial"/>
                <w:b/>
                <w:color w:val="002060"/>
                <w:sz w:val="20"/>
                <w:szCs w:val="20"/>
                <w:lang w:val="en-AU"/>
              </w:rPr>
              <w:t>What if I have an emergency overseas?</w:t>
            </w:r>
          </w:p>
          <w:p w:rsidR="00FD1D2E" w:rsidRPr="00E26538" w:rsidRDefault="00FD1D2E" w:rsidP="005A0AA0">
            <w:pPr>
              <w:rPr>
                <w:rFonts w:ascii="Arial" w:hAnsi="Arial" w:cs="Arial"/>
                <w:b/>
                <w:color w:val="002060"/>
                <w:sz w:val="20"/>
                <w:szCs w:val="20"/>
                <w:lang w:val="en-AU"/>
              </w:rPr>
            </w:pPr>
          </w:p>
        </w:tc>
        <w:tc>
          <w:tcPr>
            <w:tcW w:w="8239" w:type="dxa"/>
          </w:tcPr>
          <w:p w:rsidR="001E5A69" w:rsidRDefault="00FD1D2E" w:rsidP="005A0AA0">
            <w:pPr>
              <w:rPr>
                <w:rFonts w:ascii="Arial" w:hAnsi="Arial" w:cs="Arial"/>
                <w:bCs/>
                <w:iCs/>
                <w:sz w:val="20"/>
                <w:szCs w:val="20"/>
                <w:lang w:val="en-AU"/>
              </w:rPr>
            </w:pPr>
            <w:r w:rsidRPr="002C4E9A">
              <w:rPr>
                <w:rFonts w:ascii="Arial" w:hAnsi="Arial" w:cs="Arial"/>
                <w:bCs/>
                <w:iCs/>
                <w:sz w:val="20"/>
                <w:szCs w:val="20"/>
                <w:lang w:val="en-AU"/>
              </w:rPr>
              <w:t>Our service centres are open 24/7.</w:t>
            </w:r>
          </w:p>
          <w:p w:rsidR="001E5A69" w:rsidRDefault="001E5A69" w:rsidP="001E5A69">
            <w:pPr>
              <w:rPr>
                <w:rFonts w:asciiTheme="majorHAnsi" w:hAnsiTheme="majorHAnsi" w:cstheme="majorHAnsi"/>
                <w:b/>
                <w:color w:val="141414" w:themeColor="text1"/>
                <w:sz w:val="20"/>
                <w:szCs w:val="20"/>
              </w:rPr>
            </w:pPr>
          </w:p>
          <w:p w:rsidR="001E5A69" w:rsidRPr="00603AC9" w:rsidRDefault="001E5A69" w:rsidP="001E5A69">
            <w:pPr>
              <w:rPr>
                <w:rFonts w:asciiTheme="majorHAnsi" w:hAnsiTheme="majorHAnsi" w:cstheme="majorHAnsi"/>
                <w:b/>
                <w:color w:val="141414" w:themeColor="text1"/>
                <w:sz w:val="20"/>
                <w:szCs w:val="20"/>
              </w:rPr>
            </w:pPr>
            <w:r w:rsidRPr="00603AC9">
              <w:rPr>
                <w:rFonts w:asciiTheme="majorHAnsi" w:hAnsiTheme="majorHAnsi" w:cstheme="majorHAnsi"/>
                <w:b/>
                <w:color w:val="141414" w:themeColor="text1"/>
                <w:sz w:val="20"/>
                <w:szCs w:val="20"/>
              </w:rPr>
              <w:t xml:space="preserve">Emergency Assistance </w:t>
            </w:r>
          </w:p>
          <w:p w:rsidR="001E5A69" w:rsidRPr="00603AC9" w:rsidRDefault="006A4D35" w:rsidP="001E5A69">
            <w:pPr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</w:pPr>
            <w:r w:rsidRPr="008E7222">
              <w:rPr>
                <w:rFonts w:ascii="Arial" w:hAnsi="Arial"/>
                <w:sz w:val="20"/>
                <w:szCs w:val="20"/>
                <w:lang w:val="pt-BR"/>
              </w:rPr>
              <w:t>Canada &amp; Continental USA:</w:t>
            </w:r>
            <w:r w:rsidR="001E5A69" w:rsidRPr="00603AC9"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  <w:t xml:space="preserve"> 1-866-591-5452</w:t>
            </w:r>
            <w:r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(toll free)</w:t>
            </w:r>
          </w:p>
          <w:p w:rsidR="001E5A69" w:rsidRPr="00603AC9" w:rsidRDefault="001E5A69" w:rsidP="001E5A69">
            <w:pPr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</w:pPr>
            <w:r w:rsidRPr="00603AC9"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  <w:t>International: +1-416-</w:t>
            </w:r>
            <w:r w:rsidR="008E7222" w:rsidRPr="008E7222"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  <w:t>646-3723</w:t>
            </w:r>
            <w:r w:rsidR="008E7222" w:rsidRPr="008E7222" w:rsidDel="008E7222">
              <w:rPr>
                <w:rFonts w:asciiTheme="majorHAnsi" w:hAnsiTheme="majorHAnsi" w:cstheme="majorHAnsi"/>
                <w:color w:val="141414" w:themeColor="text1"/>
                <w:sz w:val="20"/>
                <w:szCs w:val="20"/>
              </w:rPr>
              <w:t xml:space="preserve"> </w:t>
            </w:r>
            <w:r w:rsidR="006A4D35" w:rsidRPr="00EF5987">
              <w:rPr>
                <w:sz w:val="20"/>
                <w:szCs w:val="20"/>
              </w:rPr>
              <w:t>(collect)</w:t>
            </w:r>
          </w:p>
          <w:p w:rsidR="00FD1D2E" w:rsidRPr="002C4E9A" w:rsidRDefault="00FD1D2E" w:rsidP="005A0AA0">
            <w:pPr>
              <w:rPr>
                <w:rFonts w:ascii="Arial" w:hAnsi="Arial" w:cs="Arial"/>
                <w:bCs/>
                <w:iCs/>
                <w:sz w:val="20"/>
                <w:szCs w:val="20"/>
                <w:lang w:val="en-AU"/>
              </w:rPr>
            </w:pPr>
            <w:r w:rsidRPr="002C4E9A">
              <w:rPr>
                <w:rFonts w:ascii="Arial" w:hAnsi="Arial" w:cs="Arial"/>
                <w:bCs/>
                <w:iCs/>
                <w:sz w:val="20"/>
                <w:szCs w:val="20"/>
                <w:lang w:val="en-AU"/>
              </w:rPr>
              <w:t xml:space="preserve"> </w:t>
            </w:r>
          </w:p>
        </w:tc>
      </w:tr>
      <w:tr w:rsidR="00FD1D2E" w:rsidTr="4B925F13">
        <w:tc>
          <w:tcPr>
            <w:tcW w:w="2335" w:type="dxa"/>
          </w:tcPr>
          <w:p w:rsidR="00FD1D2E" w:rsidRPr="00E26538" w:rsidRDefault="001C1287" w:rsidP="00FD1D2E">
            <w:pPr>
              <w:rPr>
                <w:rFonts w:ascii="Arial" w:hAnsi="Arial" w:cs="Arial"/>
                <w:b/>
                <w:color w:val="002060"/>
                <w:sz w:val="20"/>
                <w:szCs w:val="20"/>
                <w:lang w:val="en-AU"/>
              </w:rPr>
            </w:pPr>
            <w:r w:rsidRPr="00E26538">
              <w:rPr>
                <w:rFonts w:ascii="Arial" w:hAnsi="Arial" w:cs="Arial"/>
                <w:b/>
                <w:color w:val="002060"/>
                <w:sz w:val="20"/>
                <w:szCs w:val="20"/>
                <w:lang w:val="en-AU"/>
              </w:rPr>
              <w:t xml:space="preserve">How do I file </w:t>
            </w:r>
            <w:r w:rsidR="00FD1D2E" w:rsidRPr="00E26538">
              <w:rPr>
                <w:rFonts w:ascii="Arial" w:hAnsi="Arial" w:cs="Arial"/>
                <w:b/>
                <w:color w:val="002060"/>
                <w:sz w:val="20"/>
                <w:szCs w:val="20"/>
                <w:lang w:val="en-AU"/>
              </w:rPr>
              <w:t>a claim?</w:t>
            </w:r>
          </w:p>
        </w:tc>
        <w:tc>
          <w:tcPr>
            <w:tcW w:w="8239" w:type="dxa"/>
          </w:tcPr>
          <w:p w:rsidR="0035216A" w:rsidRDefault="0035216A" w:rsidP="00E26538">
            <w:pPr>
              <w:jc w:val="both"/>
              <w:rPr>
                <w:rFonts w:ascii="Arial" w:hAnsi="Arial" w:cs="Arial"/>
                <w:color w:val="221E1F"/>
                <w:sz w:val="20"/>
                <w:szCs w:val="20"/>
              </w:rPr>
            </w:pPr>
            <w:r w:rsidRPr="004C45D6">
              <w:rPr>
                <w:rFonts w:ascii="Arial" w:hAnsi="Arial" w:cs="Arial"/>
                <w:b/>
                <w:sz w:val="20"/>
                <w:szCs w:val="20"/>
                <w:lang w:val="en-AU"/>
              </w:rPr>
              <w:t xml:space="preserve">IMPORTANT: </w:t>
            </w:r>
            <w:r w:rsidRPr="004C45D6">
              <w:rPr>
                <w:rFonts w:ascii="Arial" w:hAnsi="Arial" w:cs="Arial"/>
                <w:sz w:val="20"/>
                <w:szCs w:val="20"/>
                <w:lang w:val="en-AU"/>
              </w:rPr>
              <w:t>Fo</w:t>
            </w:r>
            <w:r w:rsidRPr="00E00740">
              <w:rPr>
                <w:rFonts w:ascii="Arial" w:hAnsi="Arial" w:cs="Arial"/>
                <w:sz w:val="20"/>
                <w:szCs w:val="20"/>
                <w:lang w:val="en-AU"/>
              </w:rPr>
              <w:t>r</w:t>
            </w:r>
            <w:r w:rsidRPr="00E00740">
              <w:rPr>
                <w:rFonts w:ascii="Arial" w:hAnsi="Arial" w:cs="Arial"/>
                <w:bCs/>
                <w:sz w:val="20"/>
                <w:szCs w:val="20"/>
                <w:lang w:val="en-AU"/>
              </w:rPr>
              <w:t xml:space="preserve"> </w:t>
            </w:r>
            <w:r w:rsidRPr="006A5B16">
              <w:rPr>
                <w:rFonts w:ascii="Arial" w:hAnsi="Arial" w:cs="Arial"/>
                <w:bCs/>
                <w:sz w:val="20"/>
                <w:szCs w:val="20"/>
                <w:lang w:val="en-AU"/>
              </w:rPr>
              <w:t>Emergency Medical and Dental Expense</w:t>
            </w:r>
            <w:r w:rsidRPr="006A5B16">
              <w:rPr>
                <w:rFonts w:ascii="Arial" w:hAnsi="Arial" w:cs="Arial"/>
                <w:sz w:val="20"/>
                <w:szCs w:val="20"/>
                <w:lang w:val="en-AU"/>
              </w:rPr>
              <w:t xml:space="preserve"> </w:t>
            </w:r>
            <w:r w:rsidRPr="00E00740">
              <w:rPr>
                <w:rFonts w:ascii="Arial" w:hAnsi="Arial" w:cs="Arial"/>
                <w:sz w:val="20"/>
                <w:szCs w:val="20"/>
                <w:lang w:val="en-AU"/>
              </w:rPr>
              <w:t xml:space="preserve">claims if applicable to the Plan </w:t>
            </w:r>
            <w:r w:rsidR="00CC7243" w:rsidRPr="006A5B1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Y</w:t>
            </w:r>
            <w:r w:rsidRPr="006A5B16">
              <w:rPr>
                <w:rFonts w:ascii="Arial" w:hAnsi="Arial" w:cs="Arial"/>
                <w:b/>
                <w:bCs/>
                <w:sz w:val="20"/>
                <w:szCs w:val="20"/>
                <w:lang w:val="en-AU"/>
              </w:rPr>
              <w:t>ou</w:t>
            </w:r>
            <w:r w:rsidRPr="00E00740">
              <w:rPr>
                <w:rFonts w:ascii="Arial" w:hAnsi="Arial" w:cs="Arial"/>
                <w:sz w:val="20"/>
                <w:szCs w:val="20"/>
                <w:lang w:val="en-AU"/>
              </w:rPr>
              <w:t xml:space="preserve"> have purchased </w:t>
            </w:r>
            <w:r w:rsidRPr="006A5B16">
              <w:rPr>
                <w:rFonts w:ascii="Arial" w:hAnsi="Arial" w:cs="Arial"/>
                <w:bCs/>
                <w:sz w:val="20"/>
                <w:szCs w:val="20"/>
                <w:lang w:val="en-AU"/>
              </w:rPr>
              <w:t>(Benefits B1 &amp; B4 only)</w:t>
            </w:r>
            <w:r w:rsidRPr="00E00740">
              <w:rPr>
                <w:rFonts w:ascii="Arial" w:hAnsi="Arial" w:cs="Arial"/>
                <w:sz w:val="20"/>
                <w:szCs w:val="20"/>
                <w:lang w:val="en-AU"/>
              </w:rPr>
              <w:t xml:space="preserve">, </w:t>
            </w:r>
            <w:r w:rsidRPr="006A5B16">
              <w:rPr>
                <w:rFonts w:ascii="Arial" w:hAnsi="Arial" w:cs="Arial"/>
                <w:b/>
                <w:bCs/>
                <w:color w:val="221E1F"/>
                <w:sz w:val="20"/>
                <w:szCs w:val="20"/>
              </w:rPr>
              <w:t>You</w:t>
            </w:r>
            <w:r w:rsidRPr="0052110D">
              <w:rPr>
                <w:rFonts w:ascii="Arial" w:hAnsi="Arial" w:cs="Arial"/>
                <w:color w:val="221E1F"/>
                <w:sz w:val="20"/>
                <w:szCs w:val="20"/>
              </w:rPr>
              <w:t xml:space="preserve"> must contact </w:t>
            </w:r>
            <w:r w:rsidRPr="006A5B16">
              <w:rPr>
                <w:rFonts w:ascii="Arial" w:hAnsi="Arial" w:cs="Arial"/>
                <w:b/>
                <w:bCs/>
                <w:color w:val="221E1F"/>
                <w:sz w:val="20"/>
                <w:szCs w:val="20"/>
              </w:rPr>
              <w:t>Us</w:t>
            </w:r>
            <w:r w:rsidRPr="0052110D">
              <w:rPr>
                <w:rFonts w:ascii="Arial" w:hAnsi="Arial" w:cs="Arial"/>
                <w:color w:val="221E1F"/>
                <w:sz w:val="20"/>
                <w:szCs w:val="20"/>
              </w:rPr>
              <w:t xml:space="preserve"> before seeking medical attention, and a failure to call will result in </w:t>
            </w:r>
            <w:r w:rsidRPr="006A5B16">
              <w:rPr>
                <w:rFonts w:ascii="Arial" w:hAnsi="Arial" w:cs="Arial"/>
                <w:b/>
                <w:bCs/>
                <w:color w:val="221E1F"/>
                <w:sz w:val="20"/>
                <w:szCs w:val="20"/>
              </w:rPr>
              <w:t>Your</w:t>
            </w:r>
            <w:r w:rsidRPr="0052110D">
              <w:rPr>
                <w:rFonts w:ascii="Arial" w:hAnsi="Arial" w:cs="Arial"/>
                <w:color w:val="221E1F"/>
                <w:sz w:val="20"/>
                <w:szCs w:val="20"/>
              </w:rPr>
              <w:t xml:space="preserve"> being responsible for 30% of any eligible expenses incurred, or no reimbursement, unless </w:t>
            </w:r>
            <w:proofErr w:type="gramStart"/>
            <w:r w:rsidRPr="006A5B16">
              <w:rPr>
                <w:rFonts w:ascii="Arial" w:hAnsi="Arial" w:cs="Arial"/>
                <w:b/>
                <w:bCs/>
                <w:color w:val="221E1F"/>
                <w:sz w:val="20"/>
                <w:szCs w:val="20"/>
              </w:rPr>
              <w:t>Your</w:t>
            </w:r>
            <w:proofErr w:type="gramEnd"/>
            <w:r w:rsidRPr="0052110D">
              <w:rPr>
                <w:rFonts w:ascii="Arial" w:hAnsi="Arial" w:cs="Arial"/>
                <w:color w:val="221E1F"/>
                <w:sz w:val="20"/>
                <w:szCs w:val="20"/>
              </w:rPr>
              <w:t xml:space="preserve"> medical condition prevents </w:t>
            </w:r>
            <w:r w:rsidRPr="006A5B16">
              <w:rPr>
                <w:rFonts w:ascii="Arial" w:hAnsi="Arial" w:cs="Arial"/>
                <w:b/>
                <w:bCs/>
                <w:color w:val="221E1F"/>
                <w:sz w:val="20"/>
                <w:szCs w:val="20"/>
              </w:rPr>
              <w:t>You</w:t>
            </w:r>
            <w:r w:rsidRPr="0052110D">
              <w:rPr>
                <w:rFonts w:ascii="Arial" w:hAnsi="Arial" w:cs="Arial"/>
                <w:color w:val="221E1F"/>
                <w:sz w:val="20"/>
                <w:szCs w:val="20"/>
              </w:rPr>
              <w:t xml:space="preserve"> from calling. </w:t>
            </w:r>
            <w:r w:rsidRPr="006A5B16">
              <w:rPr>
                <w:rFonts w:ascii="Arial" w:hAnsi="Arial" w:cs="Arial"/>
                <w:b/>
                <w:bCs/>
                <w:color w:val="221E1F"/>
                <w:sz w:val="20"/>
                <w:szCs w:val="20"/>
              </w:rPr>
              <w:t xml:space="preserve">You </w:t>
            </w:r>
            <w:r w:rsidRPr="0052110D">
              <w:rPr>
                <w:rFonts w:ascii="Arial" w:hAnsi="Arial" w:cs="Arial"/>
                <w:color w:val="221E1F"/>
                <w:sz w:val="20"/>
                <w:szCs w:val="20"/>
              </w:rPr>
              <w:t xml:space="preserve">must call as soon as medically possible or have someone call on </w:t>
            </w:r>
            <w:r w:rsidRPr="006A5B16">
              <w:rPr>
                <w:rFonts w:ascii="Arial" w:hAnsi="Arial" w:cs="Arial"/>
                <w:b/>
                <w:bCs/>
                <w:color w:val="221E1F"/>
                <w:sz w:val="20"/>
                <w:szCs w:val="20"/>
              </w:rPr>
              <w:t>Your</w:t>
            </w:r>
            <w:r w:rsidRPr="0052110D">
              <w:rPr>
                <w:rFonts w:ascii="Arial" w:hAnsi="Arial" w:cs="Arial"/>
                <w:color w:val="221E1F"/>
                <w:sz w:val="20"/>
                <w:szCs w:val="20"/>
              </w:rPr>
              <w:t xml:space="preserve"> behalf.</w:t>
            </w:r>
          </w:p>
          <w:p w:rsidR="0035216A" w:rsidRDefault="0035216A" w:rsidP="00FD1D2E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</w:p>
          <w:p w:rsidR="0096249C" w:rsidRDefault="0096249C" w:rsidP="0096249C">
            <w:pPr>
              <w:rPr>
                <w:rFonts w:ascii="Arial" w:hAnsi="Arial" w:cs="Arial"/>
                <w:b/>
                <w:sz w:val="20"/>
                <w:szCs w:val="20"/>
                <w:lang w:val="en-AU"/>
              </w:rPr>
            </w:pPr>
          </w:p>
          <w:p w:rsidR="0096249C" w:rsidRPr="00603AC9" w:rsidRDefault="00AA4163" w:rsidP="0096249C">
            <w:pPr>
              <w:rPr>
                <w:rFonts w:asciiTheme="majorHAnsi" w:hAnsiTheme="majorHAnsi" w:cstheme="majorHAnsi"/>
                <w:b/>
                <w:color w:val="141414" w:themeColor="text1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color w:val="141414" w:themeColor="text1"/>
                <w:sz w:val="20"/>
                <w:szCs w:val="20"/>
              </w:rPr>
              <w:t>-</w:t>
            </w:r>
          </w:p>
          <w:p w:rsidR="0096249C" w:rsidRDefault="00AA4163" w:rsidP="0096249C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490C5B">
              <w:rPr>
                <w:rFonts w:ascii="Arial" w:hAnsi="Arial"/>
                <w:sz w:val="18"/>
                <w:lang w:val="pt-BR"/>
              </w:rPr>
              <w:t>Canada &amp; Continental USA:</w:t>
            </w:r>
            <w:r w:rsidR="0096249C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1-866-591-5452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(toll free)</w:t>
            </w:r>
            <w:r w:rsidR="0096249C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br/>
            </w:r>
            <w:r w:rsidR="0096249C" w:rsidRPr="00D1761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International: +1-416-</w:t>
            </w:r>
            <w:r w:rsidR="008E7222" w:rsidRPr="008E7222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646-3723</w:t>
            </w:r>
            <w:r w:rsidR="008E7222" w:rsidRPr="008E7222" w:rsidDel="008E7222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="0096249C" w:rsidRPr="00D1761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(collect)</w:t>
            </w:r>
          </w:p>
          <w:p w:rsidR="0096249C" w:rsidRDefault="0096249C" w:rsidP="00FD1D2E">
            <w:pPr>
              <w:rPr>
                <w:rFonts w:ascii="Arial" w:hAnsi="Arial" w:cs="Arial"/>
                <w:sz w:val="20"/>
                <w:szCs w:val="20"/>
                <w:lang w:val="en-AU"/>
              </w:rPr>
            </w:pPr>
          </w:p>
          <w:p w:rsidR="00FD1D2E" w:rsidRPr="002C4E9A" w:rsidRDefault="0096249C" w:rsidP="00FD1D2E">
            <w:pPr>
              <w:rPr>
                <w:rFonts w:ascii="Arial" w:hAnsi="Arial" w:cs="Arial"/>
                <w:b/>
                <w:sz w:val="20"/>
                <w:szCs w:val="20"/>
                <w:u w:val="single"/>
                <w:lang w:val="en-AU"/>
              </w:rPr>
            </w:pPr>
            <w:r>
              <w:rPr>
                <w:rFonts w:ascii="Arial" w:hAnsi="Arial" w:cs="Arial"/>
                <w:sz w:val="20"/>
                <w:szCs w:val="20"/>
                <w:lang w:val="en-AU"/>
              </w:rPr>
              <w:t xml:space="preserve">For other claims, file online </w:t>
            </w:r>
            <w:r w:rsidR="00FD1D2E" w:rsidRPr="002C4E9A">
              <w:rPr>
                <w:rFonts w:ascii="Arial" w:hAnsi="Arial" w:cs="Arial"/>
                <w:sz w:val="20"/>
                <w:szCs w:val="20"/>
                <w:lang w:val="en-AU"/>
              </w:rPr>
              <w:t xml:space="preserve">at </w:t>
            </w:r>
            <w:hyperlink r:id="rId12" w:history="1">
              <w:r w:rsidR="00D318BE" w:rsidRPr="000A1B8B">
                <w:rPr>
                  <w:rStyle w:val="Hyperlink"/>
                  <w:rFonts w:cstheme="minorHAnsi"/>
                  <w:sz w:val="20"/>
                  <w:szCs w:val="20"/>
                </w:rPr>
                <w:t>https://claims.travelguard.com/myclaim/ca</w:t>
              </w:r>
            </w:hyperlink>
            <w:r w:rsidR="00D318BE">
              <w:rPr>
                <w:rStyle w:val="Hyperlink"/>
                <w:rFonts w:cstheme="minorHAnsi"/>
                <w:sz w:val="20"/>
                <w:szCs w:val="20"/>
              </w:rPr>
              <w:t xml:space="preserve"> </w:t>
            </w:r>
          </w:p>
          <w:p w:rsidR="00FD1D2E" w:rsidRPr="002C4E9A" w:rsidRDefault="00FD1D2E" w:rsidP="005A0AA0">
            <w:pPr>
              <w:rPr>
                <w:rFonts w:ascii="Arial" w:hAnsi="Arial" w:cs="Arial"/>
                <w:b/>
                <w:color w:val="00B0F0"/>
                <w:sz w:val="20"/>
                <w:szCs w:val="20"/>
                <w:lang w:val="en-AU"/>
              </w:rPr>
            </w:pPr>
          </w:p>
        </w:tc>
      </w:tr>
    </w:tbl>
    <w:p w:rsidR="000D54CA" w:rsidRDefault="000D54CA" w:rsidP="005A0AA0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1D3491" w:rsidRDefault="001D3491" w:rsidP="005A0AA0">
      <w:pPr>
        <w:spacing w:after="0" w:line="240" w:lineRule="auto"/>
      </w:pPr>
    </w:p>
    <w:p w:rsidR="000D54CA" w:rsidRPr="00E26538" w:rsidRDefault="000D54CA" w:rsidP="00E26538">
      <w:pPr>
        <w:tabs>
          <w:tab w:val="left" w:pos="3157"/>
        </w:tabs>
        <w:spacing w:after="0" w:line="240" w:lineRule="auto"/>
        <w:rPr>
          <w:rFonts w:ascii="Arial" w:hAnsi="Arial" w:cs="Arial"/>
          <w:color w:val="002060"/>
          <w:sz w:val="20"/>
          <w:szCs w:val="20"/>
        </w:rPr>
      </w:pPr>
      <w:r w:rsidRPr="006B275A">
        <w:rPr>
          <w:rFonts w:ascii="Arial" w:hAnsi="Arial" w:cs="Arial"/>
          <w:sz w:val="20"/>
          <w:szCs w:val="20"/>
          <w:lang w:val="en-AU"/>
        </w:rPr>
        <w:t xml:space="preserve">Safe travels! </w:t>
      </w:r>
      <w:r w:rsidR="001B275E">
        <w:rPr>
          <w:rFonts w:ascii="Arial" w:hAnsi="Arial" w:cs="Arial"/>
          <w:sz w:val="20"/>
          <w:szCs w:val="20"/>
          <w:lang w:val="en-AU"/>
        </w:rPr>
        <w:tab/>
      </w:r>
      <w:r w:rsidRPr="006B275A">
        <w:rPr>
          <w:rFonts w:ascii="Arial" w:hAnsi="Arial" w:cs="Arial"/>
          <w:sz w:val="20"/>
          <w:szCs w:val="20"/>
          <w:lang w:val="en-AU"/>
        </w:rPr>
        <w:br/>
      </w:r>
      <w:r w:rsidR="005938A3" w:rsidRPr="00E26538">
        <w:rPr>
          <w:rFonts w:ascii="Arial" w:hAnsi="Arial" w:cs="Arial"/>
          <w:b/>
          <w:color w:val="002060"/>
          <w:sz w:val="20"/>
          <w:szCs w:val="20"/>
          <w:lang w:val="en-AU"/>
        </w:rPr>
        <w:t>Travel Guard Group Canada, Inc.</w:t>
      </w:r>
      <w:r w:rsidRPr="00E26538">
        <w:rPr>
          <w:rFonts w:ascii="Arial" w:hAnsi="Arial" w:cs="Arial"/>
          <w:b/>
          <w:color w:val="002060"/>
          <w:sz w:val="20"/>
          <w:szCs w:val="20"/>
          <w:lang w:val="en-AU"/>
        </w:rPr>
        <w:t xml:space="preserve"> </w:t>
      </w:r>
    </w:p>
    <w:sectPr w:rsidR="000D54CA" w:rsidRPr="00E26538" w:rsidSect="004E40BD">
      <w:footerReference w:type="even" r:id="rId13"/>
      <w:footerReference w:type="default" r:id="rId14"/>
      <w:footerReference w:type="first" r:id="rId15"/>
      <w:type w:val="continuous"/>
      <w:pgSz w:w="12240" w:h="15840"/>
      <w:pgMar w:top="1152" w:right="720" w:bottom="1440" w:left="720" w:header="720" w:footer="144" w:gutter="216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3733" w:rsidRDefault="00DA3733" w:rsidP="0005501C">
      <w:pPr>
        <w:spacing w:after="0" w:line="240" w:lineRule="auto"/>
      </w:pPr>
      <w:r>
        <w:separator/>
      </w:r>
    </w:p>
  </w:endnote>
  <w:endnote w:type="continuationSeparator" w:id="0">
    <w:p w:rsidR="00DA3733" w:rsidRDefault="00DA3733" w:rsidP="0005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35A96816-EFD7-4B95-A77B-9EE49BD66FEE}"/>
    <w:embedBold r:id="rId2" w:fontKey="{98C901D2-EA7C-4E72-9AE4-21344C25792B}"/>
    <w:embedBoldItalic r:id="rId3" w:fontKey="{B6120E69-4469-40A0-9279-67E27A152E89}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Univers ATT"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ITC Avant Garde Std M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subsetted="1" w:fontKey="{01AA26D9-0FB8-4120-9942-9F1AF32182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6617" w:rsidRDefault="007866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320DA" wp14:editId="11BFE7E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10640" cy="357505"/>
              <wp:effectExtent l="0" t="0" r="3810" b="0"/>
              <wp:wrapNone/>
              <wp:docPr id="539783379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06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86617" w:rsidRPr="00786617" w:rsidRDefault="00786617" w:rsidP="0078661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66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320D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03.2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" filled="f" stroked="f">
              <v:textbox style="mso-fit-shape-to-text:t" inset="20pt,0,0,15pt">
                <w:txbxContent>
                  <w:p w:rsidR="00786617" w:rsidRPr="00786617" w:rsidRDefault="00786617" w:rsidP="0078661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866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00A92" w:rsidRPr="00C5516B" w:rsidRDefault="00786617">
    <w:pPr>
      <w:jc w:val="right"/>
      <w:rPr>
        <w:rFonts w:ascii="Segoe UI" w:hAnsi="Segoe UI" w:cs="Segoe UI"/>
        <w:color w:val="00A4E4" w:themeColor="accent1"/>
        <w:szCs w:val="20"/>
      </w:rPr>
    </w:pPr>
    <w:r>
      <w:rPr>
        <w:rFonts w:ascii="Segoe UI" w:hAnsi="Segoe UI" w:cs="Segoe UI"/>
        <w:noProof/>
        <w:color w:val="00A4E4" w:themeColor="accent1"/>
        <w:szCs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832B6C" wp14:editId="315DBE5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10640" cy="357505"/>
              <wp:effectExtent l="0" t="0" r="3810" b="0"/>
              <wp:wrapNone/>
              <wp:docPr id="1533863364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06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86617" w:rsidRPr="00786617" w:rsidRDefault="00786617" w:rsidP="0078661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66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832B6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left:0;text-align:left;margin-left:0;margin-top:0;width:103.2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" filled="f" stroked="f">
              <v:textbox style="mso-fit-shape-to-text:t" inset="20pt,0,0,15pt">
                <w:txbxContent>
                  <w:p w:rsidR="00786617" w:rsidRPr="00786617" w:rsidRDefault="00786617" w:rsidP="0078661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866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700A92" w:rsidRDefault="00700A92" w:rsidP="00700A92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6617" w:rsidRDefault="007866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82C95F" wp14:editId="711AA653">
              <wp:simplePos x="597600" y="9806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10640" cy="357505"/>
              <wp:effectExtent l="0" t="0" r="3810" b="0"/>
              <wp:wrapNone/>
              <wp:docPr id="796013132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06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86617" w:rsidRPr="00786617" w:rsidRDefault="00786617" w:rsidP="0078661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66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2C95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103.2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" filled="f" stroked="f">
              <v:textbox style="mso-fit-shape-to-text:t" inset="20pt,0,0,15pt">
                <w:txbxContent>
                  <w:p w:rsidR="00786617" w:rsidRPr="00786617" w:rsidRDefault="00786617" w:rsidP="0078661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866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3733" w:rsidRDefault="00DA3733" w:rsidP="0005501C">
      <w:pPr>
        <w:spacing w:after="0" w:line="240" w:lineRule="auto"/>
      </w:pPr>
      <w:r>
        <w:separator/>
      </w:r>
    </w:p>
  </w:footnote>
  <w:footnote w:type="continuationSeparator" w:id="0">
    <w:p w:rsidR="00DA3733" w:rsidRDefault="00DA3733" w:rsidP="0005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DF6"/>
    <w:multiLevelType w:val="hybridMultilevel"/>
    <w:tmpl w:val="AC5A9504"/>
    <w:lvl w:ilvl="0" w:tplc="64268F80">
      <w:start w:val="1"/>
      <w:numFmt w:val="decimal"/>
      <w:lvlText w:val="%1."/>
      <w:lvlJc w:val="left"/>
      <w:pPr>
        <w:ind w:left="171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" w15:restartNumberingAfterBreak="0">
    <w:nsid w:val="11082536"/>
    <w:multiLevelType w:val="hybridMultilevel"/>
    <w:tmpl w:val="85489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12244"/>
    <w:multiLevelType w:val="hybridMultilevel"/>
    <w:tmpl w:val="17DA4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B47BB"/>
    <w:multiLevelType w:val="hybridMultilevel"/>
    <w:tmpl w:val="B9767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C1545"/>
    <w:multiLevelType w:val="hybridMultilevel"/>
    <w:tmpl w:val="369C6F9C"/>
    <w:lvl w:ilvl="0" w:tplc="3E6621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3EB9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B850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18DB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8126C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6C12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16CF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42E3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AC49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2DC7EBB"/>
    <w:multiLevelType w:val="hybridMultilevel"/>
    <w:tmpl w:val="274E66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B31ABB"/>
    <w:multiLevelType w:val="hybridMultilevel"/>
    <w:tmpl w:val="30AA5D02"/>
    <w:lvl w:ilvl="0" w:tplc="68A0562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0B52A1"/>
    <w:multiLevelType w:val="hybridMultilevel"/>
    <w:tmpl w:val="F4B8FF2E"/>
    <w:lvl w:ilvl="0" w:tplc="50926AC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83CEF"/>
    <w:multiLevelType w:val="hybridMultilevel"/>
    <w:tmpl w:val="EB1C2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1311E"/>
    <w:multiLevelType w:val="hybridMultilevel"/>
    <w:tmpl w:val="1F2A0EA6"/>
    <w:lvl w:ilvl="0" w:tplc="641E62C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77529C"/>
    <w:multiLevelType w:val="hybridMultilevel"/>
    <w:tmpl w:val="D2522FA6"/>
    <w:lvl w:ilvl="0" w:tplc="3A3A1782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1" w:tplc="44E8C56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2" w:tplc="FB0C94E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3" w:tplc="EF5C23B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4" w:tplc="EEBC373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5" w:tplc="B380D83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6" w:tplc="9352263E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  <w:lvl w:ilvl="7" w:tplc="952416BE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Arial" w:hAnsi="Arial" w:hint="default"/>
      </w:rPr>
    </w:lvl>
    <w:lvl w:ilvl="8" w:tplc="DC7075B4" w:tentative="1">
      <w:start w:val="1"/>
      <w:numFmt w:val="bullet"/>
      <w:lvlText w:val="•"/>
      <w:lvlJc w:val="left"/>
      <w:pPr>
        <w:tabs>
          <w:tab w:val="num" w:pos="8280"/>
        </w:tabs>
        <w:ind w:left="8280" w:hanging="360"/>
      </w:pPr>
      <w:rPr>
        <w:rFonts w:ascii="Arial" w:hAnsi="Arial" w:hint="default"/>
      </w:rPr>
    </w:lvl>
  </w:abstractNum>
  <w:abstractNum w:abstractNumId="11" w15:restartNumberingAfterBreak="0">
    <w:nsid w:val="39581214"/>
    <w:multiLevelType w:val="hybridMultilevel"/>
    <w:tmpl w:val="A4747D46"/>
    <w:lvl w:ilvl="0" w:tplc="BD5AABC2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0B5389"/>
    <w:multiLevelType w:val="hybridMultilevel"/>
    <w:tmpl w:val="908847C2"/>
    <w:lvl w:ilvl="0" w:tplc="50F07B5A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043406"/>
    <w:multiLevelType w:val="hybridMultilevel"/>
    <w:tmpl w:val="241A7984"/>
    <w:lvl w:ilvl="0" w:tplc="5CD0F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FCA1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6663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90054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78E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5871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4E37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66A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6803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B5B26F6"/>
    <w:multiLevelType w:val="hybridMultilevel"/>
    <w:tmpl w:val="753AB16C"/>
    <w:lvl w:ilvl="0" w:tplc="738C644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6B265A"/>
    <w:multiLevelType w:val="hybridMultilevel"/>
    <w:tmpl w:val="4F26EFCA"/>
    <w:lvl w:ilvl="0" w:tplc="3A3A1782">
      <w:start w:val="1"/>
      <w:numFmt w:val="bullet"/>
      <w:lvlText w:val="•"/>
      <w:lvlJc w:val="left"/>
      <w:pPr>
        <w:ind w:left="3600" w:hanging="36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64722A3E"/>
    <w:multiLevelType w:val="hybridMultilevel"/>
    <w:tmpl w:val="5802B370"/>
    <w:lvl w:ilvl="0" w:tplc="452CF660">
      <w:start w:val="1"/>
      <w:numFmt w:val="bullet"/>
      <w:pStyle w:val="4BulletTex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D63B79"/>
    <w:multiLevelType w:val="hybridMultilevel"/>
    <w:tmpl w:val="31F02EDE"/>
    <w:lvl w:ilvl="0" w:tplc="47CA9D82">
      <w:start w:val="29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Semi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910914"/>
    <w:multiLevelType w:val="hybridMultilevel"/>
    <w:tmpl w:val="0CE038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A47678"/>
    <w:multiLevelType w:val="hybridMultilevel"/>
    <w:tmpl w:val="0306632C"/>
    <w:lvl w:ilvl="0" w:tplc="5AD2B1DE">
      <w:numFmt w:val="bullet"/>
      <w:lvlText w:val=""/>
      <w:lvlJc w:val="left"/>
      <w:pPr>
        <w:ind w:left="360" w:hanging="360"/>
      </w:pPr>
      <w:rPr>
        <w:rFonts w:ascii="Symbol" w:eastAsia="Univers ATT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0261552">
    <w:abstractNumId w:val="16"/>
  </w:num>
  <w:num w:numId="2" w16cid:durableId="108087823">
    <w:abstractNumId w:val="9"/>
  </w:num>
  <w:num w:numId="3" w16cid:durableId="1545945570">
    <w:abstractNumId w:val="17"/>
  </w:num>
  <w:num w:numId="4" w16cid:durableId="1764454814">
    <w:abstractNumId w:val="10"/>
  </w:num>
  <w:num w:numId="5" w16cid:durableId="822235108">
    <w:abstractNumId w:val="1"/>
  </w:num>
  <w:num w:numId="6" w16cid:durableId="1709574208">
    <w:abstractNumId w:val="15"/>
  </w:num>
  <w:num w:numId="7" w16cid:durableId="2133816911">
    <w:abstractNumId w:val="4"/>
  </w:num>
  <w:num w:numId="8" w16cid:durableId="773673625">
    <w:abstractNumId w:val="13"/>
  </w:num>
  <w:num w:numId="9" w16cid:durableId="1341197377">
    <w:abstractNumId w:val="6"/>
  </w:num>
  <w:num w:numId="10" w16cid:durableId="1577131517">
    <w:abstractNumId w:val="5"/>
  </w:num>
  <w:num w:numId="11" w16cid:durableId="595984571">
    <w:abstractNumId w:val="3"/>
  </w:num>
  <w:num w:numId="12" w16cid:durableId="170578499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26991180">
    <w:abstractNumId w:val="11"/>
  </w:num>
  <w:num w:numId="14" w16cid:durableId="471942082">
    <w:abstractNumId w:val="11"/>
  </w:num>
  <w:num w:numId="15" w16cid:durableId="846022165">
    <w:abstractNumId w:val="7"/>
  </w:num>
  <w:num w:numId="16" w16cid:durableId="130635618">
    <w:abstractNumId w:val="19"/>
  </w:num>
  <w:num w:numId="17" w16cid:durableId="1773283796">
    <w:abstractNumId w:val="18"/>
  </w:num>
  <w:num w:numId="18" w16cid:durableId="1774864241">
    <w:abstractNumId w:val="12"/>
  </w:num>
  <w:num w:numId="19" w16cid:durableId="1345472714">
    <w:abstractNumId w:val="0"/>
  </w:num>
  <w:num w:numId="20" w16cid:durableId="14312760">
    <w:abstractNumId w:val="14"/>
  </w:num>
  <w:num w:numId="21" w16cid:durableId="158322274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rcy Kitchens">
    <w15:presenceInfo w15:providerId="AD" w15:userId="S::darcy.kitchens@travelguard.com::6744ef80-4c1d-4015-a853-61142f3dc4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activeWritingStyle w:appName="MSWord" w:lang="en-US" w:vendorID="64" w:dllVersion="0" w:nlCheck="1" w:checkStyle="0"/>
  <w:activeWritingStyle w:appName="MSWord" w:lang="en-AU" w:vendorID="64" w:dllVersion="0" w:nlCheck="1" w:checkStyle="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8A0"/>
    <w:rsid w:val="00000E75"/>
    <w:rsid w:val="00003DCF"/>
    <w:rsid w:val="0000489A"/>
    <w:rsid w:val="00007B8D"/>
    <w:rsid w:val="00012148"/>
    <w:rsid w:val="00012A6B"/>
    <w:rsid w:val="000142FD"/>
    <w:rsid w:val="00016BFE"/>
    <w:rsid w:val="00017977"/>
    <w:rsid w:val="00022244"/>
    <w:rsid w:val="00022474"/>
    <w:rsid w:val="000235CD"/>
    <w:rsid w:val="000238EB"/>
    <w:rsid w:val="000267E0"/>
    <w:rsid w:val="000313DF"/>
    <w:rsid w:val="00032065"/>
    <w:rsid w:val="0003226B"/>
    <w:rsid w:val="00035558"/>
    <w:rsid w:val="00042911"/>
    <w:rsid w:val="00044B91"/>
    <w:rsid w:val="0005501C"/>
    <w:rsid w:val="00055BFF"/>
    <w:rsid w:val="00064FF3"/>
    <w:rsid w:val="00066B7C"/>
    <w:rsid w:val="000745F5"/>
    <w:rsid w:val="00075174"/>
    <w:rsid w:val="000802BF"/>
    <w:rsid w:val="000812C7"/>
    <w:rsid w:val="000824A8"/>
    <w:rsid w:val="00083BED"/>
    <w:rsid w:val="00086878"/>
    <w:rsid w:val="00086E8A"/>
    <w:rsid w:val="00087603"/>
    <w:rsid w:val="00090C90"/>
    <w:rsid w:val="00093818"/>
    <w:rsid w:val="0009447A"/>
    <w:rsid w:val="0009773F"/>
    <w:rsid w:val="000A010C"/>
    <w:rsid w:val="000A0CB1"/>
    <w:rsid w:val="000A233F"/>
    <w:rsid w:val="000A4AC2"/>
    <w:rsid w:val="000A6CFA"/>
    <w:rsid w:val="000A7704"/>
    <w:rsid w:val="000B2C80"/>
    <w:rsid w:val="000B52A2"/>
    <w:rsid w:val="000B66C4"/>
    <w:rsid w:val="000C0601"/>
    <w:rsid w:val="000C08BC"/>
    <w:rsid w:val="000C0E38"/>
    <w:rsid w:val="000C1248"/>
    <w:rsid w:val="000C1AF0"/>
    <w:rsid w:val="000C3FEC"/>
    <w:rsid w:val="000D0DEE"/>
    <w:rsid w:val="000D0E68"/>
    <w:rsid w:val="000D11A3"/>
    <w:rsid w:val="000D44F7"/>
    <w:rsid w:val="000D478E"/>
    <w:rsid w:val="000D52AF"/>
    <w:rsid w:val="000D54CA"/>
    <w:rsid w:val="000D6A76"/>
    <w:rsid w:val="000F09C6"/>
    <w:rsid w:val="000F0A11"/>
    <w:rsid w:val="000F1942"/>
    <w:rsid w:val="000F19DE"/>
    <w:rsid w:val="000F79CF"/>
    <w:rsid w:val="000F7E1F"/>
    <w:rsid w:val="00100750"/>
    <w:rsid w:val="0010249F"/>
    <w:rsid w:val="001025A6"/>
    <w:rsid w:val="00112490"/>
    <w:rsid w:val="00115611"/>
    <w:rsid w:val="00115D49"/>
    <w:rsid w:val="0012099B"/>
    <w:rsid w:val="00126487"/>
    <w:rsid w:val="00126D8A"/>
    <w:rsid w:val="00133D72"/>
    <w:rsid w:val="00135D22"/>
    <w:rsid w:val="001472D9"/>
    <w:rsid w:val="0014734D"/>
    <w:rsid w:val="0014759B"/>
    <w:rsid w:val="00150005"/>
    <w:rsid w:val="00151CF5"/>
    <w:rsid w:val="001526DC"/>
    <w:rsid w:val="0015510C"/>
    <w:rsid w:val="00155DFD"/>
    <w:rsid w:val="001574CF"/>
    <w:rsid w:val="00157764"/>
    <w:rsid w:val="00160739"/>
    <w:rsid w:val="00162CEA"/>
    <w:rsid w:val="0016411F"/>
    <w:rsid w:val="001665D1"/>
    <w:rsid w:val="001673B2"/>
    <w:rsid w:val="001707E8"/>
    <w:rsid w:val="001725DF"/>
    <w:rsid w:val="00172BD6"/>
    <w:rsid w:val="0017316A"/>
    <w:rsid w:val="00174528"/>
    <w:rsid w:val="00175757"/>
    <w:rsid w:val="00180498"/>
    <w:rsid w:val="00181E28"/>
    <w:rsid w:val="00182293"/>
    <w:rsid w:val="0018368B"/>
    <w:rsid w:val="00184F3E"/>
    <w:rsid w:val="0018681A"/>
    <w:rsid w:val="00186C18"/>
    <w:rsid w:val="00190F51"/>
    <w:rsid w:val="00191967"/>
    <w:rsid w:val="00195BBC"/>
    <w:rsid w:val="001A00A2"/>
    <w:rsid w:val="001A32B0"/>
    <w:rsid w:val="001A333B"/>
    <w:rsid w:val="001A4AE8"/>
    <w:rsid w:val="001A5E3D"/>
    <w:rsid w:val="001A642D"/>
    <w:rsid w:val="001B0678"/>
    <w:rsid w:val="001B0DEB"/>
    <w:rsid w:val="001B1811"/>
    <w:rsid w:val="001B275E"/>
    <w:rsid w:val="001B2A5D"/>
    <w:rsid w:val="001B60EA"/>
    <w:rsid w:val="001B7265"/>
    <w:rsid w:val="001C02CD"/>
    <w:rsid w:val="001C1287"/>
    <w:rsid w:val="001C5320"/>
    <w:rsid w:val="001C5E2B"/>
    <w:rsid w:val="001C7212"/>
    <w:rsid w:val="001D1D38"/>
    <w:rsid w:val="001D2481"/>
    <w:rsid w:val="001D3491"/>
    <w:rsid w:val="001E2979"/>
    <w:rsid w:val="001E29FA"/>
    <w:rsid w:val="001E5A69"/>
    <w:rsid w:val="001E675F"/>
    <w:rsid w:val="001E7637"/>
    <w:rsid w:val="001F0D33"/>
    <w:rsid w:val="001F1529"/>
    <w:rsid w:val="001F1D0D"/>
    <w:rsid w:val="001F38B5"/>
    <w:rsid w:val="001F4CB5"/>
    <w:rsid w:val="00202622"/>
    <w:rsid w:val="00202690"/>
    <w:rsid w:val="00203776"/>
    <w:rsid w:val="00204170"/>
    <w:rsid w:val="002045FA"/>
    <w:rsid w:val="002052C7"/>
    <w:rsid w:val="00205C51"/>
    <w:rsid w:val="00210281"/>
    <w:rsid w:val="00212761"/>
    <w:rsid w:val="0021713D"/>
    <w:rsid w:val="0022077D"/>
    <w:rsid w:val="0022318F"/>
    <w:rsid w:val="0022552D"/>
    <w:rsid w:val="0022614B"/>
    <w:rsid w:val="0022616C"/>
    <w:rsid w:val="00227BF7"/>
    <w:rsid w:val="00237D3E"/>
    <w:rsid w:val="00240D5A"/>
    <w:rsid w:val="00243A08"/>
    <w:rsid w:val="00246CB6"/>
    <w:rsid w:val="00253A49"/>
    <w:rsid w:val="002562D5"/>
    <w:rsid w:val="00256A9B"/>
    <w:rsid w:val="002579F6"/>
    <w:rsid w:val="00260613"/>
    <w:rsid w:val="00263722"/>
    <w:rsid w:val="00264FF9"/>
    <w:rsid w:val="00265196"/>
    <w:rsid w:val="00266A8A"/>
    <w:rsid w:val="00274D59"/>
    <w:rsid w:val="002805E6"/>
    <w:rsid w:val="002825AC"/>
    <w:rsid w:val="00287E72"/>
    <w:rsid w:val="00293E3A"/>
    <w:rsid w:val="002946C7"/>
    <w:rsid w:val="002A22DD"/>
    <w:rsid w:val="002A2567"/>
    <w:rsid w:val="002A2B32"/>
    <w:rsid w:val="002A31A6"/>
    <w:rsid w:val="002A7BBD"/>
    <w:rsid w:val="002B1466"/>
    <w:rsid w:val="002C182F"/>
    <w:rsid w:val="002C1E08"/>
    <w:rsid w:val="002C4029"/>
    <w:rsid w:val="002C43D5"/>
    <w:rsid w:val="002C4E9A"/>
    <w:rsid w:val="002C5215"/>
    <w:rsid w:val="002C5B36"/>
    <w:rsid w:val="002C6A43"/>
    <w:rsid w:val="002D07D9"/>
    <w:rsid w:val="002D1EBC"/>
    <w:rsid w:val="002D24B6"/>
    <w:rsid w:val="002E0E66"/>
    <w:rsid w:val="002E11E3"/>
    <w:rsid w:val="002E2A6A"/>
    <w:rsid w:val="002E49E7"/>
    <w:rsid w:val="002E4E9D"/>
    <w:rsid w:val="002E4F7D"/>
    <w:rsid w:val="002F0A88"/>
    <w:rsid w:val="002F3C5D"/>
    <w:rsid w:val="002F48A0"/>
    <w:rsid w:val="002F6248"/>
    <w:rsid w:val="002F62DD"/>
    <w:rsid w:val="002F7F2D"/>
    <w:rsid w:val="003021E3"/>
    <w:rsid w:val="00303678"/>
    <w:rsid w:val="00304DA7"/>
    <w:rsid w:val="00305580"/>
    <w:rsid w:val="00311C8C"/>
    <w:rsid w:val="0031598A"/>
    <w:rsid w:val="003207B6"/>
    <w:rsid w:val="00321B58"/>
    <w:rsid w:val="0032291C"/>
    <w:rsid w:val="00323244"/>
    <w:rsid w:val="0033210F"/>
    <w:rsid w:val="003342D9"/>
    <w:rsid w:val="00335808"/>
    <w:rsid w:val="00337F3F"/>
    <w:rsid w:val="0034087C"/>
    <w:rsid w:val="00340F81"/>
    <w:rsid w:val="00343029"/>
    <w:rsid w:val="00344EAB"/>
    <w:rsid w:val="0034775C"/>
    <w:rsid w:val="003506C5"/>
    <w:rsid w:val="00350814"/>
    <w:rsid w:val="00350E56"/>
    <w:rsid w:val="0035216A"/>
    <w:rsid w:val="003635C4"/>
    <w:rsid w:val="00363F91"/>
    <w:rsid w:val="00365C75"/>
    <w:rsid w:val="00381B75"/>
    <w:rsid w:val="0038225D"/>
    <w:rsid w:val="003834A0"/>
    <w:rsid w:val="003849F1"/>
    <w:rsid w:val="00384ECF"/>
    <w:rsid w:val="00385B92"/>
    <w:rsid w:val="00390989"/>
    <w:rsid w:val="00390E41"/>
    <w:rsid w:val="00395118"/>
    <w:rsid w:val="00396ECF"/>
    <w:rsid w:val="003A0625"/>
    <w:rsid w:val="003A305E"/>
    <w:rsid w:val="003A5363"/>
    <w:rsid w:val="003B0176"/>
    <w:rsid w:val="003B430B"/>
    <w:rsid w:val="003C074D"/>
    <w:rsid w:val="003C0A5B"/>
    <w:rsid w:val="003C5E1B"/>
    <w:rsid w:val="003C7E28"/>
    <w:rsid w:val="003D3AD8"/>
    <w:rsid w:val="003D6E17"/>
    <w:rsid w:val="003D7446"/>
    <w:rsid w:val="003D7B34"/>
    <w:rsid w:val="003E0C03"/>
    <w:rsid w:val="003E3C58"/>
    <w:rsid w:val="003E7665"/>
    <w:rsid w:val="003E797B"/>
    <w:rsid w:val="003F01AF"/>
    <w:rsid w:val="003F1861"/>
    <w:rsid w:val="003F21B6"/>
    <w:rsid w:val="003F263A"/>
    <w:rsid w:val="003F3B06"/>
    <w:rsid w:val="0040164E"/>
    <w:rsid w:val="00401E25"/>
    <w:rsid w:val="0040357D"/>
    <w:rsid w:val="0040683C"/>
    <w:rsid w:val="00410D9E"/>
    <w:rsid w:val="00412E6C"/>
    <w:rsid w:val="004134C4"/>
    <w:rsid w:val="004142EE"/>
    <w:rsid w:val="00414862"/>
    <w:rsid w:val="004151F7"/>
    <w:rsid w:val="0042008B"/>
    <w:rsid w:val="004207E8"/>
    <w:rsid w:val="00422DA9"/>
    <w:rsid w:val="004275BE"/>
    <w:rsid w:val="00433713"/>
    <w:rsid w:val="00445A59"/>
    <w:rsid w:val="0045409F"/>
    <w:rsid w:val="00461728"/>
    <w:rsid w:val="0046798F"/>
    <w:rsid w:val="00475A97"/>
    <w:rsid w:val="0048151D"/>
    <w:rsid w:val="004904D0"/>
    <w:rsid w:val="00494FEC"/>
    <w:rsid w:val="0049629F"/>
    <w:rsid w:val="004A12E2"/>
    <w:rsid w:val="004A2AC9"/>
    <w:rsid w:val="004A2F46"/>
    <w:rsid w:val="004A5545"/>
    <w:rsid w:val="004A5AF5"/>
    <w:rsid w:val="004B3CFA"/>
    <w:rsid w:val="004C1F4A"/>
    <w:rsid w:val="004C31BB"/>
    <w:rsid w:val="004C5963"/>
    <w:rsid w:val="004C67E1"/>
    <w:rsid w:val="004D1D1D"/>
    <w:rsid w:val="004D2E20"/>
    <w:rsid w:val="004D3101"/>
    <w:rsid w:val="004D68BD"/>
    <w:rsid w:val="004E050A"/>
    <w:rsid w:val="004E40BD"/>
    <w:rsid w:val="004E5A21"/>
    <w:rsid w:val="004E60DE"/>
    <w:rsid w:val="004E7F55"/>
    <w:rsid w:val="004F03C0"/>
    <w:rsid w:val="004F1037"/>
    <w:rsid w:val="004F198F"/>
    <w:rsid w:val="004F7FB2"/>
    <w:rsid w:val="00501F10"/>
    <w:rsid w:val="00502237"/>
    <w:rsid w:val="0050223C"/>
    <w:rsid w:val="0050674E"/>
    <w:rsid w:val="00506EEB"/>
    <w:rsid w:val="0050735C"/>
    <w:rsid w:val="0050764A"/>
    <w:rsid w:val="005109F5"/>
    <w:rsid w:val="005163E0"/>
    <w:rsid w:val="005217A3"/>
    <w:rsid w:val="005306B0"/>
    <w:rsid w:val="00530962"/>
    <w:rsid w:val="00531F3C"/>
    <w:rsid w:val="00532954"/>
    <w:rsid w:val="005356CF"/>
    <w:rsid w:val="005360D2"/>
    <w:rsid w:val="005364F2"/>
    <w:rsid w:val="00537517"/>
    <w:rsid w:val="00540474"/>
    <w:rsid w:val="0054300A"/>
    <w:rsid w:val="0054324E"/>
    <w:rsid w:val="005435BC"/>
    <w:rsid w:val="00543A97"/>
    <w:rsid w:val="00543FB7"/>
    <w:rsid w:val="005523D5"/>
    <w:rsid w:val="0055276E"/>
    <w:rsid w:val="005578AC"/>
    <w:rsid w:val="00557DA0"/>
    <w:rsid w:val="005617E9"/>
    <w:rsid w:val="005648E8"/>
    <w:rsid w:val="005703D3"/>
    <w:rsid w:val="0057124B"/>
    <w:rsid w:val="00573F10"/>
    <w:rsid w:val="00574A09"/>
    <w:rsid w:val="00575A29"/>
    <w:rsid w:val="00575BF2"/>
    <w:rsid w:val="00580808"/>
    <w:rsid w:val="005826A7"/>
    <w:rsid w:val="0058445A"/>
    <w:rsid w:val="00585853"/>
    <w:rsid w:val="00585B07"/>
    <w:rsid w:val="005875C4"/>
    <w:rsid w:val="00587843"/>
    <w:rsid w:val="0059061A"/>
    <w:rsid w:val="005938A3"/>
    <w:rsid w:val="00594804"/>
    <w:rsid w:val="005959D2"/>
    <w:rsid w:val="00596571"/>
    <w:rsid w:val="0059779E"/>
    <w:rsid w:val="00597BA5"/>
    <w:rsid w:val="005A0AA0"/>
    <w:rsid w:val="005A3980"/>
    <w:rsid w:val="005A44AF"/>
    <w:rsid w:val="005A6F91"/>
    <w:rsid w:val="005B104E"/>
    <w:rsid w:val="005B3211"/>
    <w:rsid w:val="005B395A"/>
    <w:rsid w:val="005B3A35"/>
    <w:rsid w:val="005B3FAC"/>
    <w:rsid w:val="005B5E6A"/>
    <w:rsid w:val="005B6690"/>
    <w:rsid w:val="005C3343"/>
    <w:rsid w:val="005C4C3D"/>
    <w:rsid w:val="005C61F9"/>
    <w:rsid w:val="005D1D65"/>
    <w:rsid w:val="005D21A0"/>
    <w:rsid w:val="005D2322"/>
    <w:rsid w:val="005D2372"/>
    <w:rsid w:val="005D2EEA"/>
    <w:rsid w:val="005E0A9F"/>
    <w:rsid w:val="005E1502"/>
    <w:rsid w:val="005E2F39"/>
    <w:rsid w:val="005E3902"/>
    <w:rsid w:val="005E4501"/>
    <w:rsid w:val="005E548F"/>
    <w:rsid w:val="005E686B"/>
    <w:rsid w:val="005E6BAB"/>
    <w:rsid w:val="005E6FB0"/>
    <w:rsid w:val="005F3C22"/>
    <w:rsid w:val="005F5617"/>
    <w:rsid w:val="005F71EE"/>
    <w:rsid w:val="00601D46"/>
    <w:rsid w:val="00602D31"/>
    <w:rsid w:val="00603453"/>
    <w:rsid w:val="00603CC1"/>
    <w:rsid w:val="00621802"/>
    <w:rsid w:val="006230EE"/>
    <w:rsid w:val="00624815"/>
    <w:rsid w:val="00632256"/>
    <w:rsid w:val="00632B29"/>
    <w:rsid w:val="00637CA1"/>
    <w:rsid w:val="00644CFF"/>
    <w:rsid w:val="00645192"/>
    <w:rsid w:val="00651D38"/>
    <w:rsid w:val="00653F01"/>
    <w:rsid w:val="006540A5"/>
    <w:rsid w:val="006560C5"/>
    <w:rsid w:val="006561EA"/>
    <w:rsid w:val="00661098"/>
    <w:rsid w:val="00663AA5"/>
    <w:rsid w:val="0067191F"/>
    <w:rsid w:val="00675D60"/>
    <w:rsid w:val="00676C29"/>
    <w:rsid w:val="00676F28"/>
    <w:rsid w:val="00677EC4"/>
    <w:rsid w:val="006809BC"/>
    <w:rsid w:val="00680A9D"/>
    <w:rsid w:val="00681E4A"/>
    <w:rsid w:val="00685D1B"/>
    <w:rsid w:val="00692AE1"/>
    <w:rsid w:val="00692C48"/>
    <w:rsid w:val="006932D0"/>
    <w:rsid w:val="00693430"/>
    <w:rsid w:val="006965C1"/>
    <w:rsid w:val="006A01CD"/>
    <w:rsid w:val="006A0868"/>
    <w:rsid w:val="006A1B03"/>
    <w:rsid w:val="006A1BC8"/>
    <w:rsid w:val="006A4D35"/>
    <w:rsid w:val="006A5B16"/>
    <w:rsid w:val="006A79CB"/>
    <w:rsid w:val="006B0614"/>
    <w:rsid w:val="006B0C3F"/>
    <w:rsid w:val="006B7A12"/>
    <w:rsid w:val="006C01A2"/>
    <w:rsid w:val="006C2EA1"/>
    <w:rsid w:val="006C407B"/>
    <w:rsid w:val="006C6C31"/>
    <w:rsid w:val="006C6FD2"/>
    <w:rsid w:val="006C754F"/>
    <w:rsid w:val="006D3E46"/>
    <w:rsid w:val="006D3E5C"/>
    <w:rsid w:val="006D5824"/>
    <w:rsid w:val="006E0697"/>
    <w:rsid w:val="006E0DF8"/>
    <w:rsid w:val="006E0E60"/>
    <w:rsid w:val="006E188F"/>
    <w:rsid w:val="006E57F2"/>
    <w:rsid w:val="006E630A"/>
    <w:rsid w:val="006E6F5D"/>
    <w:rsid w:val="006E7FC9"/>
    <w:rsid w:val="006F0125"/>
    <w:rsid w:val="006F05DF"/>
    <w:rsid w:val="006F06A2"/>
    <w:rsid w:val="006F12E7"/>
    <w:rsid w:val="006F1F92"/>
    <w:rsid w:val="006F3327"/>
    <w:rsid w:val="006F3803"/>
    <w:rsid w:val="006F4136"/>
    <w:rsid w:val="006F7183"/>
    <w:rsid w:val="00700A92"/>
    <w:rsid w:val="00703478"/>
    <w:rsid w:val="007046AA"/>
    <w:rsid w:val="0070563A"/>
    <w:rsid w:val="007057E6"/>
    <w:rsid w:val="00710C9B"/>
    <w:rsid w:val="00711FDA"/>
    <w:rsid w:val="007128AF"/>
    <w:rsid w:val="00712AA3"/>
    <w:rsid w:val="0071351F"/>
    <w:rsid w:val="00714F6F"/>
    <w:rsid w:val="00721401"/>
    <w:rsid w:val="00721DDD"/>
    <w:rsid w:val="007221E0"/>
    <w:rsid w:val="00725C70"/>
    <w:rsid w:val="00730F63"/>
    <w:rsid w:val="007359E3"/>
    <w:rsid w:val="00737DEF"/>
    <w:rsid w:val="00741F8D"/>
    <w:rsid w:val="00744F1E"/>
    <w:rsid w:val="00746720"/>
    <w:rsid w:val="00750074"/>
    <w:rsid w:val="00754A3B"/>
    <w:rsid w:val="007560A0"/>
    <w:rsid w:val="00756240"/>
    <w:rsid w:val="00756271"/>
    <w:rsid w:val="007569F8"/>
    <w:rsid w:val="00756D0F"/>
    <w:rsid w:val="00757517"/>
    <w:rsid w:val="007611AA"/>
    <w:rsid w:val="00762C3E"/>
    <w:rsid w:val="00762D64"/>
    <w:rsid w:val="00764022"/>
    <w:rsid w:val="00764A12"/>
    <w:rsid w:val="0076516F"/>
    <w:rsid w:val="007653D2"/>
    <w:rsid w:val="0076711F"/>
    <w:rsid w:val="00770DEC"/>
    <w:rsid w:val="0077439B"/>
    <w:rsid w:val="00775A56"/>
    <w:rsid w:val="00777696"/>
    <w:rsid w:val="00777929"/>
    <w:rsid w:val="00784FBF"/>
    <w:rsid w:val="00785B58"/>
    <w:rsid w:val="00786617"/>
    <w:rsid w:val="007873DB"/>
    <w:rsid w:val="0079102C"/>
    <w:rsid w:val="00792C91"/>
    <w:rsid w:val="0079370A"/>
    <w:rsid w:val="00794541"/>
    <w:rsid w:val="00794F46"/>
    <w:rsid w:val="00796600"/>
    <w:rsid w:val="007A2AEB"/>
    <w:rsid w:val="007B1877"/>
    <w:rsid w:val="007B2036"/>
    <w:rsid w:val="007B23E2"/>
    <w:rsid w:val="007B5DC2"/>
    <w:rsid w:val="007B62C9"/>
    <w:rsid w:val="007B746B"/>
    <w:rsid w:val="007B7933"/>
    <w:rsid w:val="007B7AE6"/>
    <w:rsid w:val="007B7FB1"/>
    <w:rsid w:val="007C038C"/>
    <w:rsid w:val="007C1742"/>
    <w:rsid w:val="007C2D1E"/>
    <w:rsid w:val="007C483D"/>
    <w:rsid w:val="007D030F"/>
    <w:rsid w:val="007D2140"/>
    <w:rsid w:val="007D2579"/>
    <w:rsid w:val="007D3D60"/>
    <w:rsid w:val="007D696B"/>
    <w:rsid w:val="007D6C66"/>
    <w:rsid w:val="007E13F9"/>
    <w:rsid w:val="007E170E"/>
    <w:rsid w:val="007E305D"/>
    <w:rsid w:val="007E347A"/>
    <w:rsid w:val="007E4C46"/>
    <w:rsid w:val="007F1091"/>
    <w:rsid w:val="007F63DE"/>
    <w:rsid w:val="007F6B37"/>
    <w:rsid w:val="0080545B"/>
    <w:rsid w:val="00810D85"/>
    <w:rsid w:val="0081184B"/>
    <w:rsid w:val="0081433A"/>
    <w:rsid w:val="00817109"/>
    <w:rsid w:val="00820729"/>
    <w:rsid w:val="00821A59"/>
    <w:rsid w:val="00823564"/>
    <w:rsid w:val="0082686D"/>
    <w:rsid w:val="00826D3D"/>
    <w:rsid w:val="0082786E"/>
    <w:rsid w:val="00832A41"/>
    <w:rsid w:val="00833304"/>
    <w:rsid w:val="00833608"/>
    <w:rsid w:val="008341A5"/>
    <w:rsid w:val="008354AF"/>
    <w:rsid w:val="0083633A"/>
    <w:rsid w:val="0084347F"/>
    <w:rsid w:val="00845849"/>
    <w:rsid w:val="008468DD"/>
    <w:rsid w:val="00850E68"/>
    <w:rsid w:val="008565E8"/>
    <w:rsid w:val="00857AF4"/>
    <w:rsid w:val="00865BCA"/>
    <w:rsid w:val="00866493"/>
    <w:rsid w:val="00867F4E"/>
    <w:rsid w:val="00874502"/>
    <w:rsid w:val="00874FBD"/>
    <w:rsid w:val="00877702"/>
    <w:rsid w:val="0088076C"/>
    <w:rsid w:val="00884CF1"/>
    <w:rsid w:val="00886C95"/>
    <w:rsid w:val="00891423"/>
    <w:rsid w:val="008941F1"/>
    <w:rsid w:val="00895157"/>
    <w:rsid w:val="008A2562"/>
    <w:rsid w:val="008A2F82"/>
    <w:rsid w:val="008B1D10"/>
    <w:rsid w:val="008B2FDC"/>
    <w:rsid w:val="008B37BA"/>
    <w:rsid w:val="008B7C8F"/>
    <w:rsid w:val="008C0B3E"/>
    <w:rsid w:val="008C21BE"/>
    <w:rsid w:val="008C36B5"/>
    <w:rsid w:val="008C5EF2"/>
    <w:rsid w:val="008D0291"/>
    <w:rsid w:val="008D203A"/>
    <w:rsid w:val="008D2B51"/>
    <w:rsid w:val="008D315B"/>
    <w:rsid w:val="008D3E7B"/>
    <w:rsid w:val="008D7797"/>
    <w:rsid w:val="008D7889"/>
    <w:rsid w:val="008E31AC"/>
    <w:rsid w:val="008E44CF"/>
    <w:rsid w:val="008E4C41"/>
    <w:rsid w:val="008E7081"/>
    <w:rsid w:val="008E7222"/>
    <w:rsid w:val="008E797A"/>
    <w:rsid w:val="008F06C6"/>
    <w:rsid w:val="008F1068"/>
    <w:rsid w:val="008F1E69"/>
    <w:rsid w:val="008F24FB"/>
    <w:rsid w:val="008F25C7"/>
    <w:rsid w:val="008F26D4"/>
    <w:rsid w:val="008F3281"/>
    <w:rsid w:val="008F41D0"/>
    <w:rsid w:val="008F42DD"/>
    <w:rsid w:val="008F684B"/>
    <w:rsid w:val="009007BA"/>
    <w:rsid w:val="00901E6D"/>
    <w:rsid w:val="00903A29"/>
    <w:rsid w:val="00903EB0"/>
    <w:rsid w:val="009052F3"/>
    <w:rsid w:val="00910072"/>
    <w:rsid w:val="00917D02"/>
    <w:rsid w:val="00921A4A"/>
    <w:rsid w:val="00925999"/>
    <w:rsid w:val="00927372"/>
    <w:rsid w:val="00931946"/>
    <w:rsid w:val="00932085"/>
    <w:rsid w:val="00941355"/>
    <w:rsid w:val="009453CD"/>
    <w:rsid w:val="00947052"/>
    <w:rsid w:val="00947572"/>
    <w:rsid w:val="00951D12"/>
    <w:rsid w:val="009573E2"/>
    <w:rsid w:val="0096249C"/>
    <w:rsid w:val="009624DD"/>
    <w:rsid w:val="00963B74"/>
    <w:rsid w:val="009656DD"/>
    <w:rsid w:val="009664D2"/>
    <w:rsid w:val="00966D04"/>
    <w:rsid w:val="00972016"/>
    <w:rsid w:val="009733D8"/>
    <w:rsid w:val="00976460"/>
    <w:rsid w:val="00980F9B"/>
    <w:rsid w:val="00981760"/>
    <w:rsid w:val="009846D7"/>
    <w:rsid w:val="0098766E"/>
    <w:rsid w:val="009927D7"/>
    <w:rsid w:val="0099472F"/>
    <w:rsid w:val="009954C1"/>
    <w:rsid w:val="009A0CBE"/>
    <w:rsid w:val="009A2124"/>
    <w:rsid w:val="009A2B0F"/>
    <w:rsid w:val="009A385F"/>
    <w:rsid w:val="009A5EAB"/>
    <w:rsid w:val="009A6416"/>
    <w:rsid w:val="009B1966"/>
    <w:rsid w:val="009B2727"/>
    <w:rsid w:val="009B291C"/>
    <w:rsid w:val="009B2A99"/>
    <w:rsid w:val="009B3736"/>
    <w:rsid w:val="009B4001"/>
    <w:rsid w:val="009B4193"/>
    <w:rsid w:val="009B541F"/>
    <w:rsid w:val="009C2356"/>
    <w:rsid w:val="009C41E3"/>
    <w:rsid w:val="009C6828"/>
    <w:rsid w:val="009D0CE4"/>
    <w:rsid w:val="009D179C"/>
    <w:rsid w:val="009D2A9D"/>
    <w:rsid w:val="009D419C"/>
    <w:rsid w:val="009E0418"/>
    <w:rsid w:val="009E073C"/>
    <w:rsid w:val="009E0FB6"/>
    <w:rsid w:val="009E184F"/>
    <w:rsid w:val="009E6402"/>
    <w:rsid w:val="009E7733"/>
    <w:rsid w:val="009F181E"/>
    <w:rsid w:val="009F19AF"/>
    <w:rsid w:val="009F304A"/>
    <w:rsid w:val="009F4EDD"/>
    <w:rsid w:val="00A04043"/>
    <w:rsid w:val="00A04EA5"/>
    <w:rsid w:val="00A13C19"/>
    <w:rsid w:val="00A14ACB"/>
    <w:rsid w:val="00A154E0"/>
    <w:rsid w:val="00A15565"/>
    <w:rsid w:val="00A1589F"/>
    <w:rsid w:val="00A15F3D"/>
    <w:rsid w:val="00A179BE"/>
    <w:rsid w:val="00A20DB9"/>
    <w:rsid w:val="00A225EC"/>
    <w:rsid w:val="00A2284A"/>
    <w:rsid w:val="00A23B83"/>
    <w:rsid w:val="00A31286"/>
    <w:rsid w:val="00A35B94"/>
    <w:rsid w:val="00A35E7C"/>
    <w:rsid w:val="00A3722A"/>
    <w:rsid w:val="00A4498A"/>
    <w:rsid w:val="00A45D56"/>
    <w:rsid w:val="00A4608C"/>
    <w:rsid w:val="00A4771B"/>
    <w:rsid w:val="00A503BA"/>
    <w:rsid w:val="00A55FF5"/>
    <w:rsid w:val="00A56E57"/>
    <w:rsid w:val="00A5739D"/>
    <w:rsid w:val="00A6392A"/>
    <w:rsid w:val="00A6702E"/>
    <w:rsid w:val="00A70FDE"/>
    <w:rsid w:val="00A7150D"/>
    <w:rsid w:val="00A71685"/>
    <w:rsid w:val="00A76211"/>
    <w:rsid w:val="00A766ED"/>
    <w:rsid w:val="00A769D1"/>
    <w:rsid w:val="00A76C06"/>
    <w:rsid w:val="00A82FBE"/>
    <w:rsid w:val="00A90CC9"/>
    <w:rsid w:val="00A90DAD"/>
    <w:rsid w:val="00A9196E"/>
    <w:rsid w:val="00A92AAE"/>
    <w:rsid w:val="00A96024"/>
    <w:rsid w:val="00A9769A"/>
    <w:rsid w:val="00A9799E"/>
    <w:rsid w:val="00AA0731"/>
    <w:rsid w:val="00AA4163"/>
    <w:rsid w:val="00AB19F0"/>
    <w:rsid w:val="00AB20E7"/>
    <w:rsid w:val="00AB4098"/>
    <w:rsid w:val="00AB77B3"/>
    <w:rsid w:val="00AC08B4"/>
    <w:rsid w:val="00AC08CB"/>
    <w:rsid w:val="00AC3ABD"/>
    <w:rsid w:val="00AD0010"/>
    <w:rsid w:val="00AD1D6A"/>
    <w:rsid w:val="00AD25DA"/>
    <w:rsid w:val="00AD4B72"/>
    <w:rsid w:val="00AD73FC"/>
    <w:rsid w:val="00AE0DCB"/>
    <w:rsid w:val="00AE2811"/>
    <w:rsid w:val="00AE3B27"/>
    <w:rsid w:val="00AE462E"/>
    <w:rsid w:val="00AF1495"/>
    <w:rsid w:val="00AF2F03"/>
    <w:rsid w:val="00AF4408"/>
    <w:rsid w:val="00AF6FAC"/>
    <w:rsid w:val="00B027B3"/>
    <w:rsid w:val="00B02DDC"/>
    <w:rsid w:val="00B030FD"/>
    <w:rsid w:val="00B056F7"/>
    <w:rsid w:val="00B0692A"/>
    <w:rsid w:val="00B07D3A"/>
    <w:rsid w:val="00B11128"/>
    <w:rsid w:val="00B1328A"/>
    <w:rsid w:val="00B167C7"/>
    <w:rsid w:val="00B17818"/>
    <w:rsid w:val="00B20533"/>
    <w:rsid w:val="00B26696"/>
    <w:rsid w:val="00B301B1"/>
    <w:rsid w:val="00B318BE"/>
    <w:rsid w:val="00B3236D"/>
    <w:rsid w:val="00B32D18"/>
    <w:rsid w:val="00B331C8"/>
    <w:rsid w:val="00B42E0A"/>
    <w:rsid w:val="00B47E5B"/>
    <w:rsid w:val="00B51B2A"/>
    <w:rsid w:val="00B52722"/>
    <w:rsid w:val="00B53205"/>
    <w:rsid w:val="00B53C16"/>
    <w:rsid w:val="00B53C7C"/>
    <w:rsid w:val="00B602A1"/>
    <w:rsid w:val="00B60980"/>
    <w:rsid w:val="00B657ED"/>
    <w:rsid w:val="00B723B0"/>
    <w:rsid w:val="00B73E49"/>
    <w:rsid w:val="00B748D2"/>
    <w:rsid w:val="00B7633B"/>
    <w:rsid w:val="00B768D5"/>
    <w:rsid w:val="00B778E3"/>
    <w:rsid w:val="00B80EDF"/>
    <w:rsid w:val="00B819D2"/>
    <w:rsid w:val="00B847E2"/>
    <w:rsid w:val="00B857E6"/>
    <w:rsid w:val="00B9058D"/>
    <w:rsid w:val="00B910ED"/>
    <w:rsid w:val="00B9448E"/>
    <w:rsid w:val="00B9596F"/>
    <w:rsid w:val="00B96ECD"/>
    <w:rsid w:val="00B97CD5"/>
    <w:rsid w:val="00BA00AD"/>
    <w:rsid w:val="00BA1720"/>
    <w:rsid w:val="00BA46C7"/>
    <w:rsid w:val="00BA5391"/>
    <w:rsid w:val="00BA7F21"/>
    <w:rsid w:val="00BB2AAF"/>
    <w:rsid w:val="00BB33D8"/>
    <w:rsid w:val="00BB46D3"/>
    <w:rsid w:val="00BC25AE"/>
    <w:rsid w:val="00BC308A"/>
    <w:rsid w:val="00BC3CF3"/>
    <w:rsid w:val="00BC79E3"/>
    <w:rsid w:val="00BC7EF0"/>
    <w:rsid w:val="00BD069B"/>
    <w:rsid w:val="00BD1DBC"/>
    <w:rsid w:val="00BD2031"/>
    <w:rsid w:val="00BD2C81"/>
    <w:rsid w:val="00BD7B4F"/>
    <w:rsid w:val="00BE138F"/>
    <w:rsid w:val="00BE16E9"/>
    <w:rsid w:val="00BE3462"/>
    <w:rsid w:val="00BE5A3D"/>
    <w:rsid w:val="00BE5C51"/>
    <w:rsid w:val="00BE609A"/>
    <w:rsid w:val="00BF087A"/>
    <w:rsid w:val="00BF1BD0"/>
    <w:rsid w:val="00BF4365"/>
    <w:rsid w:val="00BF5F9F"/>
    <w:rsid w:val="00C046B6"/>
    <w:rsid w:val="00C051A1"/>
    <w:rsid w:val="00C15DA9"/>
    <w:rsid w:val="00C16E53"/>
    <w:rsid w:val="00C20006"/>
    <w:rsid w:val="00C201E6"/>
    <w:rsid w:val="00C2136D"/>
    <w:rsid w:val="00C21412"/>
    <w:rsid w:val="00C2162F"/>
    <w:rsid w:val="00C21BF4"/>
    <w:rsid w:val="00C22C56"/>
    <w:rsid w:val="00C2313B"/>
    <w:rsid w:val="00C30A01"/>
    <w:rsid w:val="00C31227"/>
    <w:rsid w:val="00C3504F"/>
    <w:rsid w:val="00C40099"/>
    <w:rsid w:val="00C414E6"/>
    <w:rsid w:val="00C43A5A"/>
    <w:rsid w:val="00C44000"/>
    <w:rsid w:val="00C462C3"/>
    <w:rsid w:val="00C5266E"/>
    <w:rsid w:val="00C53019"/>
    <w:rsid w:val="00C53F45"/>
    <w:rsid w:val="00C546A1"/>
    <w:rsid w:val="00C5516B"/>
    <w:rsid w:val="00C61117"/>
    <w:rsid w:val="00C6462A"/>
    <w:rsid w:val="00C70DC0"/>
    <w:rsid w:val="00C742A0"/>
    <w:rsid w:val="00C75013"/>
    <w:rsid w:val="00C75A41"/>
    <w:rsid w:val="00C76BF0"/>
    <w:rsid w:val="00C76CAF"/>
    <w:rsid w:val="00C809B2"/>
    <w:rsid w:val="00C82DD8"/>
    <w:rsid w:val="00C8324C"/>
    <w:rsid w:val="00C84916"/>
    <w:rsid w:val="00C854DC"/>
    <w:rsid w:val="00C86257"/>
    <w:rsid w:val="00C87C3E"/>
    <w:rsid w:val="00C92993"/>
    <w:rsid w:val="00CA1F81"/>
    <w:rsid w:val="00CA26B0"/>
    <w:rsid w:val="00CA2B97"/>
    <w:rsid w:val="00CA7D81"/>
    <w:rsid w:val="00CB405C"/>
    <w:rsid w:val="00CB5575"/>
    <w:rsid w:val="00CB65CC"/>
    <w:rsid w:val="00CC4245"/>
    <w:rsid w:val="00CC7243"/>
    <w:rsid w:val="00CD13EE"/>
    <w:rsid w:val="00CE04EB"/>
    <w:rsid w:val="00CE05C2"/>
    <w:rsid w:val="00CE17BA"/>
    <w:rsid w:val="00CE56EF"/>
    <w:rsid w:val="00CE755B"/>
    <w:rsid w:val="00CF06EC"/>
    <w:rsid w:val="00CF0A2D"/>
    <w:rsid w:val="00CF296E"/>
    <w:rsid w:val="00CF5F9B"/>
    <w:rsid w:val="00CF60CC"/>
    <w:rsid w:val="00D01542"/>
    <w:rsid w:val="00D019E5"/>
    <w:rsid w:val="00D03830"/>
    <w:rsid w:val="00D0446C"/>
    <w:rsid w:val="00D0738F"/>
    <w:rsid w:val="00D11E4A"/>
    <w:rsid w:val="00D146A6"/>
    <w:rsid w:val="00D16B1A"/>
    <w:rsid w:val="00D22509"/>
    <w:rsid w:val="00D236B6"/>
    <w:rsid w:val="00D24C9E"/>
    <w:rsid w:val="00D27AB3"/>
    <w:rsid w:val="00D27F88"/>
    <w:rsid w:val="00D318BE"/>
    <w:rsid w:val="00D31A11"/>
    <w:rsid w:val="00D32983"/>
    <w:rsid w:val="00D3363D"/>
    <w:rsid w:val="00D33B36"/>
    <w:rsid w:val="00D40364"/>
    <w:rsid w:val="00D40915"/>
    <w:rsid w:val="00D42A42"/>
    <w:rsid w:val="00D4365A"/>
    <w:rsid w:val="00D44CD7"/>
    <w:rsid w:val="00D45736"/>
    <w:rsid w:val="00D45DE4"/>
    <w:rsid w:val="00D45FE6"/>
    <w:rsid w:val="00D5018E"/>
    <w:rsid w:val="00D51998"/>
    <w:rsid w:val="00D543F7"/>
    <w:rsid w:val="00D55483"/>
    <w:rsid w:val="00D55EDB"/>
    <w:rsid w:val="00D6029F"/>
    <w:rsid w:val="00D6080D"/>
    <w:rsid w:val="00D61FF0"/>
    <w:rsid w:val="00D64E72"/>
    <w:rsid w:val="00D666D5"/>
    <w:rsid w:val="00D66A08"/>
    <w:rsid w:val="00D66F3C"/>
    <w:rsid w:val="00D70B64"/>
    <w:rsid w:val="00D73349"/>
    <w:rsid w:val="00D74201"/>
    <w:rsid w:val="00D76899"/>
    <w:rsid w:val="00D8052A"/>
    <w:rsid w:val="00D80587"/>
    <w:rsid w:val="00D903B5"/>
    <w:rsid w:val="00D91791"/>
    <w:rsid w:val="00D937AC"/>
    <w:rsid w:val="00D944D4"/>
    <w:rsid w:val="00DA25BA"/>
    <w:rsid w:val="00DA26F7"/>
    <w:rsid w:val="00DA32A6"/>
    <w:rsid w:val="00DA3733"/>
    <w:rsid w:val="00DA4517"/>
    <w:rsid w:val="00DA489F"/>
    <w:rsid w:val="00DA4BFD"/>
    <w:rsid w:val="00DB03FA"/>
    <w:rsid w:val="00DB0575"/>
    <w:rsid w:val="00DB25FA"/>
    <w:rsid w:val="00DB281E"/>
    <w:rsid w:val="00DB4BFD"/>
    <w:rsid w:val="00DB5C54"/>
    <w:rsid w:val="00DB6033"/>
    <w:rsid w:val="00DC221F"/>
    <w:rsid w:val="00DC54BF"/>
    <w:rsid w:val="00DC6341"/>
    <w:rsid w:val="00DC728F"/>
    <w:rsid w:val="00DD03D3"/>
    <w:rsid w:val="00DD1BB5"/>
    <w:rsid w:val="00DD251C"/>
    <w:rsid w:val="00DD3CA6"/>
    <w:rsid w:val="00DD60C3"/>
    <w:rsid w:val="00DE2F94"/>
    <w:rsid w:val="00DE4B15"/>
    <w:rsid w:val="00DE521F"/>
    <w:rsid w:val="00DE661C"/>
    <w:rsid w:val="00DF1F23"/>
    <w:rsid w:val="00DF5EDC"/>
    <w:rsid w:val="00DF7098"/>
    <w:rsid w:val="00E00740"/>
    <w:rsid w:val="00E0205D"/>
    <w:rsid w:val="00E028E7"/>
    <w:rsid w:val="00E03FE2"/>
    <w:rsid w:val="00E04167"/>
    <w:rsid w:val="00E06521"/>
    <w:rsid w:val="00E14731"/>
    <w:rsid w:val="00E17E68"/>
    <w:rsid w:val="00E2481E"/>
    <w:rsid w:val="00E253DE"/>
    <w:rsid w:val="00E261B9"/>
    <w:rsid w:val="00E26538"/>
    <w:rsid w:val="00E2729F"/>
    <w:rsid w:val="00E30CD3"/>
    <w:rsid w:val="00E31E6A"/>
    <w:rsid w:val="00E36CF7"/>
    <w:rsid w:val="00E4191B"/>
    <w:rsid w:val="00E41A84"/>
    <w:rsid w:val="00E44929"/>
    <w:rsid w:val="00E44F80"/>
    <w:rsid w:val="00E4618F"/>
    <w:rsid w:val="00E507CC"/>
    <w:rsid w:val="00E526F9"/>
    <w:rsid w:val="00E560DC"/>
    <w:rsid w:val="00E5720A"/>
    <w:rsid w:val="00E62DEF"/>
    <w:rsid w:val="00E66CF3"/>
    <w:rsid w:val="00E75CF3"/>
    <w:rsid w:val="00E81AD8"/>
    <w:rsid w:val="00E839D5"/>
    <w:rsid w:val="00E910AC"/>
    <w:rsid w:val="00E92198"/>
    <w:rsid w:val="00E93236"/>
    <w:rsid w:val="00E94FF5"/>
    <w:rsid w:val="00E96364"/>
    <w:rsid w:val="00E96F88"/>
    <w:rsid w:val="00E9793A"/>
    <w:rsid w:val="00EA0D0C"/>
    <w:rsid w:val="00EA25C6"/>
    <w:rsid w:val="00EA5B53"/>
    <w:rsid w:val="00EB31AA"/>
    <w:rsid w:val="00EB63C8"/>
    <w:rsid w:val="00EB6CAD"/>
    <w:rsid w:val="00EB7D8C"/>
    <w:rsid w:val="00EC3336"/>
    <w:rsid w:val="00EC3AD7"/>
    <w:rsid w:val="00EC4A46"/>
    <w:rsid w:val="00EC67A3"/>
    <w:rsid w:val="00ED3351"/>
    <w:rsid w:val="00ED34EB"/>
    <w:rsid w:val="00ED748A"/>
    <w:rsid w:val="00ED76B1"/>
    <w:rsid w:val="00ED771E"/>
    <w:rsid w:val="00EE01C3"/>
    <w:rsid w:val="00EE0824"/>
    <w:rsid w:val="00EE41F0"/>
    <w:rsid w:val="00EE55B5"/>
    <w:rsid w:val="00EE55C3"/>
    <w:rsid w:val="00EE78F7"/>
    <w:rsid w:val="00EF2C18"/>
    <w:rsid w:val="00EF47FC"/>
    <w:rsid w:val="00EF5987"/>
    <w:rsid w:val="00EF59D8"/>
    <w:rsid w:val="00F00078"/>
    <w:rsid w:val="00F01499"/>
    <w:rsid w:val="00F01953"/>
    <w:rsid w:val="00F0244C"/>
    <w:rsid w:val="00F0634E"/>
    <w:rsid w:val="00F12B6C"/>
    <w:rsid w:val="00F12D0C"/>
    <w:rsid w:val="00F12F68"/>
    <w:rsid w:val="00F142BE"/>
    <w:rsid w:val="00F143D9"/>
    <w:rsid w:val="00F14FE0"/>
    <w:rsid w:val="00F15B1A"/>
    <w:rsid w:val="00F15C0B"/>
    <w:rsid w:val="00F2150B"/>
    <w:rsid w:val="00F218A5"/>
    <w:rsid w:val="00F223E8"/>
    <w:rsid w:val="00F22D4C"/>
    <w:rsid w:val="00F24C7C"/>
    <w:rsid w:val="00F320EB"/>
    <w:rsid w:val="00F34EA3"/>
    <w:rsid w:val="00F36535"/>
    <w:rsid w:val="00F36BEE"/>
    <w:rsid w:val="00F37986"/>
    <w:rsid w:val="00F37C2A"/>
    <w:rsid w:val="00F42B3B"/>
    <w:rsid w:val="00F448C0"/>
    <w:rsid w:val="00F44F53"/>
    <w:rsid w:val="00F5091C"/>
    <w:rsid w:val="00F50B88"/>
    <w:rsid w:val="00F5157A"/>
    <w:rsid w:val="00F51C2C"/>
    <w:rsid w:val="00F530C7"/>
    <w:rsid w:val="00F53DB2"/>
    <w:rsid w:val="00F57812"/>
    <w:rsid w:val="00F603DF"/>
    <w:rsid w:val="00F6148B"/>
    <w:rsid w:val="00F630C5"/>
    <w:rsid w:val="00F6323D"/>
    <w:rsid w:val="00F66D30"/>
    <w:rsid w:val="00F67E97"/>
    <w:rsid w:val="00F72D35"/>
    <w:rsid w:val="00F7452D"/>
    <w:rsid w:val="00F767BF"/>
    <w:rsid w:val="00F817DC"/>
    <w:rsid w:val="00F86323"/>
    <w:rsid w:val="00F900B8"/>
    <w:rsid w:val="00F90273"/>
    <w:rsid w:val="00F91526"/>
    <w:rsid w:val="00F93EC6"/>
    <w:rsid w:val="00F94408"/>
    <w:rsid w:val="00F96600"/>
    <w:rsid w:val="00FA0123"/>
    <w:rsid w:val="00FA0EC8"/>
    <w:rsid w:val="00FA2DE1"/>
    <w:rsid w:val="00FA4327"/>
    <w:rsid w:val="00FA4AFC"/>
    <w:rsid w:val="00FA5551"/>
    <w:rsid w:val="00FA7625"/>
    <w:rsid w:val="00FB5EDA"/>
    <w:rsid w:val="00FB653C"/>
    <w:rsid w:val="00FC00D8"/>
    <w:rsid w:val="00FC0E21"/>
    <w:rsid w:val="00FC1730"/>
    <w:rsid w:val="00FC3B7F"/>
    <w:rsid w:val="00FC3FF1"/>
    <w:rsid w:val="00FC52F6"/>
    <w:rsid w:val="00FC6B5F"/>
    <w:rsid w:val="00FC7743"/>
    <w:rsid w:val="00FD1D2E"/>
    <w:rsid w:val="00FD261A"/>
    <w:rsid w:val="00FD2914"/>
    <w:rsid w:val="00FD665C"/>
    <w:rsid w:val="00FD6B12"/>
    <w:rsid w:val="00FE1E2E"/>
    <w:rsid w:val="00FE4C11"/>
    <w:rsid w:val="00FE5124"/>
    <w:rsid w:val="00FE6C66"/>
    <w:rsid w:val="00FF0326"/>
    <w:rsid w:val="00FF3315"/>
    <w:rsid w:val="00FF4045"/>
    <w:rsid w:val="031644E3"/>
    <w:rsid w:val="05E6E48E"/>
    <w:rsid w:val="0B159368"/>
    <w:rsid w:val="0D797B63"/>
    <w:rsid w:val="0DEA35BE"/>
    <w:rsid w:val="115A7698"/>
    <w:rsid w:val="1166C8EB"/>
    <w:rsid w:val="121772EA"/>
    <w:rsid w:val="17050DA1"/>
    <w:rsid w:val="1796D1B2"/>
    <w:rsid w:val="1AE24DA9"/>
    <w:rsid w:val="1C51DB8F"/>
    <w:rsid w:val="1E29CF30"/>
    <w:rsid w:val="21F06AB2"/>
    <w:rsid w:val="223A9031"/>
    <w:rsid w:val="2357D56B"/>
    <w:rsid w:val="2525A7AA"/>
    <w:rsid w:val="301CE79A"/>
    <w:rsid w:val="3055AD5B"/>
    <w:rsid w:val="31BF5A63"/>
    <w:rsid w:val="32AD1D35"/>
    <w:rsid w:val="331E3D5F"/>
    <w:rsid w:val="33E6C896"/>
    <w:rsid w:val="34FED72E"/>
    <w:rsid w:val="37BF59E5"/>
    <w:rsid w:val="3901CDE9"/>
    <w:rsid w:val="39445A06"/>
    <w:rsid w:val="39996E9E"/>
    <w:rsid w:val="399A9D27"/>
    <w:rsid w:val="44940DFA"/>
    <w:rsid w:val="4586818D"/>
    <w:rsid w:val="464F9AEC"/>
    <w:rsid w:val="47962E52"/>
    <w:rsid w:val="4B925F13"/>
    <w:rsid w:val="4D1C870B"/>
    <w:rsid w:val="51C05E99"/>
    <w:rsid w:val="561046E9"/>
    <w:rsid w:val="57F9972D"/>
    <w:rsid w:val="5FF8A5F3"/>
    <w:rsid w:val="63D53172"/>
    <w:rsid w:val="64B2B167"/>
    <w:rsid w:val="671D9D6D"/>
    <w:rsid w:val="686A75DC"/>
    <w:rsid w:val="70FCBFEF"/>
    <w:rsid w:val="73C12C5A"/>
    <w:rsid w:val="763B1631"/>
    <w:rsid w:val="78AF28C1"/>
    <w:rsid w:val="7DEC3BC2"/>
    <w:rsid w:val="7E783049"/>
    <w:rsid w:val="7E948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4E7460"/>
  <w15:docId w15:val="{0DC107EA-113B-4177-8AEC-39A443750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231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8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8A0"/>
    <w:rPr>
      <w:rFonts w:ascii="Segoe UI" w:hAnsi="Segoe UI" w:cs="Segoe UI"/>
      <w:sz w:val="18"/>
      <w:szCs w:val="18"/>
    </w:rPr>
  </w:style>
  <w:style w:type="paragraph" w:customStyle="1" w:styleId="2BodyText">
    <w:name w:val="2. Body Text"/>
    <w:link w:val="2BodyTextChar"/>
    <w:qFormat/>
    <w:rsid w:val="00174528"/>
    <w:pPr>
      <w:spacing w:after="0" w:line="240" w:lineRule="auto"/>
    </w:pPr>
    <w:rPr>
      <w:rFonts w:ascii="Arial" w:hAnsi="Arial" w:cs="Segoe UI Semilight"/>
      <w:color w:val="141414" w:themeColor="text1"/>
      <w:sz w:val="20"/>
      <w:szCs w:val="20"/>
    </w:rPr>
  </w:style>
  <w:style w:type="paragraph" w:customStyle="1" w:styleId="3Subhead">
    <w:name w:val="3. Subhead"/>
    <w:link w:val="3SubheadChar"/>
    <w:qFormat/>
    <w:rsid w:val="0009447A"/>
    <w:pPr>
      <w:spacing w:after="0" w:line="240" w:lineRule="auto"/>
    </w:pPr>
    <w:rPr>
      <w:rFonts w:ascii="Arial" w:hAnsi="Arial" w:cs="Segoe UI Semibold"/>
      <w:b/>
      <w:sz w:val="24"/>
      <w:szCs w:val="24"/>
    </w:rPr>
  </w:style>
  <w:style w:type="character" w:customStyle="1" w:styleId="2BodyTextChar">
    <w:name w:val="2. Body Text Char"/>
    <w:basedOn w:val="DefaultParagraphFont"/>
    <w:link w:val="2BodyText"/>
    <w:rsid w:val="00174528"/>
    <w:rPr>
      <w:rFonts w:ascii="Arial" w:hAnsi="Arial" w:cs="Segoe UI Semilight"/>
      <w:color w:val="141414" w:themeColor="text1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3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3SubheadChar">
    <w:name w:val="3. Subhead Char"/>
    <w:basedOn w:val="2BodyTextChar"/>
    <w:link w:val="3Subhead"/>
    <w:rsid w:val="0009447A"/>
    <w:rPr>
      <w:rFonts w:ascii="Arial" w:hAnsi="Arial" w:cs="Segoe UI Semibold"/>
      <w:b/>
      <w:color w:val="141414" w:themeColor="text1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235CD"/>
  </w:style>
  <w:style w:type="paragraph" w:styleId="Footer">
    <w:name w:val="footer"/>
    <w:basedOn w:val="Normal"/>
    <w:link w:val="FooterChar"/>
    <w:uiPriority w:val="99"/>
    <w:unhideWhenUsed/>
    <w:rsid w:val="00023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5CD"/>
  </w:style>
  <w:style w:type="table" w:styleId="TableGrid">
    <w:name w:val="Table Grid"/>
    <w:basedOn w:val="TableNormal"/>
    <w:uiPriority w:val="39"/>
    <w:rsid w:val="00190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876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76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76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6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603"/>
    <w:rPr>
      <w:b/>
      <w:bCs/>
      <w:sz w:val="20"/>
      <w:szCs w:val="20"/>
    </w:rPr>
  </w:style>
  <w:style w:type="paragraph" w:customStyle="1" w:styleId="5Sources">
    <w:name w:val="5. Sources"/>
    <w:qFormat/>
    <w:rsid w:val="0022318F"/>
    <w:pPr>
      <w:spacing w:before="60" w:after="0" w:line="160" w:lineRule="exact"/>
    </w:pPr>
    <w:rPr>
      <w:rFonts w:ascii="Arial" w:hAnsi="Arial" w:cs="Segoe UI Semilight"/>
      <w:sz w:val="16"/>
      <w:szCs w:val="20"/>
    </w:rPr>
  </w:style>
  <w:style w:type="paragraph" w:customStyle="1" w:styleId="4BulletText">
    <w:name w:val="4. Bullet Text"/>
    <w:link w:val="4BulletTextChar"/>
    <w:qFormat/>
    <w:rsid w:val="00174528"/>
    <w:pPr>
      <w:numPr>
        <w:numId w:val="1"/>
      </w:numPr>
      <w:spacing w:before="180" w:after="0" w:line="240" w:lineRule="auto"/>
    </w:pPr>
    <w:rPr>
      <w:rFonts w:ascii="Arial" w:hAnsi="Arial" w:cs="Segoe UI Semilight"/>
      <w:sz w:val="20"/>
      <w:szCs w:val="20"/>
    </w:rPr>
  </w:style>
  <w:style w:type="character" w:customStyle="1" w:styleId="4BulletTextChar">
    <w:name w:val="4. Bullet Text Char"/>
    <w:basedOn w:val="2BodyTextChar"/>
    <w:link w:val="4BulletText"/>
    <w:rsid w:val="00174528"/>
    <w:rPr>
      <w:rFonts w:ascii="Arial" w:hAnsi="Arial" w:cs="Segoe UI Semilight"/>
      <w:color w:val="141414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022244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B056F7"/>
    <w:pPr>
      <w:spacing w:after="0" w:line="240" w:lineRule="auto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056F7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4300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4300A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1LargeTitle">
    <w:name w:val="1. Large Title"/>
    <w:basedOn w:val="Normal"/>
    <w:link w:val="1LargeTitleChar"/>
    <w:qFormat/>
    <w:rsid w:val="0009447A"/>
    <w:pPr>
      <w:spacing w:after="0" w:line="240" w:lineRule="auto"/>
    </w:pPr>
    <w:rPr>
      <w:rFonts w:ascii="Arial" w:hAnsi="Arial" w:cs="Segoe UI Semibold"/>
      <w:b/>
      <w:color w:val="00A4E4" w:themeColor="accent1"/>
      <w:sz w:val="48"/>
      <w:szCs w:val="48"/>
    </w:rPr>
  </w:style>
  <w:style w:type="character" w:customStyle="1" w:styleId="1LargeTitleChar">
    <w:name w:val="1. Large Title Char"/>
    <w:basedOn w:val="DefaultParagraphFont"/>
    <w:link w:val="1LargeTitle"/>
    <w:rsid w:val="0009447A"/>
    <w:rPr>
      <w:rFonts w:ascii="Arial" w:hAnsi="Arial" w:cs="Segoe UI Semibold"/>
      <w:b/>
      <w:color w:val="00A4E4" w:themeColor="accent1"/>
      <w:sz w:val="48"/>
      <w:szCs w:val="48"/>
    </w:rPr>
  </w:style>
  <w:style w:type="paragraph" w:customStyle="1" w:styleId="Pa9">
    <w:name w:val="Pa9"/>
    <w:basedOn w:val="Normal"/>
    <w:next w:val="Normal"/>
    <w:rsid w:val="004E40BD"/>
    <w:pPr>
      <w:autoSpaceDE w:val="0"/>
      <w:autoSpaceDN w:val="0"/>
      <w:adjustRightInd w:val="0"/>
      <w:spacing w:after="0" w:line="161" w:lineRule="atLeast"/>
    </w:pPr>
    <w:rPr>
      <w:rFonts w:ascii="ITC Avant Garde Std Md" w:eastAsia="Times New Roman" w:hAnsi="ITC Avant Garde Std Md" w:cs="Times New Roman"/>
      <w:sz w:val="24"/>
      <w:szCs w:val="24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0BD"/>
    <w:pPr>
      <w:numPr>
        <w:ilvl w:val="1"/>
      </w:numPr>
      <w:spacing w:line="240" w:lineRule="auto"/>
    </w:pPr>
    <w:rPr>
      <w:rFonts w:eastAsiaTheme="minorEastAsia"/>
      <w:color w:val="666666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40BD"/>
    <w:rPr>
      <w:rFonts w:eastAsiaTheme="minorEastAsia"/>
      <w:color w:val="666666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FC52F6"/>
    <w:rPr>
      <w:color w:val="0000FF"/>
      <w:u w:val="single"/>
    </w:rPr>
  </w:style>
  <w:style w:type="paragraph" w:styleId="Revision">
    <w:name w:val="Revision"/>
    <w:hidden/>
    <w:uiPriority w:val="99"/>
    <w:semiHidden/>
    <w:rsid w:val="004904D0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3B0176"/>
    <w:rPr>
      <w:color w:val="808080"/>
      <w:shd w:val="clear" w:color="auto" w:fill="E6E6E6"/>
    </w:rPr>
  </w:style>
  <w:style w:type="paragraph" w:styleId="NoSpacing">
    <w:name w:val="No Spacing"/>
    <w:basedOn w:val="Normal"/>
    <w:uiPriority w:val="1"/>
    <w:qFormat/>
    <w:rsid w:val="008E797A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0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1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4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claims.travelguard.com/myclaim/ca" TargetMode="Externa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Custom 8">
      <a:dk1>
        <a:srgbClr val="141414"/>
      </a:dk1>
      <a:lt1>
        <a:sysClr val="window" lastClr="FFFFFF"/>
      </a:lt1>
      <a:dk2>
        <a:srgbClr val="141414"/>
      </a:dk2>
      <a:lt2>
        <a:srgbClr val="E7E6E6"/>
      </a:lt2>
      <a:accent1>
        <a:srgbClr val="00A4E4"/>
      </a:accent1>
      <a:accent2>
        <a:srgbClr val="FBCA5C"/>
      </a:accent2>
      <a:accent3>
        <a:srgbClr val="92B45B"/>
      </a:accent3>
      <a:accent4>
        <a:srgbClr val="0073AE"/>
      </a:accent4>
      <a:accent5>
        <a:srgbClr val="FDDF9D"/>
      </a:accent5>
      <a:accent6>
        <a:srgbClr val="BDD19D"/>
      </a:accent6>
      <a:hlink>
        <a:srgbClr val="00A4E4"/>
      </a:hlink>
      <a:folHlink>
        <a:srgbClr val="33333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114DE0BF701045AD2403C163A63BBD" ma:contentTypeVersion="24" ma:contentTypeDescription="Create a new document." ma:contentTypeScope="" ma:versionID="252aea0ae3fa9b50950ad09e09ac4e97">
  <xsd:schema xmlns:xsd="http://www.w3.org/2001/XMLSchema" xmlns:xs="http://www.w3.org/2001/XMLSchema" xmlns:p="http://schemas.microsoft.com/office/2006/metadata/properties" xmlns:ns1="http://schemas.microsoft.com/sharepoint/v3" xmlns:ns2="694a2687-4383-4267-b4dc-f7657eaaabf8" xmlns:ns3="e42673de-b264-43ab-b333-25166615ddcb" targetNamespace="http://schemas.microsoft.com/office/2006/metadata/properties" ma:root="true" ma:fieldsID="ea2286cea1036abf1cfc4795a53321d1" ns1:_="" ns2:_="" ns3:_="">
    <xsd:import namespace="http://schemas.microsoft.com/sharepoint/v3"/>
    <xsd:import namespace="694a2687-4383-4267-b4dc-f7657eaaabf8"/>
    <xsd:import namespace="e42673de-b264-43ab-b333-25166615dd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Comments" minOccurs="0"/>
                <xsd:element ref="ns2:Country" minOccurs="0"/>
                <xsd:element ref="ns2:Language" minOccurs="0"/>
                <xsd:element ref="ns2:RevisionDate" minOccurs="0"/>
                <xsd:element ref="ns2:DocumentType" minOccurs="0"/>
                <xsd:element ref="ns2:MediaServiceBillingMetadata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a2687-4383-4267-b4dc-f7657eaaa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7b35ed4-3d6d-4cb4-974a-070d1834fe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ments" ma:index="2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Country" ma:index="26" nillable="true" ma:displayName="Country" ma:format="Dropdown" ma:internalName="Country">
      <xsd:simpleType>
        <xsd:restriction base="dms:Text">
          <xsd:maxLength value="255"/>
        </xsd:restriction>
      </xsd:simpleType>
    </xsd:element>
    <xsd:element name="Language" ma:index="27" nillable="true" ma:displayName="Language" ma:format="Dropdown" ma:internalName="Language">
      <xsd:simpleType>
        <xsd:restriction base="dms:Text">
          <xsd:maxLength value="255"/>
        </xsd:restriction>
      </xsd:simpleType>
    </xsd:element>
    <xsd:element name="RevisionDate" ma:index="28" nillable="true" ma:displayName="Revision Date" ma:format="DateOnly" ma:internalName="RevisionDate">
      <xsd:simpleType>
        <xsd:restriction base="dms:DateTime"/>
      </xsd:simpleType>
    </xsd:element>
    <xsd:element name="DocumentType" ma:index="29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e" ma:index="31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673de-b264-43ab-b333-25166615ddc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638ee36-09d7-452e-b9a6-bfa895f7966b}" ma:internalName="TaxCatchAll" ma:showField="CatchAllData" ma:web="e42673de-b264-43ab-b333-25166615dd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e42673de-b264-43ab-b333-25166615ddcb" xsi:nil="true"/>
    <lcf76f155ced4ddcb4097134ff3c332f xmlns="694a2687-4383-4267-b4dc-f7657eaaabf8">
      <Terms xmlns="http://schemas.microsoft.com/office/infopath/2007/PartnerControls"/>
    </lcf76f155ced4ddcb4097134ff3c332f>
    <RevisionDate xmlns="694a2687-4383-4267-b4dc-f7657eaaabf8" xsi:nil="true"/>
    <Country xmlns="694a2687-4383-4267-b4dc-f7657eaaabf8" xsi:nil="true"/>
    <Date xmlns="694a2687-4383-4267-b4dc-f7657eaaabf8" xsi:nil="true"/>
    <Comments xmlns="694a2687-4383-4267-b4dc-f7657eaaabf8" xsi:nil="true"/>
    <Language xmlns="694a2687-4383-4267-b4dc-f7657eaaabf8" xsi:nil="true"/>
    <DocumentType xmlns="694a2687-4383-4267-b4dc-f7657eaaabf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41C5A-CBE3-4F1D-922F-1D7D4DB8C7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D49A7A-7F28-4FFD-9F4E-08B2003AAE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94a2687-4383-4267-b4dc-f7657eaaabf8"/>
    <ds:schemaRef ds:uri="e42673de-b264-43ab-b333-25166615d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516BF2-C96D-4873-9EC6-6D1D8CFB03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42673de-b264-43ab-b333-25166615ddcb"/>
    <ds:schemaRef ds:uri="694a2687-4383-4267-b4dc-f7657eaaabf8"/>
  </ds:schemaRefs>
</ds:datastoreItem>
</file>

<file path=customXml/itemProps4.xml><?xml version="1.0" encoding="utf-8"?>
<ds:datastoreItem xmlns:ds="http://schemas.openxmlformats.org/officeDocument/2006/customXml" ds:itemID="{1EFAB385-81EE-4F43-A966-C1B5D3B35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649</Words>
  <Characters>3661</Characters>
  <Application>Microsoft Office Word</Application>
  <DocSecurity>0</DocSecurity>
  <Lines>406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RachelL</dc:creator>
  <cp:keywords/>
  <cp:lastModifiedBy>Stuart Santos</cp:lastModifiedBy>
  <cp:revision>1</cp:revision>
  <cp:lastPrinted>2016-04-26T15:31:00Z</cp:lastPrinted>
  <dcterms:created xsi:type="dcterms:W3CDTF">2026-10-05T09:56:00Z</dcterms:created>
  <dcterms:modified xsi:type="dcterms:W3CDTF">2026-10-05T09:56:00Z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0x0101005B114DE0BF701045AD2403C163A63BBD</vt:lpwstr>
  </property>
  <property fmtid="{D5CDD505-2E9C-101B-9397-08002B2CF9AE}" pid="3" name="_dlc_DocIdItemGuid">
    <vt:lpwstr>019b6dea-a520-4c47-8347-f36fa16098d9</vt:lpwstr>
  </property>
  <property fmtid="{D5CDD505-2E9C-101B-9397-08002B2CF9AE}" pid="4" name="MediaServiceImageTags">
    <vt:lpwstr/>
  </property>
  <property fmtid="{D5CDD505-2E9C-101B-9397-08002B2CF9AE}" pid="5" name="ClassificationContentMarkingFooterShapeIds">
    <vt:lpwstr>2f72324c,202c70d3,5b6ce5c4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INTERNAL USE ONLY</vt:lpwstr>
  </property>
  <property fmtid="{D5CDD505-2E9C-101B-9397-08002B2CF9AE}" pid="8" name="MSIP_Label_9108d454-5c13-4905-93be-12ec8059c842_Enabled">
    <vt:lpwstr>true</vt:lpwstr>
  </property>
  <property fmtid="{D5CDD505-2E9C-101B-9397-08002B2CF9AE}" pid="9" name="MSIP_Label_9108d454-5c13-4905-93be-12ec8059c842_SetDate">
    <vt:lpwstr>2025-09-29T23:14:38Z</vt:lpwstr>
  </property>
  <property fmtid="{D5CDD505-2E9C-101B-9397-08002B2CF9AE}" pid="10" name="MSIP_Label_9108d454-5c13-4905-93be-12ec8059c842_Method">
    <vt:lpwstr>Privileged</vt:lpwstr>
  </property>
  <property fmtid="{D5CDD505-2E9C-101B-9397-08002B2CF9AE}" pid="11" name="MSIP_Label_9108d454-5c13-4905-93be-12ec8059c842_Name">
    <vt:lpwstr>9108d454-5c13-4905-93be-12ec8059c842</vt:lpwstr>
  </property>
  <property fmtid="{D5CDD505-2E9C-101B-9397-08002B2CF9AE}" pid="12" name="MSIP_Label_9108d454-5c13-4905-93be-12ec8059c842_SiteId">
    <vt:lpwstr>473672ba-cd07-4371-a2ae-788b4c61840e</vt:lpwstr>
  </property>
  <property fmtid="{D5CDD505-2E9C-101B-9397-08002B2CF9AE}" pid="13" name="MSIP_Label_9108d454-5c13-4905-93be-12ec8059c842_ActionId">
    <vt:lpwstr>188e4ec9-30ca-4406-a0f9-412682552aa4</vt:lpwstr>
  </property>
  <property fmtid="{D5CDD505-2E9C-101B-9397-08002B2CF9AE}" pid="14" name="MSIP_Label_9108d454-5c13-4905-93be-12ec8059c842_ContentBits">
    <vt:lpwstr>2</vt:lpwstr>
  </property>
</Properties>
</file>