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AA3" w:rsidRDefault="00291035">
      <w:pPr>
        <w:spacing w:after="0" w:line="240" w:lineRule="auto"/>
        <w:rPr>
          <w:b/>
          <w:color w:val="00B0F0"/>
          <w:sz w:val="32"/>
          <w:szCs w:val="32"/>
        </w:rPr>
      </w:pPr>
      <w:r w:rsidRPr="00237D3E">
        <w:rPr>
          <w:noProof/>
        </w:rPr>
        <w:drawing>
          <wp:inline distT="0" distB="0" distL="0" distR="0" wp14:anchorId="59659C45" wp14:editId="2A28F350">
            <wp:extent cx="2421919" cy="320040"/>
            <wp:effectExtent l="0" t="0" r="0" b="3810"/>
            <wp:docPr id="1372651536" name="Picture 2" descr="A blu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1536" name="Picture 2" descr="A blue lett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19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035" w:rsidRDefault="00291035" w:rsidP="00FB73FC">
      <w:pPr>
        <w:spacing w:after="0" w:line="240" w:lineRule="auto"/>
        <w:jc w:val="center"/>
        <w:rPr>
          <w:b/>
          <w:color w:val="00B0F0"/>
          <w:sz w:val="32"/>
          <w:szCs w:val="32"/>
        </w:rPr>
      </w:pPr>
    </w:p>
    <w:p w:rsidR="006B0AA3" w:rsidRPr="00F50216" w:rsidRDefault="00AC5334">
      <w:pPr>
        <w:spacing w:after="0" w:line="240" w:lineRule="auto"/>
        <w:rPr>
          <w:b/>
          <w:color w:val="002060"/>
          <w:sz w:val="32"/>
          <w:szCs w:val="32"/>
          <w:lang w:val="fr-CA"/>
        </w:rPr>
      </w:pPr>
      <w:r w:rsidRPr="00F50216">
        <w:rPr>
          <w:b/>
          <w:color w:val="002060"/>
          <w:sz w:val="32"/>
          <w:szCs w:val="32"/>
          <w:lang w:val="fr-CA"/>
        </w:rPr>
        <w:t>Assurance voyage</w:t>
      </w:r>
    </w:p>
    <w:p w:rsidR="006B0AA3" w:rsidRDefault="006B0AA3">
      <w:pPr>
        <w:spacing w:after="0" w:line="240" w:lineRule="auto"/>
        <w:rPr>
          <w:lang w:val="fr-CA"/>
        </w:rPr>
      </w:pPr>
    </w:p>
    <w:p w:rsidR="006B0AA3" w:rsidRDefault="00B5621A" w:rsidP="00937B16">
      <w:pPr>
        <w:tabs>
          <w:tab w:val="left" w:pos="1418"/>
        </w:tabs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fr-CA"/>
        </w:rPr>
      </w:pPr>
      <w:r w:rsidRPr="00784071">
        <w:rPr>
          <w:rFonts w:ascii="Arial" w:hAnsi="Arial" w:cs="Arial"/>
          <w:b/>
          <w:color w:val="FF0000"/>
          <w:sz w:val="20"/>
          <w:szCs w:val="20"/>
          <w:lang w:val="fr-CA"/>
        </w:rPr>
        <w:t>Expéditeur</w:t>
      </w:r>
      <w:r w:rsidR="00910072" w:rsidRPr="00784071">
        <w:rPr>
          <w:rFonts w:ascii="Arial" w:hAnsi="Arial" w:cs="Arial"/>
          <w:b/>
          <w:color w:val="FF0000"/>
          <w:sz w:val="20"/>
          <w:szCs w:val="20"/>
          <w:lang w:val="fr-CA"/>
        </w:rPr>
        <w:t xml:space="preserve">: </w:t>
      </w:r>
      <w:r w:rsidR="00910072" w:rsidRPr="00784071">
        <w:rPr>
          <w:rFonts w:ascii="Arial" w:hAnsi="Arial" w:cs="Arial"/>
          <w:b/>
          <w:color w:val="FF0000"/>
          <w:sz w:val="20"/>
          <w:szCs w:val="20"/>
          <w:lang w:val="fr-CA"/>
        </w:rPr>
        <w:tab/>
      </w:r>
      <w:r w:rsidR="007835F4" w:rsidRPr="00784071">
        <w:rPr>
          <w:rFonts w:ascii="Arial" w:hAnsi="Arial" w:cs="Arial"/>
          <w:b/>
          <w:color w:val="FF0000"/>
          <w:sz w:val="20"/>
          <w:szCs w:val="20"/>
          <w:lang w:val="fr-CA"/>
        </w:rPr>
        <w:t>Travel Guard Group</w:t>
      </w:r>
      <w:r w:rsidR="007835F4" w:rsidRPr="007835F4">
        <w:rPr>
          <w:rFonts w:ascii="Arial" w:hAnsi="Arial" w:cs="Arial"/>
          <w:b/>
          <w:color w:val="FF0000"/>
          <w:sz w:val="20"/>
          <w:szCs w:val="20"/>
          <w:lang w:val="fr-CA"/>
        </w:rPr>
        <w:t xml:space="preserve"> </w:t>
      </w:r>
      <w:r w:rsidR="007835F4" w:rsidRPr="006F26B0">
        <w:rPr>
          <w:rFonts w:ascii="Arial" w:hAnsi="Arial" w:cs="Arial"/>
          <w:b/>
          <w:color w:val="FF0000"/>
          <w:sz w:val="20"/>
          <w:szCs w:val="20"/>
          <w:lang w:val="fr-CA"/>
        </w:rPr>
        <w:t xml:space="preserve">Canada </w:t>
      </w:r>
      <w:r w:rsidR="007835F4" w:rsidRPr="00784071">
        <w:rPr>
          <w:rFonts w:ascii="Arial" w:hAnsi="Arial" w:cs="Arial"/>
          <w:b/>
          <w:color w:val="FF0000"/>
          <w:sz w:val="20"/>
          <w:szCs w:val="20"/>
          <w:lang w:val="fr-CA"/>
        </w:rPr>
        <w:t xml:space="preserve">– Polices </w:t>
      </w:r>
      <w:r w:rsidR="00910072" w:rsidRPr="00784071">
        <w:rPr>
          <w:rFonts w:ascii="Arial" w:hAnsi="Arial" w:cs="Arial"/>
          <w:b/>
          <w:color w:val="FF0000"/>
          <w:sz w:val="20"/>
          <w:szCs w:val="20"/>
          <w:lang w:val="fr-CA"/>
        </w:rPr>
        <w:t xml:space="preserve"> </w:t>
      </w:r>
    </w:p>
    <w:p w:rsidR="006B0AA3" w:rsidRDefault="00AC5334" w:rsidP="00937B16">
      <w:pPr>
        <w:tabs>
          <w:tab w:val="left" w:pos="1418"/>
        </w:tabs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fr-CA"/>
        </w:rPr>
      </w:pPr>
      <w:r>
        <w:rPr>
          <w:rFonts w:ascii="Arial" w:hAnsi="Arial" w:cs="Arial"/>
          <w:b/>
          <w:color w:val="FF0000"/>
          <w:sz w:val="20"/>
          <w:szCs w:val="20"/>
          <w:lang w:val="fr-CA"/>
        </w:rPr>
        <w:t>Objet:</w:t>
      </w:r>
      <w:r>
        <w:rPr>
          <w:rFonts w:ascii="Arial" w:hAnsi="Arial" w:cs="Arial"/>
          <w:b/>
          <w:color w:val="FF0000"/>
          <w:sz w:val="20"/>
          <w:szCs w:val="20"/>
          <w:lang w:val="fr-CA"/>
        </w:rPr>
        <w:tab/>
        <w:t xml:space="preserve">Confirmation d’assurance voyage </w:t>
      </w:r>
      <w:r w:rsidR="00784071">
        <w:rPr>
          <w:rFonts w:ascii="Arial" w:hAnsi="Arial" w:cs="Arial"/>
          <w:b/>
          <w:color w:val="FF0000"/>
          <w:sz w:val="20"/>
          <w:szCs w:val="20"/>
          <w:lang w:val="fr-CA"/>
        </w:rPr>
        <w:t xml:space="preserve">aux termes de </w:t>
      </w:r>
      <w:r>
        <w:rPr>
          <w:rFonts w:ascii="Arial" w:hAnsi="Arial" w:cs="Arial"/>
          <w:b/>
          <w:color w:val="FF0000"/>
          <w:sz w:val="20"/>
          <w:szCs w:val="20"/>
          <w:lang w:val="fr-CA"/>
        </w:rPr>
        <w:t xml:space="preserve">la police ABXXXXXX </w:t>
      </w:r>
    </w:p>
    <w:p w:rsidR="007E4C46" w:rsidRPr="00784071" w:rsidRDefault="006C6C31" w:rsidP="005A0AA0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fr-CA"/>
        </w:rPr>
      </w:pPr>
      <w:r w:rsidRPr="00784071">
        <w:rPr>
          <w:rFonts w:ascii="Arial" w:hAnsi="Arial" w:cs="Arial"/>
          <w:sz w:val="20"/>
          <w:szCs w:val="20"/>
          <w:lang w:val="fr-CA"/>
        </w:rPr>
        <w:t xml:space="preserve"> </w:t>
      </w:r>
    </w:p>
    <w:p w:rsidR="006B0AA3" w:rsidRPr="009A0CCC" w:rsidRDefault="00784071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AU"/>
        </w:rPr>
        <w:t>Bonjour</w:t>
      </w:r>
      <w:r w:rsidR="004A4AA0">
        <w:rPr>
          <w:rFonts w:ascii="Arial" w:hAnsi="Arial" w:cs="Arial"/>
          <w:sz w:val="20"/>
          <w:szCs w:val="20"/>
          <w:lang w:val="en-AU"/>
        </w:rPr>
        <w:t>: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="004A4AA0" w:rsidRPr="009A0CCC">
        <w:rPr>
          <w:rFonts w:ascii="Arial" w:hAnsi="Arial" w:cs="Arial"/>
          <w:sz w:val="20"/>
          <w:szCs w:val="20"/>
        </w:rPr>
        <w:t>{</w:t>
      </w:r>
      <w:r w:rsidR="00AC5334" w:rsidRPr="00FB73FC">
        <w:rPr>
          <w:rFonts w:ascii="Arial" w:hAnsi="Arial"/>
          <w:sz w:val="20"/>
          <w:lang w:val="en-AU"/>
        </w:rPr>
        <w:t>Policy Holder First Name</w:t>
      </w:r>
      <w:r w:rsidR="001C1287" w:rsidRPr="002C4E9A">
        <w:rPr>
          <w:rFonts w:ascii="Arial" w:hAnsi="Arial" w:cs="Arial"/>
          <w:sz w:val="20"/>
          <w:szCs w:val="20"/>
          <w:lang w:val="en-AU"/>
        </w:rPr>
        <w:t>}</w:t>
      </w:r>
      <w:r w:rsidR="000D54CA" w:rsidRPr="002C4E9A">
        <w:rPr>
          <w:rFonts w:ascii="Arial" w:hAnsi="Arial" w:cs="Arial"/>
          <w:sz w:val="20"/>
          <w:szCs w:val="20"/>
          <w:lang w:val="en-AU"/>
        </w:rPr>
        <w:t> </w:t>
      </w:r>
      <w:r w:rsidR="001C1287" w:rsidRPr="002C4E9A">
        <w:rPr>
          <w:rFonts w:ascii="Arial" w:hAnsi="Arial" w:cs="Arial"/>
          <w:sz w:val="20"/>
          <w:szCs w:val="20"/>
          <w:lang w:val="en-AU"/>
        </w:rPr>
        <w:t>{</w:t>
      </w:r>
      <w:r w:rsidR="00AC5334" w:rsidRPr="00FB73FC">
        <w:rPr>
          <w:rFonts w:ascii="Arial" w:hAnsi="Arial"/>
          <w:sz w:val="20"/>
          <w:lang w:val="en-AU"/>
        </w:rPr>
        <w:t>Policy Holder Last Name</w:t>
      </w:r>
      <w:r w:rsidR="001C1287" w:rsidRPr="002C4E9A">
        <w:rPr>
          <w:rFonts w:ascii="Arial" w:hAnsi="Arial" w:cs="Arial"/>
          <w:sz w:val="20"/>
          <w:szCs w:val="20"/>
          <w:lang w:val="en-AU"/>
        </w:rPr>
        <w:t>}</w:t>
      </w:r>
      <w:r w:rsidR="000D54CA" w:rsidRPr="002C4E9A">
        <w:rPr>
          <w:rFonts w:ascii="Arial" w:hAnsi="Arial" w:cs="Arial"/>
          <w:sz w:val="20"/>
          <w:szCs w:val="20"/>
          <w:lang w:val="en-AU"/>
        </w:rPr>
        <w:t>,</w:t>
      </w:r>
    </w:p>
    <w:p w:rsidR="006B0AA3" w:rsidRPr="00FB73FC" w:rsidRDefault="006B0AA3">
      <w:pPr>
        <w:spacing w:after="0" w:line="240" w:lineRule="auto"/>
        <w:rPr>
          <w:rFonts w:ascii="Arial" w:hAnsi="Arial"/>
          <w:sz w:val="20"/>
          <w:lang w:val="en-AU"/>
        </w:rPr>
      </w:pPr>
    </w:p>
    <w:p w:rsidR="006B0AA3" w:rsidRPr="00FB73FC" w:rsidRDefault="006B0AA3" w:rsidP="00FB73FC">
      <w:pPr>
        <w:spacing w:after="0" w:line="240" w:lineRule="auto"/>
        <w:rPr>
          <w:rFonts w:ascii="Arial" w:hAnsi="Arial"/>
          <w:sz w:val="20"/>
          <w:lang w:val="en-AU"/>
        </w:rPr>
      </w:pPr>
    </w:p>
    <w:p w:rsidR="006B0AA3" w:rsidRDefault="00AC5334" w:rsidP="004A4AA0">
      <w:pPr>
        <w:spacing w:after="0" w:line="240" w:lineRule="auto"/>
        <w:jc w:val="both"/>
        <w:rPr>
          <w:rFonts w:ascii="Arial" w:hAnsi="Arial" w:cs="Arial"/>
          <w:sz w:val="20"/>
          <w:szCs w:val="20"/>
          <w:lang w:val="fr-CA"/>
        </w:rPr>
      </w:pPr>
      <w:r>
        <w:rPr>
          <w:rFonts w:ascii="Arial" w:hAnsi="Arial" w:cs="Arial"/>
          <w:sz w:val="20"/>
          <w:szCs w:val="20"/>
          <w:lang w:val="fr-CA"/>
        </w:rPr>
        <w:t xml:space="preserve">Merci d’avoir choisi </w:t>
      </w:r>
      <w:r w:rsidR="00784071" w:rsidRPr="00784071">
        <w:rPr>
          <w:rFonts w:ascii="Arial" w:hAnsi="Arial" w:cs="Arial"/>
          <w:sz w:val="20"/>
          <w:szCs w:val="20"/>
          <w:lang w:val="fr-CA"/>
        </w:rPr>
        <w:t xml:space="preserve">l’assurance voyage </w:t>
      </w:r>
      <w:r w:rsidR="00F37C2A" w:rsidRPr="00784071">
        <w:rPr>
          <w:rFonts w:ascii="Arial" w:hAnsi="Arial" w:cs="Arial"/>
          <w:sz w:val="20"/>
          <w:szCs w:val="20"/>
          <w:lang w:val="fr-CA"/>
        </w:rPr>
        <w:t>Travel Guard</w:t>
      </w:r>
      <w:r w:rsidR="00F37C2A" w:rsidRPr="00784071">
        <w:rPr>
          <w:rFonts w:ascii="Arial" w:hAnsi="Arial" w:cs="Arial"/>
          <w:sz w:val="20"/>
          <w:szCs w:val="20"/>
          <w:vertAlign w:val="superscript"/>
          <w:lang w:val="fr-CA"/>
        </w:rPr>
        <w:t>®</w:t>
      </w:r>
      <w:r w:rsidR="00F37C2A" w:rsidRPr="00784071">
        <w:rPr>
          <w:rFonts w:ascii="Arial" w:hAnsi="Arial" w:cs="Arial"/>
          <w:sz w:val="20"/>
          <w:szCs w:val="20"/>
          <w:lang w:val="fr-CA"/>
        </w:rPr>
        <w:t xml:space="preserve"> </w:t>
      </w:r>
      <w:r w:rsidR="00A5741D">
        <w:rPr>
          <w:rFonts w:ascii="Arial" w:hAnsi="Arial" w:cs="Arial"/>
          <w:sz w:val="20"/>
          <w:szCs w:val="20"/>
          <w:lang w:val="fr-CA"/>
        </w:rPr>
        <w:t xml:space="preserve">offerte par </w:t>
      </w:r>
      <w:r w:rsidR="00A5741D" w:rsidRPr="00A5741D">
        <w:rPr>
          <w:rFonts w:ascii="Arial" w:hAnsi="Arial" w:cs="Arial"/>
          <w:sz w:val="20"/>
          <w:szCs w:val="20"/>
          <w:lang w:val="fr-CA"/>
        </w:rPr>
        <w:t>Travel Guard Group</w:t>
      </w:r>
      <w:r w:rsidRPr="006A0D6A">
        <w:rPr>
          <w:rFonts w:ascii="Arial" w:hAnsi="Arial" w:cs="Arial"/>
          <w:sz w:val="20"/>
          <w:szCs w:val="20"/>
          <w:lang w:val="fr-CA"/>
        </w:rPr>
        <w:t xml:space="preserve"> Canada</w:t>
      </w:r>
      <w:r w:rsidR="00A5741D">
        <w:rPr>
          <w:rFonts w:ascii="Arial" w:hAnsi="Arial" w:cs="Arial"/>
          <w:sz w:val="20"/>
          <w:szCs w:val="20"/>
          <w:lang w:val="fr-CA"/>
        </w:rPr>
        <w:t>,</w:t>
      </w:r>
      <w:r w:rsidRPr="006A0D6A">
        <w:rPr>
          <w:rFonts w:ascii="Arial" w:hAnsi="Arial" w:cs="Arial"/>
          <w:sz w:val="20"/>
          <w:szCs w:val="20"/>
          <w:lang w:val="fr-CA"/>
        </w:rPr>
        <w:t xml:space="preserve"> Inc.</w:t>
      </w:r>
      <w:r w:rsidR="00A5741D" w:rsidRPr="00784071">
        <w:rPr>
          <w:rFonts w:ascii="Arial" w:hAnsi="Arial" w:cs="Arial"/>
          <w:sz w:val="20"/>
          <w:szCs w:val="20"/>
          <w:lang w:val="fr-CA"/>
        </w:rPr>
        <w:t xml:space="preserve"> </w:t>
      </w:r>
      <w:r w:rsidR="00784071" w:rsidRPr="00784071">
        <w:rPr>
          <w:rFonts w:ascii="Arial" w:hAnsi="Arial" w:cs="Arial"/>
          <w:sz w:val="20"/>
          <w:szCs w:val="20"/>
          <w:lang w:val="fr-CA"/>
        </w:rPr>
        <w:t>et</w:t>
      </w:r>
      <w:r w:rsidRPr="00FB73FC">
        <w:rPr>
          <w:rFonts w:ascii="Arial" w:hAnsi="Arial"/>
          <w:sz w:val="20"/>
          <w:lang w:val="fr-CA"/>
        </w:rPr>
        <w:t xml:space="preserve"> </w:t>
      </w:r>
      <w:r>
        <w:rPr>
          <w:rFonts w:ascii="Arial" w:hAnsi="Arial" w:cs="Arial"/>
          <w:sz w:val="20"/>
          <w:szCs w:val="20"/>
          <w:lang w:val="fr-CA"/>
        </w:rPr>
        <w:t xml:space="preserve">souscrite par </w:t>
      </w:r>
      <w:r w:rsidR="00A5741D" w:rsidRPr="00A5741D">
        <w:rPr>
          <w:rFonts w:ascii="Arial" w:hAnsi="Arial" w:cs="Arial"/>
          <w:sz w:val="20"/>
          <w:szCs w:val="20"/>
          <w:lang w:val="fr-CA"/>
        </w:rPr>
        <w:t>Zurich</w:t>
      </w:r>
      <w:r>
        <w:rPr>
          <w:rFonts w:ascii="Arial" w:hAnsi="Arial" w:cs="Arial"/>
          <w:sz w:val="20"/>
          <w:szCs w:val="20"/>
          <w:lang w:val="fr-CA"/>
        </w:rPr>
        <w:t xml:space="preserve"> Compagnie </w:t>
      </w:r>
      <w:r w:rsidR="00A5741D" w:rsidRPr="00A5741D">
        <w:rPr>
          <w:rFonts w:ascii="Arial" w:hAnsi="Arial" w:cs="Arial"/>
          <w:sz w:val="20"/>
          <w:szCs w:val="20"/>
          <w:lang w:val="fr-CA"/>
        </w:rPr>
        <w:t>d’Assurances SA (Direction canadienne)</w:t>
      </w:r>
      <w:r w:rsidR="00784071" w:rsidRPr="00784071">
        <w:rPr>
          <w:rFonts w:ascii="Arial" w:hAnsi="Arial" w:cs="Arial"/>
          <w:sz w:val="20"/>
          <w:szCs w:val="20"/>
          <w:lang w:val="fr-CA"/>
        </w:rPr>
        <w:t xml:space="preserve">! </w:t>
      </w:r>
      <w:r w:rsidRPr="00937B16">
        <w:rPr>
          <w:rFonts w:ascii="Arial" w:hAnsi="Arial"/>
          <w:b/>
          <w:sz w:val="20"/>
          <w:lang w:val="fr-CA"/>
        </w:rPr>
        <w:t>Votre</w:t>
      </w:r>
      <w:r>
        <w:rPr>
          <w:rFonts w:ascii="Arial" w:hAnsi="Arial" w:cs="Arial"/>
          <w:sz w:val="20"/>
          <w:szCs w:val="20"/>
          <w:lang w:val="fr-CA"/>
        </w:rPr>
        <w:t xml:space="preserve"> numéro de police est</w:t>
      </w:r>
      <w:r w:rsidR="00A5741D" w:rsidRPr="00A5741D">
        <w:rPr>
          <w:rFonts w:ascii="Arial" w:hAnsi="Arial" w:cs="Arial"/>
          <w:sz w:val="20"/>
          <w:szCs w:val="20"/>
          <w:lang w:val="fr-CA"/>
        </w:rPr>
        <w:t xml:space="preserve"> le</w:t>
      </w:r>
      <w:r w:rsidR="00D03830" w:rsidRPr="00A5741D">
        <w:rPr>
          <w:rFonts w:ascii="Arial" w:hAnsi="Arial" w:cs="Arial"/>
          <w:sz w:val="20"/>
          <w:szCs w:val="20"/>
          <w:lang w:val="fr-CA"/>
        </w:rPr>
        <w:t xml:space="preserve"> </w:t>
      </w:r>
      <w:r w:rsidR="001C1287" w:rsidRPr="00A5741D">
        <w:rPr>
          <w:rFonts w:ascii="Arial" w:hAnsi="Arial" w:cs="Arial"/>
          <w:sz w:val="20"/>
          <w:szCs w:val="20"/>
          <w:lang w:val="fr-CA"/>
        </w:rPr>
        <w:t>{</w:t>
      </w:r>
      <w:r>
        <w:rPr>
          <w:rFonts w:ascii="Arial" w:hAnsi="Arial" w:cs="Arial"/>
          <w:sz w:val="20"/>
          <w:szCs w:val="20"/>
          <w:lang w:val="fr-CA"/>
        </w:rPr>
        <w:t>Policy Number</w:t>
      </w:r>
      <w:r w:rsidR="001C1287" w:rsidRPr="00A5741D">
        <w:rPr>
          <w:rFonts w:ascii="Arial" w:hAnsi="Arial" w:cs="Arial"/>
          <w:sz w:val="20"/>
          <w:szCs w:val="20"/>
          <w:lang w:val="fr-CA"/>
        </w:rPr>
        <w:t>}</w:t>
      </w:r>
      <w:r w:rsidR="002E67E9">
        <w:rPr>
          <w:rFonts w:ascii="Arial" w:hAnsi="Arial" w:cs="Arial"/>
          <w:sz w:val="20"/>
          <w:szCs w:val="20"/>
          <w:lang w:val="fr-CA"/>
        </w:rPr>
        <w:t xml:space="preserve"> </w:t>
      </w:r>
      <w:r w:rsidR="002E67E9" w:rsidRPr="002E67E9">
        <w:rPr>
          <w:rFonts w:ascii="Arial" w:hAnsi="Arial" w:cs="Arial"/>
          <w:sz w:val="20"/>
          <w:szCs w:val="20"/>
          <w:lang w:val="fr-CA"/>
        </w:rPr>
        <w:t xml:space="preserve">et vous avez </w:t>
      </w:r>
      <w:r w:rsidR="00A5741D" w:rsidRPr="00A5741D">
        <w:rPr>
          <w:rFonts w:ascii="Arial" w:hAnsi="Arial" w:cs="Arial"/>
          <w:sz w:val="20"/>
          <w:szCs w:val="20"/>
          <w:lang w:val="fr-CA"/>
        </w:rPr>
        <w:t>souscr</w:t>
      </w:r>
      <w:r w:rsidR="00A5741D">
        <w:rPr>
          <w:rFonts w:ascii="Arial" w:hAnsi="Arial" w:cs="Arial"/>
          <w:sz w:val="20"/>
          <w:szCs w:val="20"/>
          <w:lang w:val="fr-CA"/>
        </w:rPr>
        <w:t>it</w:t>
      </w:r>
      <w:r w:rsidR="002E67E9" w:rsidRPr="002E67E9">
        <w:rPr>
          <w:rFonts w:ascii="Arial" w:hAnsi="Arial" w:cs="Arial"/>
          <w:sz w:val="20"/>
          <w:szCs w:val="20"/>
          <w:lang w:val="fr-CA"/>
        </w:rPr>
        <w:t xml:space="preserve"> le</w:t>
      </w:r>
      <w:r w:rsidR="002E67E9">
        <w:rPr>
          <w:rFonts w:ascii="Arial" w:hAnsi="Arial" w:cs="Arial"/>
          <w:sz w:val="20"/>
          <w:szCs w:val="20"/>
          <w:lang w:val="fr-CA"/>
        </w:rPr>
        <w:t xml:space="preserve"> </w:t>
      </w:r>
      <w:r w:rsidR="000B52AD">
        <w:rPr>
          <w:rFonts w:ascii="Arial" w:hAnsi="Arial" w:cs="Arial"/>
          <w:sz w:val="20"/>
          <w:szCs w:val="20"/>
          <w:lang w:val="fr-CA"/>
        </w:rPr>
        <w:t xml:space="preserve">produit </w:t>
      </w:r>
      <w:r w:rsidR="002E67E9">
        <w:rPr>
          <w:rFonts w:ascii="Arial" w:hAnsi="Arial" w:cs="Arial"/>
          <w:sz w:val="20"/>
          <w:szCs w:val="20"/>
          <w:lang w:val="fr-CA"/>
        </w:rPr>
        <w:t>{{Product Name</w:t>
      </w:r>
      <w:r w:rsidR="00575BF2" w:rsidRPr="00A5741D">
        <w:rPr>
          <w:rFonts w:ascii="Arial" w:hAnsi="Arial" w:cs="Arial"/>
          <w:sz w:val="20"/>
          <w:szCs w:val="20"/>
          <w:lang w:val="fr-CA"/>
        </w:rPr>
        <w:t>}}.</w:t>
      </w:r>
      <w:r w:rsidR="002E67E9">
        <w:rPr>
          <w:rFonts w:ascii="Arial" w:hAnsi="Arial" w:cs="Arial"/>
          <w:sz w:val="20"/>
          <w:szCs w:val="20"/>
          <w:lang w:val="fr-CA"/>
        </w:rPr>
        <w:t xml:space="preserve"> </w:t>
      </w:r>
    </w:p>
    <w:p w:rsidR="006B0AA3" w:rsidRPr="00FB73FC" w:rsidRDefault="006B0AA3">
      <w:pPr>
        <w:spacing w:after="0" w:line="240" w:lineRule="auto"/>
        <w:rPr>
          <w:rFonts w:ascii="Arial" w:hAnsi="Arial"/>
          <w:sz w:val="20"/>
          <w:lang w:val="fr-CA"/>
        </w:rPr>
      </w:pPr>
    </w:p>
    <w:p w:rsidR="006B0AA3" w:rsidRPr="00FB73FC" w:rsidRDefault="00784071">
      <w:pPr>
        <w:spacing w:after="0" w:line="240" w:lineRule="auto"/>
        <w:rPr>
          <w:rFonts w:ascii="Arial" w:hAnsi="Arial"/>
          <w:b/>
          <w:sz w:val="20"/>
          <w:lang w:val="fr-CA"/>
        </w:rPr>
      </w:pPr>
      <w:r w:rsidRPr="00784071">
        <w:rPr>
          <w:rFonts w:ascii="Arial" w:hAnsi="Arial" w:cs="Arial"/>
          <w:sz w:val="20"/>
          <w:szCs w:val="20"/>
          <w:lang w:val="fr-CA"/>
        </w:rPr>
        <w:t xml:space="preserve">Veuillez </w:t>
      </w:r>
      <w:r w:rsidRPr="00784071">
        <w:rPr>
          <w:rFonts w:ascii="Arial" w:hAnsi="Arial" w:cs="Arial"/>
          <w:b/>
          <w:sz w:val="20"/>
          <w:szCs w:val="20"/>
          <w:u w:val="single"/>
          <w:lang w:val="fr-CA"/>
        </w:rPr>
        <w:t>cliquer</w:t>
      </w:r>
      <w:r w:rsidR="004A4AA0">
        <w:rPr>
          <w:rFonts w:ascii="Arial" w:hAnsi="Arial" w:cs="Arial"/>
          <w:b/>
          <w:sz w:val="20"/>
          <w:szCs w:val="20"/>
          <w:u w:val="single"/>
          <w:lang w:val="fr-CA"/>
        </w:rPr>
        <w:t xml:space="preserve"> </w:t>
      </w:r>
      <w:r w:rsidR="00AC5334" w:rsidRPr="007E0D24">
        <w:rPr>
          <w:rFonts w:ascii="Arial" w:hAnsi="Arial" w:cs="Arial"/>
          <w:b/>
          <w:sz w:val="20"/>
          <w:szCs w:val="20"/>
          <w:u w:val="single"/>
          <w:lang w:val="fr-CA"/>
        </w:rPr>
        <w:t>ici</w:t>
      </w:r>
      <w:r w:rsidR="00AC5334" w:rsidRPr="000A3F5F">
        <w:rPr>
          <w:rFonts w:ascii="Arial" w:hAnsi="Arial" w:cs="Arial"/>
          <w:sz w:val="20"/>
          <w:szCs w:val="20"/>
          <w:lang w:val="fr-CA"/>
        </w:rPr>
        <w:t xml:space="preserve"> pour consulter </w:t>
      </w:r>
      <w:r w:rsidR="00AC5334" w:rsidRPr="00937B16">
        <w:rPr>
          <w:rFonts w:ascii="Arial" w:hAnsi="Arial"/>
          <w:b/>
          <w:sz w:val="20"/>
          <w:lang w:val="fr-CA"/>
        </w:rPr>
        <w:t>votre</w:t>
      </w:r>
      <w:r w:rsidR="00AC5334" w:rsidRPr="000A3F5F">
        <w:rPr>
          <w:rFonts w:ascii="Arial" w:hAnsi="Arial" w:cs="Arial"/>
          <w:sz w:val="20"/>
          <w:szCs w:val="20"/>
          <w:lang w:val="fr-CA"/>
        </w:rPr>
        <w:t xml:space="preserve"> </w:t>
      </w:r>
      <w:r w:rsidRPr="00784071">
        <w:rPr>
          <w:rFonts w:ascii="Arial" w:hAnsi="Arial" w:cs="Arial"/>
          <w:b/>
          <w:bCs/>
          <w:sz w:val="20"/>
          <w:szCs w:val="20"/>
          <w:lang w:val="fr-CA"/>
        </w:rPr>
        <w:t>attestation</w:t>
      </w:r>
      <w:r w:rsidR="00AC5334" w:rsidRPr="00F50216">
        <w:rPr>
          <w:rFonts w:ascii="Arial" w:hAnsi="Arial" w:cs="Arial"/>
          <w:b/>
          <w:sz w:val="20"/>
          <w:szCs w:val="20"/>
          <w:lang w:val="fr-CA"/>
        </w:rPr>
        <w:t xml:space="preserve"> d’assurance</w:t>
      </w:r>
      <w:r w:rsidR="00AC5334" w:rsidRPr="007E0D24">
        <w:rPr>
          <w:rFonts w:ascii="Arial" w:hAnsi="Arial" w:cs="Arial"/>
          <w:sz w:val="20"/>
          <w:szCs w:val="20"/>
          <w:lang w:val="fr-CA"/>
        </w:rPr>
        <w:t xml:space="preserve"> et </w:t>
      </w:r>
      <w:r w:rsidR="00AC5334" w:rsidRPr="00937B16">
        <w:rPr>
          <w:rFonts w:ascii="Arial" w:hAnsi="Arial"/>
          <w:b/>
          <w:sz w:val="20"/>
          <w:lang w:val="fr-CA"/>
        </w:rPr>
        <w:t>votre</w:t>
      </w:r>
      <w:r w:rsidR="00AC5334" w:rsidRPr="007E0D24">
        <w:rPr>
          <w:rFonts w:ascii="Arial" w:hAnsi="Arial" w:cs="Arial"/>
          <w:sz w:val="20"/>
          <w:szCs w:val="20"/>
          <w:lang w:val="fr-CA"/>
        </w:rPr>
        <w:t xml:space="preserve"> </w:t>
      </w:r>
      <w:r w:rsidR="00147A44">
        <w:rPr>
          <w:rFonts w:ascii="Arial" w:hAnsi="Arial" w:cs="Arial"/>
          <w:sz w:val="20"/>
          <w:szCs w:val="20"/>
          <w:lang w:val="fr-CA"/>
        </w:rPr>
        <w:t>police</w:t>
      </w:r>
      <w:r w:rsidR="004A4AA0">
        <w:rPr>
          <w:rFonts w:ascii="Arial" w:hAnsi="Arial" w:cs="Arial"/>
          <w:sz w:val="20"/>
          <w:szCs w:val="20"/>
          <w:lang w:val="fr-CA"/>
        </w:rPr>
        <w:t xml:space="preserve">. </w:t>
      </w:r>
      <w:r w:rsidR="00AC5334" w:rsidRPr="00FB73FC">
        <w:rPr>
          <w:rFonts w:ascii="Arial" w:hAnsi="Arial"/>
          <w:b/>
          <w:sz w:val="20"/>
          <w:lang w:val="fr-CA"/>
        </w:rPr>
        <w:t xml:space="preserve"> </w:t>
      </w:r>
    </w:p>
    <w:p w:rsidR="007835F4" w:rsidRDefault="00A5741D">
      <w:pPr>
        <w:spacing w:after="0" w:line="240" w:lineRule="auto"/>
        <w:rPr>
          <w:rFonts w:ascii="Arial" w:hAnsi="Arial" w:cs="Arial"/>
          <w:sz w:val="20"/>
          <w:szCs w:val="20"/>
          <w:lang w:val="fr-CA"/>
        </w:rPr>
      </w:pPr>
      <w:r w:rsidRPr="00147A44">
        <w:rPr>
          <w:rFonts w:ascii="Arial" w:hAnsi="Arial" w:cs="Arial"/>
          <w:b/>
          <w:bCs/>
          <w:sz w:val="20"/>
          <w:szCs w:val="20"/>
          <w:lang w:val="fr-CA"/>
        </w:rPr>
        <w:t>Vous</w:t>
      </w:r>
      <w:r w:rsidRPr="00A5741D">
        <w:rPr>
          <w:rFonts w:ascii="Arial" w:hAnsi="Arial" w:cs="Arial"/>
          <w:sz w:val="20"/>
          <w:szCs w:val="20"/>
          <w:lang w:val="fr-CA"/>
        </w:rPr>
        <w:t xml:space="preserve"> </w:t>
      </w:r>
      <w:r w:rsidRPr="00CB312C">
        <w:rPr>
          <w:rFonts w:ascii="Arial" w:hAnsi="Arial" w:cs="Arial"/>
          <w:sz w:val="20"/>
          <w:szCs w:val="20"/>
          <w:lang w:val="fr-CA"/>
        </w:rPr>
        <w:t>aurez besoin d</w:t>
      </w:r>
      <w:r w:rsidR="000B52AD">
        <w:rPr>
          <w:rFonts w:ascii="Arial" w:hAnsi="Arial" w:cs="Arial"/>
          <w:sz w:val="20"/>
          <w:szCs w:val="20"/>
          <w:lang w:val="fr-CA"/>
        </w:rPr>
        <w:t>e saisir</w:t>
      </w:r>
      <w:r w:rsidR="00AC5334">
        <w:rPr>
          <w:rFonts w:ascii="Arial" w:hAnsi="Arial" w:cs="Arial"/>
          <w:sz w:val="20"/>
          <w:szCs w:val="20"/>
          <w:lang w:val="fr-CA"/>
        </w:rPr>
        <w:t xml:space="preserve"> </w:t>
      </w:r>
      <w:r w:rsidR="00AC5334" w:rsidRPr="00937B16">
        <w:rPr>
          <w:rFonts w:ascii="Arial" w:hAnsi="Arial"/>
          <w:b/>
          <w:sz w:val="20"/>
          <w:lang w:val="fr-CA"/>
        </w:rPr>
        <w:t>votre</w:t>
      </w:r>
      <w:r w:rsidR="00AC5334">
        <w:rPr>
          <w:rFonts w:ascii="Arial" w:hAnsi="Arial" w:cs="Arial"/>
          <w:sz w:val="20"/>
          <w:szCs w:val="20"/>
          <w:lang w:val="fr-CA"/>
        </w:rPr>
        <w:t xml:space="preserve"> numéro de police</w:t>
      </w:r>
      <w:r w:rsidRPr="00CB312C">
        <w:rPr>
          <w:rFonts w:ascii="Arial" w:hAnsi="Arial" w:cs="Arial"/>
          <w:sz w:val="20"/>
          <w:szCs w:val="20"/>
          <w:lang w:val="fr-CA"/>
        </w:rPr>
        <w:t xml:space="preserve"> et</w:t>
      </w:r>
      <w:r w:rsidR="00AC5334">
        <w:rPr>
          <w:rFonts w:ascii="Arial" w:hAnsi="Arial" w:cs="Arial"/>
          <w:sz w:val="20"/>
          <w:szCs w:val="20"/>
          <w:lang w:val="fr-CA"/>
        </w:rPr>
        <w:t xml:space="preserve"> </w:t>
      </w:r>
      <w:r w:rsidR="00AC5334" w:rsidRPr="00937B16">
        <w:rPr>
          <w:rFonts w:ascii="Arial" w:hAnsi="Arial"/>
          <w:b/>
          <w:sz w:val="20"/>
          <w:lang w:val="fr-CA"/>
        </w:rPr>
        <w:t>votre</w:t>
      </w:r>
      <w:r w:rsidR="00AC5334">
        <w:rPr>
          <w:rFonts w:ascii="Arial" w:hAnsi="Arial" w:cs="Arial"/>
          <w:sz w:val="20"/>
          <w:szCs w:val="20"/>
          <w:lang w:val="fr-CA"/>
        </w:rPr>
        <w:t xml:space="preserve"> nom </w:t>
      </w:r>
      <w:r w:rsidR="00147A44" w:rsidRPr="00CB312C">
        <w:rPr>
          <w:rFonts w:ascii="Arial" w:hAnsi="Arial" w:cs="Arial"/>
          <w:sz w:val="20"/>
          <w:szCs w:val="20"/>
          <w:lang w:val="fr-CA"/>
        </w:rPr>
        <w:t xml:space="preserve">pour </w:t>
      </w:r>
      <w:r w:rsidR="00123091" w:rsidRPr="00CB312C">
        <w:rPr>
          <w:rFonts w:ascii="Arial" w:hAnsi="Arial" w:cs="Arial"/>
          <w:sz w:val="20"/>
          <w:szCs w:val="20"/>
          <w:lang w:val="fr-CA"/>
        </w:rPr>
        <w:t>ouvrir une session</w:t>
      </w:r>
      <w:r w:rsidR="00AC5334">
        <w:rPr>
          <w:rFonts w:ascii="Arial" w:hAnsi="Arial" w:cs="Arial"/>
          <w:sz w:val="20"/>
          <w:szCs w:val="20"/>
          <w:lang w:val="fr-CA"/>
        </w:rPr>
        <w:t xml:space="preserve">. </w:t>
      </w:r>
    </w:p>
    <w:p w:rsidR="002E67E9" w:rsidRDefault="002E67E9">
      <w:pPr>
        <w:spacing w:after="0" w:line="240" w:lineRule="auto"/>
        <w:rPr>
          <w:rFonts w:ascii="Arial" w:hAnsi="Arial" w:cs="Arial"/>
          <w:sz w:val="20"/>
          <w:szCs w:val="20"/>
          <w:lang w:val="fr-CA"/>
        </w:rPr>
      </w:pPr>
    </w:p>
    <w:p w:rsidR="006B0AA3" w:rsidRDefault="006B0AA3">
      <w:pPr>
        <w:spacing w:after="0" w:line="240" w:lineRule="auto"/>
        <w:rPr>
          <w:rFonts w:ascii="Arial" w:hAnsi="Arial" w:cs="Arial"/>
          <w:b/>
          <w:color w:val="00B0F0"/>
          <w:sz w:val="20"/>
          <w:szCs w:val="20"/>
          <w:lang w:val="fr-CA"/>
        </w:rPr>
      </w:pPr>
    </w:p>
    <w:p w:rsidR="006B0AA3" w:rsidRPr="00867CA0" w:rsidRDefault="00AC5334">
      <w:pPr>
        <w:spacing w:after="0" w:line="240" w:lineRule="auto"/>
        <w:rPr>
          <w:rFonts w:ascii="Arial" w:eastAsia="Arial" w:hAnsi="Arial" w:cs="Arial"/>
          <w:b/>
          <w:color w:val="002060"/>
          <w:sz w:val="24"/>
          <w:szCs w:val="24"/>
          <w:lang w:val="fr-CA"/>
        </w:rPr>
      </w:pPr>
      <w:r w:rsidRPr="00867CA0">
        <w:rPr>
          <w:rFonts w:ascii="Arial" w:eastAsia="Arial" w:hAnsi="Arial" w:cs="Arial"/>
          <w:b/>
          <w:color w:val="002060"/>
          <w:sz w:val="24"/>
          <w:szCs w:val="24"/>
          <w:lang w:val="fr-CA"/>
        </w:rPr>
        <w:t>Qu</w:t>
      </w:r>
      <w:r w:rsidR="00AC0A86" w:rsidRPr="00CB312C">
        <w:rPr>
          <w:rFonts w:ascii="Arial" w:hAnsi="Arial" w:cs="Arial"/>
          <w:b/>
          <w:color w:val="002060"/>
          <w:sz w:val="24"/>
          <w:szCs w:val="24"/>
          <w:lang w:val="fr-CA"/>
        </w:rPr>
        <w:t>’est-ce qui est couvert</w:t>
      </w:r>
      <w:r w:rsidRPr="00867CA0">
        <w:rPr>
          <w:rFonts w:ascii="Arial" w:eastAsia="Arial" w:hAnsi="Arial" w:cs="Arial"/>
          <w:b/>
          <w:color w:val="002060"/>
          <w:sz w:val="24"/>
          <w:szCs w:val="24"/>
          <w:lang w:val="fr-CA"/>
        </w:rPr>
        <w:t>?</w:t>
      </w:r>
    </w:p>
    <w:p w:rsidR="006B0AA3" w:rsidRDefault="006B0AA3">
      <w:pPr>
        <w:spacing w:after="0" w:line="240" w:lineRule="auto"/>
        <w:rPr>
          <w:rFonts w:ascii="Arial" w:eastAsia="Arial" w:hAnsi="Arial" w:cs="Arial"/>
          <w:sz w:val="20"/>
          <w:szCs w:val="20"/>
          <w:lang w:val="fr-CA"/>
        </w:rPr>
      </w:pPr>
    </w:p>
    <w:p w:rsidR="009C2D9E" w:rsidRPr="00147A44" w:rsidRDefault="009C2D9E" w:rsidP="009C2D9E">
      <w:pPr>
        <w:autoSpaceDE w:val="0"/>
        <w:autoSpaceDN w:val="0"/>
        <w:adjustRightInd w:val="0"/>
        <w:spacing w:after="0"/>
        <w:rPr>
          <w:rFonts w:ascii="Arial" w:hAnsi="Arial" w:cs="Arial"/>
          <w:sz w:val="20"/>
          <w:szCs w:val="20"/>
          <w:lang w:val="fr-CA"/>
        </w:rPr>
      </w:pPr>
      <w:r w:rsidRPr="00147A44">
        <w:rPr>
          <w:rFonts w:ascii="Arial" w:hAnsi="Arial" w:cs="Arial"/>
          <w:sz w:val="20"/>
          <w:szCs w:val="20"/>
          <w:lang w:val="fr-CA"/>
        </w:rPr>
        <w:t xml:space="preserve">La liste des </w:t>
      </w:r>
      <w:r>
        <w:rPr>
          <w:rFonts w:ascii="Arial" w:hAnsi="Arial" w:cs="Arial"/>
          <w:sz w:val="20"/>
          <w:szCs w:val="20"/>
          <w:lang w:val="fr-CA"/>
        </w:rPr>
        <w:t xml:space="preserve">indemnités prévues </w:t>
      </w:r>
      <w:r w:rsidRPr="00147A44">
        <w:rPr>
          <w:rFonts w:ascii="Arial" w:hAnsi="Arial" w:cs="Arial"/>
          <w:sz w:val="20"/>
          <w:szCs w:val="20"/>
          <w:lang w:val="fr-CA"/>
        </w:rPr>
        <w:t xml:space="preserve">figure dans </w:t>
      </w:r>
      <w:r w:rsidRPr="00147A44">
        <w:rPr>
          <w:rFonts w:ascii="Arial" w:hAnsi="Arial" w:cs="Arial"/>
          <w:b/>
          <w:bCs/>
          <w:sz w:val="20"/>
          <w:szCs w:val="20"/>
          <w:lang w:val="fr-CA"/>
        </w:rPr>
        <w:t>votre</w:t>
      </w:r>
      <w:r w:rsidRPr="00147A44">
        <w:rPr>
          <w:rFonts w:ascii="Arial" w:hAnsi="Arial" w:cs="Arial"/>
          <w:sz w:val="20"/>
          <w:szCs w:val="20"/>
          <w:lang w:val="fr-CA"/>
        </w:rPr>
        <w:t xml:space="preserve"> </w:t>
      </w:r>
      <w:r w:rsidRPr="00147A44">
        <w:rPr>
          <w:rFonts w:ascii="Arial" w:hAnsi="Arial" w:cs="Arial"/>
          <w:b/>
          <w:bCs/>
          <w:sz w:val="20"/>
          <w:szCs w:val="20"/>
          <w:lang w:val="fr-CA"/>
        </w:rPr>
        <w:t>attestation d’assurance</w:t>
      </w:r>
      <w:r w:rsidRPr="00147A44">
        <w:rPr>
          <w:rFonts w:ascii="Arial" w:hAnsi="Arial" w:cs="Arial"/>
          <w:sz w:val="20"/>
          <w:szCs w:val="20"/>
          <w:lang w:val="fr-CA"/>
        </w:rPr>
        <w:t xml:space="preserve"> et le formulaire d’assurance. Les termes en gras dans le </w:t>
      </w:r>
      <w:r>
        <w:rPr>
          <w:rFonts w:ascii="Arial" w:hAnsi="Arial" w:cs="Arial"/>
          <w:sz w:val="20"/>
          <w:szCs w:val="20"/>
          <w:lang w:val="fr-CA"/>
        </w:rPr>
        <w:t>présent document ont le sens défini dans le formulaire d’assurance</w:t>
      </w:r>
      <w:r w:rsidRPr="00147A44">
        <w:rPr>
          <w:rFonts w:ascii="Arial" w:hAnsi="Arial" w:cs="Arial"/>
          <w:sz w:val="18"/>
          <w:szCs w:val="18"/>
          <w:lang w:val="fr-CA"/>
        </w:rPr>
        <w:t xml:space="preserve">. </w:t>
      </w:r>
    </w:p>
    <w:p w:rsidR="007835F4" w:rsidRPr="00205A20" w:rsidRDefault="009C2D9E" w:rsidP="009C2D9E">
      <w:pPr>
        <w:spacing w:after="0" w:line="240" w:lineRule="auto"/>
        <w:jc w:val="both"/>
        <w:rPr>
          <w:rFonts w:ascii="Arial" w:hAnsi="Arial" w:cs="Arial"/>
          <w:sz w:val="20"/>
          <w:szCs w:val="20"/>
          <w:lang w:val="fr-CA"/>
        </w:rPr>
      </w:pPr>
      <w:r w:rsidRPr="0007402A">
        <w:rPr>
          <w:rFonts w:ascii="Arial" w:hAnsi="Arial" w:cs="Arial"/>
          <w:sz w:val="20"/>
          <w:szCs w:val="20"/>
          <w:lang w:val="fr-CA"/>
        </w:rPr>
        <w:t xml:space="preserve">Veuillez lire </w:t>
      </w:r>
      <w:r w:rsidRPr="0007402A">
        <w:rPr>
          <w:rFonts w:ascii="Arial" w:hAnsi="Arial" w:cs="Arial"/>
          <w:b/>
          <w:bCs/>
          <w:sz w:val="20"/>
          <w:szCs w:val="20"/>
          <w:lang w:val="fr-CA"/>
        </w:rPr>
        <w:t>votre</w:t>
      </w:r>
      <w:r w:rsidRPr="0007402A">
        <w:rPr>
          <w:rFonts w:ascii="Arial" w:hAnsi="Arial" w:cs="Arial"/>
          <w:sz w:val="20"/>
          <w:szCs w:val="20"/>
          <w:lang w:val="fr-CA"/>
        </w:rPr>
        <w:t xml:space="preserve"> police </w:t>
      </w:r>
      <w:r>
        <w:rPr>
          <w:rFonts w:ascii="Arial" w:hAnsi="Arial" w:cs="Arial"/>
          <w:sz w:val="20"/>
          <w:szCs w:val="20"/>
          <w:lang w:val="fr-CA"/>
        </w:rPr>
        <w:t>avant de voyager</w:t>
      </w:r>
      <w:r w:rsidRPr="0007402A">
        <w:rPr>
          <w:rFonts w:ascii="Arial" w:hAnsi="Arial" w:cs="Arial"/>
          <w:sz w:val="20"/>
          <w:szCs w:val="20"/>
          <w:lang w:val="fr-CA"/>
        </w:rPr>
        <w:t xml:space="preserve"> pour </w:t>
      </w:r>
      <w:r w:rsidRPr="000B52AD">
        <w:rPr>
          <w:rFonts w:ascii="Arial" w:hAnsi="Arial" w:cs="Arial"/>
          <w:b/>
          <w:bCs/>
          <w:sz w:val="20"/>
          <w:szCs w:val="20"/>
          <w:lang w:val="fr-CA"/>
        </w:rPr>
        <w:t>vous</w:t>
      </w:r>
      <w:r w:rsidRPr="0007402A">
        <w:rPr>
          <w:rFonts w:ascii="Arial" w:hAnsi="Arial" w:cs="Arial"/>
          <w:sz w:val="20"/>
          <w:szCs w:val="20"/>
          <w:lang w:val="fr-CA"/>
        </w:rPr>
        <w:t xml:space="preserve"> assurer qu’elle répond à </w:t>
      </w:r>
      <w:r w:rsidRPr="000B52AD">
        <w:rPr>
          <w:rFonts w:ascii="Arial" w:hAnsi="Arial" w:cs="Arial"/>
          <w:b/>
          <w:bCs/>
          <w:sz w:val="20"/>
          <w:szCs w:val="20"/>
          <w:lang w:val="fr-CA"/>
        </w:rPr>
        <w:t>vos</w:t>
      </w:r>
      <w:r w:rsidRPr="0007402A">
        <w:rPr>
          <w:rFonts w:ascii="Arial" w:hAnsi="Arial" w:cs="Arial"/>
          <w:sz w:val="20"/>
          <w:szCs w:val="20"/>
          <w:lang w:val="fr-CA"/>
        </w:rPr>
        <w:t xml:space="preserve"> </w:t>
      </w:r>
      <w:r>
        <w:rPr>
          <w:rFonts w:ascii="Arial" w:hAnsi="Arial" w:cs="Arial"/>
          <w:sz w:val="20"/>
          <w:szCs w:val="20"/>
          <w:lang w:val="fr-CA"/>
        </w:rPr>
        <w:t xml:space="preserve">exigences spécifiques. </w:t>
      </w:r>
      <w:r w:rsidRPr="0007402A">
        <w:rPr>
          <w:rFonts w:ascii="Arial" w:hAnsi="Arial" w:cs="Arial"/>
          <w:sz w:val="20"/>
          <w:szCs w:val="20"/>
          <w:lang w:val="fr-CA"/>
        </w:rPr>
        <w:t xml:space="preserve">Les garanties prévues aux </w:t>
      </w:r>
      <w:r>
        <w:rPr>
          <w:rFonts w:ascii="Arial" w:hAnsi="Arial" w:cs="Arial"/>
          <w:sz w:val="20"/>
          <w:szCs w:val="20"/>
          <w:lang w:val="fr-CA"/>
        </w:rPr>
        <w:t>termes de cet</w:t>
      </w:r>
      <w:r w:rsidRPr="0007402A">
        <w:rPr>
          <w:rFonts w:ascii="Arial" w:hAnsi="Arial" w:cs="Arial"/>
          <w:sz w:val="20"/>
          <w:szCs w:val="20"/>
          <w:lang w:val="fr-CA"/>
        </w:rPr>
        <w:t xml:space="preserve">te police </w:t>
      </w:r>
      <w:r>
        <w:rPr>
          <w:rFonts w:ascii="Arial" w:hAnsi="Arial" w:cs="Arial"/>
          <w:sz w:val="20"/>
          <w:szCs w:val="20"/>
          <w:lang w:val="fr-CA"/>
        </w:rPr>
        <w:t xml:space="preserve">s’appliquent à des situations et à des événements particuliers pendant </w:t>
      </w:r>
      <w:r w:rsidRPr="0007402A">
        <w:rPr>
          <w:rFonts w:ascii="Arial" w:hAnsi="Arial" w:cs="Arial"/>
          <w:b/>
          <w:bCs/>
          <w:sz w:val="20"/>
          <w:szCs w:val="20"/>
          <w:lang w:val="fr-CA"/>
        </w:rPr>
        <w:t>votre voyage</w:t>
      </w:r>
      <w:r>
        <w:rPr>
          <w:rFonts w:ascii="Arial" w:hAnsi="Arial" w:cs="Arial"/>
          <w:sz w:val="20"/>
          <w:szCs w:val="20"/>
          <w:lang w:val="fr-CA"/>
        </w:rPr>
        <w:t xml:space="preserve">. </w:t>
      </w:r>
      <w:r w:rsidRPr="0007402A">
        <w:rPr>
          <w:rFonts w:ascii="Arial" w:hAnsi="Arial" w:cs="Arial"/>
          <w:sz w:val="20"/>
          <w:szCs w:val="20"/>
          <w:lang w:val="fr-CA"/>
        </w:rPr>
        <w:t xml:space="preserve"> </w:t>
      </w:r>
      <w:r w:rsidRPr="00205A20">
        <w:rPr>
          <w:rFonts w:ascii="Arial" w:hAnsi="Arial" w:cs="Arial"/>
          <w:sz w:val="20"/>
          <w:szCs w:val="20"/>
          <w:lang w:val="fr-CA"/>
        </w:rPr>
        <w:t xml:space="preserve">Comme certaines exclusions s’appliquent à des circonstances particulières, il vaut mieux </w:t>
      </w:r>
      <w:r>
        <w:rPr>
          <w:rFonts w:ascii="Arial" w:hAnsi="Arial" w:cs="Arial"/>
          <w:sz w:val="20"/>
          <w:szCs w:val="20"/>
          <w:lang w:val="fr-CA"/>
        </w:rPr>
        <w:t xml:space="preserve">passer en revue le formulaire d’assurance dès que </w:t>
      </w:r>
      <w:r w:rsidRPr="00205A20">
        <w:rPr>
          <w:rFonts w:ascii="Arial" w:hAnsi="Arial" w:cs="Arial"/>
          <w:b/>
          <w:bCs/>
          <w:sz w:val="20"/>
          <w:szCs w:val="20"/>
          <w:lang w:val="fr-CA"/>
        </w:rPr>
        <w:t>vous</w:t>
      </w:r>
      <w:r>
        <w:rPr>
          <w:rFonts w:ascii="Arial" w:hAnsi="Arial" w:cs="Arial"/>
          <w:sz w:val="20"/>
          <w:szCs w:val="20"/>
          <w:lang w:val="fr-CA"/>
        </w:rPr>
        <w:t xml:space="preserve"> en avez l’occasion</w:t>
      </w:r>
      <w:r w:rsidRPr="00205A20">
        <w:rPr>
          <w:rFonts w:ascii="Arial" w:hAnsi="Arial" w:cs="Arial"/>
          <w:sz w:val="20"/>
          <w:szCs w:val="20"/>
          <w:lang w:val="fr-CA"/>
        </w:rPr>
        <w:t xml:space="preserve">. </w:t>
      </w:r>
    </w:p>
    <w:p w:rsidR="006B0AA3" w:rsidRPr="00FB73FC" w:rsidRDefault="006B0AA3" w:rsidP="004B40C2">
      <w:pPr>
        <w:spacing w:after="0" w:line="240" w:lineRule="auto"/>
        <w:jc w:val="both"/>
        <w:rPr>
          <w:rFonts w:ascii="Arial" w:hAnsi="Arial"/>
          <w:b/>
          <w:sz w:val="20"/>
          <w:lang w:val="fr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6B0AA3" w:rsidRPr="009A0CCC">
        <w:tc>
          <w:tcPr>
            <w:tcW w:w="10574" w:type="dxa"/>
          </w:tcPr>
          <w:p w:rsidR="00E36CF7" w:rsidRPr="00E26538" w:rsidRDefault="00867CA0" w:rsidP="005A0AA0">
            <w:pPr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  <w:lang w:val="en-AU"/>
              </w:rPr>
              <w:t>RAPPELS CONCERNANT L’ADMISSIBILITÉ</w:t>
            </w:r>
            <w:r w:rsidR="00E36CF7" w:rsidRPr="00E26538"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  <w:lang w:val="en-AU"/>
              </w:rPr>
              <w:t xml:space="preserve">: </w:t>
            </w:r>
          </w:p>
          <w:p w:rsidR="002A7BBD" w:rsidRDefault="00205A20" w:rsidP="004904D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fr-CA"/>
              </w:rPr>
              <w:t>A</w:t>
            </w:r>
            <w:r w:rsidRPr="00205A20">
              <w:rPr>
                <w:rFonts w:ascii="Arial" w:hAnsi="Arial" w:cs="Arial"/>
                <w:bCs/>
                <w:sz w:val="20"/>
                <w:szCs w:val="20"/>
                <w:lang w:val="fr-CA"/>
              </w:rPr>
              <w:t>ux termes de la police</w:t>
            </w:r>
            <w:r>
              <w:rPr>
                <w:rFonts w:ascii="Arial" w:hAnsi="Arial" w:cs="Arial"/>
                <w:bCs/>
                <w:sz w:val="20"/>
                <w:szCs w:val="20"/>
                <w:lang w:val="fr-CA"/>
              </w:rPr>
              <w:t xml:space="preserve">, seuls </w:t>
            </w:r>
            <w:r w:rsidRPr="00205A20">
              <w:rPr>
                <w:rFonts w:ascii="Arial" w:hAnsi="Arial" w:cs="Arial"/>
                <w:bCs/>
                <w:sz w:val="20"/>
                <w:szCs w:val="20"/>
                <w:lang w:val="fr-CA"/>
              </w:rPr>
              <w:t xml:space="preserve">les </w:t>
            </w:r>
            <w:r w:rsidRPr="00205A20">
              <w:rPr>
                <w:rFonts w:ascii="Arial" w:hAnsi="Arial" w:cs="Arial"/>
                <w:b/>
                <w:sz w:val="20"/>
                <w:szCs w:val="20"/>
                <w:lang w:val="fr-CA"/>
              </w:rPr>
              <w:t>résidents canadiens</w:t>
            </w:r>
            <w:r w:rsidRPr="00205A20">
              <w:rPr>
                <w:rFonts w:ascii="Arial" w:hAnsi="Arial" w:cs="Arial"/>
                <w:bCs/>
                <w:sz w:val="20"/>
                <w:szCs w:val="20"/>
                <w:lang w:val="fr-CA"/>
              </w:rPr>
              <w:t xml:space="preserve"> voyageant à l’extérieur de leur </w:t>
            </w:r>
            <w:r w:rsidRPr="00205A20">
              <w:rPr>
                <w:rFonts w:ascii="Arial" w:hAnsi="Arial" w:cs="Arial"/>
                <w:b/>
                <w:sz w:val="20"/>
                <w:szCs w:val="20"/>
                <w:lang w:val="fr-CA"/>
              </w:rPr>
              <w:t>domicile</w:t>
            </w:r>
            <w:r>
              <w:rPr>
                <w:rFonts w:ascii="Arial" w:hAnsi="Arial" w:cs="Arial"/>
                <w:b/>
                <w:sz w:val="20"/>
                <w:szCs w:val="20"/>
                <w:lang w:val="fr-CA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r-CA"/>
              </w:rPr>
              <w:t>sont couverts.</w:t>
            </w:r>
            <w:r w:rsidR="00E36CF7" w:rsidRPr="00205A20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</w:p>
          <w:p w:rsidR="00C94722" w:rsidRPr="00205A20" w:rsidRDefault="00C94722" w:rsidP="004904D0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CC3B98">
              <w:rPr>
                <w:rFonts w:ascii="Arial" w:hAnsi="Arial" w:cs="Arial"/>
                <w:sz w:val="20"/>
                <w:szCs w:val="20"/>
                <w:lang w:val="fr-CA"/>
              </w:rPr>
              <w:t xml:space="preserve">Veuillez noter les limites </w:t>
            </w:r>
            <w:r>
              <w:rPr>
                <w:rFonts w:ascii="Arial" w:hAnsi="Arial" w:cs="Arial"/>
                <w:sz w:val="20"/>
                <w:szCs w:val="20"/>
                <w:lang w:val="fr-CA"/>
              </w:rPr>
              <w:t xml:space="preserve">concernant l’âge maximal d’admissibilité aux garanties selon le </w:t>
            </w:r>
            <w:r w:rsidRPr="00CC3B98">
              <w:rPr>
                <w:rFonts w:ascii="Arial" w:hAnsi="Arial" w:cs="Arial"/>
                <w:sz w:val="20"/>
                <w:szCs w:val="20"/>
                <w:lang w:val="fr-CA"/>
              </w:rPr>
              <w:t>produit</w:t>
            </w:r>
            <w:r>
              <w:rPr>
                <w:rFonts w:ascii="Arial" w:hAnsi="Arial" w:cs="Arial"/>
                <w:sz w:val="20"/>
                <w:szCs w:val="20"/>
                <w:lang w:val="fr-CA"/>
              </w:rPr>
              <w:t> </w:t>
            </w:r>
            <w:r w:rsidRPr="00CC3B98">
              <w:rPr>
                <w:rFonts w:ascii="Arial" w:hAnsi="Arial" w:cs="Arial"/>
                <w:sz w:val="20"/>
                <w:szCs w:val="20"/>
                <w:lang w:val="fr-CA"/>
              </w:rPr>
              <w:t xml:space="preserve">: </w:t>
            </w:r>
          </w:p>
          <w:p w:rsidR="00C94722" w:rsidRPr="00C94722" w:rsidRDefault="00C94722" w:rsidP="00C94722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Arial" w:hAnsi="Arial"/>
                <w:sz w:val="20"/>
                <w:lang w:val="fr-CA"/>
              </w:rPr>
            </w:pPr>
            <w:bookmarkStart w:id="0" w:name="_Hlk210814202"/>
            <w:r w:rsidRPr="0077171B">
              <w:rPr>
                <w:rFonts w:ascii="Arial" w:hAnsi="Arial" w:cs="Arial"/>
                <w:sz w:val="20"/>
                <w:szCs w:val="20"/>
                <w:lang w:val="fr-CA"/>
              </w:rPr>
              <w:t xml:space="preserve">Pour être admissibles à la garantie offerte par le </w:t>
            </w:r>
            <w:ins w:id="1" w:author="Darcy Kitchens" w:date="2026-09-11T11:23:00Z" w16du:dateUtc="2026-09-11T16:23:00Z">
              <w:r w:rsidR="00C77CAA" w:rsidRPr="00C77CAA">
                <w:rPr>
                  <w:rFonts w:ascii="Arial" w:hAnsi="Arial" w:cs="Arial"/>
                  <w:sz w:val="20"/>
                  <w:szCs w:val="20"/>
                  <w:lang w:val="fr-CA"/>
                </w:rPr>
                <w:t>Plan Annulation et Interruption de Voyage (Vol</w:t>
              </w:r>
            </w:ins>
            <w:del w:id="2" w:author="Darcy Kitchens" w:date="2026-09-11T11:23:00Z" w16du:dateUtc="2026-09-11T16:23:00Z">
              <w:r w:rsidDel="00C77CAA">
                <w:rPr>
                  <w:rFonts w:ascii="Arial" w:hAnsi="Arial" w:cs="Arial"/>
                  <w:sz w:val="20"/>
                  <w:szCs w:val="20"/>
                  <w:lang w:val="fr-CA"/>
                </w:rPr>
                <w:delText>p</w:delText>
              </w:r>
              <w:r w:rsidRPr="0077171B" w:rsidDel="00C77CAA">
                <w:rPr>
                  <w:rFonts w:ascii="Arial" w:hAnsi="Arial" w:cs="Arial"/>
                  <w:sz w:val="20"/>
                  <w:szCs w:val="20"/>
                  <w:lang w:val="fr-CA"/>
                </w:rPr>
                <w:delText>lan d’annulation</w:delText>
              </w:r>
            </w:del>
            <w:ins w:id="3" w:author="Darcy Kitchens" w:date="2026-09-11T11:23:00Z" w16du:dateUtc="2026-09-11T16:23:00Z">
              <w:r w:rsidR="00C77CAA">
                <w:rPr>
                  <w:rFonts w:ascii="Arial" w:hAnsi="Arial" w:cs="Arial"/>
                  <w:sz w:val="20"/>
                  <w:szCs w:val="20"/>
                  <w:lang w:val="fr-CA"/>
                </w:rPr>
                <w:t xml:space="preserve">) and </w:t>
              </w:r>
              <w:r w:rsidR="00C77CAA" w:rsidRPr="00C77CAA">
                <w:rPr>
                  <w:rFonts w:ascii="Arial" w:hAnsi="Arial" w:cs="Arial"/>
                  <w:sz w:val="20"/>
                  <w:szCs w:val="20"/>
                  <w:lang w:val="fr-CA"/>
                </w:rPr>
                <w:t>Plan Annulation et Interruption de Voyage (Forfait)</w:t>
              </w:r>
            </w:ins>
            <w:r w:rsidRPr="0077171B">
              <w:rPr>
                <w:rFonts w:ascii="Arial" w:hAnsi="Arial" w:cs="Arial"/>
                <w:sz w:val="20"/>
                <w:szCs w:val="20"/>
                <w:lang w:val="fr-CA"/>
              </w:rPr>
              <w:t xml:space="preserve">, toutes les </w:t>
            </w:r>
            <w:r w:rsidRPr="0077171B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personnes assurées</w:t>
            </w:r>
            <w:r w:rsidRPr="0077171B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Pr="0077171B">
              <w:rPr>
                <w:rFonts w:ascii="Arial" w:hAnsi="Arial" w:cs="Arial"/>
                <w:sz w:val="20"/>
                <w:szCs w:val="20"/>
                <w:u w:val="single"/>
                <w:lang w:val="fr-CA"/>
              </w:rPr>
              <w:t xml:space="preserve">doivent avoir moins de 76 ans à </w:t>
            </w:r>
            <w:r>
              <w:rPr>
                <w:rFonts w:ascii="Arial" w:hAnsi="Arial" w:cs="Arial"/>
                <w:sz w:val="20"/>
                <w:szCs w:val="20"/>
                <w:u w:val="single"/>
                <w:lang w:val="fr-CA"/>
              </w:rPr>
              <w:t xml:space="preserve">la date de départ pour le </w:t>
            </w:r>
            <w:r w:rsidRPr="0077171B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fr-CA"/>
              </w:rPr>
              <w:t>voyage</w:t>
            </w:r>
            <w:r w:rsidRPr="0077171B">
              <w:rPr>
                <w:rFonts w:ascii="Arial" w:hAnsi="Arial" w:cs="Arial"/>
                <w:sz w:val="20"/>
                <w:szCs w:val="20"/>
                <w:lang w:val="fr-CA"/>
              </w:rPr>
              <w:t>.</w:t>
            </w:r>
          </w:p>
          <w:p w:rsidR="00C94722" w:rsidRPr="00C94722" w:rsidRDefault="0077171B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Arial" w:hAnsi="Arial"/>
                <w:sz w:val="20"/>
                <w:lang w:val="fr-CA"/>
              </w:rPr>
            </w:pPr>
            <w:r w:rsidRPr="00C94722">
              <w:rPr>
                <w:rFonts w:ascii="Arial" w:hAnsi="Arial" w:cs="Arial"/>
                <w:sz w:val="20"/>
                <w:szCs w:val="20"/>
                <w:lang w:val="fr-CA"/>
              </w:rPr>
              <w:t xml:space="preserve">Pour être admissibles à la garantie offerte par le </w:t>
            </w:r>
            <w:ins w:id="4" w:author="Darcy Kitchens" w:date="2026-09-11T11:22:00Z" w16du:dateUtc="2026-09-11T16:22:00Z">
              <w:r w:rsidR="00C77CAA" w:rsidRPr="00C77CAA">
                <w:rPr>
                  <w:rFonts w:ascii="Arial" w:hAnsi="Arial" w:cs="Arial"/>
                  <w:sz w:val="20"/>
                  <w:szCs w:val="20"/>
                  <w:lang w:val="fr-CA"/>
                </w:rPr>
                <w:t>Plan Flex Hôtel, Plan Protection Hôtel, Plan Protection Vol</w:t>
              </w:r>
              <w:r w:rsidR="00C77CAA">
                <w:rPr>
                  <w:rFonts w:ascii="Arial" w:hAnsi="Arial" w:cs="Arial"/>
                  <w:sz w:val="20"/>
                  <w:szCs w:val="20"/>
                  <w:lang w:val="fr-CA"/>
                </w:rPr>
                <w:t xml:space="preserve"> and </w:t>
              </w:r>
              <w:r w:rsidR="00C77CAA" w:rsidRPr="00C77CAA">
                <w:rPr>
                  <w:rFonts w:ascii="Arial" w:hAnsi="Arial" w:cs="Arial"/>
                  <w:sz w:val="20"/>
                  <w:szCs w:val="20"/>
                  <w:lang w:val="fr-CA"/>
                </w:rPr>
                <w:t>Plan Protection Forfait</w:t>
              </w:r>
            </w:ins>
            <w:del w:id="5" w:author="Darcy Kitchens" w:date="2026-09-11T11:22:00Z" w16du:dateUtc="2026-09-11T16:22:00Z">
              <w:r w:rsidR="00F54621" w:rsidRPr="00C94722" w:rsidDel="00C77CAA">
                <w:rPr>
                  <w:rFonts w:ascii="Arial" w:hAnsi="Arial" w:cs="Arial"/>
                  <w:sz w:val="20"/>
                  <w:szCs w:val="20"/>
                  <w:lang w:val="fr-CA"/>
                </w:rPr>
                <w:delText>p</w:delText>
              </w:r>
              <w:r w:rsidRPr="00C94722" w:rsidDel="00C77CAA">
                <w:rPr>
                  <w:rFonts w:ascii="Arial" w:hAnsi="Arial" w:cs="Arial"/>
                  <w:sz w:val="20"/>
                  <w:szCs w:val="20"/>
                  <w:lang w:val="fr-CA"/>
                </w:rPr>
                <w:delText>lan de protection</w:delText>
              </w:r>
            </w:del>
            <w:r w:rsidRPr="00C94722">
              <w:rPr>
                <w:rFonts w:ascii="Arial" w:hAnsi="Arial" w:cs="Arial"/>
                <w:sz w:val="20"/>
                <w:szCs w:val="20"/>
                <w:lang w:val="fr-CA"/>
              </w:rPr>
              <w:t>, toutes</w:t>
            </w:r>
            <w:r w:rsidR="007E0D24" w:rsidRPr="00C94722">
              <w:rPr>
                <w:rFonts w:ascii="Arial" w:hAnsi="Arial"/>
                <w:sz w:val="20"/>
                <w:lang w:val="fr-CA"/>
              </w:rPr>
              <w:t xml:space="preserve"> les </w:t>
            </w:r>
            <w:r w:rsidR="007E0D24" w:rsidRPr="00C94722">
              <w:rPr>
                <w:rFonts w:ascii="Arial" w:hAnsi="Arial"/>
                <w:b/>
                <w:sz w:val="20"/>
                <w:lang w:val="fr-CA"/>
              </w:rPr>
              <w:t>personnes assurées</w:t>
            </w:r>
            <w:r w:rsidR="007E0D24" w:rsidRPr="00C94722">
              <w:rPr>
                <w:rFonts w:ascii="Arial" w:hAnsi="Arial"/>
                <w:sz w:val="20"/>
                <w:lang w:val="fr-CA"/>
              </w:rPr>
              <w:t xml:space="preserve"> </w:t>
            </w:r>
            <w:r w:rsidR="007E0D24" w:rsidRPr="00C94722">
              <w:rPr>
                <w:rFonts w:ascii="Arial" w:hAnsi="Arial"/>
                <w:sz w:val="20"/>
                <w:u w:val="single"/>
                <w:lang w:val="fr-CA"/>
              </w:rPr>
              <w:t xml:space="preserve">doivent </w:t>
            </w:r>
            <w:r w:rsidRPr="00C94722">
              <w:rPr>
                <w:rFonts w:ascii="Arial" w:hAnsi="Arial" w:cs="Arial"/>
                <w:sz w:val="20"/>
                <w:szCs w:val="20"/>
                <w:u w:val="single"/>
                <w:lang w:val="fr-CA"/>
              </w:rPr>
              <w:t xml:space="preserve">avoir </w:t>
            </w:r>
            <w:r w:rsidR="007E0D24" w:rsidRPr="00C94722">
              <w:rPr>
                <w:rFonts w:ascii="Arial" w:hAnsi="Arial"/>
                <w:sz w:val="20"/>
                <w:u w:val="single"/>
                <w:lang w:val="fr-CA"/>
              </w:rPr>
              <w:t>moins de 66</w:t>
            </w:r>
            <w:r w:rsidRPr="00C94722">
              <w:rPr>
                <w:rFonts w:ascii="Arial" w:hAnsi="Arial" w:cs="Arial"/>
                <w:sz w:val="20"/>
                <w:szCs w:val="20"/>
                <w:u w:val="single"/>
                <w:lang w:val="fr-CA"/>
              </w:rPr>
              <w:t> </w:t>
            </w:r>
            <w:r w:rsidR="007E0D24" w:rsidRPr="00C94722">
              <w:rPr>
                <w:rFonts w:ascii="Arial" w:hAnsi="Arial"/>
                <w:sz w:val="20"/>
                <w:u w:val="single"/>
                <w:lang w:val="fr-CA"/>
              </w:rPr>
              <w:t xml:space="preserve">ans à la date de départ </w:t>
            </w:r>
            <w:r w:rsidR="00CC3B98" w:rsidRPr="00C94722">
              <w:rPr>
                <w:rFonts w:ascii="Arial" w:hAnsi="Arial" w:cs="Arial"/>
                <w:sz w:val="20"/>
                <w:szCs w:val="20"/>
                <w:u w:val="single"/>
                <w:lang w:val="fr-CA"/>
              </w:rPr>
              <w:t>pour le</w:t>
            </w:r>
            <w:r w:rsidR="007E0D24" w:rsidRPr="00C94722">
              <w:rPr>
                <w:rFonts w:ascii="Arial" w:hAnsi="Arial"/>
                <w:sz w:val="20"/>
                <w:u w:val="single"/>
                <w:lang w:val="fr-CA"/>
              </w:rPr>
              <w:t xml:space="preserve"> </w:t>
            </w:r>
            <w:r w:rsidR="007E0D24" w:rsidRPr="00C94722">
              <w:rPr>
                <w:rFonts w:ascii="Arial" w:hAnsi="Arial"/>
                <w:b/>
                <w:sz w:val="20"/>
                <w:u w:val="single"/>
                <w:lang w:val="fr-CA"/>
              </w:rPr>
              <w:t>voyage</w:t>
            </w:r>
            <w:r w:rsidR="4D1C870B" w:rsidRPr="00C94722">
              <w:rPr>
                <w:rFonts w:ascii="Arial" w:hAnsi="Arial" w:cs="Arial"/>
                <w:sz w:val="20"/>
                <w:szCs w:val="20"/>
                <w:lang w:val="fr-CA"/>
              </w:rPr>
              <w:t xml:space="preserve">. </w:t>
            </w:r>
            <w:bookmarkStart w:id="6" w:name="_Hlk210814212"/>
            <w:bookmarkEnd w:id="0"/>
          </w:p>
          <w:p w:rsidR="000A3F5F" w:rsidRDefault="0077171B" w:rsidP="00F551E6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Arial" w:hAnsi="Arial"/>
                <w:sz w:val="20"/>
                <w:lang w:val="fr-CA"/>
              </w:rPr>
            </w:pPr>
            <w:r w:rsidRPr="00C94722">
              <w:rPr>
                <w:rFonts w:ascii="Arial" w:hAnsi="Arial" w:cs="Arial"/>
                <w:sz w:val="20"/>
                <w:szCs w:val="20"/>
                <w:lang w:val="fr-CA"/>
              </w:rPr>
              <w:t>Dans le</w:t>
            </w:r>
            <w:r w:rsidR="00AC5334" w:rsidRPr="00F551E6">
              <w:rPr>
                <w:rFonts w:ascii="Arial" w:hAnsi="Arial"/>
                <w:sz w:val="20"/>
                <w:lang w:val="fr-CA"/>
              </w:rPr>
              <w:t xml:space="preserve"> cas de </w:t>
            </w:r>
            <w:r w:rsidRPr="00C94722">
              <w:rPr>
                <w:rFonts w:ascii="Arial" w:hAnsi="Arial" w:cs="Arial"/>
                <w:sz w:val="20"/>
                <w:szCs w:val="20"/>
                <w:lang w:val="fr-CA"/>
              </w:rPr>
              <w:t>la protection contre les dommages</w:t>
            </w:r>
            <w:r w:rsidR="00AC5334" w:rsidRPr="00F551E6">
              <w:rPr>
                <w:rFonts w:ascii="Arial" w:hAnsi="Arial"/>
                <w:sz w:val="20"/>
                <w:lang w:val="fr-CA"/>
              </w:rPr>
              <w:t xml:space="preserve"> par collision, les </w:t>
            </w:r>
            <w:r w:rsidRPr="00C94722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personnes assurées</w:t>
            </w:r>
            <w:r w:rsidR="00AC5334" w:rsidRPr="00F551E6">
              <w:rPr>
                <w:rFonts w:ascii="Arial" w:hAnsi="Arial"/>
                <w:sz w:val="20"/>
                <w:lang w:val="fr-CA"/>
              </w:rPr>
              <w:t xml:space="preserve"> </w:t>
            </w:r>
            <w:r w:rsidR="00AC5334" w:rsidRPr="00F551E6">
              <w:rPr>
                <w:rFonts w:ascii="Arial" w:hAnsi="Arial"/>
                <w:sz w:val="20"/>
                <w:u w:val="single"/>
                <w:lang w:val="fr-CA"/>
              </w:rPr>
              <w:t xml:space="preserve">doivent </w:t>
            </w:r>
            <w:r w:rsidR="00F54621" w:rsidRPr="00C94722">
              <w:rPr>
                <w:rFonts w:ascii="Arial" w:hAnsi="Arial" w:cs="Arial"/>
                <w:sz w:val="20"/>
                <w:szCs w:val="20"/>
                <w:u w:val="single"/>
                <w:lang w:val="fr-CA"/>
              </w:rPr>
              <w:t>être âgées de</w:t>
            </w:r>
            <w:r w:rsidR="00AC5334" w:rsidRPr="00F551E6">
              <w:rPr>
                <w:rFonts w:ascii="Arial" w:hAnsi="Arial"/>
                <w:sz w:val="20"/>
                <w:u w:val="single"/>
                <w:lang w:val="fr-CA"/>
              </w:rPr>
              <w:t xml:space="preserve"> 25 </w:t>
            </w:r>
            <w:r w:rsidR="00F54621" w:rsidRPr="00C94722">
              <w:rPr>
                <w:rFonts w:ascii="Arial" w:hAnsi="Arial" w:cs="Arial"/>
                <w:bCs/>
                <w:sz w:val="20"/>
                <w:szCs w:val="20"/>
                <w:u w:val="single"/>
                <w:lang w:val="fr-CA"/>
              </w:rPr>
              <w:t>à</w:t>
            </w:r>
            <w:r w:rsidR="00AC5334" w:rsidRPr="00F551E6">
              <w:rPr>
                <w:rFonts w:ascii="Arial" w:hAnsi="Arial"/>
                <w:sz w:val="20"/>
                <w:u w:val="single"/>
                <w:lang w:val="fr-CA"/>
              </w:rPr>
              <w:t xml:space="preserve"> 70 ans</w:t>
            </w:r>
            <w:r w:rsidR="00AC5334" w:rsidRPr="00F551E6">
              <w:rPr>
                <w:rFonts w:ascii="Arial" w:hAnsi="Arial"/>
                <w:sz w:val="20"/>
                <w:lang w:val="fr-CA"/>
              </w:rPr>
              <w:t xml:space="preserve"> </w:t>
            </w:r>
            <w:r w:rsidR="00F54621" w:rsidRPr="00C94722">
              <w:rPr>
                <w:rFonts w:ascii="Arial" w:hAnsi="Arial" w:cs="Arial"/>
                <w:sz w:val="20"/>
                <w:szCs w:val="20"/>
                <w:lang w:val="fr-CA"/>
              </w:rPr>
              <w:t>pour être admissibles à la garantie</w:t>
            </w:r>
            <w:r w:rsidR="00AC5334" w:rsidRPr="004B40C2">
              <w:rPr>
                <w:rFonts w:ascii="Arial" w:hAnsi="Arial"/>
                <w:sz w:val="20"/>
                <w:lang w:val="fr-CA"/>
              </w:rPr>
              <w:t>.</w:t>
            </w:r>
            <w:bookmarkEnd w:id="6"/>
          </w:p>
          <w:p w:rsidR="00A071C5" w:rsidRPr="00A071C5" w:rsidRDefault="00A071C5" w:rsidP="00A071C5">
            <w:pPr>
              <w:jc w:val="both"/>
              <w:rPr>
                <w:rFonts w:ascii="Arial" w:hAnsi="Arial"/>
                <w:sz w:val="20"/>
                <w:lang w:val="fr-CA"/>
              </w:rPr>
            </w:pPr>
          </w:p>
          <w:p w:rsidR="000C18A1" w:rsidRDefault="000D39F1" w:rsidP="004B40C2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Arial" w:hAnsi="Arial"/>
                <w:sz w:val="20"/>
                <w:lang w:val="fr-CA"/>
              </w:rPr>
            </w:pPr>
            <w:r w:rsidRPr="007835F4">
              <w:rPr>
                <w:rFonts w:ascii="Arial" w:hAnsi="Arial" w:cs="Arial"/>
                <w:sz w:val="20"/>
                <w:szCs w:val="20"/>
                <w:lang w:val="fr-CA"/>
              </w:rPr>
              <w:t>Réservations d’hôtel exclusivement </w:t>
            </w:r>
            <w:r w:rsidR="000C18A1" w:rsidRPr="007835F4">
              <w:rPr>
                <w:rFonts w:ascii="Arial" w:hAnsi="Arial"/>
                <w:b/>
                <w:sz w:val="20"/>
                <w:lang w:val="fr-CA"/>
              </w:rPr>
              <w:t>: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 xml:space="preserve"> Pour les clients </w:t>
            </w:r>
            <w:r w:rsidR="00A673D4" w:rsidRPr="007835F4">
              <w:rPr>
                <w:rFonts w:ascii="Arial" w:hAnsi="Arial" w:cs="Arial"/>
                <w:sz w:val="20"/>
                <w:szCs w:val="20"/>
                <w:lang w:val="fr-CA"/>
              </w:rPr>
              <w:t xml:space="preserve">achetant l’assurance conjointement à 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>une réservation d’hôtel</w:t>
            </w:r>
            <w:r w:rsidR="00A673D4" w:rsidRPr="007835F4">
              <w:rPr>
                <w:rFonts w:ascii="Arial" w:hAnsi="Arial" w:cs="Arial"/>
                <w:sz w:val="20"/>
                <w:szCs w:val="20"/>
                <w:lang w:val="fr-CA"/>
              </w:rPr>
              <w:t xml:space="preserve"> exclusivement, </w:t>
            </w:r>
            <w:r w:rsidR="0081190D" w:rsidRPr="007835F4">
              <w:rPr>
                <w:rFonts w:ascii="Arial" w:hAnsi="Arial" w:cs="Arial"/>
                <w:sz w:val="20"/>
                <w:szCs w:val="20"/>
                <w:lang w:val="fr-CA"/>
              </w:rPr>
              <w:t>l’assurance s’applique pendant</w:t>
            </w:r>
            <w:r w:rsidR="00C94722" w:rsidRPr="007835F4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 xml:space="preserve">la période allant du départ de leur </w:t>
            </w:r>
            <w:r w:rsidR="000C18A1" w:rsidRPr="007835F4">
              <w:rPr>
                <w:rFonts w:ascii="Arial" w:hAnsi="Arial"/>
                <w:b/>
                <w:sz w:val="20"/>
                <w:lang w:val="fr-CA"/>
              </w:rPr>
              <w:t>domicile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 xml:space="preserve"> ou de leur lieu de résidence habituel dans leur </w:t>
            </w:r>
            <w:r w:rsidR="000C18A1" w:rsidRPr="007835F4">
              <w:rPr>
                <w:rFonts w:ascii="Arial" w:hAnsi="Arial"/>
                <w:b/>
                <w:sz w:val="20"/>
                <w:lang w:val="fr-CA"/>
              </w:rPr>
              <w:t>pays de départ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 xml:space="preserve"> (</w:t>
            </w:r>
            <w:r w:rsidR="0081190D" w:rsidRPr="007835F4">
              <w:rPr>
                <w:rFonts w:ascii="Arial" w:hAnsi="Arial" w:cs="Arial"/>
                <w:sz w:val="20"/>
                <w:szCs w:val="20"/>
                <w:lang w:val="fr-CA"/>
              </w:rPr>
              <w:t>au plus tôt</w:t>
            </w:r>
            <w:r w:rsidR="007835F4" w:rsidRPr="007835F4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>24</w:t>
            </w:r>
            <w:r w:rsidR="0081190D" w:rsidRPr="007835F4">
              <w:rPr>
                <w:rFonts w:ascii="Arial" w:hAnsi="Arial" w:cs="Arial"/>
                <w:sz w:val="20"/>
                <w:szCs w:val="20"/>
                <w:lang w:val="fr-CA"/>
              </w:rPr>
              <w:t> </w:t>
            </w:r>
            <w:r w:rsidR="000C18A1" w:rsidRPr="007835F4">
              <w:rPr>
                <w:rFonts w:ascii="Arial" w:eastAsia="Times New Roman" w:hAnsi="Arial" w:cs="Arial"/>
                <w:sz w:val="20"/>
                <w:szCs w:val="20"/>
                <w:lang w:val="fr-FR"/>
              </w:rPr>
              <w:t xml:space="preserve"> 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 xml:space="preserve">heures avant </w:t>
            </w:r>
            <w:r w:rsidR="0081190D" w:rsidRPr="007835F4">
              <w:rPr>
                <w:rFonts w:ascii="Arial" w:hAnsi="Arial" w:cs="Arial"/>
                <w:sz w:val="20"/>
                <w:szCs w:val="20"/>
                <w:lang w:val="fr-CA"/>
              </w:rPr>
              <w:t xml:space="preserve">l’heure </w:t>
            </w:r>
            <w:r w:rsidR="00A673D4" w:rsidRPr="007835F4">
              <w:rPr>
                <w:rFonts w:ascii="Arial" w:hAnsi="Arial" w:cs="Arial"/>
                <w:sz w:val="20"/>
                <w:szCs w:val="20"/>
                <w:lang w:val="fr-CA"/>
              </w:rPr>
              <w:t>d’arrivée</w:t>
            </w:r>
            <w:r w:rsidR="007835F4" w:rsidRPr="007835F4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0C18A1" w:rsidRPr="007835F4">
              <w:rPr>
                <w:rFonts w:ascii="Arial" w:hAnsi="Arial"/>
                <w:sz w:val="20"/>
                <w:lang w:val="fr-CA"/>
              </w:rPr>
              <w:t>prévue</w:t>
            </w:r>
            <w:r w:rsidR="00A673D4" w:rsidRPr="007835F4">
              <w:rPr>
                <w:rFonts w:ascii="Arial" w:hAnsi="Arial" w:cs="Arial"/>
                <w:sz w:val="20"/>
                <w:szCs w:val="20"/>
                <w:lang w:val="fr-CA"/>
              </w:rPr>
              <w:t xml:space="preserve"> à l’hôtel)</w:t>
            </w:r>
            <w:r w:rsidR="00A673D4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0B52AD">
              <w:rPr>
                <w:rFonts w:ascii="Arial" w:hAnsi="Arial" w:cs="Arial"/>
                <w:sz w:val="20"/>
                <w:szCs w:val="20"/>
                <w:lang w:val="fr-CA"/>
              </w:rPr>
              <w:t>jusqu’</w:t>
            </w:r>
            <w:r w:rsidR="00A673D4">
              <w:rPr>
                <w:rFonts w:ascii="Arial" w:hAnsi="Arial" w:cs="Arial"/>
                <w:sz w:val="20"/>
                <w:szCs w:val="20"/>
                <w:lang w:val="fr-CA"/>
              </w:rPr>
              <w:t>au</w:t>
            </w:r>
            <w:r w:rsidR="000C18A1" w:rsidRPr="000C18A1">
              <w:rPr>
                <w:rFonts w:ascii="Arial" w:eastAsia="Times New Roman" w:hAnsi="Arial" w:cs="Arial"/>
                <w:sz w:val="20"/>
                <w:szCs w:val="20"/>
                <w:lang w:val="fr-FR"/>
              </w:rPr>
              <w:t xml:space="preserve"> 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retour à leur </w:t>
            </w:r>
            <w:r w:rsidR="000C18A1" w:rsidRPr="004B40C2">
              <w:rPr>
                <w:rFonts w:ascii="Arial" w:hAnsi="Arial"/>
                <w:b/>
                <w:sz w:val="20"/>
                <w:lang w:val="fr-CA"/>
              </w:rPr>
              <w:t>domicile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 ou à leur lieu de </w:t>
            </w:r>
            <w:r w:rsidR="00A673D4" w:rsidRPr="00A673D4">
              <w:rPr>
                <w:rFonts w:ascii="Arial" w:hAnsi="Arial" w:cs="Arial"/>
                <w:sz w:val="20"/>
                <w:szCs w:val="20"/>
                <w:lang w:val="fr-CA"/>
              </w:rPr>
              <w:t>résidence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 habituel dans leur </w:t>
            </w:r>
            <w:r w:rsidR="000C18A1" w:rsidRPr="004B40C2">
              <w:rPr>
                <w:rFonts w:ascii="Arial" w:hAnsi="Arial"/>
                <w:b/>
                <w:sz w:val="20"/>
                <w:lang w:val="fr-CA"/>
              </w:rPr>
              <w:t>pays de départ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, </w:t>
            </w:r>
            <w:r w:rsidR="00270040" w:rsidRPr="00270040">
              <w:rPr>
                <w:rFonts w:ascii="Arial" w:hAnsi="Arial" w:cs="Arial"/>
                <w:sz w:val="20"/>
                <w:szCs w:val="20"/>
                <w:lang w:val="fr-CA"/>
              </w:rPr>
              <w:t>au plus tard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 24</w:t>
            </w:r>
            <w:r w:rsidR="00270040" w:rsidRPr="00270040">
              <w:rPr>
                <w:rFonts w:ascii="Arial" w:hAnsi="Arial" w:cs="Arial"/>
                <w:sz w:val="20"/>
                <w:szCs w:val="20"/>
                <w:lang w:val="fr-CA"/>
              </w:rPr>
              <w:t> </w:t>
            </w:r>
            <w:r w:rsidR="000C18A1" w:rsidRPr="000C18A1">
              <w:rPr>
                <w:rFonts w:ascii="Arial" w:eastAsia="Times New Roman" w:hAnsi="Arial" w:cs="Arial"/>
                <w:sz w:val="20"/>
                <w:szCs w:val="20"/>
                <w:lang w:val="fr-FR"/>
              </w:rPr>
              <w:t xml:space="preserve"> 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heures après </w:t>
            </w:r>
            <w:r w:rsidR="000C18A1" w:rsidRPr="000C18A1">
              <w:rPr>
                <w:rFonts w:ascii="Arial" w:eastAsia="Times New Roman" w:hAnsi="Arial" w:cs="Arial"/>
                <w:sz w:val="20"/>
                <w:szCs w:val="20"/>
                <w:lang w:val="fr-FR"/>
              </w:rPr>
              <w:t>l'heure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 de départ prévue de </w:t>
            </w:r>
            <w:r w:rsidR="00270040" w:rsidRPr="00270040">
              <w:rPr>
                <w:rFonts w:ascii="Arial" w:hAnsi="Arial" w:cs="Arial"/>
                <w:sz w:val="20"/>
                <w:szCs w:val="20"/>
                <w:lang w:val="fr-CA"/>
              </w:rPr>
              <w:t>l’hôtel</w:t>
            </w:r>
            <w:r w:rsidR="000C18A1" w:rsidRPr="004B40C2">
              <w:rPr>
                <w:rFonts w:ascii="Arial" w:hAnsi="Arial"/>
                <w:sz w:val="20"/>
                <w:lang w:val="fr-CA"/>
              </w:rPr>
              <w:t xml:space="preserve"> réservé </w:t>
            </w:r>
            <w:r w:rsidR="00270040">
              <w:rPr>
                <w:rFonts w:ascii="Arial" w:hAnsi="Arial" w:cs="Arial"/>
                <w:sz w:val="20"/>
                <w:szCs w:val="20"/>
                <w:lang w:val="fr-CA"/>
              </w:rPr>
              <w:t>par l’intermédiaire d’Expedia</w:t>
            </w:r>
            <w:r w:rsidR="007835F4">
              <w:rPr>
                <w:rFonts w:ascii="Arial" w:eastAsia="Times New Roman" w:hAnsi="Arial" w:cs="Arial"/>
                <w:sz w:val="20"/>
                <w:szCs w:val="20"/>
                <w:lang w:val="fr-FR"/>
              </w:rPr>
              <w:t>.</w:t>
            </w:r>
          </w:p>
          <w:p w:rsidR="007835F4" w:rsidRPr="007835F4" w:rsidRDefault="007835F4" w:rsidP="007835F4">
            <w:pPr>
              <w:jc w:val="both"/>
              <w:rPr>
                <w:rFonts w:ascii="Arial" w:hAnsi="Arial"/>
                <w:sz w:val="20"/>
                <w:lang w:val="fr-CA"/>
              </w:rPr>
            </w:pPr>
          </w:p>
          <w:p w:rsidR="006B0AA3" w:rsidRPr="004B40C2" w:rsidRDefault="006B0AA3" w:rsidP="004B40C2">
            <w:pPr>
              <w:pStyle w:val="ListParagraph"/>
              <w:ind w:left="360" w:right="-20"/>
              <w:jc w:val="both"/>
              <w:rPr>
                <w:rFonts w:ascii="Arial" w:hAnsi="Arial"/>
                <w:sz w:val="20"/>
                <w:lang w:val="fr-CA"/>
              </w:rPr>
            </w:pPr>
          </w:p>
        </w:tc>
      </w:tr>
    </w:tbl>
    <w:p w:rsidR="006B0AA3" w:rsidRPr="004B40C2" w:rsidRDefault="006B0AA3">
      <w:pPr>
        <w:spacing w:after="0" w:line="240" w:lineRule="auto"/>
        <w:rPr>
          <w:rFonts w:ascii="Arial" w:hAnsi="Arial"/>
          <w:sz w:val="20"/>
          <w:lang w:val="fr-CA"/>
        </w:rPr>
      </w:pPr>
    </w:p>
    <w:p w:rsidR="006B0AA3" w:rsidRPr="004B40C2" w:rsidRDefault="0007402A">
      <w:pPr>
        <w:spacing w:after="0" w:line="240" w:lineRule="auto"/>
        <w:rPr>
          <w:rFonts w:ascii="Arial" w:hAnsi="Arial"/>
          <w:b/>
          <w:color w:val="002060"/>
          <w:sz w:val="24"/>
          <w:lang w:val="en-AU"/>
        </w:rPr>
      </w:pPr>
      <w:proofErr w:type="spellStart"/>
      <w:r>
        <w:rPr>
          <w:rFonts w:ascii="Arial" w:hAnsi="Arial" w:cs="Arial"/>
          <w:b/>
          <w:color w:val="002060"/>
          <w:sz w:val="24"/>
          <w:szCs w:val="24"/>
          <w:lang w:val="en-AU"/>
        </w:rPr>
        <w:t>Coordonnées</w:t>
      </w:r>
      <w:proofErr w:type="spellEnd"/>
      <w:r w:rsidR="00AC5334" w:rsidRPr="004B40C2">
        <w:rPr>
          <w:rFonts w:ascii="Arial" w:hAnsi="Arial"/>
          <w:b/>
          <w:color w:val="002060"/>
          <w:sz w:val="24"/>
          <w:lang w:val="en-AU"/>
        </w:rPr>
        <w:t xml:space="preserve"> IMPORTANTES</w:t>
      </w:r>
    </w:p>
    <w:p w:rsidR="00FD1D2E" w:rsidRPr="00FD1D2E" w:rsidRDefault="00FD1D2E" w:rsidP="005A0AA0">
      <w:pPr>
        <w:spacing w:after="0" w:line="240" w:lineRule="auto"/>
        <w:rPr>
          <w:rFonts w:ascii="Arial" w:hAnsi="Arial" w:cs="Arial"/>
          <w:b/>
          <w:sz w:val="20"/>
          <w:szCs w:val="20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239"/>
      </w:tblGrid>
      <w:tr w:rsidR="006B0AA3" w:rsidRPr="009A0CCC">
        <w:tc>
          <w:tcPr>
            <w:tcW w:w="2335" w:type="dxa"/>
          </w:tcPr>
          <w:p w:rsidR="006B0AA3" w:rsidRPr="004B40C2" w:rsidRDefault="00AC5334">
            <w:pPr>
              <w:rPr>
                <w:rFonts w:ascii="Arial" w:hAnsi="Arial"/>
                <w:b/>
                <w:color w:val="002060"/>
                <w:sz w:val="20"/>
                <w:lang w:val="fr-CA"/>
              </w:rPr>
            </w:pPr>
            <w:r w:rsidRPr="003D0DBC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 xml:space="preserve">Questions </w:t>
            </w:r>
            <w:r w:rsidR="00270040" w:rsidRPr="00270040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 xml:space="preserve">sur </w:t>
            </w:r>
            <w:r w:rsidR="00270040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>la</w:t>
            </w:r>
            <w:r w:rsidRPr="003D0DBC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 xml:space="preserve"> police et </w:t>
            </w:r>
            <w:r w:rsidR="00270040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>résiliations</w:t>
            </w:r>
            <w:r w:rsidRPr="003D0DBC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 xml:space="preserve"> seulement</w:t>
            </w:r>
          </w:p>
        </w:tc>
        <w:tc>
          <w:tcPr>
            <w:tcW w:w="8239" w:type="dxa"/>
          </w:tcPr>
          <w:p w:rsidR="006B0AA3" w:rsidRPr="005C1C71" w:rsidRDefault="00AC5334" w:rsidP="00F50216">
            <w:pPr>
              <w:jc w:val="both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Questions </w:t>
            </w:r>
            <w:r w:rsidR="00270040" w:rsidRPr="00270040">
              <w:rPr>
                <w:rFonts w:ascii="Arial" w:hAnsi="Arial" w:cs="Arial"/>
                <w:sz w:val="20"/>
                <w:szCs w:val="20"/>
                <w:lang w:val="fr-CA"/>
              </w:rPr>
              <w:t>sur la police </w:t>
            </w:r>
            <w:r w:rsidR="007B2036" w:rsidRPr="00270040">
              <w:rPr>
                <w:rFonts w:ascii="Arial" w:hAnsi="Arial" w:cs="Arial"/>
                <w:sz w:val="20"/>
                <w:szCs w:val="20"/>
                <w:lang w:val="fr-CA"/>
              </w:rPr>
              <w:t>:</w:t>
            </w:r>
            <w:r w:rsidR="0038225D" w:rsidRPr="00270040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270040" w:rsidRPr="00270040">
              <w:rPr>
                <w:rFonts w:ascii="Arial" w:hAnsi="Arial" w:cs="Arial"/>
                <w:sz w:val="20"/>
                <w:szCs w:val="20"/>
                <w:lang w:val="fr-CA"/>
              </w:rPr>
              <w:t xml:space="preserve">Veuillez </w:t>
            </w:r>
            <w:r w:rsidR="00270040">
              <w:rPr>
                <w:rFonts w:ascii="Arial" w:hAnsi="Arial" w:cs="Arial"/>
                <w:sz w:val="20"/>
                <w:szCs w:val="20"/>
                <w:lang w:val="fr-CA"/>
              </w:rPr>
              <w:t xml:space="preserve">appeler à </w:t>
            </w:r>
            <w:r w:rsidR="00270040" w:rsidRPr="00270040">
              <w:rPr>
                <w:rFonts w:ascii="Arial" w:hAnsi="Arial" w:cs="Arial"/>
                <w:sz w:val="20"/>
                <w:szCs w:val="20"/>
                <w:lang w:val="fr-CA"/>
              </w:rPr>
              <w:t xml:space="preserve">l’un des </w:t>
            </w:r>
            <w:r w:rsidRPr="005C1C71">
              <w:rPr>
                <w:rFonts w:ascii="Arial" w:hAnsi="Arial" w:cs="Arial"/>
                <w:sz w:val="20"/>
                <w:szCs w:val="20"/>
                <w:lang w:val="fr-CA"/>
              </w:rPr>
              <w:t>numéros de téléphone ci-</w:t>
            </w:r>
            <w:r w:rsidR="00270040">
              <w:rPr>
                <w:rFonts w:ascii="Arial" w:hAnsi="Arial" w:cs="Arial"/>
                <w:sz w:val="20"/>
                <w:szCs w:val="20"/>
                <w:lang w:val="fr-CA"/>
              </w:rPr>
              <w:t>après.</w:t>
            </w:r>
            <w:r w:rsidR="007B2036" w:rsidRPr="00270040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</w:p>
          <w:p w:rsidR="006B0AA3" w:rsidRPr="005C1C71" w:rsidRDefault="006B0AA3" w:rsidP="00F50216">
            <w:pPr>
              <w:jc w:val="both"/>
              <w:rPr>
                <w:rFonts w:ascii="Arial" w:hAnsi="Arial" w:cs="Arial"/>
                <w:sz w:val="20"/>
                <w:szCs w:val="20"/>
                <w:lang w:val="fr-CA"/>
              </w:rPr>
            </w:pPr>
          </w:p>
          <w:p w:rsidR="006B0AA3" w:rsidRPr="005C1C71" w:rsidRDefault="00270040" w:rsidP="00F50216">
            <w:pPr>
              <w:jc w:val="both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270040">
              <w:rPr>
                <w:rFonts w:ascii="Arial" w:hAnsi="Arial" w:cs="Arial"/>
                <w:sz w:val="20"/>
                <w:szCs w:val="20"/>
                <w:lang w:val="fr-CA"/>
              </w:rPr>
              <w:t>Résiliation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de </w:t>
            </w:r>
            <w:r w:rsidR="00AC5334" w:rsidRPr="004B40C2">
              <w:rPr>
                <w:rFonts w:ascii="Arial" w:hAnsi="Arial"/>
                <w:b/>
                <w:sz w:val="20"/>
                <w:lang w:val="fr-CA"/>
              </w:rPr>
              <w:t>votre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police</w:t>
            </w:r>
            <w:r w:rsidRPr="00270040">
              <w:rPr>
                <w:rFonts w:ascii="Arial" w:hAnsi="Arial" w:cs="Arial"/>
                <w:sz w:val="20"/>
                <w:szCs w:val="20"/>
                <w:lang w:val="fr-CA"/>
              </w:rPr>
              <w:t> 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: Si </w:t>
            </w:r>
            <w:r w:rsidRPr="00270040">
              <w:rPr>
                <w:rFonts w:ascii="Arial" w:hAnsi="Arial" w:cs="Arial"/>
                <w:sz w:val="20"/>
                <w:szCs w:val="20"/>
                <w:lang w:val="fr-CA"/>
              </w:rPr>
              <w:t>la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police ne </w:t>
            </w:r>
            <w:r w:rsidRPr="000B52AD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vous</w:t>
            </w:r>
            <w:r w:rsidRPr="00270040">
              <w:rPr>
                <w:rFonts w:ascii="Arial" w:hAnsi="Arial" w:cs="Arial"/>
                <w:sz w:val="20"/>
                <w:szCs w:val="20"/>
                <w:lang w:val="fr-CA"/>
              </w:rPr>
              <w:t xml:space="preserve"> convient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pas, </w:t>
            </w:r>
            <w:r w:rsidR="00AC5334" w:rsidRPr="004B40C2">
              <w:rPr>
                <w:rFonts w:ascii="Arial" w:hAnsi="Arial"/>
                <w:b/>
                <w:sz w:val="20"/>
                <w:lang w:val="fr-CA"/>
              </w:rPr>
              <w:t>vous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pouvez </w:t>
            </w:r>
            <w:r w:rsidRPr="00270040">
              <w:rPr>
                <w:rFonts w:ascii="Arial" w:hAnsi="Arial" w:cs="Arial"/>
                <w:sz w:val="20"/>
                <w:szCs w:val="20"/>
                <w:lang w:val="fr-CA"/>
              </w:rPr>
              <w:t>la</w:t>
            </w:r>
            <w:r>
              <w:rPr>
                <w:rFonts w:ascii="Arial" w:hAnsi="Arial" w:cs="Arial"/>
                <w:sz w:val="20"/>
                <w:szCs w:val="20"/>
                <w:lang w:val="fr-CA"/>
              </w:rPr>
              <w:t xml:space="preserve"> résilier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dans les 15</w:t>
            </w:r>
            <w:r>
              <w:rPr>
                <w:rFonts w:ascii="Arial" w:hAnsi="Arial" w:cs="Arial"/>
                <w:sz w:val="20"/>
                <w:szCs w:val="20"/>
                <w:lang w:val="fr-CA"/>
              </w:rPr>
              <w:t> 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jours </w:t>
            </w:r>
            <w:r>
              <w:rPr>
                <w:rFonts w:ascii="Arial" w:hAnsi="Arial" w:cs="Arial"/>
                <w:sz w:val="20"/>
                <w:szCs w:val="20"/>
                <w:lang w:val="fr-CA"/>
              </w:rPr>
              <w:t>suivant la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date d’achat. </w:t>
            </w:r>
            <w:r w:rsidR="000B52AD">
              <w:rPr>
                <w:rFonts w:ascii="Arial" w:hAnsi="Arial" w:cs="Arial"/>
                <w:sz w:val="20"/>
                <w:szCs w:val="20"/>
                <w:lang w:val="fr-CA"/>
              </w:rPr>
              <w:t>V</w:t>
            </w:r>
            <w:r w:rsidR="00245B92" w:rsidRPr="00245B92">
              <w:rPr>
                <w:rFonts w:ascii="Arial" w:hAnsi="Arial" w:cs="Arial"/>
                <w:sz w:val="20"/>
                <w:szCs w:val="20"/>
                <w:lang w:val="fr-CA"/>
              </w:rPr>
              <w:t xml:space="preserve">ous aurez droit à </w:t>
            </w:r>
            <w:r w:rsidR="00686A5B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un remboursement </w:t>
            </w:r>
            <w:r w:rsidR="00245B92" w:rsidRPr="00245B92">
              <w:rPr>
                <w:rFonts w:ascii="Arial" w:hAnsi="Arial" w:cs="Arial"/>
                <w:sz w:val="20"/>
                <w:szCs w:val="20"/>
                <w:lang w:val="fr-CA"/>
              </w:rPr>
              <w:t>uniquement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si</w:t>
            </w:r>
            <w:r w:rsidR="00245B92" w:rsidRPr="00245B92">
              <w:rPr>
                <w:rFonts w:ascii="Arial" w:hAnsi="Arial" w:cs="Arial"/>
                <w:sz w:val="20"/>
                <w:szCs w:val="20"/>
                <w:lang w:val="fr-CA"/>
              </w:rPr>
              <w:t> :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(1) </w:t>
            </w:r>
            <w:r w:rsidR="00245B92" w:rsidRPr="00245B92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votre période</w:t>
            </w:r>
            <w:r w:rsidR="008D29C0" w:rsidRPr="006F31D7">
              <w:rPr>
                <w:rFonts w:ascii="Arial" w:hAnsi="Arial"/>
                <w:b/>
                <w:sz w:val="20"/>
                <w:lang w:val="fr-CA"/>
              </w:rPr>
              <w:t xml:space="preserve"> d’assurance</w:t>
            </w:r>
            <w:r w:rsidR="00686A5B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245B92" w:rsidRPr="00245B92">
              <w:rPr>
                <w:rFonts w:ascii="Arial" w:hAnsi="Arial" w:cs="Arial"/>
                <w:sz w:val="20"/>
                <w:szCs w:val="20"/>
                <w:lang w:val="fr-CA"/>
              </w:rPr>
              <w:t xml:space="preserve">n’a pas </w:t>
            </w:r>
            <w:r w:rsidR="000B52AD">
              <w:rPr>
                <w:rFonts w:ascii="Arial" w:hAnsi="Arial" w:cs="Arial"/>
                <w:sz w:val="20"/>
                <w:szCs w:val="20"/>
                <w:lang w:val="fr-CA"/>
              </w:rPr>
              <w:t>commencé</w:t>
            </w:r>
            <w:r w:rsidR="00245B92">
              <w:rPr>
                <w:rFonts w:ascii="Arial" w:hAnsi="Arial" w:cs="Arial"/>
                <w:sz w:val="20"/>
                <w:szCs w:val="20"/>
                <w:lang w:val="fr-CA"/>
              </w:rPr>
              <w:t>;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et (2) </w:t>
            </w:r>
            <w:r w:rsidR="00AC5334" w:rsidRPr="006F31D7">
              <w:rPr>
                <w:rFonts w:ascii="Arial" w:hAnsi="Arial"/>
                <w:b/>
                <w:sz w:val="20"/>
                <w:lang w:val="fr-CA"/>
              </w:rPr>
              <w:t>vous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n’avez </w:t>
            </w:r>
            <w:r w:rsidR="00245B92">
              <w:rPr>
                <w:rFonts w:ascii="Arial" w:hAnsi="Arial" w:cs="Arial"/>
                <w:sz w:val="20"/>
                <w:szCs w:val="20"/>
                <w:lang w:val="fr-CA"/>
              </w:rPr>
              <w:t xml:space="preserve">pas </w:t>
            </w:r>
            <w:r w:rsidR="00686A5B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présenté </w:t>
            </w:r>
            <w:r w:rsidR="00245B92">
              <w:rPr>
                <w:rFonts w:ascii="Arial" w:hAnsi="Arial" w:cs="Arial"/>
                <w:sz w:val="20"/>
                <w:szCs w:val="20"/>
                <w:lang w:val="fr-CA"/>
              </w:rPr>
              <w:t>de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AC5334" w:rsidRPr="004B40C2">
              <w:rPr>
                <w:rFonts w:ascii="Arial" w:hAnsi="Arial"/>
                <w:b/>
                <w:sz w:val="20"/>
                <w:lang w:val="fr-CA"/>
              </w:rPr>
              <w:t>réclamation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et </w:t>
            </w:r>
            <w:r w:rsidR="00245B92" w:rsidRPr="00245B92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vous</w:t>
            </w:r>
            <w:r w:rsidR="00245B92">
              <w:rPr>
                <w:rFonts w:ascii="Arial" w:hAnsi="Arial" w:cs="Arial"/>
                <w:sz w:val="20"/>
                <w:szCs w:val="20"/>
                <w:lang w:val="fr-CA"/>
              </w:rPr>
              <w:t xml:space="preserve"> n’avez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pas </w:t>
            </w:r>
            <w:r w:rsidR="00245B92">
              <w:rPr>
                <w:rFonts w:ascii="Arial" w:hAnsi="Arial" w:cs="Arial"/>
                <w:sz w:val="20"/>
                <w:szCs w:val="20"/>
                <w:lang w:val="fr-CA"/>
              </w:rPr>
              <w:t>l’intention d’en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r w:rsidR="00686A5B" w:rsidRPr="005C1C71">
              <w:rPr>
                <w:rFonts w:ascii="Arial" w:hAnsi="Arial" w:cs="Arial"/>
                <w:sz w:val="20"/>
                <w:szCs w:val="20"/>
                <w:lang w:val="fr-CA"/>
              </w:rPr>
              <w:t>présenter</w:t>
            </w:r>
            <w:r w:rsidR="00245B92">
              <w:rPr>
                <w:rFonts w:ascii="Arial" w:hAnsi="Arial" w:cs="Arial"/>
                <w:sz w:val="20"/>
                <w:szCs w:val="20"/>
                <w:lang w:val="fr-CA"/>
              </w:rPr>
              <w:t xml:space="preserve"> une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>.</w:t>
            </w:r>
          </w:p>
          <w:p w:rsidR="00E37EFC" w:rsidRPr="004B40C2" w:rsidRDefault="00E37EFC" w:rsidP="004B40C2">
            <w:pPr>
              <w:rPr>
                <w:rFonts w:ascii="Arial" w:hAnsi="Arial"/>
                <w:sz w:val="20"/>
                <w:lang w:val="fr-CA"/>
              </w:rPr>
            </w:pPr>
          </w:p>
          <w:p w:rsidR="009D4442" w:rsidRDefault="009D4442" w:rsidP="004B40C2">
            <w:pPr>
              <w:pStyle w:val="NoSpacing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4B40C2">
              <w:rPr>
                <w:rFonts w:ascii="Arial" w:hAnsi="Arial"/>
                <w:sz w:val="20"/>
                <w:lang w:val="fr-CA"/>
              </w:rPr>
              <w:t xml:space="preserve">Pour résilier </w:t>
            </w:r>
            <w:r w:rsidRPr="00A12062">
              <w:rPr>
                <w:rFonts w:ascii="Arial" w:hAnsi="Arial"/>
                <w:b/>
                <w:sz w:val="20"/>
                <w:lang w:val="fr-CA"/>
              </w:rPr>
              <w:t>votre</w:t>
            </w:r>
            <w:r w:rsidRPr="00A12062">
              <w:rPr>
                <w:rFonts w:ascii="Arial" w:hAnsi="Arial"/>
                <w:sz w:val="20"/>
                <w:lang w:val="fr-CA"/>
              </w:rPr>
              <w:t xml:space="preserve"> police, veuillez </w:t>
            </w:r>
            <w:r w:rsidR="00123091">
              <w:rPr>
                <w:rFonts w:ascii="Arial" w:hAnsi="Arial" w:cs="Arial"/>
                <w:sz w:val="20"/>
                <w:szCs w:val="20"/>
                <w:lang w:val="fr-CA"/>
              </w:rPr>
              <w:t xml:space="preserve">ouvrir une session dans le </w:t>
            </w:r>
            <w:r w:rsidRPr="00A12062">
              <w:rPr>
                <w:rFonts w:ascii="Arial" w:hAnsi="Arial"/>
                <w:sz w:val="20"/>
                <w:lang w:val="fr-CA"/>
              </w:rPr>
              <w:t xml:space="preserve">site Web de {{Brand Name}} </w:t>
            </w:r>
            <w:r w:rsidR="00245B92" w:rsidRPr="00245B92">
              <w:rPr>
                <w:rFonts w:ascii="Arial" w:hAnsi="Arial" w:cs="Arial"/>
                <w:sz w:val="20"/>
                <w:szCs w:val="20"/>
                <w:lang w:val="fr-CA"/>
              </w:rPr>
              <w:t>au moyen de</w:t>
            </w:r>
            <w:r w:rsidRPr="00A12062">
              <w:rPr>
                <w:rFonts w:ascii="Arial" w:hAnsi="Arial"/>
                <w:sz w:val="20"/>
                <w:lang w:val="fr-CA"/>
              </w:rPr>
              <w:t xml:space="preserve"> </w:t>
            </w:r>
            <w:r w:rsidRPr="00A12062">
              <w:rPr>
                <w:rFonts w:ascii="Arial" w:hAnsi="Arial"/>
                <w:b/>
                <w:sz w:val="20"/>
                <w:lang w:val="fr-CA"/>
              </w:rPr>
              <w:t>votre</w:t>
            </w:r>
            <w:r w:rsidRPr="00A12062">
              <w:rPr>
                <w:rFonts w:ascii="Arial" w:hAnsi="Arial"/>
                <w:sz w:val="20"/>
                <w:lang w:val="fr-CA"/>
              </w:rPr>
              <w:t xml:space="preserve"> numéro </w:t>
            </w:r>
            <w:r w:rsidR="00245B92" w:rsidRPr="00245B92">
              <w:rPr>
                <w:rFonts w:ascii="Arial" w:hAnsi="Arial" w:cs="Arial"/>
                <w:sz w:val="20"/>
                <w:szCs w:val="20"/>
                <w:lang w:val="fr-CA"/>
              </w:rPr>
              <w:t>d’itinéraire</w:t>
            </w:r>
            <w:r w:rsidRPr="00A12062">
              <w:rPr>
                <w:rFonts w:ascii="Arial" w:hAnsi="Arial"/>
                <w:sz w:val="20"/>
                <w:lang w:val="fr-CA"/>
              </w:rPr>
              <w:t xml:space="preserve"> et résilier </w:t>
            </w:r>
            <w:r w:rsidRPr="00A12062">
              <w:rPr>
                <w:rFonts w:ascii="Arial" w:hAnsi="Arial"/>
                <w:b/>
                <w:sz w:val="20"/>
                <w:lang w:val="fr-CA"/>
              </w:rPr>
              <w:t>votre</w:t>
            </w:r>
            <w:r w:rsidRPr="00A12062">
              <w:rPr>
                <w:rFonts w:ascii="Arial" w:hAnsi="Arial"/>
                <w:sz w:val="20"/>
                <w:lang w:val="fr-CA"/>
              </w:rPr>
              <w:t xml:space="preserve"> assurance </w:t>
            </w:r>
            <w:r w:rsidR="00123091">
              <w:rPr>
                <w:rFonts w:ascii="Arial" w:hAnsi="Arial" w:cs="Arial"/>
                <w:sz w:val="20"/>
                <w:szCs w:val="20"/>
                <w:lang w:val="fr-CA"/>
              </w:rPr>
              <w:t>à</w:t>
            </w:r>
            <w:r w:rsidRPr="00A12062">
              <w:rPr>
                <w:rFonts w:ascii="Arial" w:hAnsi="Arial"/>
                <w:sz w:val="20"/>
                <w:lang w:val="fr-CA"/>
              </w:rPr>
              <w:t xml:space="preserve"> la page </w:t>
            </w:r>
            <w:r w:rsidR="00123091">
              <w:rPr>
                <w:rFonts w:ascii="Arial" w:hAnsi="Arial" w:cs="Arial"/>
                <w:sz w:val="20"/>
                <w:szCs w:val="20"/>
                <w:lang w:val="fr-CA"/>
              </w:rPr>
              <w:t xml:space="preserve">relative à </w:t>
            </w:r>
            <w:r w:rsidR="00123091" w:rsidRPr="00123091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votre</w:t>
            </w:r>
            <w:r w:rsidR="00123091">
              <w:rPr>
                <w:rFonts w:ascii="Arial" w:hAnsi="Arial" w:cs="Arial"/>
                <w:sz w:val="20"/>
                <w:szCs w:val="20"/>
                <w:lang w:val="fr-CA"/>
              </w:rPr>
              <w:t xml:space="preserve"> itinéraire.</w:t>
            </w:r>
            <w:r w:rsidR="008E797A" w:rsidRPr="00245B92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</w:p>
          <w:p w:rsidR="009D4442" w:rsidRPr="00A12062" w:rsidRDefault="009D4442" w:rsidP="004B40C2">
            <w:pPr>
              <w:rPr>
                <w:rFonts w:asciiTheme="majorHAnsi" w:hAnsiTheme="majorHAnsi"/>
                <w:color w:val="000000"/>
                <w:sz w:val="20"/>
                <w:lang w:val="fr-CA"/>
              </w:rPr>
            </w:pPr>
          </w:p>
          <w:p w:rsidR="00715C0D" w:rsidRPr="005E62EA" w:rsidRDefault="00274ABC" w:rsidP="00715C0D">
            <w:pPr>
              <w:jc w:val="both"/>
              <w:rPr>
                <w:b/>
                <w:color w:val="002060"/>
                <w:sz w:val="20"/>
                <w:lang w:val="fr-CA"/>
              </w:rPr>
            </w:pPr>
            <w:ins w:id="7" w:author="Darcy Kitchens" w:date="2026-09-11T10:02:00Z" w16du:dateUtc="2026-09-11T15:02:00Z">
              <w:r w:rsidRPr="00274ABC">
                <w:rPr>
                  <w:b/>
                  <w:bCs/>
                  <w:color w:val="002060"/>
                  <w:sz w:val="20"/>
                  <w:szCs w:val="20"/>
                  <w:lang w:val="fr-CA"/>
                </w:rPr>
                <w:t>Plan Flex Hôtel, Plan Protection Hôtel, Plan Protection Vol, Plan Annulation et Interruption de Voyage (Vol), Plan Protection Forfait, Plan Annulation et Interruption de Voyage (Forfait),</w:t>
              </w:r>
            </w:ins>
            <w:del w:id="8" w:author="Darcy Kitchens" w:date="2026-09-11T10:02:00Z" w16du:dateUtc="2026-09-11T15:02:00Z">
              <w:r w:rsidR="00715C0D" w:rsidRPr="00715C0D" w:rsidDel="00274ABC">
                <w:rPr>
                  <w:b/>
                  <w:bCs/>
                  <w:color w:val="002060"/>
                  <w:sz w:val="20"/>
                  <w:szCs w:val="20"/>
                  <w:lang w:val="fr-CA"/>
                </w:rPr>
                <w:delText>Plan d’annulation et plan de protection</w:delText>
              </w:r>
            </w:del>
            <w:r w:rsidR="005E62EA">
              <w:rPr>
                <w:b/>
                <w:bCs/>
                <w:color w:val="002060"/>
                <w:sz w:val="20"/>
                <w:szCs w:val="20"/>
                <w:lang w:val="fr-CA"/>
              </w:rPr>
              <w:t xml:space="preserve">, </w:t>
            </w:r>
            <w:r w:rsidR="005E62EA" w:rsidRPr="00A12062">
              <w:rPr>
                <w:b/>
                <w:color w:val="002060"/>
                <w:sz w:val="20"/>
                <w:lang w:val="fr-CA"/>
              </w:rPr>
              <w:t>Protection contre les dommages par collision (</w:t>
            </w:r>
            <w:r w:rsidR="005E62EA" w:rsidRPr="00715C0D">
              <w:rPr>
                <w:b/>
                <w:bCs/>
                <w:color w:val="002060"/>
                <w:sz w:val="20"/>
                <w:szCs w:val="20"/>
                <w:lang w:val="fr-CA"/>
              </w:rPr>
              <w:t>voiture</w:t>
            </w:r>
            <w:r w:rsidR="005E62EA" w:rsidRPr="00A12062">
              <w:rPr>
                <w:b/>
                <w:color w:val="002060"/>
                <w:sz w:val="20"/>
                <w:lang w:val="fr-CA"/>
              </w:rPr>
              <w:t>)</w:t>
            </w:r>
          </w:p>
          <w:p w:rsidR="006771D3" w:rsidRPr="00A12062" w:rsidRDefault="004A6D10" w:rsidP="004B40C2">
            <w:pPr>
              <w:jc w:val="both"/>
              <w:rPr>
                <w:sz w:val="20"/>
                <w:lang w:val="fr-CA"/>
              </w:rPr>
            </w:pPr>
            <w:r w:rsidRPr="00390691">
              <w:rPr>
                <w:rFonts w:ascii="Arial" w:hAnsi="Arial" w:cs="Arial"/>
                <w:sz w:val="20"/>
                <w:szCs w:val="20"/>
                <w:lang w:val="fr-CA"/>
              </w:rPr>
              <w:t>Canada et zone continentale des États-</w:t>
            </w:r>
            <w:proofErr w:type="gramStart"/>
            <w:r w:rsidRPr="00390691">
              <w:rPr>
                <w:rFonts w:ascii="Arial" w:hAnsi="Arial" w:cs="Arial"/>
                <w:sz w:val="20"/>
                <w:szCs w:val="20"/>
                <w:lang w:val="fr-CA"/>
              </w:rPr>
              <w:t>Unis</w:t>
            </w:r>
            <w:r w:rsidRPr="00A12062">
              <w:rPr>
                <w:sz w:val="20"/>
                <w:lang w:val="fr-CA"/>
              </w:rPr>
              <w:t xml:space="preserve"> </w:t>
            </w:r>
            <w:r w:rsidR="00715C0D" w:rsidRPr="00750398">
              <w:rPr>
                <w:rFonts w:cs="Arial"/>
                <w:sz w:val="20"/>
                <w:szCs w:val="20"/>
                <w:lang w:val="fr-CA"/>
              </w:rPr>
              <w:t xml:space="preserve"> </w:t>
            </w:r>
            <w:r w:rsidR="006771D3" w:rsidRPr="00A12062">
              <w:rPr>
                <w:sz w:val="20"/>
                <w:lang w:val="fr-CA"/>
              </w:rPr>
              <w:t>:</w:t>
            </w:r>
            <w:proofErr w:type="gramEnd"/>
            <w:r w:rsidR="006771D3" w:rsidRPr="00A12062">
              <w:rPr>
                <w:sz w:val="20"/>
                <w:lang w:val="fr-CA"/>
              </w:rPr>
              <w:t xml:space="preserve"> 1-</w:t>
            </w:r>
            <w:r w:rsidR="00715C0D" w:rsidRPr="00750398">
              <w:rPr>
                <w:rFonts w:cs="Arial"/>
                <w:sz w:val="20"/>
                <w:szCs w:val="20"/>
                <w:lang w:val="fr-CA"/>
              </w:rPr>
              <w:t xml:space="preserve">866-591-5452 </w:t>
            </w:r>
            <w:r w:rsidRPr="00390691">
              <w:rPr>
                <w:rFonts w:ascii="Arial" w:hAnsi="Arial" w:cs="Arial"/>
                <w:sz w:val="20"/>
                <w:szCs w:val="20"/>
                <w:lang w:val="fr-CA"/>
              </w:rPr>
              <w:t>(sans frais)</w:t>
            </w:r>
            <w:r w:rsidRPr="00092265">
              <w:rPr>
                <w:rFonts w:ascii="Arial" w:hAnsi="Arial" w:cs="Arial"/>
                <w:sz w:val="18"/>
                <w:szCs w:val="18"/>
                <w:lang w:val="fr-CA"/>
              </w:rPr>
              <w:t> </w:t>
            </w:r>
          </w:p>
          <w:p w:rsidR="006771D3" w:rsidRPr="00A12062" w:rsidRDefault="006771D3" w:rsidP="006771D3">
            <w:pPr>
              <w:jc w:val="both"/>
              <w:rPr>
                <w:b/>
                <w:sz w:val="20"/>
                <w:lang w:val="fr-CA"/>
              </w:rPr>
            </w:pPr>
            <w:r w:rsidRPr="00A12062">
              <w:rPr>
                <w:sz w:val="20"/>
                <w:lang w:val="fr-CA"/>
              </w:rPr>
              <w:t>International</w:t>
            </w:r>
            <w:r w:rsidR="00715C0D" w:rsidRPr="00750398">
              <w:rPr>
                <w:rFonts w:cs="Arial"/>
                <w:sz w:val="20"/>
                <w:szCs w:val="20"/>
                <w:lang w:val="fr-CA"/>
              </w:rPr>
              <w:t xml:space="preserve"> </w:t>
            </w:r>
            <w:r w:rsidRPr="00A12062">
              <w:rPr>
                <w:sz w:val="20"/>
                <w:lang w:val="fr-CA"/>
              </w:rPr>
              <w:t>: +1-416-</w:t>
            </w:r>
            <w:r w:rsidR="00DB40AA" w:rsidRPr="009A0CCC">
              <w:rPr>
                <w:sz w:val="20"/>
                <w:lang w:val="fr-CA"/>
              </w:rPr>
              <w:t>646-3723</w:t>
            </w:r>
            <w:r w:rsidR="00DB40AA" w:rsidRPr="00DB40AA" w:rsidDel="00DB40AA">
              <w:rPr>
                <w:sz w:val="20"/>
                <w:lang w:val="fr-CA"/>
              </w:rPr>
              <w:t xml:space="preserve"> </w:t>
            </w:r>
            <w:r w:rsidRPr="00A12062">
              <w:rPr>
                <w:sz w:val="20"/>
                <w:lang w:val="fr-CA"/>
              </w:rPr>
              <w:t>(</w:t>
            </w:r>
            <w:r w:rsidR="00715C0D" w:rsidRPr="00750398">
              <w:rPr>
                <w:rFonts w:cs="Arial"/>
                <w:sz w:val="20"/>
                <w:szCs w:val="20"/>
                <w:lang w:val="fr-CA"/>
              </w:rPr>
              <w:t xml:space="preserve">à </w:t>
            </w:r>
            <w:r w:rsidRPr="00A12062">
              <w:rPr>
                <w:sz w:val="20"/>
                <w:lang w:val="fr-CA"/>
              </w:rPr>
              <w:t>frais</w:t>
            </w:r>
            <w:r w:rsidR="00715C0D" w:rsidRPr="00750398">
              <w:rPr>
                <w:rFonts w:cs="Arial"/>
                <w:sz w:val="20"/>
                <w:szCs w:val="20"/>
                <w:lang w:val="fr-CA"/>
              </w:rPr>
              <w:t xml:space="preserve"> </w:t>
            </w:r>
            <w:r w:rsidRPr="00A12062">
              <w:rPr>
                <w:sz w:val="20"/>
                <w:lang w:val="fr-CA"/>
              </w:rPr>
              <w:t xml:space="preserve">virés) </w:t>
            </w:r>
          </w:p>
          <w:p w:rsidR="006771D3" w:rsidRPr="00A12062" w:rsidRDefault="006771D3" w:rsidP="006771D3">
            <w:pPr>
              <w:jc w:val="both"/>
              <w:rPr>
                <w:sz w:val="20"/>
                <w:lang w:val="fr-CA"/>
              </w:rPr>
            </w:pPr>
          </w:p>
          <w:p w:rsidR="006771D3" w:rsidRPr="00092CC7" w:rsidRDefault="006771D3" w:rsidP="00A12062">
            <w:pPr>
              <w:jc w:val="both"/>
              <w:rPr>
                <w:sz w:val="20"/>
                <w:lang w:val="fr-CA"/>
              </w:rPr>
            </w:pPr>
            <w:r w:rsidRPr="00A12062">
              <w:rPr>
                <w:sz w:val="20"/>
                <w:lang w:val="fr-CA"/>
              </w:rPr>
              <w:t xml:space="preserve">Heures </w:t>
            </w:r>
            <w:r w:rsidR="00715C0D" w:rsidRPr="00715C0D">
              <w:rPr>
                <w:sz w:val="20"/>
                <w:szCs w:val="20"/>
                <w:lang w:val="fr-CA"/>
              </w:rPr>
              <w:t>d’ouverture </w:t>
            </w:r>
            <w:r w:rsidRPr="00092CC7">
              <w:rPr>
                <w:sz w:val="20"/>
                <w:lang w:val="fr-CA"/>
              </w:rPr>
              <w:t>:</w:t>
            </w:r>
          </w:p>
          <w:p w:rsidR="006771D3" w:rsidRPr="00092CC7" w:rsidRDefault="006771D3" w:rsidP="00A12062">
            <w:pPr>
              <w:jc w:val="both"/>
              <w:rPr>
                <w:sz w:val="20"/>
                <w:lang w:val="fr-CA"/>
              </w:rPr>
            </w:pPr>
            <w:r w:rsidRPr="00092CC7">
              <w:rPr>
                <w:sz w:val="20"/>
                <w:lang w:val="fr-CA"/>
              </w:rPr>
              <w:t xml:space="preserve">Du lundi au vendredi, de </w:t>
            </w:r>
            <w:r w:rsidR="00715C0D" w:rsidRPr="00715C0D">
              <w:rPr>
                <w:sz w:val="20"/>
                <w:szCs w:val="20"/>
                <w:lang w:val="fr-CA"/>
              </w:rPr>
              <w:t>7 h 00</w:t>
            </w:r>
            <w:r w:rsidRPr="00092CC7">
              <w:rPr>
                <w:sz w:val="20"/>
                <w:lang w:val="fr-CA"/>
              </w:rPr>
              <w:t xml:space="preserve"> à </w:t>
            </w:r>
            <w:r w:rsidR="00715C0D" w:rsidRPr="00715C0D">
              <w:rPr>
                <w:sz w:val="20"/>
                <w:szCs w:val="20"/>
                <w:lang w:val="fr-CA"/>
              </w:rPr>
              <w:t>19 h 00</w:t>
            </w:r>
            <w:r w:rsidRPr="00092CC7">
              <w:rPr>
                <w:sz w:val="20"/>
                <w:lang w:val="fr-CA"/>
              </w:rPr>
              <w:t>, heure normale du Centre, sauf les jours fériés</w:t>
            </w:r>
          </w:p>
          <w:p w:rsidR="006B0AA3" w:rsidRPr="005C1C71" w:rsidRDefault="006B0AA3" w:rsidP="00092CC7">
            <w:pPr>
              <w:rPr>
                <w:rFonts w:ascii="Arial" w:hAnsi="Arial" w:cs="Arial"/>
                <w:b/>
                <w:color w:val="00B0F0"/>
                <w:sz w:val="20"/>
                <w:szCs w:val="20"/>
                <w:lang w:val="fr-CA"/>
              </w:rPr>
            </w:pPr>
          </w:p>
        </w:tc>
      </w:tr>
      <w:tr w:rsidR="006B0AA3">
        <w:tc>
          <w:tcPr>
            <w:tcW w:w="2335" w:type="dxa"/>
          </w:tcPr>
          <w:p w:rsidR="006B0AA3" w:rsidRPr="00092CC7" w:rsidRDefault="00AC5334">
            <w:pPr>
              <w:rPr>
                <w:rFonts w:ascii="Arial" w:hAnsi="Arial"/>
                <w:b/>
                <w:color w:val="002060"/>
                <w:sz w:val="20"/>
                <w:lang w:val="fr-CA"/>
              </w:rPr>
            </w:pPr>
            <w:r w:rsidRPr="003D0DBC">
              <w:rPr>
                <w:rFonts w:ascii="Arial" w:eastAsia="Arial" w:hAnsi="Arial" w:cs="Arial"/>
                <w:b/>
                <w:color w:val="002060"/>
                <w:sz w:val="20"/>
                <w:szCs w:val="20"/>
                <w:lang w:val="fr-CA"/>
              </w:rPr>
              <w:t xml:space="preserve">Que </w:t>
            </w:r>
            <w:r w:rsidR="00715C0D" w:rsidRPr="00715C0D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 xml:space="preserve">dois-je </w:t>
            </w:r>
            <w:r w:rsidRPr="003D0DBC">
              <w:rPr>
                <w:rFonts w:ascii="Arial" w:eastAsia="Arial" w:hAnsi="Arial" w:cs="Arial"/>
                <w:b/>
                <w:color w:val="002060"/>
                <w:sz w:val="20"/>
                <w:szCs w:val="20"/>
                <w:lang w:val="fr-CA"/>
              </w:rPr>
              <w:t>faire en cas d’urgence à l’étranger?</w:t>
            </w:r>
          </w:p>
        </w:tc>
        <w:tc>
          <w:tcPr>
            <w:tcW w:w="8239" w:type="dxa"/>
          </w:tcPr>
          <w:p w:rsidR="006B0AA3" w:rsidRPr="005C1C71" w:rsidRDefault="00AC5334">
            <w:pPr>
              <w:rPr>
                <w:rFonts w:ascii="Arial" w:eastAsia="Arial" w:hAnsi="Arial" w:cs="Arial"/>
                <w:bCs/>
                <w:iCs/>
                <w:sz w:val="20"/>
                <w:szCs w:val="20"/>
                <w:lang w:val="fr-CA"/>
              </w:rPr>
            </w:pPr>
            <w:r w:rsidRPr="005C1C71">
              <w:rPr>
                <w:rFonts w:ascii="Arial" w:eastAsia="Arial" w:hAnsi="Arial" w:cs="Arial"/>
                <w:iCs/>
                <w:sz w:val="20"/>
                <w:szCs w:val="20"/>
                <w:lang w:val="fr-CA"/>
              </w:rPr>
              <w:t xml:space="preserve">Nos centres de services sont ouverts </w:t>
            </w:r>
            <w:r w:rsidR="00715C0D">
              <w:rPr>
                <w:rFonts w:ascii="Arial" w:hAnsi="Arial" w:cs="Arial"/>
                <w:bCs/>
                <w:iCs/>
                <w:sz w:val="20"/>
                <w:szCs w:val="20"/>
                <w:lang w:val="fr-CA"/>
              </w:rPr>
              <w:t>en tout temps</w:t>
            </w:r>
            <w:r w:rsidRPr="005C1C71">
              <w:rPr>
                <w:rFonts w:ascii="Arial" w:eastAsia="Arial" w:hAnsi="Arial" w:cs="Arial"/>
                <w:iCs/>
                <w:sz w:val="20"/>
                <w:szCs w:val="20"/>
                <w:lang w:val="fr-CA"/>
              </w:rPr>
              <w:t>.</w:t>
            </w:r>
          </w:p>
          <w:p w:rsidR="006B0AA3" w:rsidRPr="009D79F7" w:rsidRDefault="006B0AA3">
            <w:pPr>
              <w:rPr>
                <w:rFonts w:asciiTheme="majorHAnsi" w:hAnsiTheme="majorHAnsi"/>
                <w:b/>
                <w:color w:val="141414" w:themeColor="text1"/>
                <w:sz w:val="20"/>
                <w:lang w:val="fr-CA"/>
              </w:rPr>
            </w:pPr>
          </w:p>
          <w:p w:rsidR="006B0AA3" w:rsidRPr="009D79F7" w:rsidRDefault="00AC5334">
            <w:pPr>
              <w:rPr>
                <w:rFonts w:asciiTheme="majorHAnsi" w:hAnsiTheme="majorHAnsi"/>
                <w:b/>
                <w:color w:val="141414" w:themeColor="text1"/>
                <w:sz w:val="20"/>
                <w:lang w:val="fr-CA"/>
              </w:rPr>
            </w:pPr>
            <w:r w:rsidRPr="009D79F7">
              <w:rPr>
                <w:rFonts w:asciiTheme="majorHAnsi" w:hAnsiTheme="majorHAnsi"/>
                <w:b/>
                <w:color w:val="141414" w:themeColor="text2"/>
                <w:sz w:val="20"/>
                <w:lang w:val="fr-CA"/>
              </w:rPr>
              <w:t xml:space="preserve">Assistance </w:t>
            </w:r>
            <w:r w:rsidR="00715C0D" w:rsidRPr="00715C0D">
              <w:rPr>
                <w:rFonts w:asciiTheme="majorHAnsi" w:hAnsiTheme="majorHAnsi" w:cstheme="majorBidi"/>
                <w:b/>
                <w:bCs/>
                <w:color w:val="141414" w:themeColor="text2"/>
                <w:sz w:val="20"/>
                <w:szCs w:val="20"/>
                <w:lang w:val="fr-CA"/>
              </w:rPr>
              <w:t xml:space="preserve">en cas </w:t>
            </w:r>
            <w:r w:rsidRPr="009D79F7">
              <w:rPr>
                <w:rFonts w:asciiTheme="majorHAnsi" w:hAnsiTheme="majorHAnsi"/>
                <w:b/>
                <w:color w:val="141414" w:themeColor="text2"/>
                <w:sz w:val="20"/>
                <w:lang w:val="fr-CA"/>
              </w:rPr>
              <w:t xml:space="preserve">d’urgence </w:t>
            </w:r>
          </w:p>
          <w:p w:rsidR="006B0AA3" w:rsidRPr="009D79F7" w:rsidRDefault="004A6D10">
            <w:pPr>
              <w:rPr>
                <w:rFonts w:asciiTheme="majorHAnsi" w:hAnsiTheme="majorHAnsi"/>
                <w:color w:val="141414" w:themeColor="text1"/>
                <w:sz w:val="20"/>
                <w:lang w:val="fr-CA"/>
              </w:rPr>
            </w:pPr>
            <w:r w:rsidRPr="00A539AE">
              <w:rPr>
                <w:rFonts w:ascii="Arial" w:hAnsi="Arial" w:cs="Arial"/>
                <w:sz w:val="20"/>
                <w:szCs w:val="20"/>
                <w:lang w:val="fr-CA"/>
              </w:rPr>
              <w:t>Canada et zone continentale des États-</w:t>
            </w:r>
            <w:proofErr w:type="gramStart"/>
            <w:r w:rsidRPr="00A539AE">
              <w:rPr>
                <w:rFonts w:ascii="Arial" w:hAnsi="Arial" w:cs="Arial"/>
                <w:sz w:val="20"/>
                <w:szCs w:val="20"/>
                <w:lang w:val="fr-CA"/>
              </w:rPr>
              <w:t>Unis</w:t>
            </w:r>
            <w:r w:rsidRPr="009D79F7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 xml:space="preserve"> </w:t>
            </w:r>
            <w:r w:rsidR="00715C0D" w:rsidRPr="00715C0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fr-CA"/>
              </w:rPr>
              <w:t> </w:t>
            </w:r>
            <w:r w:rsidR="00AC5334" w:rsidRPr="009D79F7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>:</w:t>
            </w:r>
            <w:proofErr w:type="gramEnd"/>
            <w:r w:rsidR="00AC5334" w:rsidRPr="009D79F7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 xml:space="preserve"> 1</w:t>
            </w:r>
            <w:r w:rsidR="00715C0D" w:rsidRPr="00715C0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fr-CA"/>
              </w:rPr>
              <w:t>-</w:t>
            </w:r>
            <w:r w:rsidR="00AC5334" w:rsidRPr="009D79F7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>866</w:t>
            </w:r>
            <w:r w:rsidR="00715C0D" w:rsidRPr="00715C0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fr-CA"/>
              </w:rPr>
              <w:t>-</w:t>
            </w:r>
            <w:r w:rsidR="00AC5334" w:rsidRPr="009D79F7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>591-5452</w:t>
            </w:r>
            <w:r w:rsidRPr="004A6D10">
              <w:rPr>
                <w:rFonts w:asciiTheme="majorHAnsi" w:hAnsiTheme="majorHAnsi"/>
                <w:color w:val="141414" w:themeColor="text1"/>
                <w:sz w:val="20"/>
                <w:szCs w:val="20"/>
                <w:lang w:val="fr-CA"/>
              </w:rPr>
              <w:t xml:space="preserve"> </w:t>
            </w:r>
            <w:r w:rsidRPr="00390691">
              <w:rPr>
                <w:rFonts w:ascii="Arial" w:hAnsi="Arial" w:cs="Arial"/>
                <w:sz w:val="20"/>
                <w:szCs w:val="20"/>
                <w:lang w:val="fr-CA"/>
              </w:rPr>
              <w:t>(sans frais) </w:t>
            </w:r>
          </w:p>
          <w:p w:rsidR="006B0AA3" w:rsidRPr="004B40C2" w:rsidRDefault="00AC5334">
            <w:pPr>
              <w:rPr>
                <w:rFonts w:asciiTheme="majorHAnsi" w:hAnsiTheme="majorHAnsi"/>
                <w:color w:val="141414" w:themeColor="text1"/>
                <w:sz w:val="20"/>
                <w:lang w:val="fr-CA"/>
              </w:rPr>
            </w:pPr>
            <w:r w:rsidRPr="009D79F7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>International</w:t>
            </w:r>
            <w:r w:rsidR="00715C0D" w:rsidRPr="00715C0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fr-CA"/>
              </w:rPr>
              <w:t> : +</w:t>
            </w:r>
            <w:r w:rsidRPr="00F551E6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>1</w:t>
            </w:r>
            <w:r w:rsidR="00715C0D" w:rsidRPr="00715C0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fr-CA"/>
              </w:rPr>
              <w:t>-</w:t>
            </w:r>
            <w:r w:rsidRPr="004B40C2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>416</w:t>
            </w:r>
            <w:r w:rsidR="00715C0D" w:rsidRPr="00715C0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fr-CA"/>
              </w:rPr>
              <w:t>-</w:t>
            </w:r>
            <w:r w:rsidR="00DB40AA" w:rsidRPr="00DB40AA">
              <w:rPr>
                <w:rFonts w:asciiTheme="majorHAnsi" w:hAnsiTheme="majorHAnsi"/>
                <w:color w:val="141414" w:themeColor="text1"/>
                <w:sz w:val="20"/>
              </w:rPr>
              <w:t>646-3723</w:t>
            </w:r>
            <w:r w:rsidR="00DB40AA" w:rsidRPr="00DB40AA" w:rsidDel="00DB40AA">
              <w:rPr>
                <w:rFonts w:asciiTheme="majorHAnsi" w:hAnsiTheme="majorHAnsi"/>
                <w:color w:val="141414" w:themeColor="text1"/>
                <w:sz w:val="20"/>
                <w:lang w:val="fr-CA"/>
              </w:rPr>
              <w:t xml:space="preserve"> </w:t>
            </w:r>
            <w:r w:rsidR="00715C0D" w:rsidRPr="00715C0D">
              <w:rPr>
                <w:rFonts w:asciiTheme="majorHAnsi" w:hAnsiTheme="majorHAnsi" w:cstheme="majorHAnsi"/>
                <w:color w:val="141414" w:themeColor="text1"/>
                <w:sz w:val="20"/>
                <w:szCs w:val="20"/>
                <w:lang w:val="fr-CA"/>
              </w:rPr>
              <w:t>(à frais virés)</w:t>
            </w:r>
          </w:p>
          <w:p w:rsidR="006B0AA3" w:rsidRPr="004B40C2" w:rsidRDefault="00AC5334">
            <w:pPr>
              <w:rPr>
                <w:rFonts w:ascii="Arial" w:hAnsi="Arial"/>
                <w:sz w:val="20"/>
                <w:lang w:val="fr-CA"/>
              </w:rPr>
            </w:pPr>
            <w:r w:rsidRPr="004B40C2">
              <w:rPr>
                <w:rFonts w:ascii="Arial" w:hAnsi="Arial"/>
                <w:sz w:val="20"/>
                <w:lang w:val="fr-CA"/>
              </w:rPr>
              <w:t xml:space="preserve"> </w:t>
            </w:r>
          </w:p>
        </w:tc>
      </w:tr>
      <w:tr w:rsidR="006B0AA3" w:rsidRPr="009A0CCC">
        <w:tc>
          <w:tcPr>
            <w:tcW w:w="2335" w:type="dxa"/>
          </w:tcPr>
          <w:p w:rsidR="006B0AA3" w:rsidRPr="004B40C2" w:rsidRDefault="00715C0D">
            <w:pPr>
              <w:rPr>
                <w:rFonts w:ascii="Arial" w:hAnsi="Arial"/>
                <w:b/>
                <w:color w:val="002060"/>
                <w:sz w:val="20"/>
                <w:lang w:val="fr-CA"/>
              </w:rPr>
            </w:pPr>
            <w:r w:rsidRPr="00715C0D">
              <w:rPr>
                <w:rFonts w:ascii="Arial" w:hAnsi="Arial" w:cs="Arial"/>
                <w:b/>
                <w:color w:val="002060"/>
                <w:sz w:val="20"/>
                <w:szCs w:val="20"/>
                <w:lang w:val="fr-CA"/>
              </w:rPr>
              <w:t>Que dois-je faire</w:t>
            </w:r>
            <w:r w:rsidR="00AC5334" w:rsidRPr="003D0DBC">
              <w:rPr>
                <w:rFonts w:ascii="Arial" w:eastAsia="Arial" w:hAnsi="Arial" w:cs="Arial"/>
                <w:b/>
                <w:color w:val="002060"/>
                <w:sz w:val="20"/>
                <w:szCs w:val="20"/>
                <w:lang w:val="fr-CA"/>
              </w:rPr>
              <w:t xml:space="preserve"> pour présenter une réclamation?</w:t>
            </w:r>
          </w:p>
        </w:tc>
        <w:tc>
          <w:tcPr>
            <w:tcW w:w="8239" w:type="dxa"/>
          </w:tcPr>
          <w:p w:rsidR="006B0AA3" w:rsidRPr="004B40C2" w:rsidRDefault="0035216A" w:rsidP="004B40C2">
            <w:pPr>
              <w:jc w:val="both"/>
              <w:rPr>
                <w:rFonts w:ascii="Arial" w:hAnsi="Arial"/>
                <w:color w:val="221E1F"/>
                <w:sz w:val="20"/>
                <w:lang w:val="fr-CA"/>
              </w:rPr>
            </w:pPr>
            <w:bookmarkStart w:id="9" w:name="_Hlk210814688"/>
            <w:r w:rsidRPr="00CB312C">
              <w:rPr>
                <w:rFonts w:ascii="Arial" w:hAnsi="Arial" w:cs="Arial"/>
                <w:b/>
                <w:sz w:val="20"/>
                <w:szCs w:val="20"/>
                <w:lang w:val="fr-CA"/>
              </w:rPr>
              <w:t>IMPORTANT</w:t>
            </w:r>
            <w:r w:rsidR="00CB312C" w:rsidRPr="00CB312C">
              <w:rPr>
                <w:rFonts w:ascii="Arial" w:hAnsi="Arial" w:cs="Arial"/>
                <w:b/>
                <w:sz w:val="20"/>
                <w:szCs w:val="20"/>
                <w:lang w:val="fr-CA"/>
              </w:rPr>
              <w:t> </w:t>
            </w:r>
            <w:r w:rsidRPr="00CB312C">
              <w:rPr>
                <w:rFonts w:ascii="Arial" w:hAnsi="Arial" w:cs="Arial"/>
                <w:b/>
                <w:sz w:val="20"/>
                <w:szCs w:val="20"/>
                <w:lang w:val="fr-CA"/>
              </w:rPr>
              <w:t xml:space="preserve">: 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En ce qui concerne les </w:t>
            </w:r>
            <w:r w:rsidR="00CB312C"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réclamations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 pour frais médicaux d’urgence et soins dentaires d’urgence, si </w:t>
            </w:r>
            <w:r w:rsidR="00CB312C" w:rsidRPr="008E460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vous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 avez souscrit un plan couvrant ces frais et ces soins (garanties B1 et B4 seulement), à moins que </w:t>
            </w:r>
            <w:r w:rsidR="00CB312C"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votre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 état de santé ne </w:t>
            </w:r>
            <w:r w:rsidR="00CB312C"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vous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 empêche de le faire, </w:t>
            </w:r>
            <w:r w:rsidR="00CB312C"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vous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 devez communiquer avec </w:t>
            </w:r>
            <w:r w:rsidR="00CB312C"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nous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 avant de consulter un </w:t>
            </w:r>
            <w:r w:rsidR="00CB312C" w:rsidRPr="008E460C">
              <w:rPr>
                <w:rFonts w:ascii="Arial" w:hAnsi="Arial" w:cs="Arial"/>
                <w:sz w:val="20"/>
                <w:szCs w:val="20"/>
                <w:lang w:val="fr-CA"/>
              </w:rPr>
              <w:t>médecin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, sans quoi </w:t>
            </w:r>
            <w:r w:rsidR="00CB312C"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vous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 pourriez devoir assumer jusqu’à 30 % de tous les frais admissibles engagés, ou pourriez ne pas être remboursé en cas de </w:t>
            </w:r>
            <w:r w:rsidR="00CB312C"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réclamation</w:t>
            </w:r>
            <w:r w:rsidR="00CB312C"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. </w:t>
            </w:r>
            <w:r w:rsidR="00AC5334" w:rsidRPr="004B40C2">
              <w:rPr>
                <w:rFonts w:ascii="Arial" w:hAnsi="Arial"/>
                <w:b/>
                <w:sz w:val="20"/>
                <w:lang w:val="fr-CA"/>
              </w:rPr>
              <w:t>Vous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devez communiquer avec </w:t>
            </w:r>
            <w:r w:rsidR="00AC5334" w:rsidRPr="004B40C2">
              <w:rPr>
                <w:rFonts w:ascii="Arial" w:hAnsi="Arial"/>
                <w:b/>
                <w:sz w:val="20"/>
                <w:lang w:val="fr-CA"/>
              </w:rPr>
              <w:t>nous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dès que cela est médicalement possible, ou demander à quelqu’un d’appeler en </w:t>
            </w:r>
            <w:r w:rsidR="00AC5334" w:rsidRPr="004B40C2">
              <w:rPr>
                <w:rFonts w:ascii="Arial" w:hAnsi="Arial"/>
                <w:b/>
                <w:sz w:val="20"/>
                <w:lang w:val="fr-CA"/>
              </w:rPr>
              <w:t>votre</w:t>
            </w:r>
            <w:r w:rsidR="00AC5334" w:rsidRPr="005C1C71">
              <w:rPr>
                <w:rFonts w:ascii="Arial" w:hAnsi="Arial" w:cs="Arial"/>
                <w:sz w:val="20"/>
                <w:szCs w:val="20"/>
                <w:lang w:val="fr-CA"/>
              </w:rPr>
              <w:t xml:space="preserve"> nom</w:t>
            </w:r>
            <w:r w:rsidR="00AC5334" w:rsidRPr="004B40C2">
              <w:rPr>
                <w:rFonts w:ascii="Arial" w:hAnsi="Arial"/>
                <w:color w:val="221E1F"/>
                <w:sz w:val="20"/>
                <w:lang w:val="fr-CA"/>
              </w:rPr>
              <w:t>.</w:t>
            </w:r>
          </w:p>
          <w:bookmarkEnd w:id="9"/>
          <w:p w:rsidR="006B0AA3" w:rsidRPr="004B40C2" w:rsidRDefault="006B0AA3">
            <w:pPr>
              <w:rPr>
                <w:rFonts w:ascii="Arial" w:hAnsi="Arial"/>
                <w:sz w:val="20"/>
                <w:lang w:val="fr-CA"/>
              </w:rPr>
            </w:pPr>
          </w:p>
          <w:p w:rsidR="006771D3" w:rsidRPr="004B40C2" w:rsidRDefault="006771D3" w:rsidP="004B40C2">
            <w:pPr>
              <w:rPr>
                <w:rFonts w:ascii="Arial" w:hAnsi="Arial"/>
                <w:b/>
                <w:sz w:val="20"/>
                <w:lang w:val="fr-CA"/>
              </w:rPr>
            </w:pPr>
          </w:p>
          <w:p w:rsidR="0096249C" w:rsidRPr="00CB312C" w:rsidRDefault="005E62EA" w:rsidP="0096249C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</w:pPr>
            <w:r w:rsidRPr="00390691">
              <w:rPr>
                <w:rFonts w:ascii="Arial" w:hAnsi="Arial" w:cs="Arial"/>
                <w:sz w:val="20"/>
                <w:szCs w:val="20"/>
                <w:lang w:val="fr-CA"/>
              </w:rPr>
              <w:t>Canada et zone continentale des États-Unis</w:t>
            </w:r>
            <w:r w:rsidRPr="00092265">
              <w:rPr>
                <w:rFonts w:ascii="Arial" w:hAnsi="Arial" w:cs="Arial"/>
                <w:sz w:val="18"/>
                <w:szCs w:val="18"/>
                <w:lang w:val="fr-CA"/>
              </w:rPr>
              <w:t> </w:t>
            </w:r>
            <w:r w:rsidR="00CB312C" w:rsidRPr="00CB312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t>: 1-866-591-</w:t>
            </w:r>
            <w:proofErr w:type="gramStart"/>
            <w:r w:rsidR="00CB312C" w:rsidRPr="00CB312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t>5452</w:t>
            </w:r>
            <w:r w:rsidR="004A6D1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t xml:space="preserve"> </w:t>
            </w:r>
            <w:r w:rsidR="004A6D10">
              <w:rPr>
                <w:rFonts w:ascii="Arial" w:hAnsi="Arial" w:cs="Arial"/>
                <w:sz w:val="18"/>
                <w:szCs w:val="18"/>
                <w:lang w:val="fr-CA"/>
              </w:rPr>
              <w:t xml:space="preserve"> </w:t>
            </w:r>
            <w:r w:rsidR="004A6D10" w:rsidRPr="00390691">
              <w:rPr>
                <w:rFonts w:ascii="Arial" w:hAnsi="Arial" w:cs="Arial"/>
                <w:sz w:val="20"/>
                <w:szCs w:val="20"/>
                <w:lang w:val="fr-CA"/>
              </w:rPr>
              <w:t>(</w:t>
            </w:r>
            <w:proofErr w:type="gramEnd"/>
            <w:r w:rsidR="004A6D10" w:rsidRPr="00390691">
              <w:rPr>
                <w:rFonts w:ascii="Arial" w:hAnsi="Arial" w:cs="Arial"/>
                <w:sz w:val="20"/>
                <w:szCs w:val="20"/>
                <w:lang w:val="fr-CA"/>
              </w:rPr>
              <w:t>sans frais)</w:t>
            </w:r>
            <w:r w:rsidR="00CB312C" w:rsidRPr="00CB312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br/>
              <w:t>International : +1-416-</w:t>
            </w:r>
            <w:r w:rsidR="00DB40AA" w:rsidRPr="0003616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t>646-3723</w:t>
            </w:r>
            <w:r w:rsidR="00DB40AA" w:rsidRPr="00DB40AA" w:rsidDel="00DB40A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t xml:space="preserve"> </w:t>
            </w:r>
            <w:r w:rsidR="00CB312C" w:rsidRPr="00CB312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t>(à frais virés</w:t>
            </w:r>
            <w:r w:rsidR="0096249C" w:rsidRPr="00CB312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fr-CA"/>
              </w:rPr>
              <w:t>)</w:t>
            </w:r>
          </w:p>
          <w:p w:rsidR="0096249C" w:rsidRPr="00CB312C" w:rsidRDefault="0096249C" w:rsidP="00FD1D2E">
            <w:pPr>
              <w:rPr>
                <w:rFonts w:ascii="Arial" w:hAnsi="Arial" w:cs="Arial"/>
                <w:sz w:val="20"/>
                <w:szCs w:val="20"/>
                <w:lang w:val="fr-CA"/>
              </w:rPr>
            </w:pPr>
          </w:p>
          <w:p w:rsidR="00FD1D2E" w:rsidRPr="00CB312C" w:rsidRDefault="00CB312C" w:rsidP="00FD1D2E">
            <w:pPr>
              <w:rPr>
                <w:rFonts w:ascii="Arial" w:hAnsi="Arial" w:cs="Arial"/>
                <w:b/>
                <w:sz w:val="20"/>
                <w:szCs w:val="20"/>
                <w:u w:val="single"/>
                <w:lang w:val="fr-CA"/>
              </w:rPr>
            </w:pPr>
            <w:r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Pour tout autre type de </w:t>
            </w:r>
            <w:r w:rsidRPr="00CB312C">
              <w:rPr>
                <w:rFonts w:ascii="Arial" w:hAnsi="Arial" w:cs="Arial"/>
                <w:b/>
                <w:bCs/>
                <w:sz w:val="20"/>
                <w:szCs w:val="20"/>
                <w:lang w:val="fr-CA"/>
              </w:rPr>
              <w:t>réclamation</w:t>
            </w:r>
            <w:r w:rsidRPr="00CB312C">
              <w:rPr>
                <w:rFonts w:ascii="Arial" w:hAnsi="Arial" w:cs="Arial"/>
                <w:sz w:val="20"/>
                <w:szCs w:val="20"/>
                <w:lang w:val="fr-CA"/>
              </w:rPr>
              <w:t xml:space="preserve">, veuillez présenter une demande en ligne à l’adresse </w:t>
            </w:r>
            <w:hyperlink r:id="rId13" w:history="1">
              <w:r w:rsidR="00D318BE" w:rsidRPr="00CB312C">
                <w:rPr>
                  <w:rStyle w:val="Hyperlink"/>
                  <w:rFonts w:cstheme="minorHAnsi"/>
                  <w:sz w:val="20"/>
                  <w:szCs w:val="20"/>
                  <w:lang w:val="fr-CA"/>
                </w:rPr>
                <w:t>https://claims.travelguard.com/myclaim/ca</w:t>
              </w:r>
            </w:hyperlink>
            <w:r w:rsidR="00D318BE" w:rsidRPr="00CB312C">
              <w:rPr>
                <w:rStyle w:val="Hyperlink"/>
                <w:rFonts w:cstheme="minorHAnsi"/>
                <w:sz w:val="20"/>
                <w:szCs w:val="20"/>
                <w:lang w:val="fr-CA"/>
              </w:rPr>
              <w:t xml:space="preserve"> </w:t>
            </w:r>
          </w:p>
          <w:p w:rsidR="006B0AA3" w:rsidRPr="004B40C2" w:rsidRDefault="006B0AA3">
            <w:pPr>
              <w:rPr>
                <w:rFonts w:ascii="Arial" w:hAnsi="Arial"/>
                <w:b/>
                <w:color w:val="00B0F0"/>
                <w:sz w:val="20"/>
                <w:lang w:val="fr-CA"/>
              </w:rPr>
            </w:pPr>
          </w:p>
        </w:tc>
      </w:tr>
    </w:tbl>
    <w:p w:rsidR="006B0AA3" w:rsidRPr="004B40C2" w:rsidRDefault="006B0AA3">
      <w:pPr>
        <w:spacing w:after="0" w:line="240" w:lineRule="auto"/>
        <w:rPr>
          <w:rFonts w:ascii="Arial" w:hAnsi="Arial"/>
          <w:sz w:val="20"/>
          <w:lang w:val="fr-CA"/>
        </w:rPr>
      </w:pPr>
    </w:p>
    <w:p w:rsidR="006B0AA3" w:rsidRPr="004B40C2" w:rsidRDefault="006B0AA3">
      <w:pPr>
        <w:spacing w:after="0" w:line="240" w:lineRule="auto"/>
        <w:rPr>
          <w:lang w:val="fr-CA"/>
        </w:rPr>
      </w:pPr>
    </w:p>
    <w:p w:rsidR="006B0AA3" w:rsidRPr="00E62CEE" w:rsidRDefault="00AC5334" w:rsidP="004B40C2">
      <w:pPr>
        <w:tabs>
          <w:tab w:val="left" w:pos="3157"/>
        </w:tabs>
        <w:spacing w:after="0" w:line="240" w:lineRule="auto"/>
        <w:rPr>
          <w:rFonts w:ascii="Arial" w:hAnsi="Arial"/>
          <w:color w:val="002060"/>
          <w:sz w:val="20"/>
        </w:rPr>
      </w:pPr>
      <w:r w:rsidRPr="004B40C2">
        <w:rPr>
          <w:rFonts w:ascii="Arial" w:hAnsi="Arial"/>
          <w:sz w:val="20"/>
          <w:lang w:val="en-AU"/>
        </w:rPr>
        <w:t xml:space="preserve">Bon voyage! </w:t>
      </w:r>
      <w:r w:rsidR="001B275E">
        <w:rPr>
          <w:rFonts w:ascii="Arial" w:hAnsi="Arial" w:cs="Arial"/>
          <w:sz w:val="20"/>
          <w:szCs w:val="20"/>
          <w:lang w:val="en-AU"/>
        </w:rPr>
        <w:tab/>
      </w:r>
      <w:r w:rsidR="000D54CA" w:rsidRPr="006B275A">
        <w:rPr>
          <w:rFonts w:ascii="Arial" w:hAnsi="Arial" w:cs="Arial"/>
          <w:sz w:val="20"/>
          <w:szCs w:val="20"/>
          <w:lang w:val="en-AU"/>
        </w:rPr>
        <w:br/>
      </w:r>
      <w:r w:rsidR="005938A3" w:rsidRPr="00E26538">
        <w:rPr>
          <w:rFonts w:ascii="Arial" w:hAnsi="Arial" w:cs="Arial"/>
          <w:b/>
          <w:color w:val="002060"/>
          <w:sz w:val="20"/>
          <w:szCs w:val="20"/>
          <w:lang w:val="en-AU"/>
        </w:rPr>
        <w:t>Travel Guard Group</w:t>
      </w:r>
      <w:r w:rsidR="00B31EFB">
        <w:rPr>
          <w:rFonts w:ascii="Arial" w:hAnsi="Arial" w:cs="Arial"/>
          <w:b/>
          <w:color w:val="002060"/>
          <w:sz w:val="20"/>
          <w:szCs w:val="20"/>
          <w:lang w:val="en-AU"/>
        </w:rPr>
        <w:t xml:space="preserve"> Canada, Inc.</w:t>
      </w:r>
      <w:r w:rsidRPr="004B40C2">
        <w:rPr>
          <w:rFonts w:ascii="Arial" w:hAnsi="Arial"/>
          <w:b/>
          <w:color w:val="002060"/>
          <w:sz w:val="20"/>
          <w:lang w:val="en-AU"/>
        </w:rPr>
        <w:t xml:space="preserve"> </w:t>
      </w:r>
    </w:p>
    <w:sectPr w:rsidR="006B0AA3" w:rsidRPr="00E62CEE">
      <w:footerReference w:type="default" r:id="rId14"/>
      <w:footerReference w:type="first" r:id="rId15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28A8" w:rsidRDefault="000D28A8">
      <w:pPr>
        <w:spacing w:after="0" w:line="240" w:lineRule="auto"/>
      </w:pPr>
      <w:r>
        <w:separator/>
      </w:r>
    </w:p>
  </w:endnote>
  <w:endnote w:type="continuationSeparator" w:id="0">
    <w:p w:rsidR="000D28A8" w:rsidRDefault="000D28A8">
      <w:pPr>
        <w:spacing w:after="0" w:line="240" w:lineRule="auto"/>
      </w:pPr>
      <w:r>
        <w:continuationSeparator/>
      </w:r>
    </w:p>
  </w:endnote>
  <w:endnote w:type="continuationNotice" w:id="1">
    <w:p w:rsidR="000D28A8" w:rsidRDefault="000D28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C176FFC-106A-4FA1-A80A-4AB6F0668788}"/>
    <w:embedBold r:id="rId2" w:fontKey="{EF8A7B87-BAEA-4B93-AB34-19D4DA42DA77}"/>
    <w:embedItalic r:id="rId3" w:fontKey="{B8F4F5C8-B283-4D35-91D1-141DF5A01FA7}"/>
    <w:embedBoldItalic r:id="rId4" w:fontKey="{0A0636C1-C356-4D44-9C50-5B7759004C46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Univers ATT"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75"/>
      <w:gridCol w:w="3245"/>
      <w:gridCol w:w="3554"/>
    </w:tblGrid>
    <w:tr w:rsidR="001A2655" w:rsidRPr="00297E93" w:rsidTr="006A156A">
      <w:tc>
        <w:tcPr>
          <w:tcW w:w="3775" w:type="dxa"/>
          <w:hideMark/>
        </w:tcPr>
        <w:p w:rsidR="001A2655" w:rsidRPr="00297E93" w:rsidRDefault="001A2655" w:rsidP="001A2655">
          <w:pPr>
            <w:pStyle w:val="Footer"/>
            <w:rPr>
              <w:sz w:val="16"/>
              <w:szCs w:val="16"/>
            </w:rPr>
          </w:pPr>
          <w:r w:rsidRPr="00297E93">
            <w:rPr>
              <w:sz w:val="16"/>
              <w:szCs w:val="16"/>
            </w:rPr>
            <w:t>ZC-TG-1521</w:t>
          </w:r>
          <w:r>
            <w:rPr>
              <w:sz w:val="16"/>
              <w:szCs w:val="16"/>
            </w:rPr>
            <w:t>2</w:t>
          </w:r>
          <w:r w:rsidRPr="00297E93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G</w:t>
          </w:r>
          <w:r w:rsidRPr="00297E93">
            <w:rPr>
              <w:sz w:val="16"/>
              <w:szCs w:val="16"/>
            </w:rPr>
            <w:t xml:space="preserve"> (09/25)</w:t>
          </w:r>
        </w:p>
      </w:tc>
      <w:tc>
        <w:tcPr>
          <w:tcW w:w="3245" w:type="dxa"/>
        </w:tcPr>
        <w:p w:rsidR="001A2655" w:rsidRPr="00297E93" w:rsidRDefault="001A2655" w:rsidP="001A2655">
          <w:pPr>
            <w:pStyle w:val="Footer"/>
            <w:rPr>
              <w:sz w:val="16"/>
              <w:szCs w:val="16"/>
            </w:rPr>
          </w:pPr>
        </w:p>
      </w:tc>
      <w:tc>
        <w:tcPr>
          <w:tcW w:w="3554" w:type="dxa"/>
          <w:hideMark/>
        </w:tcPr>
        <w:p w:rsidR="001A2655" w:rsidRPr="00297E93" w:rsidRDefault="001A2655" w:rsidP="001A2655">
          <w:pPr>
            <w:pStyle w:val="Footer"/>
            <w:jc w:val="right"/>
            <w:rPr>
              <w:sz w:val="16"/>
              <w:szCs w:val="16"/>
            </w:rPr>
          </w:pPr>
          <w:r w:rsidRPr="00297E93">
            <w:rPr>
              <w:sz w:val="16"/>
              <w:szCs w:val="16"/>
            </w:rPr>
            <w:fldChar w:fldCharType="begin"/>
          </w:r>
          <w:r w:rsidRPr="00297E93">
            <w:rPr>
              <w:sz w:val="16"/>
              <w:szCs w:val="16"/>
            </w:rPr>
            <w:instrText xml:space="preserve"> PAGE   \* MERGEFORMAT </w:instrText>
          </w:r>
          <w:r w:rsidRPr="00297E93">
            <w:rPr>
              <w:sz w:val="16"/>
              <w:szCs w:val="16"/>
            </w:rPr>
            <w:fldChar w:fldCharType="separate"/>
          </w:r>
          <w:r w:rsidRPr="00297E93">
            <w:rPr>
              <w:sz w:val="16"/>
              <w:szCs w:val="16"/>
            </w:rPr>
            <w:t>1</w:t>
          </w:r>
          <w:r w:rsidRPr="00297E93">
            <w:rPr>
              <w:sz w:val="16"/>
              <w:szCs w:val="16"/>
            </w:rPr>
            <w:fldChar w:fldCharType="end"/>
          </w:r>
        </w:p>
      </w:tc>
    </w:tr>
  </w:tbl>
  <w:p w:rsidR="006B0AA3" w:rsidRDefault="006B0AA3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75"/>
      <w:gridCol w:w="3245"/>
      <w:gridCol w:w="3554"/>
    </w:tblGrid>
    <w:tr w:rsidR="00FB73FC" w:rsidRPr="00297E93" w:rsidTr="006A156A">
      <w:tc>
        <w:tcPr>
          <w:tcW w:w="3775" w:type="dxa"/>
          <w:hideMark/>
        </w:tcPr>
        <w:p w:rsidR="001A2655" w:rsidRPr="00297E93" w:rsidRDefault="001A2655" w:rsidP="001A2655">
          <w:pPr>
            <w:pStyle w:val="Footer"/>
            <w:rPr>
              <w:sz w:val="16"/>
              <w:szCs w:val="16"/>
            </w:rPr>
          </w:pPr>
          <w:r w:rsidRPr="00297E93">
            <w:rPr>
              <w:sz w:val="16"/>
              <w:szCs w:val="16"/>
            </w:rPr>
            <w:t>ZC-TG-1521</w:t>
          </w:r>
          <w:r>
            <w:rPr>
              <w:sz w:val="16"/>
              <w:szCs w:val="16"/>
            </w:rPr>
            <w:t>2</w:t>
          </w:r>
          <w:r w:rsidRPr="00297E93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G</w:t>
          </w:r>
          <w:r w:rsidRPr="00297E93">
            <w:rPr>
              <w:sz w:val="16"/>
              <w:szCs w:val="16"/>
            </w:rPr>
            <w:t xml:space="preserve"> (09/25)</w:t>
          </w:r>
        </w:p>
      </w:tc>
      <w:tc>
        <w:tcPr>
          <w:tcW w:w="3245" w:type="dxa"/>
        </w:tcPr>
        <w:p w:rsidR="001A2655" w:rsidRPr="00297E93" w:rsidRDefault="001A2655" w:rsidP="001A2655">
          <w:pPr>
            <w:pStyle w:val="Footer"/>
            <w:rPr>
              <w:sz w:val="16"/>
              <w:szCs w:val="16"/>
            </w:rPr>
          </w:pPr>
        </w:p>
      </w:tc>
      <w:tc>
        <w:tcPr>
          <w:tcW w:w="3554" w:type="dxa"/>
          <w:hideMark/>
        </w:tcPr>
        <w:p w:rsidR="001A2655" w:rsidRPr="00297E93" w:rsidRDefault="001A2655" w:rsidP="001A2655">
          <w:pPr>
            <w:pStyle w:val="Footer"/>
            <w:jc w:val="right"/>
            <w:rPr>
              <w:sz w:val="16"/>
              <w:szCs w:val="16"/>
            </w:rPr>
          </w:pPr>
          <w:r w:rsidRPr="00297E93">
            <w:rPr>
              <w:sz w:val="16"/>
              <w:szCs w:val="16"/>
            </w:rPr>
            <w:fldChar w:fldCharType="begin"/>
          </w:r>
          <w:r w:rsidRPr="00297E93">
            <w:rPr>
              <w:sz w:val="16"/>
              <w:szCs w:val="16"/>
            </w:rPr>
            <w:instrText xml:space="preserve"> PAGE   \* MERGEFORMAT </w:instrText>
          </w:r>
          <w:r w:rsidRPr="00297E93">
            <w:rPr>
              <w:sz w:val="16"/>
              <w:szCs w:val="16"/>
            </w:rPr>
            <w:fldChar w:fldCharType="separate"/>
          </w:r>
          <w:r w:rsidRPr="00297E93">
            <w:rPr>
              <w:sz w:val="16"/>
              <w:szCs w:val="16"/>
            </w:rPr>
            <w:t>1</w:t>
          </w:r>
          <w:r w:rsidRPr="00297E93">
            <w:rPr>
              <w:sz w:val="16"/>
              <w:szCs w:val="16"/>
            </w:rPr>
            <w:fldChar w:fldCharType="end"/>
          </w:r>
        </w:p>
      </w:tc>
    </w:tr>
  </w:tbl>
  <w:p w:rsidR="006B0AA3" w:rsidRPr="00E62CEE" w:rsidRDefault="006B0AA3">
    <w:pPr>
      <w:pStyle w:val="Footer"/>
      <w:rPr>
        <w:sz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28A8" w:rsidRDefault="000D28A8">
      <w:pPr>
        <w:spacing w:after="0" w:line="240" w:lineRule="auto"/>
      </w:pPr>
      <w:r>
        <w:separator/>
      </w:r>
    </w:p>
  </w:footnote>
  <w:footnote w:type="continuationSeparator" w:id="0">
    <w:p w:rsidR="000D28A8" w:rsidRDefault="000D28A8">
      <w:pPr>
        <w:spacing w:after="0" w:line="240" w:lineRule="auto"/>
      </w:pPr>
      <w:r>
        <w:continuationSeparator/>
      </w:r>
    </w:p>
  </w:footnote>
  <w:footnote w:type="continuationNotice" w:id="1">
    <w:p w:rsidR="000D28A8" w:rsidRDefault="000D28A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F017B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1DE606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60ECE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7057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C6192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D5A1FB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B0A6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93C545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748B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18F4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22DF6"/>
    <w:multiLevelType w:val="hybridMultilevel"/>
    <w:tmpl w:val="AC5A9504"/>
    <w:lvl w:ilvl="0" w:tplc="64268F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D4762"/>
    <w:multiLevelType w:val="hybridMultilevel"/>
    <w:tmpl w:val="845A0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F12244"/>
    <w:multiLevelType w:val="hybridMultilevel"/>
    <w:tmpl w:val="17DA4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0B52A1"/>
    <w:multiLevelType w:val="hybridMultilevel"/>
    <w:tmpl w:val="F4B8FF2E"/>
    <w:lvl w:ilvl="0" w:tplc="50926AC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83CEF"/>
    <w:multiLevelType w:val="hybridMultilevel"/>
    <w:tmpl w:val="EB1C2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22" w15:restartNumberingAfterBreak="0">
    <w:nsid w:val="39581214"/>
    <w:multiLevelType w:val="hybridMultilevel"/>
    <w:tmpl w:val="A4747D46"/>
    <w:lvl w:ilvl="0" w:tplc="BD5AABC2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0B5389"/>
    <w:multiLevelType w:val="hybridMultilevel"/>
    <w:tmpl w:val="908847C2"/>
    <w:lvl w:ilvl="0" w:tplc="50F07B5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B5B26F6"/>
    <w:multiLevelType w:val="hybridMultilevel"/>
    <w:tmpl w:val="753AB16C"/>
    <w:lvl w:ilvl="0" w:tplc="738C64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035905"/>
    <w:multiLevelType w:val="hybridMultilevel"/>
    <w:tmpl w:val="43AEB8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64445150"/>
    <w:multiLevelType w:val="hybridMultilevel"/>
    <w:tmpl w:val="F61E6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F6EF3"/>
    <w:multiLevelType w:val="hybridMultilevel"/>
    <w:tmpl w:val="47584B2A"/>
    <w:lvl w:ilvl="0" w:tplc="E6946E3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10914"/>
    <w:multiLevelType w:val="hybridMultilevel"/>
    <w:tmpl w:val="0CE038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97600E"/>
    <w:multiLevelType w:val="hybridMultilevel"/>
    <w:tmpl w:val="93DAA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A47678"/>
    <w:multiLevelType w:val="hybridMultilevel"/>
    <w:tmpl w:val="0306632C"/>
    <w:lvl w:ilvl="0" w:tplc="5AD2B1DE">
      <w:numFmt w:val="bullet"/>
      <w:lvlText w:val=""/>
      <w:lvlJc w:val="left"/>
      <w:pPr>
        <w:ind w:left="360" w:hanging="360"/>
      </w:pPr>
      <w:rPr>
        <w:rFonts w:ascii="Symbol" w:eastAsia="Univers ATT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D504D8"/>
    <w:multiLevelType w:val="hybridMultilevel"/>
    <w:tmpl w:val="52305F06"/>
    <w:lvl w:ilvl="0" w:tplc="37A04A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956367">
    <w:abstractNumId w:val="29"/>
  </w:num>
  <w:num w:numId="2" w16cid:durableId="1152991208">
    <w:abstractNumId w:val="20"/>
  </w:num>
  <w:num w:numId="3" w16cid:durableId="1115370765">
    <w:abstractNumId w:val="30"/>
  </w:num>
  <w:num w:numId="4" w16cid:durableId="1469594669">
    <w:abstractNumId w:val="21"/>
  </w:num>
  <w:num w:numId="5" w16cid:durableId="66537358">
    <w:abstractNumId w:val="11"/>
  </w:num>
  <w:num w:numId="6" w16cid:durableId="400758262">
    <w:abstractNumId w:val="27"/>
  </w:num>
  <w:num w:numId="7" w16cid:durableId="1593781818">
    <w:abstractNumId w:val="15"/>
  </w:num>
  <w:num w:numId="8" w16cid:durableId="343481196">
    <w:abstractNumId w:val="24"/>
  </w:num>
  <w:num w:numId="9" w16cid:durableId="1971402579">
    <w:abstractNumId w:val="17"/>
  </w:num>
  <w:num w:numId="10" w16cid:durableId="1618103442">
    <w:abstractNumId w:val="16"/>
  </w:num>
  <w:num w:numId="11" w16cid:durableId="803084926">
    <w:abstractNumId w:val="14"/>
  </w:num>
  <w:num w:numId="12" w16cid:durableId="1159153654">
    <w:abstractNumId w:val="8"/>
  </w:num>
  <w:num w:numId="13" w16cid:durableId="540364431">
    <w:abstractNumId w:val="3"/>
  </w:num>
  <w:num w:numId="14" w16cid:durableId="3477608">
    <w:abstractNumId w:val="2"/>
  </w:num>
  <w:num w:numId="15" w16cid:durableId="642780301">
    <w:abstractNumId w:val="1"/>
  </w:num>
  <w:num w:numId="16" w16cid:durableId="1279416113">
    <w:abstractNumId w:val="0"/>
  </w:num>
  <w:num w:numId="17" w16cid:durableId="782723225">
    <w:abstractNumId w:val="9"/>
  </w:num>
  <w:num w:numId="18" w16cid:durableId="1359115834">
    <w:abstractNumId w:val="7"/>
  </w:num>
  <w:num w:numId="19" w16cid:durableId="235869153">
    <w:abstractNumId w:val="6"/>
  </w:num>
  <w:num w:numId="20" w16cid:durableId="1769472105">
    <w:abstractNumId w:val="5"/>
  </w:num>
  <w:num w:numId="21" w16cid:durableId="1257596133">
    <w:abstractNumId w:val="4"/>
  </w:num>
  <w:num w:numId="22" w16cid:durableId="1060400938">
    <w:abstractNumId w:val="22"/>
  </w:num>
  <w:num w:numId="23" w16cid:durableId="1159495241">
    <w:abstractNumId w:val="34"/>
  </w:num>
  <w:num w:numId="24" w16cid:durableId="806119588">
    <w:abstractNumId w:val="23"/>
  </w:num>
  <w:num w:numId="25" w16cid:durableId="903376416">
    <w:abstractNumId w:val="10"/>
  </w:num>
  <w:num w:numId="26" w16cid:durableId="1382288117">
    <w:abstractNumId w:val="26"/>
  </w:num>
  <w:num w:numId="27" w16cid:durableId="861556668">
    <w:abstractNumId w:val="35"/>
  </w:num>
  <w:num w:numId="28" w16cid:durableId="1728525515">
    <w:abstractNumId w:val="33"/>
  </w:num>
  <w:num w:numId="29" w16cid:durableId="1781338962">
    <w:abstractNumId w:val="32"/>
  </w:num>
  <w:num w:numId="30" w16cid:durableId="2021932607">
    <w:abstractNumId w:val="31"/>
  </w:num>
  <w:num w:numId="31" w16cid:durableId="1557856506">
    <w:abstractNumId w:val="28"/>
  </w:num>
  <w:num w:numId="32" w16cid:durableId="516844747">
    <w:abstractNumId w:val="12"/>
  </w:num>
  <w:num w:numId="33" w16cid:durableId="17057849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46022165">
    <w:abstractNumId w:val="18"/>
  </w:num>
  <w:num w:numId="35" w16cid:durableId="14312760">
    <w:abstractNumId w:val="25"/>
  </w:num>
  <w:num w:numId="36" w16cid:durableId="1583222741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rcy Kitchens">
    <w15:presenceInfo w15:providerId="AD" w15:userId="S::darcy.kitchens@travelguard.com::6744ef80-4c1d-4015-a853-61142f3dc4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activeWritingStyle w:appName="MSWord" w:lang="en-US" w:vendorID="64" w:dllVersion="0" w:nlCheck="1" w:checkStyle="0"/>
  <w:activeWritingStyle w:appName="MSWord" w:lang="fr-CA" w:vendorID="64" w:dllVersion="0" w:nlCheck="1" w:checkStyle="0"/>
  <w:activeWritingStyle w:appName="MSWord" w:lang="en-AU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AA3"/>
    <w:rsid w:val="00000E75"/>
    <w:rsid w:val="00003DCF"/>
    <w:rsid w:val="0000489A"/>
    <w:rsid w:val="00007B8D"/>
    <w:rsid w:val="00012148"/>
    <w:rsid w:val="00012A6B"/>
    <w:rsid w:val="000142FD"/>
    <w:rsid w:val="00016BFE"/>
    <w:rsid w:val="00017977"/>
    <w:rsid w:val="0002066C"/>
    <w:rsid w:val="000218F9"/>
    <w:rsid w:val="00022244"/>
    <w:rsid w:val="00022474"/>
    <w:rsid w:val="000235CD"/>
    <w:rsid w:val="000238EB"/>
    <w:rsid w:val="00024867"/>
    <w:rsid w:val="00024AC5"/>
    <w:rsid w:val="000267E0"/>
    <w:rsid w:val="000313DF"/>
    <w:rsid w:val="00032065"/>
    <w:rsid w:val="0003226B"/>
    <w:rsid w:val="00035558"/>
    <w:rsid w:val="00036163"/>
    <w:rsid w:val="00042911"/>
    <w:rsid w:val="00044B91"/>
    <w:rsid w:val="0005501C"/>
    <w:rsid w:val="00055BFF"/>
    <w:rsid w:val="000621AA"/>
    <w:rsid w:val="00064FF3"/>
    <w:rsid w:val="00066B7C"/>
    <w:rsid w:val="00072E09"/>
    <w:rsid w:val="0007402A"/>
    <w:rsid w:val="000745F5"/>
    <w:rsid w:val="00075174"/>
    <w:rsid w:val="000812C7"/>
    <w:rsid w:val="000824A8"/>
    <w:rsid w:val="00083BED"/>
    <w:rsid w:val="00086878"/>
    <w:rsid w:val="00086E8A"/>
    <w:rsid w:val="00087603"/>
    <w:rsid w:val="00090C90"/>
    <w:rsid w:val="00091C81"/>
    <w:rsid w:val="00092CC7"/>
    <w:rsid w:val="00093818"/>
    <w:rsid w:val="0009447A"/>
    <w:rsid w:val="0009773F"/>
    <w:rsid w:val="000A010C"/>
    <w:rsid w:val="000A0CB1"/>
    <w:rsid w:val="000A233F"/>
    <w:rsid w:val="000A3F5F"/>
    <w:rsid w:val="000A4AC2"/>
    <w:rsid w:val="000A7704"/>
    <w:rsid w:val="000B2C80"/>
    <w:rsid w:val="000B52A2"/>
    <w:rsid w:val="000B52AD"/>
    <w:rsid w:val="000B66C4"/>
    <w:rsid w:val="000C0601"/>
    <w:rsid w:val="000C08BC"/>
    <w:rsid w:val="000C0E38"/>
    <w:rsid w:val="000C1248"/>
    <w:rsid w:val="000C18A1"/>
    <w:rsid w:val="000C1AF0"/>
    <w:rsid w:val="000C3FEC"/>
    <w:rsid w:val="000C51EB"/>
    <w:rsid w:val="000D0DEE"/>
    <w:rsid w:val="000D11A3"/>
    <w:rsid w:val="000D28A8"/>
    <w:rsid w:val="000D39F1"/>
    <w:rsid w:val="000D44F7"/>
    <w:rsid w:val="000D478E"/>
    <w:rsid w:val="000D52AF"/>
    <w:rsid w:val="000D54CA"/>
    <w:rsid w:val="000D6589"/>
    <w:rsid w:val="000D6A76"/>
    <w:rsid w:val="000F09C6"/>
    <w:rsid w:val="000F0A11"/>
    <w:rsid w:val="000F1942"/>
    <w:rsid w:val="000F19DE"/>
    <w:rsid w:val="000F79CF"/>
    <w:rsid w:val="000F7E1F"/>
    <w:rsid w:val="00100750"/>
    <w:rsid w:val="001007E6"/>
    <w:rsid w:val="0010249F"/>
    <w:rsid w:val="001025A6"/>
    <w:rsid w:val="00115611"/>
    <w:rsid w:val="0012099B"/>
    <w:rsid w:val="00123091"/>
    <w:rsid w:val="00126487"/>
    <w:rsid w:val="00126D8A"/>
    <w:rsid w:val="00133D72"/>
    <w:rsid w:val="00135D22"/>
    <w:rsid w:val="001472D9"/>
    <w:rsid w:val="0014734D"/>
    <w:rsid w:val="0014759B"/>
    <w:rsid w:val="00147A44"/>
    <w:rsid w:val="00150005"/>
    <w:rsid w:val="00151CF5"/>
    <w:rsid w:val="001526DC"/>
    <w:rsid w:val="0015510C"/>
    <w:rsid w:val="00155DFD"/>
    <w:rsid w:val="001574CF"/>
    <w:rsid w:val="00157764"/>
    <w:rsid w:val="00157CB3"/>
    <w:rsid w:val="00160739"/>
    <w:rsid w:val="00162CEA"/>
    <w:rsid w:val="0016411F"/>
    <w:rsid w:val="001665D1"/>
    <w:rsid w:val="001673B2"/>
    <w:rsid w:val="001707E8"/>
    <w:rsid w:val="00170ECC"/>
    <w:rsid w:val="001722E1"/>
    <w:rsid w:val="001725DF"/>
    <w:rsid w:val="00172BD6"/>
    <w:rsid w:val="0017316A"/>
    <w:rsid w:val="00174528"/>
    <w:rsid w:val="00175757"/>
    <w:rsid w:val="00180498"/>
    <w:rsid w:val="00181E28"/>
    <w:rsid w:val="00182293"/>
    <w:rsid w:val="0018368B"/>
    <w:rsid w:val="00184F3E"/>
    <w:rsid w:val="0018681A"/>
    <w:rsid w:val="00186C18"/>
    <w:rsid w:val="00190F51"/>
    <w:rsid w:val="00191967"/>
    <w:rsid w:val="00195BBC"/>
    <w:rsid w:val="001A2655"/>
    <w:rsid w:val="001A32B0"/>
    <w:rsid w:val="001A333B"/>
    <w:rsid w:val="001A4AE8"/>
    <w:rsid w:val="001A5E3D"/>
    <w:rsid w:val="001A642D"/>
    <w:rsid w:val="001B0678"/>
    <w:rsid w:val="001B0DEB"/>
    <w:rsid w:val="001B1811"/>
    <w:rsid w:val="001B275E"/>
    <w:rsid w:val="001B2A5D"/>
    <w:rsid w:val="001B60EA"/>
    <w:rsid w:val="001B7265"/>
    <w:rsid w:val="001C02CD"/>
    <w:rsid w:val="001C0CE9"/>
    <w:rsid w:val="001C1287"/>
    <w:rsid w:val="001C5320"/>
    <w:rsid w:val="001C5E2B"/>
    <w:rsid w:val="001D1D38"/>
    <w:rsid w:val="001D2481"/>
    <w:rsid w:val="001D3491"/>
    <w:rsid w:val="001D3FF1"/>
    <w:rsid w:val="001E2979"/>
    <w:rsid w:val="001E29FA"/>
    <w:rsid w:val="001E5A69"/>
    <w:rsid w:val="001E675F"/>
    <w:rsid w:val="001E6A58"/>
    <w:rsid w:val="001E7637"/>
    <w:rsid w:val="001F0D33"/>
    <w:rsid w:val="001F1529"/>
    <w:rsid w:val="001F1D0D"/>
    <w:rsid w:val="001F38B5"/>
    <w:rsid w:val="001F4CB5"/>
    <w:rsid w:val="001F60D3"/>
    <w:rsid w:val="00202622"/>
    <w:rsid w:val="00202690"/>
    <w:rsid w:val="00203776"/>
    <w:rsid w:val="00203961"/>
    <w:rsid w:val="00204170"/>
    <w:rsid w:val="002052C7"/>
    <w:rsid w:val="00205A20"/>
    <w:rsid w:val="00205C51"/>
    <w:rsid w:val="00210281"/>
    <w:rsid w:val="00212761"/>
    <w:rsid w:val="0021713D"/>
    <w:rsid w:val="0022077D"/>
    <w:rsid w:val="0022318F"/>
    <w:rsid w:val="00225465"/>
    <w:rsid w:val="0022552D"/>
    <w:rsid w:val="0022616C"/>
    <w:rsid w:val="00227BF7"/>
    <w:rsid w:val="002357C3"/>
    <w:rsid w:val="00240D5A"/>
    <w:rsid w:val="00243A08"/>
    <w:rsid w:val="00245B92"/>
    <w:rsid w:val="00246CB6"/>
    <w:rsid w:val="002562D5"/>
    <w:rsid w:val="00256A9B"/>
    <w:rsid w:val="002579F6"/>
    <w:rsid w:val="00260613"/>
    <w:rsid w:val="00263722"/>
    <w:rsid w:val="00264FF9"/>
    <w:rsid w:val="00265196"/>
    <w:rsid w:val="00266A8A"/>
    <w:rsid w:val="00270040"/>
    <w:rsid w:val="00274ABC"/>
    <w:rsid w:val="00274D59"/>
    <w:rsid w:val="002805E6"/>
    <w:rsid w:val="002825AC"/>
    <w:rsid w:val="00287E72"/>
    <w:rsid w:val="00291035"/>
    <w:rsid w:val="00292433"/>
    <w:rsid w:val="00293AD8"/>
    <w:rsid w:val="00293E3A"/>
    <w:rsid w:val="002946C7"/>
    <w:rsid w:val="002A22DD"/>
    <w:rsid w:val="002A2567"/>
    <w:rsid w:val="002A2B32"/>
    <w:rsid w:val="002A31A6"/>
    <w:rsid w:val="002A7960"/>
    <w:rsid w:val="002A7BBD"/>
    <w:rsid w:val="002B06AD"/>
    <w:rsid w:val="002B1466"/>
    <w:rsid w:val="002B3B6B"/>
    <w:rsid w:val="002B6409"/>
    <w:rsid w:val="002C182F"/>
    <w:rsid w:val="002C1E08"/>
    <w:rsid w:val="002C4029"/>
    <w:rsid w:val="002C4E9A"/>
    <w:rsid w:val="002C5215"/>
    <w:rsid w:val="002C5B36"/>
    <w:rsid w:val="002C6A43"/>
    <w:rsid w:val="002D07D9"/>
    <w:rsid w:val="002D1EBC"/>
    <w:rsid w:val="002D24B6"/>
    <w:rsid w:val="002E0E66"/>
    <w:rsid w:val="002E11E3"/>
    <w:rsid w:val="002E2A6A"/>
    <w:rsid w:val="002E49E7"/>
    <w:rsid w:val="002E4E9D"/>
    <w:rsid w:val="002E4F7D"/>
    <w:rsid w:val="002E67E9"/>
    <w:rsid w:val="002F0A88"/>
    <w:rsid w:val="002F3C5D"/>
    <w:rsid w:val="002F42CD"/>
    <w:rsid w:val="002F48A0"/>
    <w:rsid w:val="002F6248"/>
    <w:rsid w:val="002F62DD"/>
    <w:rsid w:val="002F7F2D"/>
    <w:rsid w:val="003021E3"/>
    <w:rsid w:val="00303678"/>
    <w:rsid w:val="00304CB0"/>
    <w:rsid w:val="00304DA7"/>
    <w:rsid w:val="00305580"/>
    <w:rsid w:val="003070A3"/>
    <w:rsid w:val="00311C8C"/>
    <w:rsid w:val="0031598A"/>
    <w:rsid w:val="0031680B"/>
    <w:rsid w:val="003207B6"/>
    <w:rsid w:val="00321B58"/>
    <w:rsid w:val="0032291C"/>
    <w:rsid w:val="00323244"/>
    <w:rsid w:val="0033210F"/>
    <w:rsid w:val="003342D9"/>
    <w:rsid w:val="00335808"/>
    <w:rsid w:val="00337F3F"/>
    <w:rsid w:val="0034087C"/>
    <w:rsid w:val="00340F81"/>
    <w:rsid w:val="00343029"/>
    <w:rsid w:val="00344EAB"/>
    <w:rsid w:val="0034775C"/>
    <w:rsid w:val="003506C5"/>
    <w:rsid w:val="00350E56"/>
    <w:rsid w:val="0035216A"/>
    <w:rsid w:val="003635C4"/>
    <w:rsid w:val="00363F91"/>
    <w:rsid w:val="00381B75"/>
    <w:rsid w:val="00381FB6"/>
    <w:rsid w:val="0038225D"/>
    <w:rsid w:val="003834A0"/>
    <w:rsid w:val="003849F1"/>
    <w:rsid w:val="00384ECF"/>
    <w:rsid w:val="00385B92"/>
    <w:rsid w:val="00390691"/>
    <w:rsid w:val="00390989"/>
    <w:rsid w:val="00390E41"/>
    <w:rsid w:val="00395118"/>
    <w:rsid w:val="00396ECF"/>
    <w:rsid w:val="003A0625"/>
    <w:rsid w:val="003A305E"/>
    <w:rsid w:val="003A32F3"/>
    <w:rsid w:val="003A5363"/>
    <w:rsid w:val="003B0176"/>
    <w:rsid w:val="003B3E15"/>
    <w:rsid w:val="003B430B"/>
    <w:rsid w:val="003C074D"/>
    <w:rsid w:val="003C0A5B"/>
    <w:rsid w:val="003C5E1B"/>
    <w:rsid w:val="003C7E28"/>
    <w:rsid w:val="003D0DBC"/>
    <w:rsid w:val="003D3AD8"/>
    <w:rsid w:val="003D4B9B"/>
    <w:rsid w:val="003D7446"/>
    <w:rsid w:val="003D7B34"/>
    <w:rsid w:val="003E0C03"/>
    <w:rsid w:val="003E0DAE"/>
    <w:rsid w:val="003E3C58"/>
    <w:rsid w:val="003E7665"/>
    <w:rsid w:val="003E797B"/>
    <w:rsid w:val="003F01AF"/>
    <w:rsid w:val="003F1861"/>
    <w:rsid w:val="003F21B6"/>
    <w:rsid w:val="003F263A"/>
    <w:rsid w:val="003F3B06"/>
    <w:rsid w:val="003F6D25"/>
    <w:rsid w:val="0040164E"/>
    <w:rsid w:val="00401E25"/>
    <w:rsid w:val="0040357D"/>
    <w:rsid w:val="0040683C"/>
    <w:rsid w:val="00410D9E"/>
    <w:rsid w:val="00412E6C"/>
    <w:rsid w:val="004142EE"/>
    <w:rsid w:val="00414862"/>
    <w:rsid w:val="004151F7"/>
    <w:rsid w:val="0042008B"/>
    <w:rsid w:val="004207E8"/>
    <w:rsid w:val="004211E4"/>
    <w:rsid w:val="00422DA9"/>
    <w:rsid w:val="004275BE"/>
    <w:rsid w:val="00433713"/>
    <w:rsid w:val="00445A59"/>
    <w:rsid w:val="0045409F"/>
    <w:rsid w:val="004561D8"/>
    <w:rsid w:val="00461728"/>
    <w:rsid w:val="00462823"/>
    <w:rsid w:val="0046335D"/>
    <w:rsid w:val="0046798F"/>
    <w:rsid w:val="0048151D"/>
    <w:rsid w:val="004904D0"/>
    <w:rsid w:val="00494FEC"/>
    <w:rsid w:val="0049629F"/>
    <w:rsid w:val="004A12E2"/>
    <w:rsid w:val="004A2AC9"/>
    <w:rsid w:val="004A4AA0"/>
    <w:rsid w:val="004A5545"/>
    <w:rsid w:val="004A5AF5"/>
    <w:rsid w:val="004A6D10"/>
    <w:rsid w:val="004B3CFA"/>
    <w:rsid w:val="004B40C2"/>
    <w:rsid w:val="004C1F4A"/>
    <w:rsid w:val="004C2B36"/>
    <w:rsid w:val="004C31BB"/>
    <w:rsid w:val="004C5963"/>
    <w:rsid w:val="004C67E1"/>
    <w:rsid w:val="004D1D1D"/>
    <w:rsid w:val="004D2E20"/>
    <w:rsid w:val="004D3101"/>
    <w:rsid w:val="004D68BD"/>
    <w:rsid w:val="004E050A"/>
    <w:rsid w:val="004E40BD"/>
    <w:rsid w:val="004E5A21"/>
    <w:rsid w:val="004E60DE"/>
    <w:rsid w:val="004E7F55"/>
    <w:rsid w:val="004F03C0"/>
    <w:rsid w:val="004F0714"/>
    <w:rsid w:val="004F1037"/>
    <w:rsid w:val="004F198F"/>
    <w:rsid w:val="004F7FB2"/>
    <w:rsid w:val="00501F10"/>
    <w:rsid w:val="00502237"/>
    <w:rsid w:val="0050223C"/>
    <w:rsid w:val="0050674E"/>
    <w:rsid w:val="00506EEB"/>
    <w:rsid w:val="0050735C"/>
    <w:rsid w:val="005109F5"/>
    <w:rsid w:val="005163E0"/>
    <w:rsid w:val="00516B23"/>
    <w:rsid w:val="005217A3"/>
    <w:rsid w:val="00523404"/>
    <w:rsid w:val="005306B0"/>
    <w:rsid w:val="00530962"/>
    <w:rsid w:val="00530D40"/>
    <w:rsid w:val="00531F3C"/>
    <w:rsid w:val="00532954"/>
    <w:rsid w:val="005356CF"/>
    <w:rsid w:val="005360D2"/>
    <w:rsid w:val="005364F2"/>
    <w:rsid w:val="00537517"/>
    <w:rsid w:val="00540474"/>
    <w:rsid w:val="0054300A"/>
    <w:rsid w:val="0054324E"/>
    <w:rsid w:val="005435BC"/>
    <w:rsid w:val="00543A97"/>
    <w:rsid w:val="00543FB7"/>
    <w:rsid w:val="00550E49"/>
    <w:rsid w:val="005523D5"/>
    <w:rsid w:val="005579A0"/>
    <w:rsid w:val="00557DA0"/>
    <w:rsid w:val="005617E9"/>
    <w:rsid w:val="005648E8"/>
    <w:rsid w:val="005703D3"/>
    <w:rsid w:val="0057124B"/>
    <w:rsid w:val="00573F10"/>
    <w:rsid w:val="00574A09"/>
    <w:rsid w:val="00575A29"/>
    <w:rsid w:val="00575BF2"/>
    <w:rsid w:val="00580808"/>
    <w:rsid w:val="005826A7"/>
    <w:rsid w:val="0058445A"/>
    <w:rsid w:val="00585853"/>
    <w:rsid w:val="00585B07"/>
    <w:rsid w:val="005875C4"/>
    <w:rsid w:val="0059061A"/>
    <w:rsid w:val="00591D9D"/>
    <w:rsid w:val="005938A3"/>
    <w:rsid w:val="00594804"/>
    <w:rsid w:val="005959D2"/>
    <w:rsid w:val="00596571"/>
    <w:rsid w:val="0059779E"/>
    <w:rsid w:val="00597BA5"/>
    <w:rsid w:val="005A0AA0"/>
    <w:rsid w:val="005A3980"/>
    <w:rsid w:val="005A3A82"/>
    <w:rsid w:val="005A6F91"/>
    <w:rsid w:val="005B104E"/>
    <w:rsid w:val="005B1C73"/>
    <w:rsid w:val="005B395A"/>
    <w:rsid w:val="005B3A35"/>
    <w:rsid w:val="005B3FAC"/>
    <w:rsid w:val="005B5379"/>
    <w:rsid w:val="005B5E6A"/>
    <w:rsid w:val="005B6690"/>
    <w:rsid w:val="005C1C71"/>
    <w:rsid w:val="005C3343"/>
    <w:rsid w:val="005C4C3D"/>
    <w:rsid w:val="005C61F9"/>
    <w:rsid w:val="005D1D65"/>
    <w:rsid w:val="005D21A0"/>
    <w:rsid w:val="005D2322"/>
    <w:rsid w:val="005D2372"/>
    <w:rsid w:val="005D2EEA"/>
    <w:rsid w:val="005E0A9F"/>
    <w:rsid w:val="005E1502"/>
    <w:rsid w:val="005E2F39"/>
    <w:rsid w:val="005E3902"/>
    <w:rsid w:val="005E4501"/>
    <w:rsid w:val="005E548F"/>
    <w:rsid w:val="005E62EA"/>
    <w:rsid w:val="005E686B"/>
    <w:rsid w:val="005E6BAB"/>
    <w:rsid w:val="005E6FB0"/>
    <w:rsid w:val="005F3C22"/>
    <w:rsid w:val="005F5617"/>
    <w:rsid w:val="005F71EE"/>
    <w:rsid w:val="00601D46"/>
    <w:rsid w:val="00602D31"/>
    <w:rsid w:val="00603453"/>
    <w:rsid w:val="00603CC1"/>
    <w:rsid w:val="00621802"/>
    <w:rsid w:val="006230EE"/>
    <w:rsid w:val="00624815"/>
    <w:rsid w:val="00632256"/>
    <w:rsid w:val="00632B29"/>
    <w:rsid w:val="00637CA1"/>
    <w:rsid w:val="00644CFF"/>
    <w:rsid w:val="00645192"/>
    <w:rsid w:val="00651D38"/>
    <w:rsid w:val="00653F01"/>
    <w:rsid w:val="006540A5"/>
    <w:rsid w:val="006560C5"/>
    <w:rsid w:val="006561EA"/>
    <w:rsid w:val="00661098"/>
    <w:rsid w:val="00663AA5"/>
    <w:rsid w:val="0066415E"/>
    <w:rsid w:val="006658B3"/>
    <w:rsid w:val="00675D60"/>
    <w:rsid w:val="00676C29"/>
    <w:rsid w:val="00676F28"/>
    <w:rsid w:val="006771D3"/>
    <w:rsid w:val="00677EC4"/>
    <w:rsid w:val="006809BC"/>
    <w:rsid w:val="00680A9D"/>
    <w:rsid w:val="006821DD"/>
    <w:rsid w:val="00684C3B"/>
    <w:rsid w:val="00685D1B"/>
    <w:rsid w:val="00686A5B"/>
    <w:rsid w:val="00692AE1"/>
    <w:rsid w:val="00692C48"/>
    <w:rsid w:val="006932D0"/>
    <w:rsid w:val="00693430"/>
    <w:rsid w:val="006965C1"/>
    <w:rsid w:val="006A01CD"/>
    <w:rsid w:val="006A0868"/>
    <w:rsid w:val="006A0D6A"/>
    <w:rsid w:val="006A1B03"/>
    <w:rsid w:val="006A1BC8"/>
    <w:rsid w:val="006A713B"/>
    <w:rsid w:val="006A79CB"/>
    <w:rsid w:val="006B0614"/>
    <w:rsid w:val="006B0AA3"/>
    <w:rsid w:val="006B0C3F"/>
    <w:rsid w:val="006B7A12"/>
    <w:rsid w:val="006C01A2"/>
    <w:rsid w:val="006C2EA1"/>
    <w:rsid w:val="006C407B"/>
    <w:rsid w:val="006C6C31"/>
    <w:rsid w:val="006C6FD2"/>
    <w:rsid w:val="006C754F"/>
    <w:rsid w:val="006D3E46"/>
    <w:rsid w:val="006D3E5C"/>
    <w:rsid w:val="006D5824"/>
    <w:rsid w:val="006E0697"/>
    <w:rsid w:val="006E0DF8"/>
    <w:rsid w:val="006E0E60"/>
    <w:rsid w:val="006E188F"/>
    <w:rsid w:val="006E57F2"/>
    <w:rsid w:val="006E630A"/>
    <w:rsid w:val="006E6F5D"/>
    <w:rsid w:val="006F0125"/>
    <w:rsid w:val="006F05DF"/>
    <w:rsid w:val="006F06A2"/>
    <w:rsid w:val="006F1F92"/>
    <w:rsid w:val="006F26B0"/>
    <w:rsid w:val="006F31D7"/>
    <w:rsid w:val="006F3327"/>
    <w:rsid w:val="006F3803"/>
    <w:rsid w:val="006F4136"/>
    <w:rsid w:val="006F7183"/>
    <w:rsid w:val="00700A92"/>
    <w:rsid w:val="00703478"/>
    <w:rsid w:val="007046AA"/>
    <w:rsid w:val="00705635"/>
    <w:rsid w:val="0070563A"/>
    <w:rsid w:val="007057E6"/>
    <w:rsid w:val="00710C9B"/>
    <w:rsid w:val="00711FDA"/>
    <w:rsid w:val="007128AF"/>
    <w:rsid w:val="00712AA3"/>
    <w:rsid w:val="0071351F"/>
    <w:rsid w:val="00714F6F"/>
    <w:rsid w:val="00715C0D"/>
    <w:rsid w:val="00721401"/>
    <w:rsid w:val="00721B3F"/>
    <w:rsid w:val="00721DDD"/>
    <w:rsid w:val="00725C70"/>
    <w:rsid w:val="00730F63"/>
    <w:rsid w:val="007321D5"/>
    <w:rsid w:val="007359E3"/>
    <w:rsid w:val="007370CD"/>
    <w:rsid w:val="00737DEF"/>
    <w:rsid w:val="00741F8D"/>
    <w:rsid w:val="00744F1E"/>
    <w:rsid w:val="00750074"/>
    <w:rsid w:val="00750398"/>
    <w:rsid w:val="00754A3B"/>
    <w:rsid w:val="007560A0"/>
    <w:rsid w:val="00756240"/>
    <w:rsid w:val="00756271"/>
    <w:rsid w:val="007569F8"/>
    <w:rsid w:val="00756D0F"/>
    <w:rsid w:val="00757517"/>
    <w:rsid w:val="007611AA"/>
    <w:rsid w:val="00762C3E"/>
    <w:rsid w:val="00762D64"/>
    <w:rsid w:val="00764022"/>
    <w:rsid w:val="00764A12"/>
    <w:rsid w:val="0076516F"/>
    <w:rsid w:val="007653D2"/>
    <w:rsid w:val="0076711F"/>
    <w:rsid w:val="00771542"/>
    <w:rsid w:val="0077171B"/>
    <w:rsid w:val="0077439B"/>
    <w:rsid w:val="00775A56"/>
    <w:rsid w:val="00777929"/>
    <w:rsid w:val="007835F4"/>
    <w:rsid w:val="00784071"/>
    <w:rsid w:val="00785B58"/>
    <w:rsid w:val="00786617"/>
    <w:rsid w:val="007873DB"/>
    <w:rsid w:val="0079102C"/>
    <w:rsid w:val="00792C91"/>
    <w:rsid w:val="0079370A"/>
    <w:rsid w:val="00794541"/>
    <w:rsid w:val="00794F46"/>
    <w:rsid w:val="00796600"/>
    <w:rsid w:val="007A2AEB"/>
    <w:rsid w:val="007A34E1"/>
    <w:rsid w:val="007B1877"/>
    <w:rsid w:val="007B1B52"/>
    <w:rsid w:val="007B2036"/>
    <w:rsid w:val="007B5DC2"/>
    <w:rsid w:val="007B62C9"/>
    <w:rsid w:val="007B746B"/>
    <w:rsid w:val="007B7933"/>
    <w:rsid w:val="007B7AE6"/>
    <w:rsid w:val="007B7FB1"/>
    <w:rsid w:val="007C038C"/>
    <w:rsid w:val="007C1742"/>
    <w:rsid w:val="007C2D1E"/>
    <w:rsid w:val="007C483D"/>
    <w:rsid w:val="007C5382"/>
    <w:rsid w:val="007D030F"/>
    <w:rsid w:val="007D2140"/>
    <w:rsid w:val="007D2579"/>
    <w:rsid w:val="007D3D60"/>
    <w:rsid w:val="007D696B"/>
    <w:rsid w:val="007D6C66"/>
    <w:rsid w:val="007E0D24"/>
    <w:rsid w:val="007E13F9"/>
    <w:rsid w:val="007E170E"/>
    <w:rsid w:val="007E305D"/>
    <w:rsid w:val="007E347A"/>
    <w:rsid w:val="007E4C46"/>
    <w:rsid w:val="007F1091"/>
    <w:rsid w:val="007F63DE"/>
    <w:rsid w:val="007F6B37"/>
    <w:rsid w:val="007F6CE9"/>
    <w:rsid w:val="0080092E"/>
    <w:rsid w:val="00801375"/>
    <w:rsid w:val="0080545B"/>
    <w:rsid w:val="00810D85"/>
    <w:rsid w:val="0081184B"/>
    <w:rsid w:val="0081190D"/>
    <w:rsid w:val="0081433A"/>
    <w:rsid w:val="00817109"/>
    <w:rsid w:val="00820BB8"/>
    <w:rsid w:val="00821A59"/>
    <w:rsid w:val="00823564"/>
    <w:rsid w:val="0082686D"/>
    <w:rsid w:val="00826D3D"/>
    <w:rsid w:val="0082786E"/>
    <w:rsid w:val="00832A41"/>
    <w:rsid w:val="00833304"/>
    <w:rsid w:val="00833608"/>
    <w:rsid w:val="008341A5"/>
    <w:rsid w:val="008354AF"/>
    <w:rsid w:val="0083633A"/>
    <w:rsid w:val="0083795B"/>
    <w:rsid w:val="0084347F"/>
    <w:rsid w:val="00845849"/>
    <w:rsid w:val="008468DD"/>
    <w:rsid w:val="00850E68"/>
    <w:rsid w:val="008565E8"/>
    <w:rsid w:val="00857AF4"/>
    <w:rsid w:val="00865BCA"/>
    <w:rsid w:val="00866493"/>
    <w:rsid w:val="00867CA0"/>
    <w:rsid w:val="00867F4E"/>
    <w:rsid w:val="00874502"/>
    <w:rsid w:val="00874FBD"/>
    <w:rsid w:val="00877702"/>
    <w:rsid w:val="0088076C"/>
    <w:rsid w:val="00884CF1"/>
    <w:rsid w:val="008868A0"/>
    <w:rsid w:val="00886C95"/>
    <w:rsid w:val="00891423"/>
    <w:rsid w:val="008916AD"/>
    <w:rsid w:val="008941F1"/>
    <w:rsid w:val="00895157"/>
    <w:rsid w:val="008A2562"/>
    <w:rsid w:val="008A2F82"/>
    <w:rsid w:val="008A6063"/>
    <w:rsid w:val="008B1D10"/>
    <w:rsid w:val="008B2FDC"/>
    <w:rsid w:val="008B37BA"/>
    <w:rsid w:val="008B7C8F"/>
    <w:rsid w:val="008C0B3E"/>
    <w:rsid w:val="008C21BE"/>
    <w:rsid w:val="008C35B2"/>
    <w:rsid w:val="008C36B5"/>
    <w:rsid w:val="008C5EF2"/>
    <w:rsid w:val="008D0291"/>
    <w:rsid w:val="008D203A"/>
    <w:rsid w:val="008D29C0"/>
    <w:rsid w:val="008D2B51"/>
    <w:rsid w:val="008D315B"/>
    <w:rsid w:val="008D7797"/>
    <w:rsid w:val="008D7889"/>
    <w:rsid w:val="008E31AC"/>
    <w:rsid w:val="008E44CF"/>
    <w:rsid w:val="008E460C"/>
    <w:rsid w:val="008E4C41"/>
    <w:rsid w:val="008E7081"/>
    <w:rsid w:val="008E797A"/>
    <w:rsid w:val="008F06C6"/>
    <w:rsid w:val="008F1068"/>
    <w:rsid w:val="008F1E69"/>
    <w:rsid w:val="008F24FB"/>
    <w:rsid w:val="008F25C7"/>
    <w:rsid w:val="008F26D4"/>
    <w:rsid w:val="008F3281"/>
    <w:rsid w:val="008F41D0"/>
    <w:rsid w:val="008F42DD"/>
    <w:rsid w:val="008F684B"/>
    <w:rsid w:val="009007BA"/>
    <w:rsid w:val="00901E6D"/>
    <w:rsid w:val="00903A29"/>
    <w:rsid w:val="00903EB0"/>
    <w:rsid w:val="009052F3"/>
    <w:rsid w:val="00910072"/>
    <w:rsid w:val="00911568"/>
    <w:rsid w:val="00917D02"/>
    <w:rsid w:val="00921A4A"/>
    <w:rsid w:val="00925999"/>
    <w:rsid w:val="00927372"/>
    <w:rsid w:val="00931946"/>
    <w:rsid w:val="00932085"/>
    <w:rsid w:val="00933721"/>
    <w:rsid w:val="00937B16"/>
    <w:rsid w:val="00941355"/>
    <w:rsid w:val="00941A48"/>
    <w:rsid w:val="009453CD"/>
    <w:rsid w:val="00947052"/>
    <w:rsid w:val="00947572"/>
    <w:rsid w:val="00951D12"/>
    <w:rsid w:val="009573E2"/>
    <w:rsid w:val="0096249C"/>
    <w:rsid w:val="009624DD"/>
    <w:rsid w:val="00963B74"/>
    <w:rsid w:val="009656DD"/>
    <w:rsid w:val="009664D2"/>
    <w:rsid w:val="00966D04"/>
    <w:rsid w:val="00972016"/>
    <w:rsid w:val="009733D8"/>
    <w:rsid w:val="00976460"/>
    <w:rsid w:val="00980F9B"/>
    <w:rsid w:val="00981760"/>
    <w:rsid w:val="009846D7"/>
    <w:rsid w:val="0098766E"/>
    <w:rsid w:val="009927D7"/>
    <w:rsid w:val="0099472F"/>
    <w:rsid w:val="009954C1"/>
    <w:rsid w:val="009A0CBE"/>
    <w:rsid w:val="009A0CCC"/>
    <w:rsid w:val="009A2124"/>
    <w:rsid w:val="009A2B0F"/>
    <w:rsid w:val="009A385F"/>
    <w:rsid w:val="009A5EAB"/>
    <w:rsid w:val="009A60FC"/>
    <w:rsid w:val="009B2727"/>
    <w:rsid w:val="009B291C"/>
    <w:rsid w:val="009B2A99"/>
    <w:rsid w:val="009B3736"/>
    <w:rsid w:val="009B4001"/>
    <w:rsid w:val="009B4193"/>
    <w:rsid w:val="009B541F"/>
    <w:rsid w:val="009C2356"/>
    <w:rsid w:val="009C2D9E"/>
    <w:rsid w:val="009C41E3"/>
    <w:rsid w:val="009C6828"/>
    <w:rsid w:val="009D0CE4"/>
    <w:rsid w:val="009D179C"/>
    <w:rsid w:val="009D2A9D"/>
    <w:rsid w:val="009D4442"/>
    <w:rsid w:val="009D79F7"/>
    <w:rsid w:val="009E0418"/>
    <w:rsid w:val="009E0FB6"/>
    <w:rsid w:val="009E184F"/>
    <w:rsid w:val="009E3F8A"/>
    <w:rsid w:val="009E6402"/>
    <w:rsid w:val="009E7733"/>
    <w:rsid w:val="009F181E"/>
    <w:rsid w:val="009F19AF"/>
    <w:rsid w:val="009F304A"/>
    <w:rsid w:val="009F4EDD"/>
    <w:rsid w:val="009F5B16"/>
    <w:rsid w:val="00A04043"/>
    <w:rsid w:val="00A04EA5"/>
    <w:rsid w:val="00A071C5"/>
    <w:rsid w:val="00A12062"/>
    <w:rsid w:val="00A14679"/>
    <w:rsid w:val="00A14ACB"/>
    <w:rsid w:val="00A154E0"/>
    <w:rsid w:val="00A15565"/>
    <w:rsid w:val="00A1589F"/>
    <w:rsid w:val="00A15F3D"/>
    <w:rsid w:val="00A179BE"/>
    <w:rsid w:val="00A20DB9"/>
    <w:rsid w:val="00A225EC"/>
    <w:rsid w:val="00A2284A"/>
    <w:rsid w:val="00A23B83"/>
    <w:rsid w:val="00A27A18"/>
    <w:rsid w:val="00A31286"/>
    <w:rsid w:val="00A34F26"/>
    <w:rsid w:val="00A35B94"/>
    <w:rsid w:val="00A35E7C"/>
    <w:rsid w:val="00A361C1"/>
    <w:rsid w:val="00A3722A"/>
    <w:rsid w:val="00A45D56"/>
    <w:rsid w:val="00A4608C"/>
    <w:rsid w:val="00A503BA"/>
    <w:rsid w:val="00A506B9"/>
    <w:rsid w:val="00A523A5"/>
    <w:rsid w:val="00A55257"/>
    <w:rsid w:val="00A55E22"/>
    <w:rsid w:val="00A55FF5"/>
    <w:rsid w:val="00A56E57"/>
    <w:rsid w:val="00A5739D"/>
    <w:rsid w:val="00A5741D"/>
    <w:rsid w:val="00A6392A"/>
    <w:rsid w:val="00A6702E"/>
    <w:rsid w:val="00A673D4"/>
    <w:rsid w:val="00A70FDE"/>
    <w:rsid w:val="00A7150D"/>
    <w:rsid w:val="00A71685"/>
    <w:rsid w:val="00A76211"/>
    <w:rsid w:val="00A766ED"/>
    <w:rsid w:val="00A769D1"/>
    <w:rsid w:val="00A76C06"/>
    <w:rsid w:val="00A77A84"/>
    <w:rsid w:val="00A82FBE"/>
    <w:rsid w:val="00A90386"/>
    <w:rsid w:val="00A90CC9"/>
    <w:rsid w:val="00A90DAD"/>
    <w:rsid w:val="00A9196E"/>
    <w:rsid w:val="00A92AAE"/>
    <w:rsid w:val="00A96024"/>
    <w:rsid w:val="00A9769A"/>
    <w:rsid w:val="00A9799E"/>
    <w:rsid w:val="00AA0731"/>
    <w:rsid w:val="00AB19F0"/>
    <w:rsid w:val="00AB20E7"/>
    <w:rsid w:val="00AB4098"/>
    <w:rsid w:val="00AB77B3"/>
    <w:rsid w:val="00AC0A86"/>
    <w:rsid w:val="00AC3ABD"/>
    <w:rsid w:val="00AC5334"/>
    <w:rsid w:val="00AD0010"/>
    <w:rsid w:val="00AD0223"/>
    <w:rsid w:val="00AD1D6A"/>
    <w:rsid w:val="00AD25DA"/>
    <w:rsid w:val="00AD4B72"/>
    <w:rsid w:val="00AD6193"/>
    <w:rsid w:val="00AD6E91"/>
    <w:rsid w:val="00AD73FC"/>
    <w:rsid w:val="00AE0DCB"/>
    <w:rsid w:val="00AE2811"/>
    <w:rsid w:val="00AE3B27"/>
    <w:rsid w:val="00AE462E"/>
    <w:rsid w:val="00AF1495"/>
    <w:rsid w:val="00AF2F03"/>
    <w:rsid w:val="00AF32D2"/>
    <w:rsid w:val="00AF6FAC"/>
    <w:rsid w:val="00B027B3"/>
    <w:rsid w:val="00B02DDC"/>
    <w:rsid w:val="00B04B5D"/>
    <w:rsid w:val="00B056F7"/>
    <w:rsid w:val="00B0692A"/>
    <w:rsid w:val="00B07D3A"/>
    <w:rsid w:val="00B11128"/>
    <w:rsid w:val="00B1328A"/>
    <w:rsid w:val="00B13923"/>
    <w:rsid w:val="00B144F8"/>
    <w:rsid w:val="00B167C7"/>
    <w:rsid w:val="00B17818"/>
    <w:rsid w:val="00B20533"/>
    <w:rsid w:val="00B26696"/>
    <w:rsid w:val="00B301B1"/>
    <w:rsid w:val="00B318BE"/>
    <w:rsid w:val="00B31EFB"/>
    <w:rsid w:val="00B3236D"/>
    <w:rsid w:val="00B32D18"/>
    <w:rsid w:val="00B330D6"/>
    <w:rsid w:val="00B372B1"/>
    <w:rsid w:val="00B42E0A"/>
    <w:rsid w:val="00B47E5B"/>
    <w:rsid w:val="00B51B2A"/>
    <w:rsid w:val="00B52722"/>
    <w:rsid w:val="00B53205"/>
    <w:rsid w:val="00B53C16"/>
    <w:rsid w:val="00B53C7C"/>
    <w:rsid w:val="00B5621A"/>
    <w:rsid w:val="00B602A1"/>
    <w:rsid w:val="00B60980"/>
    <w:rsid w:val="00B657ED"/>
    <w:rsid w:val="00B6680F"/>
    <w:rsid w:val="00B723B0"/>
    <w:rsid w:val="00B73E49"/>
    <w:rsid w:val="00B748D2"/>
    <w:rsid w:val="00B7633B"/>
    <w:rsid w:val="00B778E3"/>
    <w:rsid w:val="00B80EDF"/>
    <w:rsid w:val="00B819D2"/>
    <w:rsid w:val="00B847E2"/>
    <w:rsid w:val="00B857E6"/>
    <w:rsid w:val="00B9058D"/>
    <w:rsid w:val="00B910ED"/>
    <w:rsid w:val="00B9448E"/>
    <w:rsid w:val="00B94CF5"/>
    <w:rsid w:val="00B9596F"/>
    <w:rsid w:val="00B96ECD"/>
    <w:rsid w:val="00B9705E"/>
    <w:rsid w:val="00B97CD5"/>
    <w:rsid w:val="00BA00AD"/>
    <w:rsid w:val="00BA46C7"/>
    <w:rsid w:val="00BA5391"/>
    <w:rsid w:val="00BA6067"/>
    <w:rsid w:val="00BA6BEF"/>
    <w:rsid w:val="00BA7F21"/>
    <w:rsid w:val="00BB2AAF"/>
    <w:rsid w:val="00BB33D8"/>
    <w:rsid w:val="00BB46D3"/>
    <w:rsid w:val="00BC25AE"/>
    <w:rsid w:val="00BC308A"/>
    <w:rsid w:val="00BC3CF3"/>
    <w:rsid w:val="00BC79E3"/>
    <w:rsid w:val="00BC7EF0"/>
    <w:rsid w:val="00BD069B"/>
    <w:rsid w:val="00BD1DBC"/>
    <w:rsid w:val="00BD2031"/>
    <w:rsid w:val="00BD2C81"/>
    <w:rsid w:val="00BD7573"/>
    <w:rsid w:val="00BD7B4F"/>
    <w:rsid w:val="00BE138F"/>
    <w:rsid w:val="00BE16E9"/>
    <w:rsid w:val="00BE3462"/>
    <w:rsid w:val="00BE5A3D"/>
    <w:rsid w:val="00BE5C51"/>
    <w:rsid w:val="00BE609A"/>
    <w:rsid w:val="00BF087A"/>
    <w:rsid w:val="00BF1BD0"/>
    <w:rsid w:val="00BF26DD"/>
    <w:rsid w:val="00BF4365"/>
    <w:rsid w:val="00C043C7"/>
    <w:rsid w:val="00C051A1"/>
    <w:rsid w:val="00C07082"/>
    <w:rsid w:val="00C15DA9"/>
    <w:rsid w:val="00C16E53"/>
    <w:rsid w:val="00C20006"/>
    <w:rsid w:val="00C201E6"/>
    <w:rsid w:val="00C21288"/>
    <w:rsid w:val="00C2136D"/>
    <w:rsid w:val="00C21412"/>
    <w:rsid w:val="00C2162F"/>
    <w:rsid w:val="00C21BF4"/>
    <w:rsid w:val="00C22C56"/>
    <w:rsid w:val="00C2313B"/>
    <w:rsid w:val="00C30A01"/>
    <w:rsid w:val="00C31227"/>
    <w:rsid w:val="00C34AF1"/>
    <w:rsid w:val="00C3504F"/>
    <w:rsid w:val="00C40099"/>
    <w:rsid w:val="00C42772"/>
    <w:rsid w:val="00C43A5A"/>
    <w:rsid w:val="00C44000"/>
    <w:rsid w:val="00C462C3"/>
    <w:rsid w:val="00C5266E"/>
    <w:rsid w:val="00C53019"/>
    <w:rsid w:val="00C53F45"/>
    <w:rsid w:val="00C546A1"/>
    <w:rsid w:val="00C5516B"/>
    <w:rsid w:val="00C61117"/>
    <w:rsid w:val="00C6462A"/>
    <w:rsid w:val="00C70DC0"/>
    <w:rsid w:val="00C72FC4"/>
    <w:rsid w:val="00C742A0"/>
    <w:rsid w:val="00C74750"/>
    <w:rsid w:val="00C75013"/>
    <w:rsid w:val="00C75A41"/>
    <w:rsid w:val="00C76BF0"/>
    <w:rsid w:val="00C77CAA"/>
    <w:rsid w:val="00C77EA9"/>
    <w:rsid w:val="00C809B2"/>
    <w:rsid w:val="00C82DD8"/>
    <w:rsid w:val="00C8324C"/>
    <w:rsid w:val="00C84916"/>
    <w:rsid w:val="00C849FE"/>
    <w:rsid w:val="00C854DC"/>
    <w:rsid w:val="00C86257"/>
    <w:rsid w:val="00C87C3E"/>
    <w:rsid w:val="00C90C80"/>
    <w:rsid w:val="00C92993"/>
    <w:rsid w:val="00C94722"/>
    <w:rsid w:val="00C96035"/>
    <w:rsid w:val="00CA1F81"/>
    <w:rsid w:val="00CA26B0"/>
    <w:rsid w:val="00CA2B97"/>
    <w:rsid w:val="00CA7D81"/>
    <w:rsid w:val="00CB312C"/>
    <w:rsid w:val="00CB405C"/>
    <w:rsid w:val="00CB5575"/>
    <w:rsid w:val="00CB7315"/>
    <w:rsid w:val="00CC361B"/>
    <w:rsid w:val="00CC3B98"/>
    <w:rsid w:val="00CD13EE"/>
    <w:rsid w:val="00CE04EB"/>
    <w:rsid w:val="00CE05C2"/>
    <w:rsid w:val="00CE17BA"/>
    <w:rsid w:val="00CE56EF"/>
    <w:rsid w:val="00CF06EC"/>
    <w:rsid w:val="00CF0A2D"/>
    <w:rsid w:val="00CF296E"/>
    <w:rsid w:val="00CF5F9B"/>
    <w:rsid w:val="00CF60CC"/>
    <w:rsid w:val="00D01542"/>
    <w:rsid w:val="00D019E5"/>
    <w:rsid w:val="00D01A8B"/>
    <w:rsid w:val="00D01CE6"/>
    <w:rsid w:val="00D03830"/>
    <w:rsid w:val="00D0446C"/>
    <w:rsid w:val="00D0738F"/>
    <w:rsid w:val="00D146A6"/>
    <w:rsid w:val="00D16B1A"/>
    <w:rsid w:val="00D1725F"/>
    <w:rsid w:val="00D22509"/>
    <w:rsid w:val="00D24C9E"/>
    <w:rsid w:val="00D27AB3"/>
    <w:rsid w:val="00D27F88"/>
    <w:rsid w:val="00D318BE"/>
    <w:rsid w:val="00D31A11"/>
    <w:rsid w:val="00D32983"/>
    <w:rsid w:val="00D3363D"/>
    <w:rsid w:val="00D33B36"/>
    <w:rsid w:val="00D40364"/>
    <w:rsid w:val="00D40915"/>
    <w:rsid w:val="00D42A42"/>
    <w:rsid w:val="00D4365A"/>
    <w:rsid w:val="00D44CD7"/>
    <w:rsid w:val="00D45736"/>
    <w:rsid w:val="00D45DE4"/>
    <w:rsid w:val="00D45FE6"/>
    <w:rsid w:val="00D5018E"/>
    <w:rsid w:val="00D51998"/>
    <w:rsid w:val="00D51E9E"/>
    <w:rsid w:val="00D543F7"/>
    <w:rsid w:val="00D55483"/>
    <w:rsid w:val="00D55D9B"/>
    <w:rsid w:val="00D55EDB"/>
    <w:rsid w:val="00D6029F"/>
    <w:rsid w:val="00D6080D"/>
    <w:rsid w:val="00D61FF0"/>
    <w:rsid w:val="00D64E72"/>
    <w:rsid w:val="00D65A13"/>
    <w:rsid w:val="00D666D5"/>
    <w:rsid w:val="00D66A08"/>
    <w:rsid w:val="00D66F3C"/>
    <w:rsid w:val="00D70B64"/>
    <w:rsid w:val="00D73349"/>
    <w:rsid w:val="00D74201"/>
    <w:rsid w:val="00D76899"/>
    <w:rsid w:val="00D8052A"/>
    <w:rsid w:val="00D80587"/>
    <w:rsid w:val="00D903B5"/>
    <w:rsid w:val="00D91791"/>
    <w:rsid w:val="00D937AC"/>
    <w:rsid w:val="00D944D4"/>
    <w:rsid w:val="00DA25BA"/>
    <w:rsid w:val="00DA26F7"/>
    <w:rsid w:val="00DA32A6"/>
    <w:rsid w:val="00DA4517"/>
    <w:rsid w:val="00DA489F"/>
    <w:rsid w:val="00DA4BFD"/>
    <w:rsid w:val="00DB03FA"/>
    <w:rsid w:val="00DB0575"/>
    <w:rsid w:val="00DB1475"/>
    <w:rsid w:val="00DB25FA"/>
    <w:rsid w:val="00DB281E"/>
    <w:rsid w:val="00DB3558"/>
    <w:rsid w:val="00DB40AA"/>
    <w:rsid w:val="00DB4BFD"/>
    <w:rsid w:val="00DB5C54"/>
    <w:rsid w:val="00DB6033"/>
    <w:rsid w:val="00DC221F"/>
    <w:rsid w:val="00DC54BF"/>
    <w:rsid w:val="00DC6341"/>
    <w:rsid w:val="00DC728F"/>
    <w:rsid w:val="00DD03D3"/>
    <w:rsid w:val="00DD1BB5"/>
    <w:rsid w:val="00DD251C"/>
    <w:rsid w:val="00DD3CA6"/>
    <w:rsid w:val="00DD60C3"/>
    <w:rsid w:val="00DE2B11"/>
    <w:rsid w:val="00DE2F94"/>
    <w:rsid w:val="00DE34FF"/>
    <w:rsid w:val="00DE4372"/>
    <w:rsid w:val="00DE4B15"/>
    <w:rsid w:val="00DE521F"/>
    <w:rsid w:val="00DE661C"/>
    <w:rsid w:val="00DF04FC"/>
    <w:rsid w:val="00DF1F23"/>
    <w:rsid w:val="00DF5EDC"/>
    <w:rsid w:val="00E0205D"/>
    <w:rsid w:val="00E028E7"/>
    <w:rsid w:val="00E03FE2"/>
    <w:rsid w:val="00E04167"/>
    <w:rsid w:val="00E06521"/>
    <w:rsid w:val="00E14731"/>
    <w:rsid w:val="00E15496"/>
    <w:rsid w:val="00E17E68"/>
    <w:rsid w:val="00E22A53"/>
    <w:rsid w:val="00E2481E"/>
    <w:rsid w:val="00E261B9"/>
    <w:rsid w:val="00E26538"/>
    <w:rsid w:val="00E2729F"/>
    <w:rsid w:val="00E30CD3"/>
    <w:rsid w:val="00E31E6A"/>
    <w:rsid w:val="00E356C1"/>
    <w:rsid w:val="00E36CF7"/>
    <w:rsid w:val="00E37EFC"/>
    <w:rsid w:val="00E4191B"/>
    <w:rsid w:val="00E44929"/>
    <w:rsid w:val="00E44F80"/>
    <w:rsid w:val="00E4618F"/>
    <w:rsid w:val="00E507CC"/>
    <w:rsid w:val="00E526F9"/>
    <w:rsid w:val="00E560DC"/>
    <w:rsid w:val="00E5720A"/>
    <w:rsid w:val="00E62CEE"/>
    <w:rsid w:val="00E62DEF"/>
    <w:rsid w:val="00E66CF3"/>
    <w:rsid w:val="00E75CF3"/>
    <w:rsid w:val="00E81AD8"/>
    <w:rsid w:val="00E839D5"/>
    <w:rsid w:val="00E85AA4"/>
    <w:rsid w:val="00E910AC"/>
    <w:rsid w:val="00E92644"/>
    <w:rsid w:val="00E92F1B"/>
    <w:rsid w:val="00E93236"/>
    <w:rsid w:val="00E94FF5"/>
    <w:rsid w:val="00E96364"/>
    <w:rsid w:val="00E96F88"/>
    <w:rsid w:val="00E9793A"/>
    <w:rsid w:val="00EA003A"/>
    <w:rsid w:val="00EA0D0C"/>
    <w:rsid w:val="00EA25C6"/>
    <w:rsid w:val="00EA5B53"/>
    <w:rsid w:val="00EB31AA"/>
    <w:rsid w:val="00EB63C8"/>
    <w:rsid w:val="00EB6CAD"/>
    <w:rsid w:val="00EB7D8C"/>
    <w:rsid w:val="00EC3336"/>
    <w:rsid w:val="00EC3AD7"/>
    <w:rsid w:val="00EC4A46"/>
    <w:rsid w:val="00EC67A3"/>
    <w:rsid w:val="00ED3351"/>
    <w:rsid w:val="00ED34EB"/>
    <w:rsid w:val="00ED748A"/>
    <w:rsid w:val="00ED76B1"/>
    <w:rsid w:val="00ED771E"/>
    <w:rsid w:val="00EE01C3"/>
    <w:rsid w:val="00EE0824"/>
    <w:rsid w:val="00EE101C"/>
    <w:rsid w:val="00EE41F0"/>
    <w:rsid w:val="00EE55B5"/>
    <w:rsid w:val="00EE55C3"/>
    <w:rsid w:val="00EE78F7"/>
    <w:rsid w:val="00EF2C18"/>
    <w:rsid w:val="00EF47FC"/>
    <w:rsid w:val="00EF5987"/>
    <w:rsid w:val="00F00078"/>
    <w:rsid w:val="00F01499"/>
    <w:rsid w:val="00F01953"/>
    <w:rsid w:val="00F0244C"/>
    <w:rsid w:val="00F02936"/>
    <w:rsid w:val="00F12B6C"/>
    <w:rsid w:val="00F12D0C"/>
    <w:rsid w:val="00F12F68"/>
    <w:rsid w:val="00F143D9"/>
    <w:rsid w:val="00F14FE0"/>
    <w:rsid w:val="00F15B1A"/>
    <w:rsid w:val="00F15C0B"/>
    <w:rsid w:val="00F1733C"/>
    <w:rsid w:val="00F2150B"/>
    <w:rsid w:val="00F218A5"/>
    <w:rsid w:val="00F223E8"/>
    <w:rsid w:val="00F22D4C"/>
    <w:rsid w:val="00F24C7C"/>
    <w:rsid w:val="00F320EB"/>
    <w:rsid w:val="00F34EA3"/>
    <w:rsid w:val="00F36535"/>
    <w:rsid w:val="00F36BEE"/>
    <w:rsid w:val="00F37986"/>
    <w:rsid w:val="00F37C2A"/>
    <w:rsid w:val="00F42B3B"/>
    <w:rsid w:val="00F448C0"/>
    <w:rsid w:val="00F44F53"/>
    <w:rsid w:val="00F50216"/>
    <w:rsid w:val="00F5091C"/>
    <w:rsid w:val="00F5157A"/>
    <w:rsid w:val="00F51C2C"/>
    <w:rsid w:val="00F530C7"/>
    <w:rsid w:val="00F53DB2"/>
    <w:rsid w:val="00F54621"/>
    <w:rsid w:val="00F551E6"/>
    <w:rsid w:val="00F57812"/>
    <w:rsid w:val="00F603DF"/>
    <w:rsid w:val="00F6148B"/>
    <w:rsid w:val="00F630C5"/>
    <w:rsid w:val="00F6323D"/>
    <w:rsid w:val="00F657F0"/>
    <w:rsid w:val="00F66D30"/>
    <w:rsid w:val="00F67E97"/>
    <w:rsid w:val="00F71EE4"/>
    <w:rsid w:val="00F72D35"/>
    <w:rsid w:val="00F7452D"/>
    <w:rsid w:val="00F767BF"/>
    <w:rsid w:val="00F817DC"/>
    <w:rsid w:val="00F86323"/>
    <w:rsid w:val="00F900B8"/>
    <w:rsid w:val="00F90273"/>
    <w:rsid w:val="00F91526"/>
    <w:rsid w:val="00F93EC6"/>
    <w:rsid w:val="00F94408"/>
    <w:rsid w:val="00F96600"/>
    <w:rsid w:val="00FA0123"/>
    <w:rsid w:val="00FA2DE1"/>
    <w:rsid w:val="00FA4327"/>
    <w:rsid w:val="00FA4AFC"/>
    <w:rsid w:val="00FA5551"/>
    <w:rsid w:val="00FA7625"/>
    <w:rsid w:val="00FB5EDA"/>
    <w:rsid w:val="00FB653C"/>
    <w:rsid w:val="00FB73FC"/>
    <w:rsid w:val="00FC00D8"/>
    <w:rsid w:val="00FC0E21"/>
    <w:rsid w:val="00FC1730"/>
    <w:rsid w:val="00FC3FF1"/>
    <w:rsid w:val="00FC52F6"/>
    <w:rsid w:val="00FC6B5F"/>
    <w:rsid w:val="00FC7743"/>
    <w:rsid w:val="00FD1D2E"/>
    <w:rsid w:val="00FD261A"/>
    <w:rsid w:val="00FD2914"/>
    <w:rsid w:val="00FD665C"/>
    <w:rsid w:val="00FD6B12"/>
    <w:rsid w:val="00FE1E2E"/>
    <w:rsid w:val="00FE4C11"/>
    <w:rsid w:val="00FE5124"/>
    <w:rsid w:val="00FE527B"/>
    <w:rsid w:val="00FE6C66"/>
    <w:rsid w:val="00FF3315"/>
    <w:rsid w:val="00FF4045"/>
    <w:rsid w:val="00FF556D"/>
    <w:rsid w:val="031644E3"/>
    <w:rsid w:val="05E6E48E"/>
    <w:rsid w:val="0B159368"/>
    <w:rsid w:val="0D797B63"/>
    <w:rsid w:val="0DEA35BE"/>
    <w:rsid w:val="115A7698"/>
    <w:rsid w:val="1166C8EB"/>
    <w:rsid w:val="121772EA"/>
    <w:rsid w:val="17050DA1"/>
    <w:rsid w:val="1796D1B2"/>
    <w:rsid w:val="1AE24DA9"/>
    <w:rsid w:val="1C51DB8F"/>
    <w:rsid w:val="1E29CF30"/>
    <w:rsid w:val="21F06AB2"/>
    <w:rsid w:val="223A9031"/>
    <w:rsid w:val="2357D56B"/>
    <w:rsid w:val="2525A7AA"/>
    <w:rsid w:val="301CE79A"/>
    <w:rsid w:val="3055AD5B"/>
    <w:rsid w:val="31BF5A63"/>
    <w:rsid w:val="32AD1D35"/>
    <w:rsid w:val="331E3D5F"/>
    <w:rsid w:val="33E6C896"/>
    <w:rsid w:val="34FED72E"/>
    <w:rsid w:val="37BF59E5"/>
    <w:rsid w:val="3901CDE9"/>
    <w:rsid w:val="39445A06"/>
    <w:rsid w:val="39996E9E"/>
    <w:rsid w:val="399A9D27"/>
    <w:rsid w:val="44940DFA"/>
    <w:rsid w:val="4586818D"/>
    <w:rsid w:val="464F9AEC"/>
    <w:rsid w:val="47962E52"/>
    <w:rsid w:val="4B925F13"/>
    <w:rsid w:val="4D1C870B"/>
    <w:rsid w:val="51C05E99"/>
    <w:rsid w:val="54314F46"/>
    <w:rsid w:val="561046E9"/>
    <w:rsid w:val="57F9972D"/>
    <w:rsid w:val="5FF8A5F3"/>
    <w:rsid w:val="603BAB24"/>
    <w:rsid w:val="63D53172"/>
    <w:rsid w:val="64B2B167"/>
    <w:rsid w:val="671D9D6D"/>
    <w:rsid w:val="686A75DC"/>
    <w:rsid w:val="73C12C5A"/>
    <w:rsid w:val="763B1631"/>
    <w:rsid w:val="78AF28C1"/>
    <w:rsid w:val="7DEC3BC2"/>
    <w:rsid w:val="7E783049"/>
    <w:rsid w:val="7E948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77C71E"/>
  <w15:docId w15:val="{BC62A756-3502-4030-8768-EDF56AFB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unhideWhenUsed="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unhideWhenUsed="1" w:qFormat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paragraph" w:styleId="Heading1">
    <w:name w:val="heading 1"/>
    <w:basedOn w:val="Normal"/>
    <w:next w:val="Normal"/>
    <w:link w:val="Heading1Char"/>
    <w:uiPriority w:val="99"/>
    <w:semiHidden/>
    <w:unhideWhenUsed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AA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A4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A4E4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A4E4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171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5171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E4E4E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4E4E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E4E4E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5Sources">
    <w:name w:val="5. Sources"/>
    <w:qFormat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Emphasis">
    <w:name w:val="Emphasis"/>
    <w:basedOn w:val="DefaultParagraphFont"/>
    <w:uiPriority w:val="99"/>
    <w:semiHidden/>
    <w:unhideWhenUsed/>
    <w:rPr>
      <w:i/>
      <w:iCs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pPr>
      <w:framePr w:w="7938" w:h="1985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Bibliography">
    <w:name w:val="Bibliography"/>
    <w:basedOn w:val="Normal"/>
    <w:next w:val="Normal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99"/>
    <w:semiHidden/>
    <w:unhideWhenUsed/>
    <w:rPr>
      <w:i/>
      <w:iCs/>
      <w:color w:val="141414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141414" w:themeColor="text1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pPr>
      <w:pBdr>
        <w:bottom w:val="single" w:sz="4" w:space="4" w:color="00A4E4" w:themeColor="accent1"/>
      </w:pBdr>
      <w:spacing w:before="200" w:after="280"/>
      <w:ind w:left="936" w:right="936"/>
    </w:pPr>
    <w:rPr>
      <w:b/>
      <w:bCs/>
      <w:i/>
      <w:iCs/>
      <w:color w:val="00A4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00A4E4" w:themeColor="accent1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Date">
    <w:name w:val="Date"/>
    <w:basedOn w:val="Normal"/>
    <w:next w:val="Normal"/>
    <w:link w:val="DateChar"/>
    <w:uiPriority w:val="29"/>
    <w:unhideWhenUsed/>
    <w:qFormat/>
  </w:style>
  <w:style w:type="character" w:customStyle="1" w:styleId="DateChar">
    <w:name w:val="Date Char"/>
    <w:basedOn w:val="DefaultParagraphFont"/>
    <w:link w:val="Date"/>
    <w:uiPriority w:val="99"/>
    <w:semiHidden/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99"/>
    <w:semiHidden/>
    <w:unhideWhenUsed/>
    <w:rPr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Pr>
      <w:b/>
      <w:bCs/>
      <w:i/>
      <w:iCs/>
      <w:color w:val="00A4E4" w:themeColor="accent1"/>
    </w:rPr>
  </w:style>
  <w:style w:type="character" w:styleId="SubtleEmphasis">
    <w:name w:val="Subtle Emphasis"/>
    <w:basedOn w:val="DefaultParagraphFont"/>
    <w:uiPriority w:val="99"/>
    <w:semiHidden/>
    <w:unhideWhenUsed/>
    <w:rPr>
      <w:i/>
      <w:iCs/>
      <w:color w:val="898989" w:themeColor="text1" w:themeTint="7F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7AAA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99"/>
    <w:semiHidden/>
    <w:unhideWhenUsed/>
    <w:pPr>
      <w:outlineLvl w:val="9"/>
    </w:p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LightGrid">
    <w:name w:val="Light Grid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  <w:insideH w:val="single" w:sz="8" w:space="0" w:color="141414" w:themeColor="text1"/>
        <w:insideV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18" w:space="0" w:color="141414" w:themeColor="text1"/>
          <w:right w:val="single" w:sz="8" w:space="0" w:color="141414" w:themeColor="text1"/>
          <w:insideH w:val="nil"/>
          <w:insideV w:val="single" w:sz="8" w:space="0" w:color="14141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H w:val="nil"/>
          <w:insideV w:val="single" w:sz="8" w:space="0" w:color="14141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band1Vert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V w:val="single" w:sz="8" w:space="0" w:color="141414" w:themeColor="text1"/>
        </w:tcBorders>
        <w:shd w:val="clear" w:color="auto" w:fill="C4C4C4" w:themeFill="text1" w:themeFillTint="3F"/>
      </w:tcPr>
    </w:tblStylePr>
    <w:tblStylePr w:type="band2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  <w:insideV w:val="single" w:sz="8" w:space="0" w:color="141414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  <w:insideH w:val="single" w:sz="8" w:space="0" w:color="00A4E4" w:themeColor="accent1"/>
        <w:insideV w:val="single" w:sz="8" w:space="0" w:color="00A4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18" w:space="0" w:color="00A4E4" w:themeColor="accent1"/>
          <w:right w:val="single" w:sz="8" w:space="0" w:color="00A4E4" w:themeColor="accent1"/>
          <w:insideH w:val="nil"/>
          <w:insideV w:val="single" w:sz="8" w:space="0" w:color="00A4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  <w:insideH w:val="nil"/>
          <w:insideV w:val="single" w:sz="8" w:space="0" w:color="00A4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  <w:tblStylePr w:type="band1Vert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  <w:shd w:val="clear" w:color="auto" w:fill="B9EBFF" w:themeFill="accent1" w:themeFillTint="3F"/>
      </w:tcPr>
    </w:tblStylePr>
    <w:tblStylePr w:type="band1Horz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  <w:insideV w:val="single" w:sz="8" w:space="0" w:color="00A4E4" w:themeColor="accent1"/>
        </w:tcBorders>
        <w:shd w:val="clear" w:color="auto" w:fill="B9EBFF" w:themeFill="accent1" w:themeFillTint="3F"/>
      </w:tcPr>
    </w:tblStylePr>
    <w:tblStylePr w:type="band2Horz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  <w:insideV w:val="single" w:sz="8" w:space="0" w:color="00A4E4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  <w:insideH w:val="single" w:sz="8" w:space="0" w:color="FBCA5C" w:themeColor="accent2"/>
        <w:insideV w:val="single" w:sz="8" w:space="0" w:color="FBCA5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18" w:space="0" w:color="FBCA5C" w:themeColor="accent2"/>
          <w:right w:val="single" w:sz="8" w:space="0" w:color="FBCA5C" w:themeColor="accent2"/>
          <w:insideH w:val="nil"/>
          <w:insideV w:val="single" w:sz="8" w:space="0" w:color="FBCA5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  <w:insideH w:val="nil"/>
          <w:insideV w:val="single" w:sz="8" w:space="0" w:color="FBCA5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  <w:tblStylePr w:type="band1Vert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  <w:shd w:val="clear" w:color="auto" w:fill="FEF1D6" w:themeFill="accent2" w:themeFillTint="3F"/>
      </w:tcPr>
    </w:tblStylePr>
    <w:tblStylePr w:type="band1Horz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  <w:insideV w:val="single" w:sz="8" w:space="0" w:color="FBCA5C" w:themeColor="accent2"/>
        </w:tcBorders>
        <w:shd w:val="clear" w:color="auto" w:fill="FEF1D6" w:themeFill="accent2" w:themeFillTint="3F"/>
      </w:tcPr>
    </w:tblStylePr>
    <w:tblStylePr w:type="band2Horz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  <w:insideV w:val="single" w:sz="8" w:space="0" w:color="FBCA5C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  <w:insideH w:val="single" w:sz="8" w:space="0" w:color="92B45B" w:themeColor="accent3"/>
        <w:insideV w:val="single" w:sz="8" w:space="0" w:color="92B45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18" w:space="0" w:color="92B45B" w:themeColor="accent3"/>
          <w:right w:val="single" w:sz="8" w:space="0" w:color="92B45B" w:themeColor="accent3"/>
          <w:insideH w:val="nil"/>
          <w:insideV w:val="single" w:sz="8" w:space="0" w:color="92B45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  <w:insideH w:val="nil"/>
          <w:insideV w:val="single" w:sz="8" w:space="0" w:color="92B45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  <w:tblStylePr w:type="band1Vert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  <w:shd w:val="clear" w:color="auto" w:fill="E3ECD6" w:themeFill="accent3" w:themeFillTint="3F"/>
      </w:tcPr>
    </w:tblStylePr>
    <w:tblStylePr w:type="band1Horz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  <w:insideV w:val="single" w:sz="8" w:space="0" w:color="92B45B" w:themeColor="accent3"/>
        </w:tcBorders>
        <w:shd w:val="clear" w:color="auto" w:fill="E3ECD6" w:themeFill="accent3" w:themeFillTint="3F"/>
      </w:tcPr>
    </w:tblStylePr>
    <w:tblStylePr w:type="band2Horz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  <w:insideV w:val="single" w:sz="8" w:space="0" w:color="92B45B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  <w:insideH w:val="single" w:sz="8" w:space="0" w:color="0073AE" w:themeColor="accent4"/>
        <w:insideV w:val="single" w:sz="8" w:space="0" w:color="0073A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18" w:space="0" w:color="0073AE" w:themeColor="accent4"/>
          <w:right w:val="single" w:sz="8" w:space="0" w:color="0073AE" w:themeColor="accent4"/>
          <w:insideH w:val="nil"/>
          <w:insideV w:val="single" w:sz="8" w:space="0" w:color="0073A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  <w:insideH w:val="nil"/>
          <w:insideV w:val="single" w:sz="8" w:space="0" w:color="0073A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  <w:tblStylePr w:type="band1Vert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  <w:shd w:val="clear" w:color="auto" w:fill="ABE2FF" w:themeFill="accent4" w:themeFillTint="3F"/>
      </w:tcPr>
    </w:tblStylePr>
    <w:tblStylePr w:type="band1Horz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  <w:insideV w:val="single" w:sz="8" w:space="0" w:color="0073AE" w:themeColor="accent4"/>
        </w:tcBorders>
        <w:shd w:val="clear" w:color="auto" w:fill="ABE2FF" w:themeFill="accent4" w:themeFillTint="3F"/>
      </w:tcPr>
    </w:tblStylePr>
    <w:tblStylePr w:type="band2Horz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  <w:insideV w:val="single" w:sz="8" w:space="0" w:color="0073AE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  <w:insideH w:val="single" w:sz="8" w:space="0" w:color="FDDF9D" w:themeColor="accent5"/>
        <w:insideV w:val="single" w:sz="8" w:space="0" w:color="FDDF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18" w:space="0" w:color="FDDF9D" w:themeColor="accent5"/>
          <w:right w:val="single" w:sz="8" w:space="0" w:color="FDDF9D" w:themeColor="accent5"/>
          <w:insideH w:val="nil"/>
          <w:insideV w:val="single" w:sz="8" w:space="0" w:color="FDDF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  <w:insideH w:val="nil"/>
          <w:insideV w:val="single" w:sz="8" w:space="0" w:color="FDDF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  <w:tblStylePr w:type="band1Vert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  <w:shd w:val="clear" w:color="auto" w:fill="FEF6E6" w:themeFill="accent5" w:themeFillTint="3F"/>
      </w:tcPr>
    </w:tblStylePr>
    <w:tblStylePr w:type="band1Horz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  <w:insideV w:val="single" w:sz="8" w:space="0" w:color="FDDF9D" w:themeColor="accent5"/>
        </w:tcBorders>
        <w:shd w:val="clear" w:color="auto" w:fill="FEF6E6" w:themeFill="accent5" w:themeFillTint="3F"/>
      </w:tcPr>
    </w:tblStylePr>
    <w:tblStylePr w:type="band2Horz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  <w:insideV w:val="single" w:sz="8" w:space="0" w:color="FDDF9D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  <w:insideH w:val="single" w:sz="8" w:space="0" w:color="BDD19D" w:themeColor="accent6"/>
        <w:insideV w:val="single" w:sz="8" w:space="0" w:color="BDD19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18" w:space="0" w:color="BDD19D" w:themeColor="accent6"/>
          <w:right w:val="single" w:sz="8" w:space="0" w:color="BDD19D" w:themeColor="accent6"/>
          <w:insideH w:val="nil"/>
          <w:insideV w:val="single" w:sz="8" w:space="0" w:color="BDD19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  <w:insideH w:val="nil"/>
          <w:insideV w:val="single" w:sz="8" w:space="0" w:color="BDD19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  <w:tblStylePr w:type="band1Vert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  <w:shd w:val="clear" w:color="auto" w:fill="EEF3E6" w:themeFill="accent6" w:themeFillTint="3F"/>
      </w:tcPr>
    </w:tblStylePr>
    <w:tblStylePr w:type="band1Horz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  <w:insideV w:val="single" w:sz="8" w:space="0" w:color="BDD19D" w:themeColor="accent6"/>
        </w:tcBorders>
        <w:shd w:val="clear" w:color="auto" w:fill="EEF3E6" w:themeFill="accent6" w:themeFillTint="3F"/>
      </w:tcPr>
    </w:tblStylePr>
    <w:tblStylePr w:type="band2Horz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  <w:insideV w:val="single" w:sz="8" w:space="0" w:color="BDD19D" w:themeColor="accent6"/>
        </w:tcBorders>
      </w:tcPr>
    </w:tblStylePr>
  </w:style>
  <w:style w:type="table" w:styleId="ColorfulGrid">
    <w:name w:val="Colorful Grid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1A1A1" w:themeFill="text1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A1A1A1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text1" w:themeFillShade="BF"/>
      </w:tc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shd w:val="clear" w:color="auto" w:fill="898989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1" w:themeFillTint="33"/>
    </w:tcPr>
    <w:tblStylePr w:type="firstRow">
      <w:rPr>
        <w:b/>
        <w:bCs/>
      </w:rPr>
      <w:tblPr/>
      <w:tcPr>
        <w:shd w:val="clear" w:color="auto" w:fill="8EDFFF" w:themeFill="accent1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8EDF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AA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AAA" w:themeFill="accent1" w:themeFillShade="BF"/>
      </w:tcPr>
    </w:tblStylePr>
    <w:tblStylePr w:type="band1Vert">
      <w:tblPr/>
      <w:tcPr>
        <w:shd w:val="clear" w:color="auto" w:fill="72D7FF" w:themeFill="accent1" w:themeFillTint="7F"/>
      </w:tcPr>
    </w:tblStylePr>
    <w:tblStylePr w:type="band1Horz">
      <w:tblPr/>
      <w:tcPr>
        <w:shd w:val="clear" w:color="auto" w:fill="72D7FF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4DE" w:themeFill="accent2" w:themeFillTint="33"/>
    </w:tcPr>
    <w:tblStylePr w:type="firstRow">
      <w:rPr>
        <w:b/>
        <w:bCs/>
      </w:rPr>
      <w:tblPr/>
      <w:tcPr>
        <w:shd w:val="clear" w:color="auto" w:fill="FDE9BD" w:themeFill="accent2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FDE9B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9AE0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9AE07" w:themeFill="accent2" w:themeFillShade="BF"/>
      </w:tcPr>
    </w:tblStylePr>
    <w:tblStylePr w:type="band1Vert">
      <w:tblPr/>
      <w:tcPr>
        <w:shd w:val="clear" w:color="auto" w:fill="FDE4AD" w:themeFill="accent2" w:themeFillTint="7F"/>
      </w:tcPr>
    </w:tblStylePr>
    <w:tblStylePr w:type="band1Horz">
      <w:tblPr/>
      <w:tcPr>
        <w:shd w:val="clear" w:color="auto" w:fill="FDE4AD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DE" w:themeFill="accent3" w:themeFillTint="33"/>
    </w:tcPr>
    <w:tblStylePr w:type="firstRow">
      <w:rPr>
        <w:b/>
        <w:bCs/>
      </w:rPr>
      <w:tblPr/>
      <w:tcPr>
        <w:shd w:val="clear" w:color="auto" w:fill="D3E1BD" w:themeFill="accent3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D3E1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E8B3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E8B3F" w:themeFill="accent3" w:themeFillShade="BF"/>
      </w:tcPr>
    </w:tblStylePr>
    <w:tblStylePr w:type="band1Vert">
      <w:tblPr/>
      <w:tcPr>
        <w:shd w:val="clear" w:color="auto" w:fill="C8D9AD" w:themeFill="accent3" w:themeFillTint="7F"/>
      </w:tcPr>
    </w:tblStylePr>
    <w:tblStylePr w:type="band1Horz">
      <w:tblPr/>
      <w:tcPr>
        <w:shd w:val="clear" w:color="auto" w:fill="C8D9AD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8FF" w:themeFill="accent4" w:themeFillTint="33"/>
    </w:tcPr>
    <w:tblStylePr w:type="firstRow">
      <w:rPr>
        <w:b/>
        <w:bCs/>
      </w:rPr>
      <w:tblPr/>
      <w:tcPr>
        <w:shd w:val="clear" w:color="auto" w:fill="78D1FF" w:themeFill="accent4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78D1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558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5582" w:themeFill="accent4" w:themeFillShade="BF"/>
      </w:tcPr>
    </w:tblStylePr>
    <w:tblStylePr w:type="band1Vert">
      <w:tblPr/>
      <w:tcPr>
        <w:shd w:val="clear" w:color="auto" w:fill="57C5FF" w:themeFill="accent4" w:themeFillTint="7F"/>
      </w:tcPr>
    </w:tblStylePr>
    <w:tblStylePr w:type="band1Horz">
      <w:tblPr/>
      <w:tcPr>
        <w:shd w:val="clear" w:color="auto" w:fill="57C5FF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EB" w:themeFill="accent5" w:themeFillTint="33"/>
    </w:tcPr>
    <w:tblStylePr w:type="firstRow">
      <w:rPr>
        <w:b/>
        <w:bCs/>
      </w:rPr>
      <w:tblPr/>
      <w:tcPr>
        <w:shd w:val="clear" w:color="auto" w:fill="FEF2D7" w:themeFill="accent5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FEF2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BD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BD38" w:themeFill="accent5" w:themeFillShade="BF"/>
      </w:tcPr>
    </w:tblStylePr>
    <w:tblStylePr w:type="band1Vert">
      <w:tblPr/>
      <w:tcPr>
        <w:shd w:val="clear" w:color="auto" w:fill="FEEECE" w:themeFill="accent5" w:themeFillTint="7F"/>
      </w:tcPr>
    </w:tblStylePr>
    <w:tblStylePr w:type="band1Horz">
      <w:tblPr/>
      <w:tcPr>
        <w:shd w:val="clear" w:color="auto" w:fill="FEEECE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5EB" w:themeFill="accent6" w:themeFillTint="33"/>
    </w:tcPr>
    <w:tblStylePr w:type="firstRow">
      <w:rPr>
        <w:b/>
        <w:bCs/>
      </w:rPr>
      <w:tblPr/>
      <w:tcPr>
        <w:shd w:val="clear" w:color="auto" w:fill="E4ECD7" w:themeFill="accent6" w:themeFillTint="66"/>
      </w:tcPr>
    </w:tblStylePr>
    <w:tblStylePr w:type="lastRow">
      <w:rPr>
        <w:b/>
        <w:bCs/>
        <w:color w:val="141414" w:themeColor="text1"/>
      </w:rPr>
      <w:tblPr/>
      <w:tcPr>
        <w:shd w:val="clear" w:color="auto" w:fill="E4EC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2B35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2B35E" w:themeFill="accent6" w:themeFillShade="BF"/>
      </w:tcPr>
    </w:tblStylePr>
    <w:tblStylePr w:type="band1Vert">
      <w:tblPr/>
      <w:tcPr>
        <w:shd w:val="clear" w:color="auto" w:fill="DDE8CE" w:themeFill="accent6" w:themeFillTint="7F"/>
      </w:tcPr>
    </w:tblStylePr>
    <w:tblStylePr w:type="band1Horz">
      <w:tblPr/>
      <w:tcPr>
        <w:shd w:val="clear" w:color="auto" w:fill="DDE8CE" w:themeFill="accent6" w:themeFillTint="7F"/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E4E4E" w:themeColor="text1" w:themeTint="BF"/>
        <w:left w:val="single" w:sz="8" w:space="0" w:color="4E4E4E" w:themeColor="text1" w:themeTint="BF"/>
        <w:bottom w:val="single" w:sz="8" w:space="0" w:color="4E4E4E" w:themeColor="text1" w:themeTint="BF"/>
        <w:right w:val="single" w:sz="8" w:space="0" w:color="4E4E4E" w:themeColor="text1" w:themeTint="BF"/>
        <w:insideH w:val="single" w:sz="8" w:space="0" w:color="4E4E4E" w:themeColor="text1" w:themeTint="BF"/>
        <w:insideV w:val="single" w:sz="8" w:space="0" w:color="4E4E4E" w:themeColor="text1" w:themeTint="BF"/>
      </w:tblBorders>
    </w:tblPr>
    <w:tcPr>
      <w:shd w:val="clear" w:color="auto" w:fill="C4C4C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shd w:val="clear" w:color="auto" w:fill="898989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BC3FF" w:themeColor="accent1" w:themeTint="BF"/>
        <w:left w:val="single" w:sz="8" w:space="0" w:color="2BC3FF" w:themeColor="accent1" w:themeTint="BF"/>
        <w:bottom w:val="single" w:sz="8" w:space="0" w:color="2BC3FF" w:themeColor="accent1" w:themeTint="BF"/>
        <w:right w:val="single" w:sz="8" w:space="0" w:color="2BC3FF" w:themeColor="accent1" w:themeTint="BF"/>
        <w:insideH w:val="single" w:sz="8" w:space="0" w:color="2BC3FF" w:themeColor="accent1" w:themeTint="BF"/>
        <w:insideV w:val="single" w:sz="8" w:space="0" w:color="2BC3FF" w:themeColor="accent1" w:themeTint="BF"/>
      </w:tblBorders>
    </w:tblPr>
    <w:tcPr>
      <w:shd w:val="clear" w:color="auto" w:fill="B9EB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C3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2D7FF" w:themeFill="accent1" w:themeFillTint="7F"/>
      </w:tcPr>
    </w:tblStylePr>
    <w:tblStylePr w:type="band1Horz">
      <w:tblPr/>
      <w:tcPr>
        <w:shd w:val="clear" w:color="auto" w:fill="72D7FF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CD784" w:themeColor="accent2" w:themeTint="BF"/>
        <w:left w:val="single" w:sz="8" w:space="0" w:color="FCD784" w:themeColor="accent2" w:themeTint="BF"/>
        <w:bottom w:val="single" w:sz="8" w:space="0" w:color="FCD784" w:themeColor="accent2" w:themeTint="BF"/>
        <w:right w:val="single" w:sz="8" w:space="0" w:color="FCD784" w:themeColor="accent2" w:themeTint="BF"/>
        <w:insideH w:val="single" w:sz="8" w:space="0" w:color="FCD784" w:themeColor="accent2" w:themeTint="BF"/>
        <w:insideV w:val="single" w:sz="8" w:space="0" w:color="FCD784" w:themeColor="accent2" w:themeTint="BF"/>
      </w:tblBorders>
    </w:tblPr>
    <w:tcPr>
      <w:shd w:val="clear" w:color="auto" w:fill="FEF1D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D78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AD" w:themeFill="accent2" w:themeFillTint="7F"/>
      </w:tcPr>
    </w:tblStylePr>
    <w:tblStylePr w:type="band1Horz">
      <w:tblPr/>
      <w:tcPr>
        <w:shd w:val="clear" w:color="auto" w:fill="FDE4AD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DC683" w:themeColor="accent3" w:themeTint="BF"/>
        <w:left w:val="single" w:sz="8" w:space="0" w:color="ADC683" w:themeColor="accent3" w:themeTint="BF"/>
        <w:bottom w:val="single" w:sz="8" w:space="0" w:color="ADC683" w:themeColor="accent3" w:themeTint="BF"/>
        <w:right w:val="single" w:sz="8" w:space="0" w:color="ADC683" w:themeColor="accent3" w:themeTint="BF"/>
        <w:insideH w:val="single" w:sz="8" w:space="0" w:color="ADC683" w:themeColor="accent3" w:themeTint="BF"/>
        <w:insideV w:val="single" w:sz="8" w:space="0" w:color="ADC683" w:themeColor="accent3" w:themeTint="BF"/>
      </w:tblBorders>
    </w:tblPr>
    <w:tcPr>
      <w:shd w:val="clear" w:color="auto" w:fill="E3EC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C68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9AD" w:themeFill="accent3" w:themeFillTint="7F"/>
      </w:tcPr>
    </w:tblStylePr>
    <w:tblStylePr w:type="band1Horz">
      <w:tblPr/>
      <w:tcPr>
        <w:shd w:val="clear" w:color="auto" w:fill="C8D9AD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3A9FF" w:themeColor="accent4" w:themeTint="BF"/>
        <w:left w:val="single" w:sz="8" w:space="0" w:color="03A9FF" w:themeColor="accent4" w:themeTint="BF"/>
        <w:bottom w:val="single" w:sz="8" w:space="0" w:color="03A9FF" w:themeColor="accent4" w:themeTint="BF"/>
        <w:right w:val="single" w:sz="8" w:space="0" w:color="03A9FF" w:themeColor="accent4" w:themeTint="BF"/>
        <w:insideH w:val="single" w:sz="8" w:space="0" w:color="03A9FF" w:themeColor="accent4" w:themeTint="BF"/>
        <w:insideV w:val="single" w:sz="8" w:space="0" w:color="03A9FF" w:themeColor="accent4" w:themeTint="BF"/>
      </w:tblBorders>
    </w:tblPr>
    <w:tcPr>
      <w:shd w:val="clear" w:color="auto" w:fill="ABE2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A9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7C5FF" w:themeFill="accent4" w:themeFillTint="7F"/>
      </w:tcPr>
    </w:tblStylePr>
    <w:tblStylePr w:type="band1Horz">
      <w:tblPr/>
      <w:tcPr>
        <w:shd w:val="clear" w:color="auto" w:fill="57C5FF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E6B5" w:themeColor="accent5" w:themeTint="BF"/>
        <w:left w:val="single" w:sz="8" w:space="0" w:color="FDE6B5" w:themeColor="accent5" w:themeTint="BF"/>
        <w:bottom w:val="single" w:sz="8" w:space="0" w:color="FDE6B5" w:themeColor="accent5" w:themeTint="BF"/>
        <w:right w:val="single" w:sz="8" w:space="0" w:color="FDE6B5" w:themeColor="accent5" w:themeTint="BF"/>
        <w:insideH w:val="single" w:sz="8" w:space="0" w:color="FDE6B5" w:themeColor="accent5" w:themeTint="BF"/>
        <w:insideV w:val="single" w:sz="8" w:space="0" w:color="FDE6B5" w:themeColor="accent5" w:themeTint="BF"/>
      </w:tblBorders>
    </w:tblPr>
    <w:tcPr>
      <w:shd w:val="clear" w:color="auto" w:fill="FEF6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E" w:themeFill="accent5" w:themeFillTint="7F"/>
      </w:tcPr>
    </w:tblStylePr>
    <w:tblStylePr w:type="band1Horz">
      <w:tblPr/>
      <w:tcPr>
        <w:shd w:val="clear" w:color="auto" w:fill="FEEECE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DDCB5" w:themeColor="accent6" w:themeTint="BF"/>
        <w:left w:val="single" w:sz="8" w:space="0" w:color="CDDCB5" w:themeColor="accent6" w:themeTint="BF"/>
        <w:bottom w:val="single" w:sz="8" w:space="0" w:color="CDDCB5" w:themeColor="accent6" w:themeTint="BF"/>
        <w:right w:val="single" w:sz="8" w:space="0" w:color="CDDCB5" w:themeColor="accent6" w:themeTint="BF"/>
        <w:insideH w:val="single" w:sz="8" w:space="0" w:color="CDDCB5" w:themeColor="accent6" w:themeTint="BF"/>
        <w:insideV w:val="single" w:sz="8" w:space="0" w:color="CDDCB5" w:themeColor="accent6" w:themeTint="BF"/>
      </w:tblBorders>
    </w:tblPr>
    <w:tcPr>
      <w:shd w:val="clear" w:color="auto" w:fill="EEF3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DCB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8CE" w:themeFill="accent6" w:themeFillTint="7F"/>
      </w:tcPr>
    </w:tblStylePr>
    <w:tblStylePr w:type="band1Horz">
      <w:tblPr/>
      <w:tcPr>
        <w:shd w:val="clear" w:color="auto" w:fill="DDE8CE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  <w:insideH w:val="single" w:sz="8" w:space="0" w:color="141414" w:themeColor="text1"/>
        <w:insideV w:val="single" w:sz="8" w:space="0" w:color="141414" w:themeColor="text1"/>
      </w:tblBorders>
    </w:tblPr>
    <w:tcPr>
      <w:shd w:val="clear" w:color="auto" w:fill="C4C4C4" w:themeFill="text1" w:themeFillTint="3F"/>
    </w:tcPr>
    <w:tblStylePr w:type="firstRow">
      <w:rPr>
        <w:b/>
        <w:bCs/>
        <w:color w:val="141414" w:themeColor="text1"/>
      </w:rPr>
      <w:tblPr/>
      <w:tcPr>
        <w:shd w:val="clear" w:color="auto" w:fill="E7E7E7" w:themeFill="text1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98989" w:themeFill="text1" w:themeFillTint="7F"/>
      </w:tcPr>
    </w:tblStylePr>
    <w:tblStylePr w:type="band1Horz">
      <w:tblPr/>
      <w:tcPr>
        <w:tcBorders>
          <w:insideH w:val="single" w:sz="6" w:space="0" w:color="141414" w:themeColor="text1"/>
          <w:insideV w:val="single" w:sz="6" w:space="0" w:color="141414" w:themeColor="text1"/>
        </w:tcBorders>
        <w:shd w:val="clear" w:color="auto" w:fill="89898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  <w:insideH w:val="single" w:sz="8" w:space="0" w:color="00A4E4" w:themeColor="accent1"/>
        <w:insideV w:val="single" w:sz="8" w:space="0" w:color="00A4E4" w:themeColor="accent1"/>
      </w:tblBorders>
    </w:tblPr>
    <w:tcPr>
      <w:shd w:val="clear" w:color="auto" w:fill="B9EBFF" w:themeFill="accent1" w:themeFillTint="3F"/>
    </w:tcPr>
    <w:tblStylePr w:type="firstRow">
      <w:rPr>
        <w:b/>
        <w:bCs/>
        <w:color w:val="141414" w:themeColor="text1"/>
      </w:rPr>
      <w:tblPr/>
      <w:tcPr>
        <w:shd w:val="clear" w:color="auto" w:fill="E3F7FF" w:themeFill="accent1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1" w:themeFillTint="33"/>
      </w:tcPr>
    </w:tblStylePr>
    <w:tblStylePr w:type="band1Vert">
      <w:tblPr/>
      <w:tcPr>
        <w:shd w:val="clear" w:color="auto" w:fill="72D7FF" w:themeFill="accent1" w:themeFillTint="7F"/>
      </w:tcPr>
    </w:tblStylePr>
    <w:tblStylePr w:type="band1Horz">
      <w:tblPr/>
      <w:tcPr>
        <w:tcBorders>
          <w:insideH w:val="single" w:sz="6" w:space="0" w:color="00A4E4" w:themeColor="accent1"/>
          <w:insideV w:val="single" w:sz="6" w:space="0" w:color="00A4E4" w:themeColor="accent1"/>
        </w:tcBorders>
        <w:shd w:val="clear" w:color="auto" w:fill="72D7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  <w:insideH w:val="single" w:sz="8" w:space="0" w:color="FBCA5C" w:themeColor="accent2"/>
        <w:insideV w:val="single" w:sz="8" w:space="0" w:color="FBCA5C" w:themeColor="accent2"/>
      </w:tblBorders>
    </w:tblPr>
    <w:tcPr>
      <w:shd w:val="clear" w:color="auto" w:fill="FEF1D6" w:themeFill="accent2" w:themeFillTint="3F"/>
    </w:tcPr>
    <w:tblStylePr w:type="firstRow">
      <w:rPr>
        <w:b/>
        <w:bCs/>
        <w:color w:val="141414" w:themeColor="text1"/>
      </w:rPr>
      <w:tblPr/>
      <w:tcPr>
        <w:shd w:val="clear" w:color="auto" w:fill="FEF9EE" w:themeFill="accent2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4DE" w:themeFill="accent2" w:themeFillTint="33"/>
      </w:tcPr>
    </w:tblStylePr>
    <w:tblStylePr w:type="band1Vert">
      <w:tblPr/>
      <w:tcPr>
        <w:shd w:val="clear" w:color="auto" w:fill="FDE4AD" w:themeFill="accent2" w:themeFillTint="7F"/>
      </w:tcPr>
    </w:tblStylePr>
    <w:tblStylePr w:type="band1Horz">
      <w:tblPr/>
      <w:tcPr>
        <w:tcBorders>
          <w:insideH w:val="single" w:sz="6" w:space="0" w:color="FBCA5C" w:themeColor="accent2"/>
          <w:insideV w:val="single" w:sz="6" w:space="0" w:color="FBCA5C" w:themeColor="accent2"/>
        </w:tcBorders>
        <w:shd w:val="clear" w:color="auto" w:fill="FDE4A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  <w:insideH w:val="single" w:sz="8" w:space="0" w:color="92B45B" w:themeColor="accent3"/>
        <w:insideV w:val="single" w:sz="8" w:space="0" w:color="92B45B" w:themeColor="accent3"/>
      </w:tblBorders>
    </w:tblPr>
    <w:tcPr>
      <w:shd w:val="clear" w:color="auto" w:fill="E3ECD6" w:themeFill="accent3" w:themeFillTint="3F"/>
    </w:tcPr>
    <w:tblStylePr w:type="firstRow">
      <w:rPr>
        <w:b/>
        <w:bCs/>
        <w:color w:val="141414" w:themeColor="text1"/>
      </w:rPr>
      <w:tblPr/>
      <w:tcPr>
        <w:shd w:val="clear" w:color="auto" w:fill="F4F7EE" w:themeFill="accent3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DE" w:themeFill="accent3" w:themeFillTint="33"/>
      </w:tcPr>
    </w:tblStylePr>
    <w:tblStylePr w:type="band1Vert">
      <w:tblPr/>
      <w:tcPr>
        <w:shd w:val="clear" w:color="auto" w:fill="C8D9AD" w:themeFill="accent3" w:themeFillTint="7F"/>
      </w:tcPr>
    </w:tblStylePr>
    <w:tblStylePr w:type="band1Horz">
      <w:tblPr/>
      <w:tcPr>
        <w:tcBorders>
          <w:insideH w:val="single" w:sz="6" w:space="0" w:color="92B45B" w:themeColor="accent3"/>
          <w:insideV w:val="single" w:sz="6" w:space="0" w:color="92B45B" w:themeColor="accent3"/>
        </w:tcBorders>
        <w:shd w:val="clear" w:color="auto" w:fill="C8D9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  <w:insideH w:val="single" w:sz="8" w:space="0" w:color="0073AE" w:themeColor="accent4"/>
        <w:insideV w:val="single" w:sz="8" w:space="0" w:color="0073AE" w:themeColor="accent4"/>
      </w:tblBorders>
    </w:tblPr>
    <w:tcPr>
      <w:shd w:val="clear" w:color="auto" w:fill="ABE2FF" w:themeFill="accent4" w:themeFillTint="3F"/>
    </w:tcPr>
    <w:tblStylePr w:type="firstRow">
      <w:rPr>
        <w:b/>
        <w:bCs/>
        <w:color w:val="141414" w:themeColor="text1"/>
      </w:rPr>
      <w:tblPr/>
      <w:tcPr>
        <w:shd w:val="clear" w:color="auto" w:fill="DEF3FF" w:themeFill="accent4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8FF" w:themeFill="accent4" w:themeFillTint="33"/>
      </w:tcPr>
    </w:tblStylePr>
    <w:tblStylePr w:type="band1Vert">
      <w:tblPr/>
      <w:tcPr>
        <w:shd w:val="clear" w:color="auto" w:fill="57C5FF" w:themeFill="accent4" w:themeFillTint="7F"/>
      </w:tcPr>
    </w:tblStylePr>
    <w:tblStylePr w:type="band1Horz">
      <w:tblPr/>
      <w:tcPr>
        <w:tcBorders>
          <w:insideH w:val="single" w:sz="6" w:space="0" w:color="0073AE" w:themeColor="accent4"/>
          <w:insideV w:val="single" w:sz="6" w:space="0" w:color="0073AE" w:themeColor="accent4"/>
        </w:tcBorders>
        <w:shd w:val="clear" w:color="auto" w:fill="57C5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  <w:insideH w:val="single" w:sz="8" w:space="0" w:color="FDDF9D" w:themeColor="accent5"/>
        <w:insideV w:val="single" w:sz="8" w:space="0" w:color="FDDF9D" w:themeColor="accent5"/>
      </w:tblBorders>
    </w:tblPr>
    <w:tcPr>
      <w:shd w:val="clear" w:color="auto" w:fill="FEF6E6" w:themeFill="accent5" w:themeFillTint="3F"/>
    </w:tcPr>
    <w:tblStylePr w:type="firstRow">
      <w:rPr>
        <w:b/>
        <w:bCs/>
        <w:color w:val="141414" w:themeColor="text1"/>
      </w:rPr>
      <w:tblPr/>
      <w:tcPr>
        <w:shd w:val="clear" w:color="auto" w:fill="FEFBF5" w:themeFill="accent5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EB" w:themeFill="accent5" w:themeFillTint="33"/>
      </w:tcPr>
    </w:tblStylePr>
    <w:tblStylePr w:type="band1Vert">
      <w:tblPr/>
      <w:tcPr>
        <w:shd w:val="clear" w:color="auto" w:fill="FEEECE" w:themeFill="accent5" w:themeFillTint="7F"/>
      </w:tcPr>
    </w:tblStylePr>
    <w:tblStylePr w:type="band1Horz">
      <w:tblPr/>
      <w:tcPr>
        <w:tcBorders>
          <w:insideH w:val="single" w:sz="6" w:space="0" w:color="FDDF9D" w:themeColor="accent5"/>
          <w:insideV w:val="single" w:sz="6" w:space="0" w:color="FDDF9D" w:themeColor="accent5"/>
        </w:tcBorders>
        <w:shd w:val="clear" w:color="auto" w:fill="FEEE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  <w:insideH w:val="single" w:sz="8" w:space="0" w:color="BDD19D" w:themeColor="accent6"/>
        <w:insideV w:val="single" w:sz="8" w:space="0" w:color="BDD19D" w:themeColor="accent6"/>
      </w:tblBorders>
    </w:tblPr>
    <w:tcPr>
      <w:shd w:val="clear" w:color="auto" w:fill="EEF3E6" w:themeFill="accent6" w:themeFillTint="3F"/>
    </w:tcPr>
    <w:tblStylePr w:type="firstRow">
      <w:rPr>
        <w:b/>
        <w:bCs/>
        <w:color w:val="141414" w:themeColor="text1"/>
      </w:rPr>
      <w:tblPr/>
      <w:tcPr>
        <w:shd w:val="clear" w:color="auto" w:fill="F8FAF5" w:themeFill="accent6" w:themeFillTint="19"/>
      </w:tcPr>
    </w:tblStylePr>
    <w:tblStylePr w:type="lastRow">
      <w:rPr>
        <w:b/>
        <w:bCs/>
        <w:color w:val="141414" w:themeColor="text1"/>
      </w:rPr>
      <w:tblPr/>
      <w:tcPr>
        <w:tcBorders>
          <w:top w:val="single" w:sz="12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4141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EB" w:themeFill="accent6" w:themeFillTint="33"/>
      </w:tcPr>
    </w:tblStylePr>
    <w:tblStylePr w:type="band1Vert">
      <w:tblPr/>
      <w:tcPr>
        <w:shd w:val="clear" w:color="auto" w:fill="DDE8CE" w:themeFill="accent6" w:themeFillTint="7F"/>
      </w:tcPr>
    </w:tblStylePr>
    <w:tblStylePr w:type="band1Horz">
      <w:tblPr/>
      <w:tcPr>
        <w:tcBorders>
          <w:insideH w:val="single" w:sz="6" w:space="0" w:color="BDD19D" w:themeColor="accent6"/>
          <w:insideV w:val="single" w:sz="6" w:space="0" w:color="BDD19D" w:themeColor="accent6"/>
        </w:tcBorders>
        <w:shd w:val="clear" w:color="auto" w:fill="DDE8C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EB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4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4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2D7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2D7FF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1D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CA5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CA5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CA5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CA5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E4A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E4AD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EC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B45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B45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B45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B45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D9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D9AD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2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3A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3A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3A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3A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7C5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7C5FF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6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CE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3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D19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D19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D19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D19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E8C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E8CE" w:themeFill="accent6" w:themeFillTint="7F"/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Caption">
    <w:name w:val="caption"/>
    <w:basedOn w:val="Normal"/>
    <w:next w:val="Normal"/>
    <w:uiPriority w:val="99"/>
    <w:semiHidden/>
    <w:unhideWhenUsed/>
    <w:pPr>
      <w:spacing w:after="200" w:line="240" w:lineRule="auto"/>
    </w:pPr>
    <w:rPr>
      <w:b/>
      <w:bCs/>
      <w:color w:val="00A4E4" w:themeColor="accent1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33333" w:themeColor="followedHyperlink"/>
      <w:u w:val="single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2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21"/>
      </w:numPr>
      <w:contextualSpacing/>
    </w:pPr>
  </w:style>
  <w:style w:type="table" w:styleId="LightList">
    <w:name w:val="Light List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  <w:tblStylePr w:type="band1Horz">
      <w:tblPr/>
      <w:tcPr>
        <w:tcBorders>
          <w:top w:val="single" w:sz="8" w:space="0" w:color="141414" w:themeColor="text1"/>
          <w:left w:val="single" w:sz="8" w:space="0" w:color="141414" w:themeColor="text1"/>
          <w:bottom w:val="single" w:sz="8" w:space="0" w:color="141414" w:themeColor="text1"/>
          <w:right w:val="single" w:sz="8" w:space="0" w:color="141414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4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  <w:tblStylePr w:type="band1Horz">
      <w:tblPr/>
      <w:tcPr>
        <w:tcBorders>
          <w:top w:val="single" w:sz="8" w:space="0" w:color="00A4E4" w:themeColor="accent1"/>
          <w:left w:val="single" w:sz="8" w:space="0" w:color="00A4E4" w:themeColor="accent1"/>
          <w:bottom w:val="single" w:sz="8" w:space="0" w:color="00A4E4" w:themeColor="accent1"/>
          <w:right w:val="single" w:sz="8" w:space="0" w:color="00A4E4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A5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  <w:tblStylePr w:type="band1Horz">
      <w:tblPr/>
      <w:tcPr>
        <w:tcBorders>
          <w:top w:val="single" w:sz="8" w:space="0" w:color="FBCA5C" w:themeColor="accent2"/>
          <w:left w:val="single" w:sz="8" w:space="0" w:color="FBCA5C" w:themeColor="accent2"/>
          <w:bottom w:val="single" w:sz="8" w:space="0" w:color="FBCA5C" w:themeColor="accent2"/>
          <w:right w:val="single" w:sz="8" w:space="0" w:color="FBCA5C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B4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  <w:tblStylePr w:type="band1Horz">
      <w:tblPr/>
      <w:tcPr>
        <w:tcBorders>
          <w:top w:val="single" w:sz="8" w:space="0" w:color="92B45B" w:themeColor="accent3"/>
          <w:left w:val="single" w:sz="8" w:space="0" w:color="92B45B" w:themeColor="accent3"/>
          <w:bottom w:val="single" w:sz="8" w:space="0" w:color="92B45B" w:themeColor="accent3"/>
          <w:right w:val="single" w:sz="8" w:space="0" w:color="92B45B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3A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  <w:tblStylePr w:type="band1Horz">
      <w:tblPr/>
      <w:tcPr>
        <w:tcBorders>
          <w:top w:val="single" w:sz="8" w:space="0" w:color="0073AE" w:themeColor="accent4"/>
          <w:left w:val="single" w:sz="8" w:space="0" w:color="0073AE" w:themeColor="accent4"/>
          <w:bottom w:val="single" w:sz="8" w:space="0" w:color="0073AE" w:themeColor="accent4"/>
          <w:right w:val="single" w:sz="8" w:space="0" w:color="0073AE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  <w:tblStylePr w:type="band1Horz">
      <w:tblPr/>
      <w:tcPr>
        <w:tcBorders>
          <w:top w:val="single" w:sz="8" w:space="0" w:color="FDDF9D" w:themeColor="accent5"/>
          <w:left w:val="single" w:sz="8" w:space="0" w:color="FDDF9D" w:themeColor="accent5"/>
          <w:bottom w:val="single" w:sz="8" w:space="0" w:color="FDDF9D" w:themeColor="accent5"/>
          <w:right w:val="single" w:sz="8" w:space="0" w:color="FDDF9D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D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  <w:tblStylePr w:type="band1Horz">
      <w:tblPr/>
      <w:tcPr>
        <w:tcBorders>
          <w:top w:val="single" w:sz="8" w:space="0" w:color="BDD19D" w:themeColor="accent6"/>
          <w:left w:val="single" w:sz="8" w:space="0" w:color="BDD19D" w:themeColor="accent6"/>
          <w:bottom w:val="single" w:sz="8" w:space="0" w:color="BDD19D" w:themeColor="accent6"/>
          <w:right w:val="single" w:sz="8" w:space="0" w:color="BDD19D" w:themeColor="accent6"/>
        </w:tcBorders>
      </w:tcPr>
    </w:tblStyle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table" w:styleId="ColorfulList">
    <w:name w:val="Colorful List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9B319" w:themeFill="accent2" w:themeFillShade="CC"/>
      </w:tcPr>
    </w:tblStylePr>
    <w:tblStylePr w:type="lastRow">
      <w:rPr>
        <w:b/>
        <w:bCs/>
        <w:color w:val="F9B319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E3F7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9B319" w:themeFill="accent2" w:themeFillShade="CC"/>
      </w:tcPr>
    </w:tblStylePr>
    <w:tblStylePr w:type="lastRow">
      <w:rPr>
        <w:b/>
        <w:bCs/>
        <w:color w:val="F9B319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  <w:tblStylePr w:type="band1Horz">
      <w:tblPr/>
      <w:tcPr>
        <w:shd w:val="clear" w:color="auto" w:fill="C6EFFF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EF9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9B319" w:themeFill="accent2" w:themeFillShade="CC"/>
      </w:tcPr>
    </w:tblStylePr>
    <w:tblStylePr w:type="lastRow">
      <w:rPr>
        <w:b/>
        <w:bCs/>
        <w:color w:val="F9B319" w:themeColor="accent2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  <w:tblStylePr w:type="band1Horz">
      <w:tblPr/>
      <w:tcPr>
        <w:shd w:val="clear" w:color="auto" w:fill="FEF4DE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4F7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8B" w:themeFill="accent4" w:themeFillShade="CC"/>
      </w:tcPr>
    </w:tblStylePr>
    <w:tblStylePr w:type="lastRow">
      <w:rPr>
        <w:b/>
        <w:bCs/>
        <w:color w:val="005B8B" w:themeColor="accent4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  <w:tblStylePr w:type="band1Horz">
      <w:tblPr/>
      <w:tcPr>
        <w:shd w:val="clear" w:color="auto" w:fill="E9F0DE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DEF3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9444" w:themeFill="accent3" w:themeFillShade="CC"/>
      </w:tcPr>
    </w:tblStylePr>
    <w:tblStylePr w:type="lastRow">
      <w:rPr>
        <w:b/>
        <w:bCs/>
        <w:color w:val="759444" w:themeColor="accent3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  <w:tblStylePr w:type="band1Horz">
      <w:tblPr/>
      <w:tcPr>
        <w:shd w:val="clear" w:color="auto" w:fill="BBE8FF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EFB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BB96B" w:themeFill="accent6" w:themeFillShade="CC"/>
      </w:tcPr>
    </w:tblStylePr>
    <w:tblStylePr w:type="lastRow">
      <w:rPr>
        <w:b/>
        <w:bCs/>
        <w:color w:val="9BB96B" w:themeColor="accent6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  <w:tblStylePr w:type="band1Horz">
      <w:tblPr/>
      <w:tcPr>
        <w:shd w:val="clear" w:color="auto" w:fill="FEF8EB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</w:tblPr>
    <w:tcPr>
      <w:shd w:val="clear" w:color="auto" w:fill="F8FA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BC44C" w:themeFill="accent5" w:themeFillShade="CC"/>
      </w:tcPr>
    </w:tblStylePr>
    <w:tblStylePr w:type="lastRow">
      <w:rPr>
        <w:b/>
        <w:bCs/>
        <w:color w:val="FBC44C" w:themeColor="accent5" w:themeShade="CC"/>
      </w:rPr>
      <w:tblPr/>
      <w:tcPr>
        <w:tcBorders>
          <w:top w:val="single" w:sz="12" w:space="0" w:color="14141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  <w:tblStylePr w:type="band1Horz">
      <w:tblPr/>
      <w:tcPr>
        <w:shd w:val="clear" w:color="auto" w:fill="F1F5EB" w:themeFill="accent6" w:themeFillTint="33"/>
      </w:tcPr>
    </w:tblStylePr>
  </w:style>
  <w:style w:type="table" w:styleId="DarkList">
    <w:name w:val="Dark List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4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1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AA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AA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A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AA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BCA5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674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E0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E0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E0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E07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B45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C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8B3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8B3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8B3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8B3F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3A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5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8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8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8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82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78A0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BD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BD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D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D38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D19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7B3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B35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B35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B35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B35E" w:themeFill="accent6" w:themeFillShade="BF"/>
      </w:tcPr>
    </w:tblStylePr>
  </w:style>
  <w:style w:type="table" w:styleId="MediumList1">
    <w:name w:val="Medium Lis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bottom w:val="single" w:sz="8" w:space="0" w:color="14141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text1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141414" w:themeColor="text1"/>
          <w:bottom w:val="single" w:sz="8" w:space="0" w:color="14141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text1"/>
          <w:bottom w:val="single" w:sz="8" w:space="0" w:color="141414" w:themeColor="text1"/>
        </w:tcBorders>
      </w:tc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shd w:val="clear" w:color="auto" w:fill="C4C4C4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00A4E4" w:themeColor="accent1"/>
        <w:bottom w:val="single" w:sz="8" w:space="0" w:color="00A4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4E4" w:themeColor="accent1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00A4E4" w:themeColor="accent1"/>
          <w:bottom w:val="single" w:sz="8" w:space="0" w:color="00A4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4E4" w:themeColor="accent1"/>
          <w:bottom w:val="single" w:sz="8" w:space="0" w:color="00A4E4" w:themeColor="accent1"/>
        </w:tcBorders>
      </w:tcPr>
    </w:tblStylePr>
    <w:tblStylePr w:type="band1Vert">
      <w:tblPr/>
      <w:tcPr>
        <w:shd w:val="clear" w:color="auto" w:fill="B9EBFF" w:themeFill="accent1" w:themeFillTint="3F"/>
      </w:tcPr>
    </w:tblStylePr>
    <w:tblStylePr w:type="band1Horz">
      <w:tblPr/>
      <w:tcPr>
        <w:shd w:val="clear" w:color="auto" w:fill="B9EBFF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FBCA5C" w:themeColor="accent2"/>
        <w:bottom w:val="single" w:sz="8" w:space="0" w:color="FBCA5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CA5C" w:themeColor="accent2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FBCA5C" w:themeColor="accent2"/>
          <w:bottom w:val="single" w:sz="8" w:space="0" w:color="FBCA5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CA5C" w:themeColor="accent2"/>
          <w:bottom w:val="single" w:sz="8" w:space="0" w:color="FBCA5C" w:themeColor="accent2"/>
        </w:tcBorders>
      </w:tcPr>
    </w:tblStylePr>
    <w:tblStylePr w:type="band1Vert">
      <w:tblPr/>
      <w:tcPr>
        <w:shd w:val="clear" w:color="auto" w:fill="FEF1D6" w:themeFill="accent2" w:themeFillTint="3F"/>
      </w:tcPr>
    </w:tblStylePr>
    <w:tblStylePr w:type="band1Horz">
      <w:tblPr/>
      <w:tcPr>
        <w:shd w:val="clear" w:color="auto" w:fill="FEF1D6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92B45B" w:themeColor="accent3"/>
        <w:bottom w:val="single" w:sz="8" w:space="0" w:color="92B45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B45B" w:themeColor="accent3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92B45B" w:themeColor="accent3"/>
          <w:bottom w:val="single" w:sz="8" w:space="0" w:color="92B45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B45B" w:themeColor="accent3"/>
          <w:bottom w:val="single" w:sz="8" w:space="0" w:color="92B45B" w:themeColor="accent3"/>
        </w:tcBorders>
      </w:tcPr>
    </w:tblStylePr>
    <w:tblStylePr w:type="band1Vert">
      <w:tblPr/>
      <w:tcPr>
        <w:shd w:val="clear" w:color="auto" w:fill="E3ECD6" w:themeFill="accent3" w:themeFillTint="3F"/>
      </w:tcPr>
    </w:tblStylePr>
    <w:tblStylePr w:type="band1Horz">
      <w:tblPr/>
      <w:tcPr>
        <w:shd w:val="clear" w:color="auto" w:fill="E3ECD6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0073AE" w:themeColor="accent4"/>
        <w:bottom w:val="single" w:sz="8" w:space="0" w:color="0073A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3AE" w:themeColor="accent4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0073AE" w:themeColor="accent4"/>
          <w:bottom w:val="single" w:sz="8" w:space="0" w:color="0073A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3AE" w:themeColor="accent4"/>
          <w:bottom w:val="single" w:sz="8" w:space="0" w:color="0073AE" w:themeColor="accent4"/>
        </w:tcBorders>
      </w:tcPr>
    </w:tblStylePr>
    <w:tblStylePr w:type="band1Vert">
      <w:tblPr/>
      <w:tcPr>
        <w:shd w:val="clear" w:color="auto" w:fill="ABE2FF" w:themeFill="accent4" w:themeFillTint="3F"/>
      </w:tcPr>
    </w:tblStylePr>
    <w:tblStylePr w:type="band1Horz">
      <w:tblPr/>
      <w:tcPr>
        <w:shd w:val="clear" w:color="auto" w:fill="ABE2FF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FDDF9D" w:themeColor="accent5"/>
        <w:bottom w:val="single" w:sz="8" w:space="0" w:color="FDDF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9D" w:themeColor="accent5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FDDF9D" w:themeColor="accent5"/>
          <w:bottom w:val="single" w:sz="8" w:space="0" w:color="FDDF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9D" w:themeColor="accent5"/>
          <w:bottom w:val="single" w:sz="8" w:space="0" w:color="FDDF9D" w:themeColor="accent5"/>
        </w:tcBorders>
      </w:tcPr>
    </w:tblStylePr>
    <w:tblStylePr w:type="band1Vert">
      <w:tblPr/>
      <w:tcPr>
        <w:shd w:val="clear" w:color="auto" w:fill="FEF6E6" w:themeFill="accent5" w:themeFillTint="3F"/>
      </w:tcPr>
    </w:tblStylePr>
    <w:tblStylePr w:type="band1Horz">
      <w:tblPr/>
      <w:tcPr>
        <w:shd w:val="clear" w:color="auto" w:fill="FEF6E6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8" w:space="0" w:color="BDD19D" w:themeColor="accent6"/>
        <w:bottom w:val="single" w:sz="8" w:space="0" w:color="BDD19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D19D" w:themeColor="accent6"/>
        </w:tcBorders>
      </w:tcPr>
    </w:tblStylePr>
    <w:tblStylePr w:type="lastRow">
      <w:rPr>
        <w:b/>
        <w:bCs/>
        <w:color w:val="141414" w:themeColor="text2"/>
      </w:rPr>
      <w:tblPr/>
      <w:tcPr>
        <w:tcBorders>
          <w:top w:val="single" w:sz="8" w:space="0" w:color="BDD19D" w:themeColor="accent6"/>
          <w:bottom w:val="single" w:sz="8" w:space="0" w:color="BDD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D19D" w:themeColor="accent6"/>
          <w:bottom w:val="single" w:sz="8" w:space="0" w:color="BDD19D" w:themeColor="accent6"/>
        </w:tcBorders>
      </w:tcPr>
    </w:tblStylePr>
    <w:tblStylePr w:type="band1Vert">
      <w:tblPr/>
      <w:tcPr>
        <w:shd w:val="clear" w:color="auto" w:fill="EEF3E6" w:themeFill="accent6" w:themeFillTint="3F"/>
      </w:tcPr>
    </w:tblStylePr>
    <w:tblStylePr w:type="band1Horz">
      <w:tblPr/>
      <w:tcPr>
        <w:shd w:val="clear" w:color="auto" w:fill="EEF3E6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141414" w:themeColor="text1"/>
        <w:left w:val="single" w:sz="8" w:space="0" w:color="141414" w:themeColor="text1"/>
        <w:bottom w:val="single" w:sz="8" w:space="0" w:color="141414" w:themeColor="text1"/>
        <w:right w:val="single" w:sz="8" w:space="0" w:color="14141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4141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A4E4" w:themeColor="accent1"/>
        <w:left w:val="single" w:sz="8" w:space="0" w:color="00A4E4" w:themeColor="accent1"/>
        <w:bottom w:val="single" w:sz="8" w:space="0" w:color="00A4E4" w:themeColor="accent1"/>
        <w:right w:val="single" w:sz="8" w:space="0" w:color="00A4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4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4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4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4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EB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BCA5C" w:themeColor="accent2"/>
        <w:left w:val="single" w:sz="8" w:space="0" w:color="FBCA5C" w:themeColor="accent2"/>
        <w:bottom w:val="single" w:sz="8" w:space="0" w:color="FBCA5C" w:themeColor="accent2"/>
        <w:right w:val="single" w:sz="8" w:space="0" w:color="FBCA5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BCA5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CA5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CA5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1D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92B45B" w:themeColor="accent3"/>
        <w:left w:val="single" w:sz="8" w:space="0" w:color="92B45B" w:themeColor="accent3"/>
        <w:bottom w:val="single" w:sz="8" w:space="0" w:color="92B45B" w:themeColor="accent3"/>
        <w:right w:val="single" w:sz="8" w:space="0" w:color="92B45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B4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B45B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B45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B45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C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0073AE" w:themeColor="accent4"/>
        <w:left w:val="single" w:sz="8" w:space="0" w:color="0073AE" w:themeColor="accent4"/>
        <w:bottom w:val="single" w:sz="8" w:space="0" w:color="0073AE" w:themeColor="accent4"/>
        <w:right w:val="single" w:sz="8" w:space="0" w:color="0073A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3A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73A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3A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3A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2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FDDF9D" w:themeColor="accent5"/>
        <w:left w:val="single" w:sz="8" w:space="0" w:color="FDDF9D" w:themeColor="accent5"/>
        <w:bottom w:val="single" w:sz="8" w:space="0" w:color="FDDF9D" w:themeColor="accent5"/>
        <w:right w:val="single" w:sz="8" w:space="0" w:color="FDDF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9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6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141414" w:themeColor="text1"/>
    </w:rPr>
    <w:tblPr>
      <w:tblStyleRowBandSize w:val="1"/>
      <w:tblStyleColBandSize w:val="1"/>
      <w:tblBorders>
        <w:top w:val="single" w:sz="8" w:space="0" w:color="BDD19D" w:themeColor="accent6"/>
        <w:left w:val="single" w:sz="8" w:space="0" w:color="BDD19D" w:themeColor="accent6"/>
        <w:bottom w:val="single" w:sz="8" w:space="0" w:color="BDD19D" w:themeColor="accent6"/>
        <w:right w:val="single" w:sz="8" w:space="0" w:color="BDD19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D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D19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D19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D19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3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00A4E4" w:themeColor="accent1"/>
        <w:left w:val="single" w:sz="2" w:space="10" w:color="00A4E4" w:themeColor="accent1"/>
        <w:bottom w:val="single" w:sz="2" w:space="10" w:color="00A4E4" w:themeColor="accent1"/>
        <w:right w:val="single" w:sz="2" w:space="10" w:color="00A4E4" w:themeColor="accent1"/>
      </w:pBdr>
      <w:ind w:left="1152" w:right="1152"/>
    </w:pPr>
    <w:rPr>
      <w:rFonts w:eastAsiaTheme="minorEastAsia"/>
      <w:i/>
      <w:iCs/>
      <w:color w:val="00A4E4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PageNumber">
    <w:name w:val="page number"/>
    <w:basedOn w:val="DefaultParagraphFont"/>
    <w:uiPriority w:val="99"/>
    <w:semiHidden/>
    <w:unhideWhenUsed/>
  </w:style>
  <w:style w:type="table" w:styleId="LightShading">
    <w:name w:val="Light Shading"/>
    <w:basedOn w:val="TableNormal"/>
    <w:uiPriority w:val="99"/>
    <w:semiHidden/>
    <w:unhideWhenUsed/>
    <w:pPr>
      <w:spacing w:after="0" w:line="240" w:lineRule="auto"/>
    </w:pPr>
    <w:rPr>
      <w:color w:val="0E0E0E" w:themeColor="text1" w:themeShade="BF"/>
    </w:rPr>
    <w:tblPr>
      <w:tblStyleRowBandSize w:val="1"/>
      <w:tblStyleColBandSize w:val="1"/>
      <w:tblBorders>
        <w:top w:val="single" w:sz="8" w:space="0" w:color="141414" w:themeColor="text1"/>
        <w:bottom w:val="single" w:sz="8" w:space="0" w:color="14141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text1"/>
          <w:left w:val="nil"/>
          <w:bottom w:val="single" w:sz="8" w:space="0" w:color="14141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text1"/>
          <w:left w:val="nil"/>
          <w:bottom w:val="single" w:sz="8" w:space="0" w:color="14141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  <w:szCs w:val="20"/>
    </w:rPr>
  </w:style>
  <w:style w:type="character" w:styleId="IntenseReference">
    <w:name w:val="Intense Reference"/>
    <w:basedOn w:val="DefaultParagraphFont"/>
    <w:uiPriority w:val="99"/>
    <w:semiHidden/>
    <w:unhideWhenUsed/>
    <w:rPr>
      <w:b/>
      <w:bCs/>
      <w:smallCaps/>
      <w:color w:val="FBCA5C" w:themeColor="accent2"/>
      <w:spacing w:val="5"/>
      <w:u w:val="single"/>
    </w:rPr>
  </w:style>
  <w:style w:type="character" w:styleId="SubtleReference">
    <w:name w:val="Subtle Reference"/>
    <w:basedOn w:val="DefaultParagraphFont"/>
    <w:uiPriority w:val="99"/>
    <w:semiHidden/>
    <w:unhideWhenUsed/>
    <w:rPr>
      <w:smallCaps/>
      <w:color w:val="FBCA5C" w:themeColor="accent2"/>
      <w:u w:val="singl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NormalIndent">
    <w:name w:val="Normal Indent"/>
    <w:basedOn w:val="Normal"/>
    <w:uiPriority w:val="99"/>
    <w:semiHidden/>
    <w:unhideWhenUsed/>
    <w:pPr>
      <w:ind w:left="708"/>
    </w:p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NoSpacing">
    <w:name w:val="No Spacing"/>
    <w:basedOn w:val="Normal"/>
    <w:uiPriority w:val="1"/>
    <w:qFormat/>
    <w:rsid w:val="008E797A"/>
    <w:pPr>
      <w:spacing w:after="0" w:line="240" w:lineRule="auto"/>
    </w:pPr>
    <w:rPr>
      <w:rFonts w:ascii="Calibri" w:hAnsi="Calibri" w:cs="Calibri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hAnsi="Consolas" w:cs="Consolas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08080"/>
    </w:r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  <w:szCs w:val="20"/>
    </w:r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99"/>
    <w:semiHidden/>
    <w:unhideWhenUsed/>
    <w:pPr>
      <w:pBdr>
        <w:bottom w:val="single" w:sz="8" w:space="4" w:color="00A4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E0E0E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E0E0E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00A4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A4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A4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051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51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E4E4E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E4E4E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E4E4E" w:themeColor="text1" w:themeTint="BF"/>
      <w:sz w:val="20"/>
      <w:szCs w:val="2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BookTitle">
    <w:name w:val="Book Title"/>
    <w:basedOn w:val="DefaultParagraphFont"/>
    <w:uiPriority w:val="99"/>
    <w:semiHidden/>
    <w:unhideWhenUsed/>
    <w:rPr>
      <w:b/>
      <w:bCs/>
      <w:smallCaps/>
      <w:spacing w:val="5"/>
    </w:r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pPr>
      <w:spacing w:after="100"/>
      <w:ind w:left="1760"/>
    </w:pPr>
  </w:style>
  <w:style w:type="table" w:styleId="LightShading-Accent1">
    <w:name w:val="Light Shading Accent 1"/>
    <w:basedOn w:val="TableNormal"/>
    <w:uiPriority w:val="99"/>
    <w:semiHidden/>
    <w:unhideWhenUsed/>
    <w:pPr>
      <w:spacing w:after="0" w:line="240" w:lineRule="auto"/>
    </w:pPr>
    <w:rPr>
      <w:color w:val="007AAA" w:themeColor="accent1" w:themeShade="BF"/>
    </w:rPr>
    <w:tblPr>
      <w:tblStyleRowBandSize w:val="1"/>
      <w:tblStyleColBandSize w:val="1"/>
      <w:tblBorders>
        <w:top w:val="single" w:sz="8" w:space="0" w:color="00A4E4" w:themeColor="accent1"/>
        <w:bottom w:val="single" w:sz="8" w:space="0" w:color="00A4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E4" w:themeColor="accent1"/>
          <w:left w:val="nil"/>
          <w:bottom w:val="single" w:sz="8" w:space="0" w:color="00A4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E4" w:themeColor="accent1"/>
          <w:left w:val="nil"/>
          <w:bottom w:val="single" w:sz="8" w:space="0" w:color="00A4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EBFF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pPr>
      <w:spacing w:after="0" w:line="240" w:lineRule="auto"/>
    </w:pPr>
    <w:rPr>
      <w:color w:val="F9AE07" w:themeColor="accent2" w:themeShade="BF"/>
    </w:rPr>
    <w:tblPr>
      <w:tblStyleRowBandSize w:val="1"/>
      <w:tblStyleColBandSize w:val="1"/>
      <w:tblBorders>
        <w:top w:val="single" w:sz="8" w:space="0" w:color="FBCA5C" w:themeColor="accent2"/>
        <w:bottom w:val="single" w:sz="8" w:space="0" w:color="FBCA5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CA5C" w:themeColor="accent2"/>
          <w:left w:val="nil"/>
          <w:bottom w:val="single" w:sz="8" w:space="0" w:color="FBCA5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CA5C" w:themeColor="accent2"/>
          <w:left w:val="nil"/>
          <w:bottom w:val="single" w:sz="8" w:space="0" w:color="FBCA5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1D6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pPr>
      <w:spacing w:after="0" w:line="240" w:lineRule="auto"/>
    </w:pPr>
    <w:rPr>
      <w:color w:val="6E8B3F" w:themeColor="accent3" w:themeShade="BF"/>
    </w:rPr>
    <w:tblPr>
      <w:tblStyleRowBandSize w:val="1"/>
      <w:tblStyleColBandSize w:val="1"/>
      <w:tblBorders>
        <w:top w:val="single" w:sz="8" w:space="0" w:color="92B45B" w:themeColor="accent3"/>
        <w:bottom w:val="single" w:sz="8" w:space="0" w:color="92B45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B45B" w:themeColor="accent3"/>
          <w:left w:val="nil"/>
          <w:bottom w:val="single" w:sz="8" w:space="0" w:color="92B45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B45B" w:themeColor="accent3"/>
          <w:left w:val="nil"/>
          <w:bottom w:val="single" w:sz="8" w:space="0" w:color="92B45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CD6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pPr>
      <w:spacing w:after="0" w:line="240" w:lineRule="auto"/>
    </w:pPr>
    <w:rPr>
      <w:color w:val="005582" w:themeColor="accent4" w:themeShade="BF"/>
    </w:rPr>
    <w:tblPr>
      <w:tblStyleRowBandSize w:val="1"/>
      <w:tblStyleColBandSize w:val="1"/>
      <w:tblBorders>
        <w:top w:val="single" w:sz="8" w:space="0" w:color="0073AE" w:themeColor="accent4"/>
        <w:bottom w:val="single" w:sz="8" w:space="0" w:color="0073A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3AE" w:themeColor="accent4"/>
          <w:left w:val="nil"/>
          <w:bottom w:val="single" w:sz="8" w:space="0" w:color="0073A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3AE" w:themeColor="accent4"/>
          <w:left w:val="nil"/>
          <w:bottom w:val="single" w:sz="8" w:space="0" w:color="0073A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2FF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pPr>
      <w:spacing w:after="0" w:line="240" w:lineRule="auto"/>
    </w:pPr>
    <w:rPr>
      <w:color w:val="FBBD38" w:themeColor="accent5" w:themeShade="BF"/>
    </w:rPr>
    <w:tblPr>
      <w:tblStyleRowBandSize w:val="1"/>
      <w:tblStyleColBandSize w:val="1"/>
      <w:tblBorders>
        <w:top w:val="single" w:sz="8" w:space="0" w:color="FDDF9D" w:themeColor="accent5"/>
        <w:bottom w:val="single" w:sz="8" w:space="0" w:color="FDDF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9D" w:themeColor="accent5"/>
          <w:left w:val="nil"/>
          <w:bottom w:val="single" w:sz="8" w:space="0" w:color="FDDF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9D" w:themeColor="accent5"/>
          <w:left w:val="nil"/>
          <w:bottom w:val="single" w:sz="8" w:space="0" w:color="FDDF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6E6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pPr>
      <w:spacing w:after="0" w:line="240" w:lineRule="auto"/>
    </w:pPr>
    <w:rPr>
      <w:color w:val="92B35E" w:themeColor="accent6" w:themeShade="BF"/>
    </w:rPr>
    <w:tblPr>
      <w:tblStyleRowBandSize w:val="1"/>
      <w:tblStyleColBandSize w:val="1"/>
      <w:tblBorders>
        <w:top w:val="single" w:sz="8" w:space="0" w:color="BDD19D" w:themeColor="accent6"/>
        <w:bottom w:val="single" w:sz="8" w:space="0" w:color="BDD19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D19D" w:themeColor="accent6"/>
          <w:left w:val="nil"/>
          <w:bottom w:val="single" w:sz="8" w:space="0" w:color="BDD19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D19D" w:themeColor="accent6"/>
          <w:left w:val="nil"/>
          <w:bottom w:val="single" w:sz="8" w:space="0" w:color="BDD19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3E6" w:themeFill="accent6" w:themeFillTint="3F"/>
      </w:tcPr>
    </w:tblStylePr>
  </w:style>
  <w:style w:type="table" w:styleId="ColorfulShading">
    <w:name w:val="Colorful Shading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BCA5C" w:themeColor="accent2"/>
        <w:left w:val="single" w:sz="4" w:space="0" w:color="141414" w:themeColor="text1"/>
        <w:bottom w:val="single" w:sz="4" w:space="0" w:color="141414" w:themeColor="text1"/>
        <w:right w:val="single" w:sz="4" w:space="0" w:color="14141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text1" w:themeShade="99"/>
          <w:insideV w:val="nil"/>
        </w:tcBorders>
        <w:shd w:val="clear" w:color="auto" w:fill="0C0C0C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text1" w:themeFillShade="BF"/>
      </w:tcPr>
    </w:tblStylePr>
    <w:tblStylePr w:type="band1Vert">
      <w:tblPr/>
      <w:tcPr>
        <w:shd w:val="clear" w:color="auto" w:fill="A1A1A1" w:themeFill="text1" w:themeFillTint="66"/>
      </w:tcPr>
    </w:tblStylePr>
    <w:tblStylePr w:type="band1Horz">
      <w:tblPr/>
      <w:tcPr>
        <w:shd w:val="clear" w:color="auto" w:fill="898989" w:themeFill="text1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BCA5C" w:themeColor="accent2"/>
        <w:left w:val="single" w:sz="4" w:space="0" w:color="00A4E4" w:themeColor="accent1"/>
        <w:bottom w:val="single" w:sz="4" w:space="0" w:color="00A4E4" w:themeColor="accent1"/>
        <w:right w:val="single" w:sz="4" w:space="0" w:color="00A4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2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288" w:themeColor="accent1" w:themeShade="99"/>
          <w:insideV w:val="nil"/>
        </w:tcBorders>
        <w:shd w:val="clear" w:color="auto" w:fill="0062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288" w:themeFill="accent1" w:themeFillShade="99"/>
      </w:tcPr>
    </w:tblStylePr>
    <w:tblStylePr w:type="band1Vert">
      <w:tblPr/>
      <w:tcPr>
        <w:shd w:val="clear" w:color="auto" w:fill="8EDFFF" w:themeFill="accent1" w:themeFillTint="66"/>
      </w:tcPr>
    </w:tblStylePr>
    <w:tblStylePr w:type="band1Horz">
      <w:tblPr/>
      <w:tcPr>
        <w:shd w:val="clear" w:color="auto" w:fill="72D7FF" w:themeFill="accent1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BCA5C" w:themeColor="accent2"/>
        <w:left w:val="single" w:sz="4" w:space="0" w:color="FBCA5C" w:themeColor="accent2"/>
        <w:bottom w:val="single" w:sz="4" w:space="0" w:color="FBCA5C" w:themeColor="accent2"/>
        <w:right w:val="single" w:sz="4" w:space="0" w:color="FBCA5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CA5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88C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88C05" w:themeColor="accent2" w:themeShade="99"/>
          <w:insideV w:val="nil"/>
        </w:tcBorders>
        <w:shd w:val="clear" w:color="auto" w:fill="C88C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8C05" w:themeFill="accent2" w:themeFillShade="99"/>
      </w:tcPr>
    </w:tblStylePr>
    <w:tblStylePr w:type="band1Vert">
      <w:tblPr/>
      <w:tcPr>
        <w:shd w:val="clear" w:color="auto" w:fill="FDE9BD" w:themeFill="accent2" w:themeFillTint="66"/>
      </w:tcPr>
    </w:tblStylePr>
    <w:tblStylePr w:type="band1Horz">
      <w:tblPr/>
      <w:tcPr>
        <w:shd w:val="clear" w:color="auto" w:fill="FDE4AD" w:themeFill="accent2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0073AE" w:themeColor="accent4"/>
        <w:left w:val="single" w:sz="4" w:space="0" w:color="92B45B" w:themeColor="accent3"/>
        <w:bottom w:val="single" w:sz="4" w:space="0" w:color="92B45B" w:themeColor="accent3"/>
        <w:right w:val="single" w:sz="4" w:space="0" w:color="92B45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3A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F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F33" w:themeColor="accent3" w:themeShade="99"/>
          <w:insideV w:val="nil"/>
        </w:tcBorders>
        <w:shd w:val="clear" w:color="auto" w:fill="586F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F33" w:themeFill="accent3" w:themeFillShade="99"/>
      </w:tcPr>
    </w:tblStylePr>
    <w:tblStylePr w:type="band1Vert">
      <w:tblPr/>
      <w:tcPr>
        <w:shd w:val="clear" w:color="auto" w:fill="D3E1BD" w:themeFill="accent3" w:themeFillTint="66"/>
      </w:tcPr>
    </w:tblStylePr>
    <w:tblStylePr w:type="band1Horz">
      <w:tblPr/>
      <w:tcPr>
        <w:shd w:val="clear" w:color="auto" w:fill="C8D9AD" w:themeFill="accent3" w:themeFillTint="7F"/>
      </w:tcPr>
    </w:tblStylePr>
  </w:style>
  <w:style w:type="table" w:styleId="ColorfulShading-Accent5">
    <w:name w:val="Colorful Shading Accent 5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BDD19D" w:themeColor="accent6"/>
        <w:left w:val="single" w:sz="4" w:space="0" w:color="FDDF9D" w:themeColor="accent5"/>
        <w:bottom w:val="single" w:sz="4" w:space="0" w:color="FDDF9D" w:themeColor="accent5"/>
        <w:right w:val="single" w:sz="4" w:space="0" w:color="FDDF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D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1A60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1A605" w:themeColor="accent5" w:themeShade="99"/>
          <w:insideV w:val="nil"/>
        </w:tcBorders>
        <w:shd w:val="clear" w:color="auto" w:fill="F1A60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A605" w:themeFill="accent5" w:themeFillShade="99"/>
      </w:tcPr>
    </w:tblStylePr>
    <w:tblStylePr w:type="band1Vert">
      <w:tblPr/>
      <w:tcPr>
        <w:shd w:val="clear" w:color="auto" w:fill="FEF2D7" w:themeFill="accent5" w:themeFillTint="66"/>
      </w:tcPr>
    </w:tblStylePr>
    <w:tblStylePr w:type="band1Horz">
      <w:tblPr/>
      <w:tcPr>
        <w:shd w:val="clear" w:color="auto" w:fill="FEEECE" w:themeFill="accent5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FDDF9D" w:themeColor="accent5"/>
        <w:left w:val="single" w:sz="4" w:space="0" w:color="BDD19D" w:themeColor="accent6"/>
        <w:bottom w:val="single" w:sz="4" w:space="0" w:color="BDD19D" w:themeColor="accent6"/>
        <w:right w:val="single" w:sz="4" w:space="0" w:color="BDD19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954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9546" w:themeColor="accent6" w:themeShade="99"/>
          <w:insideV w:val="nil"/>
        </w:tcBorders>
        <w:shd w:val="clear" w:color="auto" w:fill="76954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546" w:themeFill="accent6" w:themeFillShade="99"/>
      </w:tcPr>
    </w:tblStylePr>
    <w:tblStylePr w:type="band1Vert">
      <w:tblPr/>
      <w:tcPr>
        <w:shd w:val="clear" w:color="auto" w:fill="E4ECD7" w:themeFill="accent6" w:themeFillTint="66"/>
      </w:tcPr>
    </w:tblStylePr>
    <w:tblStylePr w:type="band1Horz">
      <w:tblPr/>
      <w:tcPr>
        <w:shd w:val="clear" w:color="auto" w:fill="DDE8CE" w:themeFill="accent6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ColorfulShading-Accent4">
    <w:name w:val="Colorful Shading Accent 4"/>
    <w:basedOn w:val="TableNormal"/>
    <w:uiPriority w:val="99"/>
    <w:semiHidden/>
    <w:unhideWhenUsed/>
    <w:pPr>
      <w:spacing w:after="0" w:line="240" w:lineRule="auto"/>
    </w:pPr>
    <w:rPr>
      <w:color w:val="141414" w:themeColor="text1"/>
    </w:rPr>
    <w:tblPr>
      <w:tblStyleRowBandSize w:val="1"/>
      <w:tblStyleColBandSize w:val="1"/>
      <w:tblBorders>
        <w:top w:val="single" w:sz="24" w:space="0" w:color="92B45B" w:themeColor="accent3"/>
        <w:left w:val="single" w:sz="4" w:space="0" w:color="0073AE" w:themeColor="accent4"/>
        <w:bottom w:val="single" w:sz="4" w:space="0" w:color="0073AE" w:themeColor="accent4"/>
        <w:right w:val="single" w:sz="4" w:space="0" w:color="0073A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3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B45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6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68" w:themeColor="accent4" w:themeShade="99"/>
          <w:insideV w:val="nil"/>
        </w:tcBorders>
        <w:shd w:val="clear" w:color="auto" w:fill="00446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68" w:themeFill="accent4" w:themeFillShade="99"/>
      </w:tcPr>
    </w:tblStylePr>
    <w:tblStylePr w:type="band1Vert">
      <w:tblPr/>
      <w:tcPr>
        <w:shd w:val="clear" w:color="auto" w:fill="78D1FF" w:themeFill="accent4" w:themeFillTint="66"/>
      </w:tcPr>
    </w:tblStylePr>
    <w:tblStylePr w:type="band1Horz">
      <w:tblPr/>
      <w:tcPr>
        <w:shd w:val="clear" w:color="auto" w:fill="57C5FF" w:themeFill="accent4" w:themeFillTint="7F"/>
      </w:tcPr>
    </w:tblStylePr>
    <w:tblStylePr w:type="neCell">
      <w:rPr>
        <w:color w:val="141414" w:themeColor="text1"/>
      </w:rPr>
    </w:tblStylePr>
    <w:tblStylePr w:type="nwCell">
      <w:rPr>
        <w:color w:val="141414" w:themeColor="text1"/>
      </w:rPr>
    </w:tblStylePr>
  </w:style>
  <w:style w:type="table" w:styleId="MediumShading1">
    <w:name w:val="Medium Shading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E4E4E" w:themeColor="text1" w:themeTint="BF"/>
        <w:left w:val="single" w:sz="8" w:space="0" w:color="4E4E4E" w:themeColor="text1" w:themeTint="BF"/>
        <w:bottom w:val="single" w:sz="8" w:space="0" w:color="4E4E4E" w:themeColor="text1" w:themeTint="BF"/>
        <w:right w:val="single" w:sz="8" w:space="0" w:color="4E4E4E" w:themeColor="text1" w:themeTint="BF"/>
        <w:insideH w:val="single" w:sz="8" w:space="0" w:color="4E4E4E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text1" w:themeTint="BF"/>
          <w:left w:val="single" w:sz="8" w:space="0" w:color="4E4E4E" w:themeColor="text1" w:themeTint="BF"/>
          <w:bottom w:val="single" w:sz="8" w:space="0" w:color="4E4E4E" w:themeColor="text1" w:themeTint="BF"/>
          <w:right w:val="single" w:sz="8" w:space="0" w:color="4E4E4E" w:themeColor="text1" w:themeTint="BF"/>
          <w:insideH w:val="nil"/>
          <w:insideV w:val="nil"/>
        </w:tcBorders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text1" w:themeTint="BF"/>
          <w:left w:val="single" w:sz="8" w:space="0" w:color="4E4E4E" w:themeColor="text1" w:themeTint="BF"/>
          <w:bottom w:val="single" w:sz="8" w:space="0" w:color="4E4E4E" w:themeColor="text1" w:themeTint="BF"/>
          <w:right w:val="single" w:sz="8" w:space="0" w:color="4E4E4E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BC3FF" w:themeColor="accent1" w:themeTint="BF"/>
        <w:left w:val="single" w:sz="8" w:space="0" w:color="2BC3FF" w:themeColor="accent1" w:themeTint="BF"/>
        <w:bottom w:val="single" w:sz="8" w:space="0" w:color="2BC3FF" w:themeColor="accent1" w:themeTint="BF"/>
        <w:right w:val="single" w:sz="8" w:space="0" w:color="2BC3FF" w:themeColor="accent1" w:themeTint="BF"/>
        <w:insideH w:val="single" w:sz="8" w:space="0" w:color="2BC3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C3FF" w:themeColor="accent1" w:themeTint="BF"/>
          <w:left w:val="single" w:sz="8" w:space="0" w:color="2BC3FF" w:themeColor="accent1" w:themeTint="BF"/>
          <w:bottom w:val="single" w:sz="8" w:space="0" w:color="2BC3FF" w:themeColor="accent1" w:themeTint="BF"/>
          <w:right w:val="single" w:sz="8" w:space="0" w:color="2BC3FF" w:themeColor="accent1" w:themeTint="BF"/>
          <w:insideH w:val="nil"/>
          <w:insideV w:val="nil"/>
        </w:tcBorders>
        <w:shd w:val="clear" w:color="auto" w:fill="00A4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C3FF" w:themeColor="accent1" w:themeTint="BF"/>
          <w:left w:val="single" w:sz="8" w:space="0" w:color="2BC3FF" w:themeColor="accent1" w:themeTint="BF"/>
          <w:bottom w:val="single" w:sz="8" w:space="0" w:color="2BC3FF" w:themeColor="accent1" w:themeTint="BF"/>
          <w:right w:val="single" w:sz="8" w:space="0" w:color="2BC3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B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EB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CD784" w:themeColor="accent2" w:themeTint="BF"/>
        <w:left w:val="single" w:sz="8" w:space="0" w:color="FCD784" w:themeColor="accent2" w:themeTint="BF"/>
        <w:bottom w:val="single" w:sz="8" w:space="0" w:color="FCD784" w:themeColor="accent2" w:themeTint="BF"/>
        <w:right w:val="single" w:sz="8" w:space="0" w:color="FCD784" w:themeColor="accent2" w:themeTint="BF"/>
        <w:insideH w:val="single" w:sz="8" w:space="0" w:color="FCD78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D784" w:themeColor="accent2" w:themeTint="BF"/>
          <w:left w:val="single" w:sz="8" w:space="0" w:color="FCD784" w:themeColor="accent2" w:themeTint="BF"/>
          <w:bottom w:val="single" w:sz="8" w:space="0" w:color="FCD784" w:themeColor="accent2" w:themeTint="BF"/>
          <w:right w:val="single" w:sz="8" w:space="0" w:color="FCD784" w:themeColor="accent2" w:themeTint="BF"/>
          <w:insideH w:val="nil"/>
          <w:insideV w:val="nil"/>
        </w:tcBorders>
        <w:shd w:val="clear" w:color="auto" w:fill="FBCA5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D784" w:themeColor="accent2" w:themeTint="BF"/>
          <w:left w:val="single" w:sz="8" w:space="0" w:color="FCD784" w:themeColor="accent2" w:themeTint="BF"/>
          <w:bottom w:val="single" w:sz="8" w:space="0" w:color="FCD784" w:themeColor="accent2" w:themeTint="BF"/>
          <w:right w:val="single" w:sz="8" w:space="0" w:color="FCD78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1D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DC683" w:themeColor="accent3" w:themeTint="BF"/>
        <w:left w:val="single" w:sz="8" w:space="0" w:color="ADC683" w:themeColor="accent3" w:themeTint="BF"/>
        <w:bottom w:val="single" w:sz="8" w:space="0" w:color="ADC683" w:themeColor="accent3" w:themeTint="BF"/>
        <w:right w:val="single" w:sz="8" w:space="0" w:color="ADC683" w:themeColor="accent3" w:themeTint="BF"/>
        <w:insideH w:val="single" w:sz="8" w:space="0" w:color="ADC68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C683" w:themeColor="accent3" w:themeTint="BF"/>
          <w:left w:val="single" w:sz="8" w:space="0" w:color="ADC683" w:themeColor="accent3" w:themeTint="BF"/>
          <w:bottom w:val="single" w:sz="8" w:space="0" w:color="ADC683" w:themeColor="accent3" w:themeTint="BF"/>
          <w:right w:val="single" w:sz="8" w:space="0" w:color="ADC683" w:themeColor="accent3" w:themeTint="BF"/>
          <w:insideH w:val="nil"/>
          <w:insideV w:val="nil"/>
        </w:tcBorders>
        <w:shd w:val="clear" w:color="auto" w:fill="92B45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C683" w:themeColor="accent3" w:themeTint="BF"/>
          <w:left w:val="single" w:sz="8" w:space="0" w:color="ADC683" w:themeColor="accent3" w:themeTint="BF"/>
          <w:bottom w:val="single" w:sz="8" w:space="0" w:color="ADC683" w:themeColor="accent3" w:themeTint="BF"/>
          <w:right w:val="single" w:sz="8" w:space="0" w:color="ADC68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C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3A9FF" w:themeColor="accent4" w:themeTint="BF"/>
        <w:left w:val="single" w:sz="8" w:space="0" w:color="03A9FF" w:themeColor="accent4" w:themeTint="BF"/>
        <w:bottom w:val="single" w:sz="8" w:space="0" w:color="03A9FF" w:themeColor="accent4" w:themeTint="BF"/>
        <w:right w:val="single" w:sz="8" w:space="0" w:color="03A9FF" w:themeColor="accent4" w:themeTint="BF"/>
        <w:insideH w:val="single" w:sz="8" w:space="0" w:color="03A9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A9FF" w:themeColor="accent4" w:themeTint="BF"/>
          <w:left w:val="single" w:sz="8" w:space="0" w:color="03A9FF" w:themeColor="accent4" w:themeTint="BF"/>
          <w:bottom w:val="single" w:sz="8" w:space="0" w:color="03A9FF" w:themeColor="accent4" w:themeTint="BF"/>
          <w:right w:val="single" w:sz="8" w:space="0" w:color="03A9FF" w:themeColor="accent4" w:themeTint="BF"/>
          <w:insideH w:val="nil"/>
          <w:insideV w:val="nil"/>
        </w:tcBorders>
        <w:shd w:val="clear" w:color="auto" w:fill="0073A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A9FF" w:themeColor="accent4" w:themeTint="BF"/>
          <w:left w:val="single" w:sz="8" w:space="0" w:color="03A9FF" w:themeColor="accent4" w:themeTint="BF"/>
          <w:bottom w:val="single" w:sz="8" w:space="0" w:color="03A9FF" w:themeColor="accent4" w:themeTint="BF"/>
          <w:right w:val="single" w:sz="8" w:space="0" w:color="03A9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2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2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DE6B5" w:themeColor="accent5" w:themeTint="BF"/>
        <w:left w:val="single" w:sz="8" w:space="0" w:color="FDE6B5" w:themeColor="accent5" w:themeTint="BF"/>
        <w:bottom w:val="single" w:sz="8" w:space="0" w:color="FDE6B5" w:themeColor="accent5" w:themeTint="BF"/>
        <w:right w:val="single" w:sz="8" w:space="0" w:color="FDE6B5" w:themeColor="accent5" w:themeTint="BF"/>
        <w:insideH w:val="single" w:sz="8" w:space="0" w:color="FDE6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B5" w:themeColor="accent5" w:themeTint="BF"/>
          <w:left w:val="single" w:sz="8" w:space="0" w:color="FDE6B5" w:themeColor="accent5" w:themeTint="BF"/>
          <w:bottom w:val="single" w:sz="8" w:space="0" w:color="FDE6B5" w:themeColor="accent5" w:themeTint="BF"/>
          <w:right w:val="single" w:sz="8" w:space="0" w:color="FDE6B5" w:themeColor="accent5" w:themeTint="BF"/>
          <w:insideH w:val="nil"/>
          <w:insideV w:val="nil"/>
        </w:tcBorders>
        <w:shd w:val="clear" w:color="auto" w:fill="FDDF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B5" w:themeColor="accent5" w:themeTint="BF"/>
          <w:left w:val="single" w:sz="8" w:space="0" w:color="FDE6B5" w:themeColor="accent5" w:themeTint="BF"/>
          <w:bottom w:val="single" w:sz="8" w:space="0" w:color="FDE6B5" w:themeColor="accent5" w:themeTint="BF"/>
          <w:right w:val="single" w:sz="8" w:space="0" w:color="FDE6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6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6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CDDCB5" w:themeColor="accent6" w:themeTint="BF"/>
        <w:left w:val="single" w:sz="8" w:space="0" w:color="CDDCB5" w:themeColor="accent6" w:themeTint="BF"/>
        <w:bottom w:val="single" w:sz="8" w:space="0" w:color="CDDCB5" w:themeColor="accent6" w:themeTint="BF"/>
        <w:right w:val="single" w:sz="8" w:space="0" w:color="CDDCB5" w:themeColor="accent6" w:themeTint="BF"/>
        <w:insideH w:val="single" w:sz="8" w:space="0" w:color="CDDCB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DCB5" w:themeColor="accent6" w:themeTint="BF"/>
          <w:left w:val="single" w:sz="8" w:space="0" w:color="CDDCB5" w:themeColor="accent6" w:themeTint="BF"/>
          <w:bottom w:val="single" w:sz="8" w:space="0" w:color="CDDCB5" w:themeColor="accent6" w:themeTint="BF"/>
          <w:right w:val="single" w:sz="8" w:space="0" w:color="CDDCB5" w:themeColor="accent6" w:themeTint="BF"/>
          <w:insideH w:val="nil"/>
          <w:insideV w:val="nil"/>
        </w:tcBorders>
        <w:shd w:val="clear" w:color="auto" w:fill="BDD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CB5" w:themeColor="accent6" w:themeTint="BF"/>
          <w:left w:val="single" w:sz="8" w:space="0" w:color="CDDCB5" w:themeColor="accent6" w:themeTint="BF"/>
          <w:bottom w:val="single" w:sz="8" w:space="0" w:color="CDDCB5" w:themeColor="accent6" w:themeTint="BF"/>
          <w:right w:val="single" w:sz="8" w:space="0" w:color="CDDCB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3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3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4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A5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A5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A5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B45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B45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B45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3A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3A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3A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D19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D19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D19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customStyle="1" w:styleId="DocsID">
    <w:name w:val="DocsID"/>
    <w:basedOn w:val="Normal"/>
    <w:uiPriority w:val="29"/>
    <w:qFormat/>
    <w:pPr>
      <w:widowControl w:val="0"/>
      <w:spacing w:before="20" w:after="0" w:line="160" w:lineRule="exact"/>
    </w:pPr>
    <w:rPr>
      <w:rFonts w:ascii="Arial" w:eastAsia="Times New Roman" w:hAnsi="Arial" w:cs="Times New Roman"/>
      <w:sz w:val="16"/>
      <w:szCs w:val="13"/>
      <w:lang w:val="fr-CA"/>
    </w:rPr>
  </w:style>
  <w:style w:type="character" w:customStyle="1" w:styleId="tlid-translation">
    <w:name w:val="tlid-translation"/>
    <w:basedOn w:val="DefaultParagraphFont"/>
    <w:uiPriority w:val="29"/>
    <w:qFormat/>
  </w:style>
  <w:style w:type="paragraph" w:styleId="Revision">
    <w:name w:val="Revision"/>
    <w:hidden/>
    <w:uiPriority w:val="99"/>
    <w:semiHidden/>
    <w:rsid w:val="004F0714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30D4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claims.travelguard.com/myclaim/ca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2673de-b264-43ab-b333-25166615ddcb" xsi:nil="true"/>
    <lcf76f155ced4ddcb4097134ff3c332f xmlns="694a2687-4383-4267-b4dc-f7657eaaabf8">
      <Terms xmlns="http://schemas.microsoft.com/office/infopath/2007/PartnerControls"/>
    </lcf76f155ced4ddcb4097134ff3c332f>
    <RevisionDate xmlns="694a2687-4383-4267-b4dc-f7657eaaabf8" xsi:nil="true"/>
    <Country xmlns="694a2687-4383-4267-b4dc-f7657eaaabf8" xsi:nil="true"/>
    <Date xmlns="694a2687-4383-4267-b4dc-f7657eaaabf8" xsi:nil="true"/>
    <Comments xmlns="694a2687-4383-4267-b4dc-f7657eaaabf8" xsi:nil="true"/>
    <Language xmlns="694a2687-4383-4267-b4dc-f7657eaaabf8" xsi:nil="true"/>
    <DocumentType xmlns="694a2687-4383-4267-b4dc-f7657eaaabf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252aea0ae3fa9b50950ad09e09ac4e9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ea2286cea1036abf1cfc4795a53321d1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roperties xmlns="http://www.imanage.com/work/xmlschema">
  <documentid>LAVERY!30139040.2</documentid>
  <senderid>GT1691</senderid>
  <senderemail>DBOISVERT@LAVERY.CA</senderemail>
  <lastmodified>2025-10-08T11:18:00.0000000-04:00</lastmodified>
  <database>LAVERY</database>
</properties>
</file>

<file path=customXml/itemProps1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2673de-b264-43ab-b333-25166615ddcb"/>
    <ds:schemaRef ds:uri="694a2687-4383-4267-b4dc-f7657eaaabf8"/>
  </ds:schemaRefs>
</ds:datastoreItem>
</file>

<file path=customXml/itemProps2.xml><?xml version="1.0" encoding="utf-8"?>
<ds:datastoreItem xmlns:ds="http://schemas.openxmlformats.org/officeDocument/2006/customXml" ds:itemID="{A16BDD9C-E5B9-45BA-A0FB-999977A95E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68B239-6C6D-49AC-AD6B-2AC9A8B9158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F0EDBF5-EA2D-4BAF-9E67-FA7A7299B763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790</Words>
  <Characters>4458</Characters>
  <Application>Microsoft Office Word</Application>
  <DocSecurity>0</DocSecurity>
  <Lines>495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Uy, Eleanor</dc:creator>
  <cp:lastModifiedBy>Stuart Santos</cp:lastModifiedBy>
  <cp:revision>1</cp:revision>
  <dcterms:created xsi:type="dcterms:W3CDTF">2026-10-05T09:56:00Z</dcterms:created>
  <dcterms:modified xsi:type="dcterms:W3CDTF">2026-10-05T09:56:00Z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AutoUpdate">
    <vt:lpwstr>NO</vt:lpwstr>
  </property>
  <property fmtid="{D5CDD505-2E9C-101B-9397-08002B2CF9AE}" pid="3" name="DocsID">
    <vt:lpwstr/>
  </property>
  <property fmtid="{D5CDD505-2E9C-101B-9397-08002B2CF9AE}" pid="4" name="ContentTypeId">
    <vt:lpwstr>0x0101005B114DE0BF701045AD2403C163A63BBD</vt:lpwstr>
  </property>
  <property fmtid="{D5CDD505-2E9C-101B-9397-08002B2CF9AE}" pid="5" name="_dlc_DocIdItemGuid">
    <vt:lpwstr>019b6dea-a520-4c47-8347-f36fa16098d9</vt:lpwstr>
  </property>
  <property fmtid="{D5CDD505-2E9C-101B-9397-08002B2CF9AE}" pid="6" name="MediaServiceImageTags">
    <vt:lpwstr/>
  </property>
  <property fmtid="{D5CDD505-2E9C-101B-9397-08002B2CF9AE}" pid="7" name="MSIP_Label_9a7ed875-cb67-40d7-9ea6-a804b08b1148_Enabled">
    <vt:lpwstr>true</vt:lpwstr>
  </property>
  <property fmtid="{D5CDD505-2E9C-101B-9397-08002B2CF9AE}" pid="8" name="MSIP_Label_9a7ed875-cb67-40d7-9ea6-a804b08b1148_SetDate">
    <vt:lpwstr>2025-10-10T14:21:23Z</vt:lpwstr>
  </property>
  <property fmtid="{D5CDD505-2E9C-101B-9397-08002B2CF9AE}" pid="9" name="MSIP_Label_9a7ed875-cb67-40d7-9ea6-a804b08b1148_Method">
    <vt:lpwstr>Privileged</vt:lpwstr>
  </property>
  <property fmtid="{D5CDD505-2E9C-101B-9397-08002B2CF9AE}" pid="10" name="MSIP_Label_9a7ed875-cb67-40d7-9ea6-a804b08b1148_Name">
    <vt:lpwstr>9a7ed875-cb67-40d7-9ea6-a804b08b1148</vt:lpwstr>
  </property>
  <property fmtid="{D5CDD505-2E9C-101B-9397-08002B2CF9AE}" pid="11" name="MSIP_Label_9a7ed875-cb67-40d7-9ea6-a804b08b1148_SiteId">
    <vt:lpwstr>473672ba-cd07-4371-a2ae-788b4c61840e</vt:lpwstr>
  </property>
  <property fmtid="{D5CDD505-2E9C-101B-9397-08002B2CF9AE}" pid="12" name="MSIP_Label_9a7ed875-cb67-40d7-9ea6-a804b08b1148_ActionId">
    <vt:lpwstr>08322de1-c80b-4bf8-a371-f10a7bd6e0b8</vt:lpwstr>
  </property>
  <property fmtid="{D5CDD505-2E9C-101B-9397-08002B2CF9AE}" pid="13" name="MSIP_Label_9a7ed875-cb67-40d7-9ea6-a804b08b1148_ContentBits">
    <vt:lpwstr>0</vt:lpwstr>
  </property>
</Properties>
</file>