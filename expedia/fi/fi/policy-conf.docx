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81C" w:rsidRDefault="00325400" w:rsidP="00325400">
      <w:pPr>
        <w:spacing w:after="0" w:line="240" w:lineRule="auto"/>
      </w:pPr>
      <w:del w:id="0" w:author="Kitchens, Darcy" w:date="2026-02-26T14:20:00Z" w16du:dateUtc="2026-02-26T20:20:00Z">
        <w:r w:rsidDel="00325400">
          <w:rPr>
            <w:noProof/>
          </w:rPr>
          <w:drawing>
            <wp:inline distT="0" distB="0" distL="0" distR="0" wp14:anchorId="7A02F937" wp14:editId="0147E7CE">
              <wp:extent cx="921539" cy="457200"/>
              <wp:effectExtent l="0" t="0" r="0" b="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AIG_core_r_rgb.png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539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" w:author="Kitchens, Darcy" w:date="2026-02-26T14:20:00Z" w16du:dateUtc="2026-02-26T20:20:00Z">
        <w:r>
          <w:rPr>
            <w:noProof/>
          </w:rPr>
          <w:drawing>
            <wp:inline distT="0" distB="0" distL="0" distR="0" wp14:anchorId="5A263DFD" wp14:editId="6CDBC7C3">
              <wp:extent cx="2000250" cy="772297"/>
              <wp:effectExtent l="0" t="0" r="0" b="8890"/>
              <wp:docPr id="49755184" name="Picture 4975518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8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6265" cy="774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C9381C" w:rsidRPr="00244DFA" w:rsidRDefault="00C9381C" w:rsidP="004E40BD">
      <w:pPr>
        <w:spacing w:after="0" w:line="240" w:lineRule="auto"/>
      </w:pPr>
    </w:p>
    <w:p w:rsidR="004E40BD" w:rsidRPr="00B833BD" w:rsidRDefault="006010E9" w:rsidP="004E40BD">
      <w:pPr>
        <w:spacing w:after="0" w:line="240" w:lineRule="auto"/>
        <w:rPr>
          <w:b/>
          <w:color w:val="002060"/>
          <w:sz w:val="32"/>
          <w:szCs w:val="32"/>
          <w:lang w:val="fi-FI"/>
        </w:rPr>
      </w:pPr>
      <w:r w:rsidRPr="00B833BD">
        <w:rPr>
          <w:b/>
          <w:color w:val="002060"/>
          <w:sz w:val="32"/>
          <w:szCs w:val="32"/>
          <w:lang w:val="fi-FI"/>
        </w:rPr>
        <w:t>Matkavakuutus</w:t>
      </w:r>
    </w:p>
    <w:p w:rsidR="004E40BD" w:rsidRDefault="004E40BD" w:rsidP="004E40BD">
      <w:pPr>
        <w:spacing w:after="0" w:line="240" w:lineRule="auto"/>
        <w:rPr>
          <w:lang w:val="fi-FI"/>
        </w:rPr>
      </w:pPr>
    </w:p>
    <w:p w:rsidR="00AB5FAC" w:rsidRPr="00AB5FAC" w:rsidRDefault="00A01900" w:rsidP="004E40BD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i-FI"/>
        </w:rPr>
      </w:pPr>
      <w:r w:rsidRPr="00A01900">
        <w:rPr>
          <w:rFonts w:ascii="Arial" w:hAnsi="Arial" w:cs="Arial"/>
          <w:b/>
          <w:color w:val="FF0000"/>
          <w:sz w:val="20"/>
          <w:szCs w:val="20"/>
          <w:lang w:val="fi-FI"/>
        </w:rPr>
        <w:t>Lähettäjä</w:t>
      </w:r>
      <w:r>
        <w:rPr>
          <w:rFonts w:ascii="Arial" w:hAnsi="Arial" w:cs="Arial"/>
          <w:b/>
          <w:color w:val="FF0000"/>
          <w:sz w:val="20"/>
          <w:szCs w:val="20"/>
          <w:lang w:val="fi-FI"/>
        </w:rPr>
        <w:t>:</w:t>
      </w:r>
      <w:r>
        <w:rPr>
          <w:rFonts w:ascii="Arial" w:hAnsi="Arial" w:cs="Arial"/>
          <w:b/>
          <w:color w:val="FF0000"/>
          <w:sz w:val="20"/>
          <w:szCs w:val="20"/>
          <w:lang w:val="fi-FI"/>
        </w:rPr>
        <w:tab/>
      </w:r>
      <w:del w:id="2" w:author="Marjo Valiaho" w:date="2026-02-22T20:50:00Z" w16du:dateUtc="2026-02-22T20:50:00Z">
        <w:r w:rsidR="00AB5FAC" w:rsidRPr="00AB5FAC" w:rsidDel="00B52917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 xml:space="preserve">AIG </w:delText>
        </w:r>
      </w:del>
      <w:r w:rsidR="00AB5FAC" w:rsidRPr="00AB5FAC">
        <w:rPr>
          <w:rFonts w:ascii="Arial" w:hAnsi="Arial" w:cs="Arial"/>
          <w:b/>
          <w:color w:val="FF0000"/>
          <w:sz w:val="20"/>
          <w:szCs w:val="20"/>
          <w:lang w:val="fi-FI"/>
        </w:rPr>
        <w:t>Travel</w:t>
      </w:r>
      <w:ins w:id="3" w:author="Marjo Valiaho" w:date="2026-02-22T20:50:00Z" w16du:dateUtc="2026-02-22T20:50:00Z">
        <w:r w:rsidR="00B52917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 xml:space="preserve"> Guard</w:t>
        </w:r>
      </w:ins>
    </w:p>
    <w:p w:rsidR="000D54CA" w:rsidRPr="006010E9" w:rsidRDefault="006010E9" w:rsidP="000D54CA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i-FI"/>
        </w:rPr>
      </w:pPr>
      <w:r w:rsidRPr="006010E9">
        <w:rPr>
          <w:rFonts w:ascii="Arial" w:hAnsi="Arial" w:cs="Arial"/>
          <w:b/>
          <w:color w:val="FF0000"/>
          <w:sz w:val="20"/>
          <w:szCs w:val="20"/>
          <w:lang w:val="fi-FI"/>
        </w:rPr>
        <w:t>Aihe</w:t>
      </w:r>
      <w:r w:rsidR="000D54CA" w:rsidRPr="006010E9">
        <w:rPr>
          <w:rFonts w:ascii="Arial" w:hAnsi="Arial" w:cs="Arial"/>
          <w:b/>
          <w:color w:val="FF0000"/>
          <w:sz w:val="20"/>
          <w:szCs w:val="20"/>
          <w:lang w:val="fi-FI"/>
        </w:rPr>
        <w:t>:</w:t>
      </w:r>
      <w:r w:rsidR="000D54CA" w:rsidRPr="006010E9">
        <w:rPr>
          <w:rFonts w:ascii="Arial" w:hAnsi="Arial" w:cs="Arial"/>
          <w:b/>
          <w:color w:val="FF0000"/>
          <w:sz w:val="20"/>
          <w:szCs w:val="20"/>
          <w:lang w:val="fi-FI"/>
        </w:rPr>
        <w:tab/>
      </w:r>
      <w:r w:rsidR="00A01900">
        <w:rPr>
          <w:rFonts w:ascii="Arial" w:hAnsi="Arial" w:cs="Arial"/>
          <w:b/>
          <w:color w:val="FF0000"/>
          <w:sz w:val="20"/>
          <w:szCs w:val="20"/>
          <w:lang w:val="fi-FI"/>
        </w:rPr>
        <w:tab/>
      </w:r>
      <w:del w:id="4" w:author="Marjo Valiaho" w:date="2026-02-22T20:50:00Z" w16du:dateUtc="2026-02-22T20:50:00Z">
        <w:r w:rsidRPr="006010E9" w:rsidDel="00B52917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>AIG</w:delText>
        </w:r>
        <w:r w:rsidDel="00B52917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 xml:space="preserve"> </w:delText>
        </w:r>
      </w:del>
      <w:r>
        <w:rPr>
          <w:rFonts w:ascii="Arial" w:hAnsi="Arial" w:cs="Arial"/>
          <w:b/>
          <w:color w:val="FF0000"/>
          <w:sz w:val="20"/>
          <w:szCs w:val="20"/>
          <w:lang w:val="fi-FI"/>
        </w:rPr>
        <w:t xml:space="preserve">Matkavakuutus, </w:t>
      </w:r>
      <w:ins w:id="5" w:author="Reviewer" w:date="2026-02-24T09:32:00Z" w16du:dateUtc="2026-02-24T07:32:00Z">
        <w:r w:rsidR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>v</w:t>
        </w:r>
      </w:ins>
      <w:del w:id="6" w:author="Reviewer" w:date="2026-02-24T09:32:00Z" w16du:dateUtc="2026-02-24T07:32:00Z">
        <w:r w:rsidR="00620474" w:rsidDel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>V</w:delText>
        </w:r>
        <w:r w:rsidDel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 xml:space="preserve">ahvistus </w:delText>
        </w:r>
        <w:r w:rsidR="00620474" w:rsidDel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>V</w:delText>
        </w:r>
      </w:del>
      <w:r w:rsidR="00620474">
        <w:rPr>
          <w:rFonts w:ascii="Arial" w:hAnsi="Arial" w:cs="Arial"/>
          <w:b/>
          <w:color w:val="FF0000"/>
          <w:sz w:val="20"/>
          <w:szCs w:val="20"/>
          <w:lang w:val="fi-FI"/>
        </w:rPr>
        <w:t>akuutussopimukse</w:t>
      </w:r>
      <w:ins w:id="7" w:author="Reviewer" w:date="2026-02-24T09:32:00Z" w16du:dateUtc="2026-02-24T07:32:00Z">
        <w:r w:rsidR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>n</w:t>
        </w:r>
      </w:ins>
      <w:del w:id="8" w:author="Reviewer" w:date="2026-02-24T09:32:00Z" w16du:dateUtc="2026-02-24T07:32:00Z">
        <w:r w:rsidR="00620474" w:rsidDel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delText>lle</w:delText>
        </w:r>
      </w:del>
      <w:r>
        <w:rPr>
          <w:rFonts w:ascii="Arial" w:hAnsi="Arial" w:cs="Arial"/>
          <w:b/>
          <w:color w:val="FF0000"/>
          <w:sz w:val="20"/>
          <w:szCs w:val="20"/>
          <w:lang w:val="fi-FI"/>
        </w:rPr>
        <w:t xml:space="preserve"> </w:t>
      </w:r>
      <w:r w:rsidR="00AB5FAC">
        <w:rPr>
          <w:rFonts w:ascii="Arial" w:hAnsi="Arial" w:cs="Arial"/>
          <w:b/>
          <w:color w:val="FF0000"/>
          <w:sz w:val="20"/>
          <w:szCs w:val="20"/>
          <w:lang w:val="fi-FI"/>
        </w:rPr>
        <w:t>{{</w:t>
      </w:r>
      <w:r w:rsidR="00065160">
        <w:rPr>
          <w:rFonts w:ascii="Arial" w:hAnsi="Arial" w:cs="Arial"/>
          <w:b/>
          <w:color w:val="FF0000"/>
          <w:sz w:val="20"/>
          <w:szCs w:val="20"/>
          <w:lang w:val="fi-FI"/>
        </w:rPr>
        <w:t>Policy Number</w:t>
      </w:r>
      <w:r w:rsidR="00AB5FAC">
        <w:rPr>
          <w:rFonts w:ascii="Arial" w:hAnsi="Arial" w:cs="Arial"/>
          <w:b/>
          <w:color w:val="FF0000"/>
          <w:sz w:val="20"/>
          <w:szCs w:val="20"/>
          <w:lang w:val="fi-FI"/>
        </w:rPr>
        <w:t>}}</w:t>
      </w:r>
      <w:ins w:id="9" w:author="Reviewer" w:date="2026-02-24T09:32:00Z" w16du:dateUtc="2026-02-24T07:32:00Z">
        <w:r w:rsidR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 xml:space="preserve"> </w:t>
        </w:r>
      </w:ins>
      <w:ins w:id="10" w:author="Reviewer" w:date="2026-02-24T11:51:00Z" w16du:dateUtc="2026-02-24T09:51:00Z">
        <w:r w:rsidR="00BD4D18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 xml:space="preserve">voimassaolon </w:t>
        </w:r>
      </w:ins>
      <w:ins w:id="11" w:author="Reviewer" w:date="2026-02-24T09:32:00Z" w16du:dateUtc="2026-02-24T07:32:00Z">
        <w:r w:rsidR="003A0FE2">
          <w:rPr>
            <w:rFonts w:ascii="Arial" w:hAnsi="Arial" w:cs="Arial"/>
            <w:b/>
            <w:color w:val="FF0000"/>
            <w:sz w:val="20"/>
            <w:szCs w:val="20"/>
            <w:lang w:val="fi-FI"/>
          </w:rPr>
          <w:t>vahvistus</w:t>
        </w:r>
      </w:ins>
    </w:p>
    <w:p w:rsidR="000D54CA" w:rsidRPr="006010E9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7E4C46" w:rsidRPr="006010E9" w:rsidRDefault="007E4C46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0D54CA" w:rsidRPr="00E718D4" w:rsidRDefault="006010E9" w:rsidP="000D54C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718D4">
        <w:rPr>
          <w:rFonts w:ascii="Arial" w:hAnsi="Arial" w:cs="Arial"/>
          <w:sz w:val="20"/>
          <w:szCs w:val="20"/>
        </w:rPr>
        <w:t>Hei</w:t>
      </w:r>
      <w:r w:rsidR="000D54CA" w:rsidRPr="00E718D4">
        <w:rPr>
          <w:rFonts w:ascii="Arial" w:hAnsi="Arial" w:cs="Arial"/>
          <w:sz w:val="20"/>
          <w:szCs w:val="20"/>
        </w:rPr>
        <w:t xml:space="preserve"> </w:t>
      </w:r>
      <w:r w:rsidR="00AB5FAC" w:rsidRPr="00E718D4">
        <w:rPr>
          <w:rFonts w:ascii="Arial" w:hAnsi="Arial" w:cs="Arial"/>
          <w:sz w:val="20"/>
          <w:szCs w:val="20"/>
        </w:rPr>
        <w:t>{{</w:t>
      </w:r>
      <w:r w:rsidR="000D54CA" w:rsidRPr="00E718D4">
        <w:rPr>
          <w:rFonts w:ascii="Arial" w:hAnsi="Arial" w:cs="Arial"/>
          <w:sz w:val="20"/>
          <w:szCs w:val="20"/>
        </w:rPr>
        <w:t>Policy Holder First Name</w:t>
      </w:r>
      <w:r w:rsidR="00AB5FAC" w:rsidRPr="00E718D4">
        <w:rPr>
          <w:rFonts w:ascii="Arial" w:hAnsi="Arial" w:cs="Arial"/>
          <w:sz w:val="20"/>
          <w:szCs w:val="20"/>
        </w:rPr>
        <w:t>}}</w:t>
      </w:r>
      <w:r w:rsidR="000D54CA" w:rsidRPr="00E718D4">
        <w:rPr>
          <w:rFonts w:ascii="Arial" w:hAnsi="Arial" w:cs="Arial"/>
          <w:sz w:val="20"/>
          <w:szCs w:val="20"/>
        </w:rPr>
        <w:t> </w:t>
      </w:r>
      <w:r w:rsidR="00AB5FAC" w:rsidRPr="00E718D4">
        <w:rPr>
          <w:rFonts w:ascii="Arial" w:hAnsi="Arial" w:cs="Arial"/>
          <w:sz w:val="20"/>
          <w:szCs w:val="20"/>
        </w:rPr>
        <w:t>{{</w:t>
      </w:r>
      <w:r w:rsidR="000D54CA" w:rsidRPr="00E718D4">
        <w:rPr>
          <w:rFonts w:ascii="Arial" w:hAnsi="Arial" w:cs="Arial"/>
          <w:sz w:val="20"/>
          <w:szCs w:val="20"/>
        </w:rPr>
        <w:t>Policy Holder Last Name</w:t>
      </w:r>
      <w:r w:rsidR="00AB5FAC" w:rsidRPr="00E718D4">
        <w:rPr>
          <w:rFonts w:ascii="Arial" w:hAnsi="Arial" w:cs="Arial"/>
          <w:sz w:val="20"/>
          <w:szCs w:val="20"/>
        </w:rPr>
        <w:t>}}</w:t>
      </w:r>
      <w:r w:rsidR="000D54CA" w:rsidRPr="00E718D4">
        <w:rPr>
          <w:rFonts w:ascii="Arial" w:hAnsi="Arial" w:cs="Arial"/>
          <w:sz w:val="20"/>
          <w:szCs w:val="20"/>
        </w:rPr>
        <w:t>,</w:t>
      </w:r>
    </w:p>
    <w:p w:rsidR="00B602A1" w:rsidRPr="00E718D4" w:rsidRDefault="00B602A1" w:rsidP="00B602A1">
      <w:pPr>
        <w:spacing w:after="0" w:line="240" w:lineRule="auto"/>
        <w:rPr>
          <w:rFonts w:ascii="Arial" w:hAnsi="Arial" w:cs="Arial"/>
          <w:i/>
          <w:sz w:val="20"/>
          <w:szCs w:val="20"/>
        </w:rPr>
      </w:pPr>
    </w:p>
    <w:p w:rsidR="00FA4327" w:rsidRPr="00E718D4" w:rsidRDefault="00FA4327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37C2A" w:rsidRPr="006010E9" w:rsidRDefault="006010E9" w:rsidP="00F37C2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  <w:r w:rsidRPr="006010E9">
        <w:rPr>
          <w:rFonts w:ascii="Arial" w:hAnsi="Arial" w:cs="Arial"/>
          <w:sz w:val="20"/>
          <w:szCs w:val="20"/>
          <w:lang w:val="fi-FI"/>
        </w:rPr>
        <w:t xml:space="preserve">Kiitos, että valitsit </w:t>
      </w:r>
      <w:del w:id="12" w:author="Marjo Valiaho" w:date="2026-02-22T20:51:00Z" w16du:dateUtc="2026-02-22T20:51:00Z">
        <w:r w:rsidRPr="006010E9" w:rsidDel="002A10DE">
          <w:rPr>
            <w:rFonts w:ascii="Arial" w:hAnsi="Arial" w:cs="Arial"/>
            <w:sz w:val="20"/>
            <w:szCs w:val="20"/>
            <w:lang w:val="fi-FI"/>
          </w:rPr>
          <w:delText xml:space="preserve">AIG Travelin </w:delText>
        </w:r>
      </w:del>
      <w:r w:rsidRPr="006010E9">
        <w:rPr>
          <w:rFonts w:ascii="Arial" w:hAnsi="Arial" w:cs="Arial"/>
          <w:sz w:val="20"/>
          <w:szCs w:val="20"/>
          <w:lang w:val="fi-FI"/>
        </w:rPr>
        <w:t>Travel Guard</w:t>
      </w:r>
      <w:r>
        <w:rPr>
          <w:rFonts w:ascii="Arial" w:hAnsi="Arial" w:cs="Arial"/>
          <w:sz w:val="20"/>
          <w:szCs w:val="20"/>
          <w:lang w:val="fi-FI"/>
        </w:rPr>
        <w:t>®</w:t>
      </w:r>
      <w:r w:rsidRPr="006010E9">
        <w:rPr>
          <w:rFonts w:ascii="Arial" w:hAnsi="Arial" w:cs="Arial"/>
          <w:sz w:val="20"/>
          <w:szCs w:val="20"/>
          <w:lang w:val="fi-FI"/>
        </w:rPr>
        <w:t xml:space="preserve"> </w:t>
      </w:r>
      <w:ins w:id="13" w:author="Marjo Valiaho" w:date="2026-02-22T20:51:00Z" w16du:dateUtc="2026-02-22T20:51:00Z">
        <w:r w:rsidR="002A10DE">
          <w:rPr>
            <w:rFonts w:ascii="Arial" w:hAnsi="Arial" w:cs="Arial"/>
            <w:sz w:val="20"/>
            <w:szCs w:val="20"/>
            <w:lang w:val="fi-FI"/>
          </w:rPr>
          <w:t>-</w:t>
        </w:r>
      </w:ins>
      <w:r w:rsidRPr="006010E9">
        <w:rPr>
          <w:rFonts w:ascii="Arial" w:hAnsi="Arial" w:cs="Arial"/>
          <w:sz w:val="20"/>
          <w:szCs w:val="20"/>
          <w:lang w:val="fi-FI"/>
        </w:rPr>
        <w:t xml:space="preserve">vakuutuksen. </w:t>
      </w:r>
    </w:p>
    <w:p w:rsidR="00D03830" w:rsidRPr="00C0169D" w:rsidRDefault="006010E9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  <w:r w:rsidRPr="00C0169D">
        <w:rPr>
          <w:rFonts w:ascii="Arial" w:hAnsi="Arial" w:cs="Arial"/>
          <w:sz w:val="20"/>
          <w:szCs w:val="20"/>
          <w:lang w:val="fi-FI"/>
        </w:rPr>
        <w:t>Vakuutusnumerosi on</w:t>
      </w:r>
      <w:r w:rsidR="00D03830" w:rsidRPr="00C0169D">
        <w:rPr>
          <w:rFonts w:ascii="Arial" w:hAnsi="Arial" w:cs="Arial"/>
          <w:sz w:val="20"/>
          <w:szCs w:val="20"/>
          <w:lang w:val="fi-FI"/>
        </w:rPr>
        <w:t xml:space="preserve"> </w:t>
      </w:r>
      <w:r w:rsidR="00AB5FAC">
        <w:rPr>
          <w:rFonts w:ascii="Arial" w:hAnsi="Arial" w:cs="Arial"/>
          <w:sz w:val="20"/>
          <w:szCs w:val="20"/>
          <w:lang w:val="fi-FI"/>
        </w:rPr>
        <w:t>{{</w:t>
      </w:r>
      <w:r w:rsidR="00D03830" w:rsidRPr="00C0169D">
        <w:rPr>
          <w:rFonts w:ascii="Arial" w:hAnsi="Arial" w:cs="Arial"/>
          <w:sz w:val="20"/>
          <w:szCs w:val="20"/>
          <w:lang w:val="fi-FI"/>
        </w:rPr>
        <w:t>Policy Number</w:t>
      </w:r>
      <w:r w:rsidR="00AB5FAC">
        <w:rPr>
          <w:rFonts w:ascii="Arial" w:hAnsi="Arial" w:cs="Arial"/>
          <w:sz w:val="20"/>
          <w:szCs w:val="20"/>
          <w:lang w:val="fi-FI"/>
        </w:rPr>
        <w:t>}}</w:t>
      </w:r>
      <w:r w:rsidR="00D03830" w:rsidRPr="00C0169D">
        <w:rPr>
          <w:rFonts w:ascii="Arial" w:hAnsi="Arial" w:cs="Arial"/>
          <w:sz w:val="20"/>
          <w:szCs w:val="20"/>
          <w:lang w:val="fi-FI"/>
        </w:rPr>
        <w:t>.</w:t>
      </w:r>
    </w:p>
    <w:p w:rsidR="00D03830" w:rsidRPr="00C0169D" w:rsidRDefault="00D03830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D03830" w:rsidRPr="00B833BD" w:rsidRDefault="00371AA2" w:rsidP="000D54CA">
      <w:pPr>
        <w:spacing w:after="0" w:line="240" w:lineRule="auto"/>
        <w:rPr>
          <w:rFonts w:ascii="Arial" w:hAnsi="Arial" w:cs="Arial"/>
          <w:b/>
          <w:sz w:val="20"/>
          <w:szCs w:val="20"/>
          <w:lang w:val="fi-FI"/>
        </w:rPr>
      </w:pPr>
      <w:r w:rsidRPr="00C9381C">
        <w:rPr>
          <w:rFonts w:ascii="Arial" w:hAnsi="Arial" w:cs="Arial"/>
          <w:sz w:val="20"/>
          <w:szCs w:val="20"/>
          <w:lang w:val="fi-FI"/>
        </w:rPr>
        <w:t>Klikkaamalla</w:t>
      </w:r>
      <w:r w:rsidR="006010E9" w:rsidRPr="00C9381C">
        <w:rPr>
          <w:rFonts w:ascii="Arial" w:hAnsi="Arial" w:cs="Arial"/>
          <w:sz w:val="20"/>
          <w:szCs w:val="20"/>
          <w:lang w:val="fi-FI"/>
        </w:rPr>
        <w:t xml:space="preserve"> </w:t>
      </w:r>
      <w:r w:rsidR="006010E9" w:rsidRPr="00C9381C">
        <w:rPr>
          <w:rFonts w:ascii="Arial" w:hAnsi="Arial" w:cs="Arial"/>
          <w:b/>
          <w:sz w:val="20"/>
          <w:szCs w:val="20"/>
          <w:u w:val="single"/>
          <w:lang w:val="fi-FI"/>
        </w:rPr>
        <w:t xml:space="preserve">tästä </w:t>
      </w:r>
      <w:r w:rsidR="006010E9" w:rsidRPr="00C9381C">
        <w:rPr>
          <w:rFonts w:ascii="Arial" w:hAnsi="Arial" w:cs="Arial"/>
          <w:sz w:val="20"/>
          <w:szCs w:val="20"/>
          <w:lang w:val="fi-FI"/>
        </w:rPr>
        <w:t xml:space="preserve">näet </w:t>
      </w:r>
      <w:r w:rsidR="006010E9" w:rsidRPr="00B833BD">
        <w:rPr>
          <w:rFonts w:ascii="Arial" w:hAnsi="Arial" w:cs="Arial"/>
          <w:b/>
          <w:sz w:val="20"/>
          <w:szCs w:val="20"/>
          <w:lang w:val="fi-FI"/>
        </w:rPr>
        <w:t>Vaku</w:t>
      </w:r>
      <w:r w:rsidR="00620474" w:rsidRPr="00B833BD">
        <w:rPr>
          <w:rFonts w:ascii="Arial" w:hAnsi="Arial" w:cs="Arial"/>
          <w:b/>
          <w:sz w:val="20"/>
          <w:szCs w:val="20"/>
          <w:lang w:val="fi-FI"/>
        </w:rPr>
        <w:t>u</w:t>
      </w:r>
      <w:r w:rsidR="006010E9" w:rsidRPr="00B833BD">
        <w:rPr>
          <w:rFonts w:ascii="Arial" w:hAnsi="Arial" w:cs="Arial"/>
          <w:b/>
          <w:sz w:val="20"/>
          <w:szCs w:val="20"/>
          <w:lang w:val="fi-FI"/>
        </w:rPr>
        <w:t>tustodistuksesi</w:t>
      </w:r>
      <w:r w:rsidR="006010E9" w:rsidRPr="00C9381C">
        <w:rPr>
          <w:rFonts w:ascii="Arial" w:hAnsi="Arial" w:cs="Arial"/>
          <w:b/>
          <w:sz w:val="20"/>
          <w:szCs w:val="20"/>
          <w:lang w:val="fi-FI"/>
        </w:rPr>
        <w:t xml:space="preserve"> </w:t>
      </w:r>
      <w:r w:rsidR="006010E9" w:rsidRPr="00C9381C">
        <w:rPr>
          <w:rFonts w:ascii="Arial" w:hAnsi="Arial" w:cs="Arial"/>
          <w:sz w:val="20"/>
          <w:szCs w:val="20"/>
          <w:lang w:val="fi-FI"/>
        </w:rPr>
        <w:t xml:space="preserve">ja </w:t>
      </w:r>
      <w:r w:rsidR="006010E9" w:rsidRPr="00B833BD">
        <w:rPr>
          <w:rFonts w:ascii="Arial" w:hAnsi="Arial" w:cs="Arial"/>
          <w:b/>
          <w:sz w:val="20"/>
          <w:szCs w:val="20"/>
          <w:lang w:val="fi-FI"/>
        </w:rPr>
        <w:t>Vakuutusehtosi</w:t>
      </w:r>
      <w:r w:rsidR="006010E9" w:rsidRPr="00C9381C">
        <w:rPr>
          <w:rFonts w:ascii="Arial" w:hAnsi="Arial" w:cs="Arial"/>
          <w:sz w:val="20"/>
          <w:szCs w:val="20"/>
          <w:lang w:val="fi-FI"/>
        </w:rPr>
        <w:t>.</w:t>
      </w:r>
    </w:p>
    <w:p w:rsidR="000D54CA" w:rsidRPr="00C9381C" w:rsidRDefault="006010E9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  <w:r w:rsidRPr="00C9381C">
        <w:rPr>
          <w:rFonts w:ascii="Arial" w:hAnsi="Arial" w:cs="Arial"/>
          <w:sz w:val="20"/>
          <w:szCs w:val="20"/>
          <w:lang w:val="fi-FI"/>
        </w:rPr>
        <w:t xml:space="preserve">Kirjautumiseen tarvitset </w:t>
      </w:r>
      <w:r w:rsidR="00620474" w:rsidRPr="00C9381C">
        <w:rPr>
          <w:rFonts w:ascii="Arial" w:hAnsi="Arial" w:cs="Arial"/>
          <w:sz w:val="20"/>
          <w:szCs w:val="20"/>
          <w:lang w:val="fi-FI"/>
        </w:rPr>
        <w:t>V</w:t>
      </w:r>
      <w:r w:rsidRPr="00C9381C">
        <w:rPr>
          <w:rFonts w:ascii="Arial" w:hAnsi="Arial" w:cs="Arial"/>
          <w:sz w:val="20"/>
          <w:szCs w:val="20"/>
          <w:lang w:val="fi-FI"/>
        </w:rPr>
        <w:t xml:space="preserve">akuutusnumerosi ja </w:t>
      </w:r>
      <w:r w:rsidR="00620474" w:rsidRPr="00C9381C">
        <w:rPr>
          <w:rFonts w:ascii="Arial" w:hAnsi="Arial" w:cs="Arial"/>
          <w:sz w:val="20"/>
          <w:szCs w:val="20"/>
          <w:lang w:val="fi-FI"/>
        </w:rPr>
        <w:t>S</w:t>
      </w:r>
      <w:r w:rsidRPr="00C9381C">
        <w:rPr>
          <w:rFonts w:ascii="Arial" w:hAnsi="Arial" w:cs="Arial"/>
          <w:sz w:val="20"/>
          <w:szCs w:val="20"/>
          <w:lang w:val="fi-FI"/>
        </w:rPr>
        <w:t xml:space="preserve">ukunimesi. </w:t>
      </w:r>
    </w:p>
    <w:p w:rsidR="00762D64" w:rsidRPr="006010E9" w:rsidRDefault="00762D64" w:rsidP="000D54CA">
      <w:pPr>
        <w:spacing w:after="0" w:line="240" w:lineRule="auto"/>
        <w:rPr>
          <w:rFonts w:ascii="Arial" w:hAnsi="Arial" w:cs="Arial"/>
          <w:b/>
          <w:sz w:val="20"/>
          <w:szCs w:val="20"/>
          <w:lang w:val="fi-FI"/>
        </w:rPr>
      </w:pPr>
    </w:p>
    <w:p w:rsidR="000D54CA" w:rsidRPr="00B833BD" w:rsidRDefault="00C0169D" w:rsidP="000D54CA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fi-FI"/>
        </w:rPr>
      </w:pPr>
      <w:r w:rsidRPr="00B833BD">
        <w:rPr>
          <w:rFonts w:ascii="Arial" w:hAnsi="Arial" w:cs="Arial"/>
          <w:b/>
          <w:color w:val="002060"/>
          <w:sz w:val="24"/>
          <w:szCs w:val="24"/>
          <w:lang w:val="fi-FI"/>
        </w:rPr>
        <w:t>Minkä varalta olen vakuutettu</w:t>
      </w:r>
      <w:r w:rsidR="000D54CA" w:rsidRPr="00B833BD">
        <w:rPr>
          <w:rFonts w:ascii="Arial" w:hAnsi="Arial" w:cs="Arial"/>
          <w:b/>
          <w:color w:val="002060"/>
          <w:sz w:val="24"/>
          <w:szCs w:val="24"/>
          <w:lang w:val="fi-FI"/>
        </w:rPr>
        <w:t xml:space="preserve">? </w:t>
      </w:r>
    </w:p>
    <w:p w:rsidR="00AB5FAC" w:rsidRDefault="00AB5FAC" w:rsidP="000D54CA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fi-FI"/>
        </w:rPr>
      </w:pPr>
    </w:p>
    <w:p w:rsidR="00AB5FAC" w:rsidRPr="00AB5FAC" w:rsidRDefault="00AB5FAC" w:rsidP="00AB5FAC">
      <w:pPr>
        <w:rPr>
          <w:rFonts w:ascii="Arial" w:hAnsi="Arial" w:cs="Arial"/>
          <w:sz w:val="20"/>
          <w:szCs w:val="20"/>
          <w:lang w:val="fi-FI"/>
        </w:rPr>
      </w:pPr>
      <w:r w:rsidRPr="00AB5FAC">
        <w:rPr>
          <w:rFonts w:ascii="Arial" w:hAnsi="Arial" w:cs="Arial"/>
          <w:sz w:val="20"/>
          <w:szCs w:val="20"/>
          <w:lang w:val="fi-FI"/>
        </w:rPr>
        <w:t xml:space="preserve">Olet valinnut ja ostanut </w:t>
      </w:r>
      <w:r>
        <w:rPr>
          <w:rFonts w:ascii="Arial" w:hAnsi="Arial" w:cs="Arial"/>
          <w:sz w:val="20"/>
          <w:szCs w:val="20"/>
          <w:lang w:val="fi-FI"/>
        </w:rPr>
        <w:t>{</w:t>
      </w:r>
      <w:r w:rsidRPr="00AB5FAC">
        <w:rPr>
          <w:rFonts w:ascii="Arial" w:hAnsi="Arial" w:cs="Arial"/>
          <w:sz w:val="20"/>
          <w:szCs w:val="20"/>
          <w:lang w:val="fi-FI"/>
        </w:rPr>
        <w:t>{Product</w:t>
      </w:r>
      <w:r w:rsidR="00991473">
        <w:rPr>
          <w:rFonts w:ascii="Arial" w:hAnsi="Arial" w:cs="Arial"/>
          <w:sz w:val="20"/>
          <w:szCs w:val="20"/>
          <w:lang w:val="fi-FI"/>
        </w:rPr>
        <w:t xml:space="preserve"> </w:t>
      </w:r>
      <w:r w:rsidRPr="00AB5FAC">
        <w:rPr>
          <w:rFonts w:ascii="Arial" w:hAnsi="Arial" w:cs="Arial"/>
          <w:sz w:val="20"/>
          <w:szCs w:val="20"/>
          <w:lang w:val="fi-FI"/>
        </w:rPr>
        <w:t>Name}</w:t>
      </w:r>
      <w:r>
        <w:rPr>
          <w:rFonts w:ascii="Arial" w:hAnsi="Arial" w:cs="Arial"/>
          <w:sz w:val="20"/>
          <w:szCs w:val="20"/>
          <w:lang w:val="fi-FI"/>
        </w:rPr>
        <w:t>}</w:t>
      </w:r>
      <w:r w:rsidRPr="00AB5FAC">
        <w:rPr>
          <w:rFonts w:ascii="Arial" w:hAnsi="Arial" w:cs="Arial"/>
          <w:sz w:val="20"/>
          <w:szCs w:val="20"/>
          <w:lang w:val="fi-FI"/>
        </w:rPr>
        <w:t>. Vakuutuskirjasta sekä vakuutusehdoista näet vakuutukseen kuuluvat vakuutusturvat.</w:t>
      </w:r>
    </w:p>
    <w:p w:rsidR="002D24B6" w:rsidRDefault="00960812" w:rsidP="00B833BD">
      <w:pPr>
        <w:spacing w:after="0" w:line="24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960812">
        <w:rPr>
          <w:rFonts w:ascii="Arial" w:hAnsi="Arial" w:cs="Arial"/>
          <w:sz w:val="20"/>
          <w:szCs w:val="20"/>
          <w:lang w:val="fi-FI"/>
        </w:rPr>
        <w:t>Ennen matkaasi s</w:t>
      </w:r>
      <w:r w:rsidR="006010E9" w:rsidRPr="00960812">
        <w:rPr>
          <w:rFonts w:ascii="Arial" w:hAnsi="Arial" w:cs="Arial"/>
          <w:sz w:val="20"/>
          <w:szCs w:val="20"/>
          <w:lang w:val="fi-FI"/>
        </w:rPr>
        <w:t xml:space="preserve">inun tulisi </w:t>
      </w:r>
      <w:r w:rsidR="00C0169D">
        <w:rPr>
          <w:rFonts w:ascii="Arial" w:hAnsi="Arial" w:cs="Arial"/>
          <w:sz w:val="20"/>
          <w:szCs w:val="20"/>
          <w:lang w:val="fi-FI"/>
        </w:rPr>
        <w:t>ehtiä lukemaan</w:t>
      </w:r>
      <w:r w:rsidR="006010E9" w:rsidRPr="00960812">
        <w:rPr>
          <w:rFonts w:ascii="Arial" w:hAnsi="Arial" w:cs="Arial"/>
          <w:sz w:val="20"/>
          <w:szCs w:val="20"/>
          <w:lang w:val="fi-FI"/>
        </w:rPr>
        <w:t xml:space="preserve"> Vakuutusehdot varmistuaksesi, että </w:t>
      </w:r>
      <w:r w:rsidRPr="00960812">
        <w:rPr>
          <w:rFonts w:ascii="Arial" w:hAnsi="Arial" w:cs="Arial"/>
          <w:sz w:val="20"/>
          <w:szCs w:val="20"/>
          <w:lang w:val="fi-FI"/>
        </w:rPr>
        <w:t>vakuutus vastaa vaatimuksiasi.</w:t>
      </w:r>
      <w:r>
        <w:rPr>
          <w:rFonts w:ascii="Arial" w:hAnsi="Arial" w:cs="Arial"/>
          <w:sz w:val="20"/>
          <w:szCs w:val="20"/>
          <w:lang w:val="fi-FI"/>
        </w:rPr>
        <w:t xml:space="preserve"> 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Tämä vakuutus </w:t>
      </w:r>
      <w:r w:rsidR="00C0169D">
        <w:rPr>
          <w:rFonts w:ascii="Arial" w:hAnsi="Arial" w:cs="Arial"/>
          <w:sz w:val="20"/>
          <w:szCs w:val="20"/>
          <w:lang w:val="fi-FI"/>
        </w:rPr>
        <w:t>antaa turvaa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 va</w:t>
      </w:r>
      <w:r>
        <w:rPr>
          <w:rFonts w:ascii="Arial" w:hAnsi="Arial" w:cs="Arial"/>
          <w:sz w:val="20"/>
          <w:szCs w:val="20"/>
          <w:lang w:val="fi-FI"/>
        </w:rPr>
        <w:t>in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 </w:t>
      </w:r>
      <w:r w:rsidR="00C0169D">
        <w:rPr>
          <w:rFonts w:ascii="Arial" w:hAnsi="Arial" w:cs="Arial"/>
          <w:sz w:val="20"/>
          <w:szCs w:val="20"/>
          <w:lang w:val="fi-FI"/>
        </w:rPr>
        <w:t>määriteltyihin tilanteisiin ja tapahtumiin matkan aikana.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 Vakuutuksessa on tiettyjä olosuhteita koskevia rajoituksia, joten on parasta tutustua Vakuutusehtoi</w:t>
      </w:r>
      <w:r w:rsidR="00B15DCC">
        <w:rPr>
          <w:rFonts w:ascii="Arial" w:hAnsi="Arial" w:cs="Arial"/>
          <w:sz w:val="20"/>
          <w:szCs w:val="20"/>
          <w:lang w:val="fi-FI"/>
        </w:rPr>
        <w:t>hin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 niin pian kuin mahdollista.</w:t>
      </w:r>
      <w:r>
        <w:rPr>
          <w:rFonts w:ascii="Arial" w:hAnsi="Arial" w:cs="Arial"/>
          <w:sz w:val="20"/>
          <w:szCs w:val="20"/>
          <w:lang w:val="fi-FI"/>
        </w:rPr>
        <w:t xml:space="preserve"> </w:t>
      </w:r>
      <w:r w:rsidRPr="00960812">
        <w:rPr>
          <w:rFonts w:ascii="Arial" w:hAnsi="Arial" w:cs="Arial"/>
          <w:sz w:val="20"/>
          <w:szCs w:val="20"/>
          <w:lang w:val="fi-FI"/>
        </w:rPr>
        <w:t xml:space="preserve"> </w:t>
      </w:r>
    </w:p>
    <w:p w:rsidR="00AB5FAC" w:rsidRDefault="00AB5FAC" w:rsidP="002D24B6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AB5FAC" w:rsidRPr="008510C2" w:rsidTr="00AB5FAC">
        <w:tc>
          <w:tcPr>
            <w:tcW w:w="10800" w:type="dxa"/>
          </w:tcPr>
          <w:p w:rsidR="00AB5FAC" w:rsidRPr="000F5497" w:rsidRDefault="00AB5FAC" w:rsidP="00AB5FAC">
            <w:pPr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0F5497"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VAKUUTUKSEN MYÖNTÄMISEN EDELLYTYKSET: </w:t>
            </w:r>
          </w:p>
          <w:p w:rsidR="00896B44" w:rsidRDefault="00AB5FAC" w:rsidP="00896B4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AB5FAC">
              <w:rPr>
                <w:rFonts w:ascii="Arial" w:hAnsi="Arial" w:cs="Arial"/>
                <w:sz w:val="20"/>
                <w:szCs w:val="20"/>
                <w:lang w:val="fi-FI"/>
              </w:rPr>
              <w:t xml:space="preserve">Kaikkien vakuutettujen </w:t>
            </w:r>
            <w:del w:id="14" w:author="Marjo Valiaho" w:date="2026-02-22T20:51:00Z" w16du:dateUtc="2026-02-22T20:51:00Z">
              <w:r w:rsidRPr="00AB5FAC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 </w:delText>
              </w:r>
            </w:del>
            <w:r w:rsidRPr="00AB5FAC">
              <w:rPr>
                <w:rFonts w:ascii="Arial" w:hAnsi="Arial" w:cs="Arial"/>
                <w:sz w:val="20"/>
                <w:szCs w:val="20"/>
                <w:lang w:val="fi-FI"/>
              </w:rPr>
              <w:t>henkilöiden tulee asua vakituisesti Suomessa.</w:t>
            </w:r>
          </w:p>
          <w:p w:rsidR="00896B44" w:rsidRPr="00B833BD" w:rsidRDefault="00896B44" w:rsidP="00896B4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Kaikkien vakuutettujen on oltava lähtöpäivänä alle 76-vuotiaita 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Peruutusvakuutu</w:t>
            </w:r>
            <w:ins w:id="15" w:author="Marjo Valiaho" w:date="2026-02-22T20:52:00Z" w16du:dateUtc="2026-02-22T20:52:00Z">
              <w:r w:rsidR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k</w:t>
              </w:r>
            </w:ins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s</w:t>
            </w:r>
            <w:ins w:id="16" w:author="Marjo Valiaho" w:date="2026-02-22T20:52:00Z" w16du:dateUtc="2026-02-22T20:52:00Z">
              <w:r w:rsidR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en</w:t>
              </w:r>
            </w:ins>
            <w:del w:id="17" w:author="Marjo Valiaho" w:date="2026-02-22T20:52:00Z" w16du:dateUtc="2026-02-22T20:52:00Z">
              <w:r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 xml:space="preserve">, </w:delText>
              </w:r>
            </w:del>
            <w:del w:id="18" w:author="Marjo Valiaho" w:date="2026-02-22T20:51:00Z" w16du:dateUtc="2026-02-22T20:51:00Z">
              <w:r w:rsidR="00873376"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Perusmatkasuoja</w:delText>
              </w:r>
              <w:r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 xml:space="preserve">, </w:delText>
              </w:r>
              <w:r w:rsidR="00873376"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Plus-ma</w:delText>
              </w:r>
            </w:del>
            <w:del w:id="19" w:author="Marjo Valiaho" w:date="2026-02-22T20:52:00Z" w16du:dateUtc="2026-02-22T20:52:00Z">
              <w:r w:rsidR="00873376"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 xml:space="preserve">tkasuoja </w:delText>
              </w:r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>-palvelun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osalta ja alle 66-vuotia</w:t>
            </w:r>
            <w:ins w:id="20" w:author="Reviewer" w:date="2026-02-24T09:33:00Z" w16du:dateUtc="2026-02-24T07:33:00Z">
              <w:r w:rsidR="005B0FD7">
                <w:rPr>
                  <w:rFonts w:ascii="Arial" w:hAnsi="Arial" w:cs="Arial"/>
                  <w:sz w:val="20"/>
                  <w:szCs w:val="20"/>
                  <w:lang w:val="fi-FI"/>
                </w:rPr>
                <w:t>ita</w:t>
              </w:r>
            </w:ins>
            <w:del w:id="21" w:author="Reviewer" w:date="2026-02-24T09:33:00Z" w16du:dateUtc="2026-02-24T07:33:00Z">
              <w:r w:rsidRPr="00B833BD" w:rsidDel="005B0FD7">
                <w:rPr>
                  <w:rFonts w:ascii="Arial" w:hAnsi="Arial" w:cs="Arial"/>
                  <w:sz w:val="20"/>
                  <w:szCs w:val="20"/>
                  <w:lang w:val="fi-FI"/>
                </w:rPr>
                <w:delText>at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lähtöpäivänä 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Matkavakuutu</w:t>
            </w:r>
            <w:ins w:id="22" w:author="Marjo Valiaho" w:date="2026-02-22T20:53:00Z" w16du:dateUtc="2026-02-22T20:53:00Z">
              <w:r w:rsidR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ksen</w:t>
              </w:r>
            </w:ins>
            <w:del w:id="23" w:author="Marjo Valiaho" w:date="2026-02-22T20:53:00Z" w16du:dateUtc="2026-02-22T20:53:00Z">
              <w:r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s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del w:id="24" w:author="Marjo Valiaho" w:date="2026-02-22T20:53:00Z" w16du:dateUtc="2026-02-22T20:53:00Z"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>ja</w:delText>
              </w:r>
            </w:del>
            <w:ins w:id="25" w:author="Marjo Valiaho" w:date="2026-02-22T20:53:00Z" w16du:dateUtc="2026-02-22T20:53:00Z">
              <w:r w:rsidR="002A10DE">
                <w:rPr>
                  <w:rFonts w:ascii="Arial" w:hAnsi="Arial" w:cs="Arial"/>
                  <w:sz w:val="20"/>
                  <w:szCs w:val="20"/>
                  <w:lang w:val="fi-FI"/>
                </w:rPr>
                <w:t>osalta</w:t>
              </w:r>
            </w:ins>
            <w:del w:id="26" w:author="Marjo Valiaho" w:date="2026-02-22T20:53:00Z" w16du:dateUtc="2026-02-22T20:53:00Z"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 </w:delText>
              </w:r>
              <w:r w:rsidR="00873376"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Premium-matkasuoja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  <w:p w:rsidR="00896B44" w:rsidRPr="00B833BD" w:rsidRDefault="00896B44" w:rsidP="00896B4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Matkavakuutus</w:t>
            </w:r>
            <w:del w:id="27" w:author="Marjo Valiaho" w:date="2026-02-22T20:54:00Z" w16du:dateUtc="2026-02-22T20:54:00Z"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 ja </w:delText>
              </w:r>
              <w:r w:rsidR="00873376" w:rsidRPr="00B833BD" w:rsidDel="002A10DE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Premium-matkasuoja</w:delText>
              </w:r>
            </w:del>
            <w:r w:rsidR="00873376"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</w:t>
            </w:r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>tarjoa</w:t>
            </w:r>
            <w:del w:id="28" w:author="Marjo Valiaho" w:date="2026-02-22T20:54:00Z" w16du:dateUtc="2026-02-22T20:54:00Z"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>v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>a</w:t>
            </w:r>
            <w:del w:id="29" w:author="Marjo Valiaho" w:date="2026-02-22T20:54:00Z" w16du:dateUtc="2026-02-22T20:54:00Z">
              <w:r w:rsidRPr="00B833BD" w:rsidDel="002A10DE">
                <w:rPr>
                  <w:rFonts w:ascii="Arial" w:hAnsi="Arial" w:cs="Arial"/>
                  <w:sz w:val="20"/>
                  <w:szCs w:val="20"/>
                  <w:lang w:val="fi-FI"/>
                </w:rPr>
                <w:delText>t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kattavan enimmäismäärän 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175 000 euroa</w:t>
            </w:r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sekä 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B1-</w:t>
            </w:r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Hätätapauksesta johtuv</w:t>
            </w:r>
            <w:ins w:id="30" w:author="Reviewer" w:date="2026-02-24T09:33:00Z" w16du:dateUtc="2026-02-24T07:33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ien</w:t>
              </w:r>
            </w:ins>
            <w:del w:id="31" w:author="Reviewer" w:date="2026-02-24T09:33:00Z" w16du:dateUtc="2026-02-24T07:33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at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lääkärinkulu</w:t>
            </w:r>
            <w:ins w:id="32" w:author="Reviewer" w:date="2026-02-24T09:33:00Z" w16du:dateUtc="2026-02-24T07:33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jen</w:t>
              </w:r>
            </w:ins>
            <w:del w:id="33" w:author="Reviewer" w:date="2026-02-24T09:33:00Z" w16du:dateUtc="2026-02-24T07:33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t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</w:t>
            </w:r>
            <w:del w:id="34" w:author="Marjo Valiaho" w:date="2026-02-22T21:05:00Z" w16du:dateUtc="2026-02-22T21:05:00Z">
              <w:r w:rsidRPr="00B833BD" w:rsidDel="00457A78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 xml:space="preserve"> 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>että</w:t>
            </w:r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B2 - Hätätapauksesta johtuv</w:t>
            </w:r>
            <w:ins w:id="35" w:author="Reviewer" w:date="2026-02-24T09:33:00Z" w16du:dateUtc="2026-02-24T07:33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ien</w:t>
              </w:r>
            </w:ins>
            <w:del w:id="36" w:author="Reviewer" w:date="2026-02-24T09:33:00Z" w16du:dateUtc="2026-02-24T07:33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a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lääketieteelli</w:t>
            </w:r>
            <w:ins w:id="37" w:author="Reviewer" w:date="2026-02-24T09:34:00Z" w16du:dateUtc="2026-02-24T07:34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s</w:t>
              </w:r>
            </w:ins>
            <w:del w:id="38" w:author="Reviewer" w:date="2026-02-24T09:34:00Z" w16du:dateUtc="2026-02-24T07:34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n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en evakuoin</w:t>
            </w:r>
            <w:ins w:id="39" w:author="Reviewer" w:date="2026-02-24T09:34:00Z" w16du:dateUtc="2026-02-24T07:34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nin</w:t>
              </w:r>
            </w:ins>
            <w:del w:id="40" w:author="Reviewer" w:date="2026-02-24T09:34:00Z" w16du:dateUtc="2026-02-24T07:34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ti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ja palautu</w:t>
            </w:r>
            <w:ins w:id="41" w:author="Reviewer" w:date="2026-02-24T09:34:00Z" w16du:dateUtc="2026-02-24T07:34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>ksen</w:t>
              </w:r>
            </w:ins>
            <w:del w:id="42" w:author="Reviewer" w:date="2026-02-24T09:34:00Z" w16du:dateUtc="2026-02-24T07:34:00Z">
              <w:r w:rsidRPr="00B833BD" w:rsidDel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delText>s</w:delText>
              </w:r>
            </w:del>
            <w:r w:rsidRPr="00B833BD"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 asuinmaahan</w:t>
            </w:r>
            <w:ins w:id="43" w:author="Reviewer" w:date="2026-02-24T09:34:00Z" w16du:dateUtc="2026-02-24T07:34:00Z">
              <w:r w:rsidR="00BA42DD">
                <w:rPr>
                  <w:rFonts w:ascii="Arial" w:hAnsi="Arial" w:cs="Arial"/>
                  <w:b/>
                  <w:bCs/>
                  <w:sz w:val="20"/>
                  <w:szCs w:val="20"/>
                  <w:lang w:val="fi-FI"/>
                </w:rPr>
                <w:t xml:space="preserve"> </w:t>
              </w:r>
              <w:r w:rsidR="00BA42DD">
                <w:rPr>
                  <w:rFonts w:ascii="Arial" w:hAnsi="Arial" w:cs="Arial"/>
                  <w:sz w:val="20"/>
                  <w:szCs w:val="20"/>
                  <w:lang w:val="fi-FI"/>
                </w:rPr>
                <w:t>varalta</w:t>
              </w:r>
            </w:ins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, jos vakuutetulla henkilöllä </w:t>
            </w:r>
            <w:ins w:id="44" w:author="Reviewer" w:date="2026-02-24T09:34:00Z" w16du:dateUtc="2026-02-24T07:34:00Z">
              <w:r w:rsidR="00BA42DD">
                <w:rPr>
                  <w:rFonts w:ascii="Arial" w:hAnsi="Arial" w:cs="Arial"/>
                  <w:sz w:val="20"/>
                  <w:szCs w:val="20"/>
                  <w:lang w:val="fi-FI"/>
                </w:rPr>
                <w:t>diagnosoidaan</w:t>
              </w:r>
            </w:ins>
            <w:del w:id="45" w:author="Reviewer" w:date="2026-02-24T09:34:00Z" w16du:dateUtc="2026-02-24T07:34:00Z">
              <w:r w:rsidRPr="00B833BD" w:rsidDel="00BA42DD">
                <w:rPr>
                  <w:rFonts w:ascii="Arial" w:hAnsi="Arial" w:cs="Arial"/>
                  <w:sz w:val="20"/>
                  <w:szCs w:val="20"/>
                  <w:lang w:val="fi-FI"/>
                </w:rPr>
                <w:delText>on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 xml:space="preserve"> matkan aikana </w:t>
            </w:r>
            <w:del w:id="46" w:author="Reviewer" w:date="2026-02-24T09:35:00Z" w16du:dateUtc="2026-02-24T07:35:00Z">
              <w:r w:rsidRPr="00B833BD" w:rsidDel="00BA42DD">
                <w:rPr>
                  <w:rFonts w:ascii="Arial" w:hAnsi="Arial" w:cs="Arial"/>
                  <w:sz w:val="20"/>
                  <w:szCs w:val="20"/>
                  <w:lang w:val="fi-FI"/>
                </w:rPr>
                <w:delText>diagn</w:delText>
              </w:r>
            </w:del>
            <w:del w:id="47" w:author="Reviewer" w:date="2026-02-24T09:34:00Z" w16du:dateUtc="2026-02-24T07:34:00Z">
              <w:r w:rsidRPr="00B833BD" w:rsidDel="00BA42DD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oosi </w:delText>
              </w:r>
            </w:del>
            <w:r w:rsidRPr="00B833BD">
              <w:rPr>
                <w:rFonts w:ascii="Arial" w:hAnsi="Arial" w:cs="Arial"/>
                <w:sz w:val="20"/>
                <w:szCs w:val="20"/>
                <w:lang w:val="fi-FI"/>
              </w:rPr>
              <w:t>COVID-19.</w:t>
            </w:r>
          </w:p>
          <w:p w:rsidR="00AB5FAC" w:rsidRPr="00AB5FAC" w:rsidRDefault="00AB5FAC" w:rsidP="00AB5FA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AB5FAC">
              <w:rPr>
                <w:rFonts w:ascii="Arial" w:hAnsi="Arial" w:cs="Arial"/>
                <w:sz w:val="20"/>
                <w:szCs w:val="20"/>
                <w:lang w:val="fi-FI"/>
              </w:rPr>
              <w:t>Tarkista vakuutuskirjasta vakuutuksen voimassaolon ehdot ja rajaukset.</w:t>
            </w:r>
          </w:p>
        </w:tc>
      </w:tr>
    </w:tbl>
    <w:p w:rsidR="00AB5FAC" w:rsidRDefault="00AB5FAC" w:rsidP="002D24B6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0768F6" w:rsidRPr="00B15DCC" w:rsidRDefault="000768F6" w:rsidP="002D24B6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0D54CA" w:rsidRPr="00B833BD" w:rsidRDefault="000768F6" w:rsidP="000768F6">
      <w:pPr>
        <w:rPr>
          <w:color w:val="002060"/>
          <w:lang w:val="fi-FI"/>
        </w:rPr>
      </w:pPr>
      <w:bookmarkStart w:id="48" w:name="_MailEndCompose"/>
      <w:r w:rsidRPr="00B833BD">
        <w:rPr>
          <w:rFonts w:ascii="Arial" w:hAnsi="Arial" w:cs="Arial"/>
          <w:b/>
          <w:color w:val="002060"/>
          <w:sz w:val="24"/>
          <w:szCs w:val="24"/>
          <w:lang w:val="fi-FI"/>
        </w:rPr>
        <w:t>Tärkeät yhteystiedot</w:t>
      </w:r>
      <w:bookmarkEnd w:id="48"/>
    </w:p>
    <w:p w:rsidR="00AB5FAC" w:rsidRDefault="00AB5FAC" w:rsidP="000D54CA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fi-F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7399"/>
      </w:tblGrid>
      <w:tr w:rsidR="00AB5FAC" w:rsidRPr="008510C2" w:rsidTr="14B68723">
        <w:tc>
          <w:tcPr>
            <w:tcW w:w="3227" w:type="dxa"/>
          </w:tcPr>
          <w:p w:rsidR="00AB5FAC" w:rsidRPr="00B833BD" w:rsidRDefault="00AB5FAC" w:rsidP="00AB5FAC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fi-FI"/>
              </w:rPr>
            </w:pPr>
            <w:r w:rsidRPr="00B833BD">
              <w:rPr>
                <w:rFonts w:ascii="Arial" w:hAnsi="Arial" w:cs="Arial"/>
                <w:b/>
                <w:color w:val="002060"/>
                <w:sz w:val="20"/>
                <w:szCs w:val="20"/>
                <w:lang w:val="fi-FI"/>
              </w:rPr>
              <w:t>Mitä tehdä, jos minulla on kysyttävää vakuutuksesta?</w:t>
            </w:r>
          </w:p>
          <w:p w:rsidR="00AB5FAC" w:rsidRPr="00B833BD" w:rsidRDefault="00AB5FAC" w:rsidP="000D54CA">
            <w:pPr>
              <w:rPr>
                <w:rFonts w:ascii="Arial" w:hAnsi="Arial" w:cs="Arial"/>
                <w:color w:val="002060"/>
                <w:sz w:val="20"/>
                <w:szCs w:val="20"/>
                <w:lang w:val="fi-FI"/>
              </w:rPr>
            </w:pPr>
          </w:p>
        </w:tc>
        <w:tc>
          <w:tcPr>
            <w:tcW w:w="7573" w:type="dxa"/>
          </w:tcPr>
          <w:p w:rsidR="007A1986" w:rsidRPr="007A1986" w:rsidRDefault="00AB5FAC" w:rsidP="007A1986">
            <w:pPr>
              <w:jc w:val="both"/>
              <w:rPr>
                <w:ins w:id="49" w:author="Marjo Valiaho" w:date="2026-02-22T20:56:00Z" w16du:dateUtc="2026-02-22T20:56:00Z"/>
                <w:rFonts w:ascii="Arial" w:hAnsi="Arial" w:cs="Arial"/>
                <w:sz w:val="20"/>
                <w:szCs w:val="20"/>
                <w:lang w:val="fi-FI"/>
                <w:rPrChange w:id="50" w:author="Marjo Valiaho" w:date="2026-02-22T21:02:00Z" w16du:dateUtc="2026-02-22T21:02:00Z">
                  <w:rPr>
                    <w:ins w:id="51" w:author="Marjo Valiaho" w:date="2026-02-22T20:56:00Z" w16du:dateUtc="2026-02-22T20:56:00Z"/>
                    <w:rFonts w:ascii="Arial" w:hAnsi="Arial" w:cs="Arial"/>
                    <w:sz w:val="20"/>
                    <w:szCs w:val="20"/>
                    <w:lang w:val="en-GB"/>
                  </w:rPr>
                </w:rPrChange>
              </w:rPr>
            </w:pPr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 xml:space="preserve">Jos sinulla on mitä tahansa kysyttävää, </w:t>
            </w:r>
            <w:ins w:id="52" w:author="Marjo Valiaho" w:date="2026-02-22T20:54:00Z" w16du:dateUtc="2026-02-22T20:54:00Z">
              <w:r w:rsidR="007A1986" w:rsidRPr="009F65D1">
                <w:rPr>
                  <w:rFonts w:ascii="Arial" w:hAnsi="Arial" w:cs="Arial"/>
                  <w:sz w:val="20"/>
                  <w:szCs w:val="20"/>
                  <w:lang w:val="fi-FI"/>
                </w:rPr>
                <w:t>vi</w:t>
              </w:r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>erai</w:t>
              </w:r>
            </w:ins>
            <w:ins w:id="53" w:author="Marjo Valiaho" w:date="2026-02-22T20:55:00Z" w16du:dateUtc="2026-02-22T20:55:00Z"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>le portaalissamme</w:t>
              </w:r>
            </w:ins>
            <w:ins w:id="54" w:author="Marjo Valiaho" w:date="2026-02-22T20:54:00Z" w16du:dateUtc="2026-02-22T20:54:00Z">
              <w:r w:rsidR="007A1986" w:rsidRPr="007A714B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 </w:t>
              </w:r>
            </w:ins>
            <w:r w:rsidR="007A1986" w:rsidRPr="00612C67">
              <w:rPr>
                <w:rFonts w:ascii="Arial" w:hAnsi="Arial" w:cs="Arial"/>
                <w:sz w:val="20"/>
                <w:szCs w:val="20"/>
                <w:lang w:val="en-GB"/>
              </w:rPr>
              <w:fldChar w:fldCharType="begin"/>
            </w:r>
            <w:r w:rsidR="007A1986" w:rsidRPr="00325400">
              <w:rPr>
                <w:rFonts w:ascii="Arial" w:hAnsi="Arial" w:cs="Arial"/>
                <w:sz w:val="20"/>
                <w:szCs w:val="20"/>
                <w:lang w:val="fi-FI"/>
              </w:rPr>
              <w:instrText>HYPERLINK "https://covermore-europe-expedia.zendesk.com/hc/"</w:instrText>
            </w:r>
            <w:r w:rsidR="007A1986" w:rsidRPr="00612C67">
              <w:rPr>
                <w:rFonts w:ascii="Arial" w:hAnsi="Arial" w:cs="Arial"/>
                <w:sz w:val="20"/>
                <w:szCs w:val="20"/>
                <w:lang w:val="en-GB"/>
              </w:rPr>
            </w:r>
            <w:r w:rsidR="007A1986" w:rsidRPr="00612C67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ins w:id="55" w:author="Marjo Valiaho" w:date="2026-02-22T20:54:00Z" w16du:dateUtc="2026-02-22T20:54:00Z">
              <w:r w:rsidR="007A1986" w:rsidRPr="007A714B">
                <w:rPr>
                  <w:rStyle w:val="Hyperlink"/>
                  <w:rFonts w:ascii="Arial" w:hAnsi="Arial" w:cs="Arial"/>
                  <w:sz w:val="20"/>
                  <w:szCs w:val="20"/>
                  <w:lang w:val="fi-FI"/>
                </w:rPr>
                <w:t>https://covermore-europe-expedia.zendesk.com/hc/</w:t>
              </w:r>
              <w:r w:rsidR="007A1986" w:rsidRPr="00612C67">
                <w:rPr>
                  <w:rFonts w:ascii="Arial" w:hAnsi="Arial" w:cs="Arial"/>
                  <w:sz w:val="20"/>
                  <w:szCs w:val="20"/>
                  <w:lang w:val="fi-FI"/>
                </w:rPr>
                <w:fldChar w:fldCharType="end"/>
              </w:r>
              <w:r w:rsidR="007A1986" w:rsidRPr="007A714B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, </w:t>
              </w:r>
            </w:ins>
            <w:ins w:id="56" w:author="Marjo Valiaho" w:date="2026-02-22T20:55:00Z" w16du:dateUtc="2026-02-22T20:55:00Z"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>lähetä meille sähköpostia osoitteeseen</w:t>
              </w:r>
            </w:ins>
            <w:ins w:id="57" w:author="Marjo Valiaho" w:date="2026-02-22T20:54:00Z" w16du:dateUtc="2026-02-22T20:54:00Z">
              <w:r w:rsidR="007A1986" w:rsidRPr="007A714B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 </w:t>
              </w:r>
            </w:ins>
            <w:r w:rsidR="007A1986" w:rsidRPr="00CC11F1">
              <w:rPr>
                <w:rFonts w:ascii="Arial" w:hAnsi="Arial" w:cs="Arial"/>
                <w:sz w:val="20"/>
                <w:szCs w:val="20"/>
                <w:lang w:val="en-GB"/>
              </w:rPr>
              <w:fldChar w:fldCharType="begin"/>
            </w:r>
            <w:r w:rsidR="007A1986" w:rsidRPr="00325400">
              <w:rPr>
                <w:rFonts w:ascii="Arial" w:hAnsi="Arial" w:cs="Arial"/>
                <w:sz w:val="20"/>
                <w:szCs w:val="20"/>
                <w:lang w:val="fi-FI"/>
              </w:rPr>
              <w:instrText>HYPERLINK "mailto:expedia@cs.covermoreeurope.com"</w:instrText>
            </w:r>
            <w:r w:rsidR="007A1986" w:rsidRPr="00CC11F1">
              <w:rPr>
                <w:rFonts w:ascii="Arial" w:hAnsi="Arial" w:cs="Arial"/>
                <w:sz w:val="20"/>
                <w:szCs w:val="20"/>
                <w:lang w:val="en-GB"/>
              </w:rPr>
            </w:r>
            <w:r w:rsidR="007A1986" w:rsidRPr="00CC11F1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ins w:id="58" w:author="Marjo Valiaho" w:date="2026-02-22T20:54:00Z" w16du:dateUtc="2026-02-22T20:54:00Z">
              <w:r w:rsidR="007A1986" w:rsidRPr="007A714B">
                <w:rPr>
                  <w:rStyle w:val="Hyperlink"/>
                  <w:rFonts w:ascii="Arial" w:hAnsi="Arial" w:cs="Arial"/>
                  <w:sz w:val="20"/>
                  <w:szCs w:val="20"/>
                  <w:lang w:val="fi-FI"/>
                </w:rPr>
                <w:t>expedia@cs.covermoreeurope.com</w:t>
              </w:r>
              <w:r w:rsidR="007A1986" w:rsidRPr="00CC11F1">
                <w:rPr>
                  <w:rFonts w:ascii="Arial" w:hAnsi="Arial" w:cs="Arial"/>
                  <w:sz w:val="20"/>
                  <w:szCs w:val="20"/>
                  <w:lang w:val="fi-FI"/>
                </w:rPr>
                <w:fldChar w:fldCharType="end"/>
              </w:r>
            </w:ins>
            <w:del w:id="59" w:author="Marjo Valiaho" w:date="2026-02-22T20:55:00Z" w16du:dateUtc="2026-02-22T20:55:00Z">
              <w:r w:rsidRPr="00B15DCC"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niin soita </w:delText>
              </w:r>
              <w:r w:rsidRPr="00371AA2"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+358 9 4272 0496</w:delText>
              </w:r>
              <w:r w:rsidRPr="00B15DCC"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 xml:space="preserve">(pvm/mpm) </w:delText>
              </w:r>
              <w:r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palvelemme maanantaista perjantaihin 9:00 - 17:00</w:delText>
              </w:r>
              <w:r w:rsidRPr="00B15DCC"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 xml:space="preserve"> </w:delText>
              </w:r>
              <w:r w:rsidRPr="00B15DCC"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 </w:delText>
              </w:r>
              <w:r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välisenä aikana </w:delText>
              </w:r>
              <w:r w:rsidRPr="00B15DCC"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>TAI lähetä meille sähköpostia os</w:delText>
              </w:r>
              <w:r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>oit</w:delText>
              </w:r>
            </w:del>
            <w:del w:id="60" w:author="Marjo Valiaho" w:date="2026-02-22T20:56:00Z" w16du:dateUtc="2026-02-22T20:56:00Z">
              <w:r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>teeseen</w:delText>
              </w:r>
              <w:r w:rsidRPr="00B15DCC" w:rsidDel="007A1986">
                <w:rPr>
                  <w:rFonts w:ascii="Arial" w:hAnsi="Arial" w:cs="Arial"/>
                  <w:sz w:val="20"/>
                  <w:szCs w:val="20"/>
                  <w:lang w:val="fi-FI"/>
                </w:rPr>
                <w:delText xml:space="preserve"> </w:delText>
              </w:r>
              <w:r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{{</w:delText>
              </w:r>
              <w:r w:rsidRPr="00B15DCC"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Policy Enquiries Email</w:delText>
              </w:r>
              <w:r w:rsidDel="007A1986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}}</w:delText>
              </w:r>
            </w:del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ja</w:t>
            </w:r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ilmoita viestissäsi vakuutusnumerosi</w:t>
            </w:r>
            <w:ins w:id="61" w:author="Marjo Valiaho" w:date="2026-02-22T20:56:00Z" w16du:dateUtc="2026-02-22T20:56:00Z"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 tai soita meille numeroon</w:t>
              </w:r>
              <w:r w:rsidR="007A1986" w:rsidRPr="007A714B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 +358 9 6937 9617 </w:t>
              </w:r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>maanantaista perjantaihin klo</w:t>
              </w:r>
              <w:r w:rsidR="007A1986" w:rsidRPr="007A714B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 9</w:t>
              </w:r>
              <w:r w:rsidR="007A1986">
                <w:rPr>
                  <w:rFonts w:ascii="Arial" w:hAnsi="Arial" w:cs="Arial"/>
                  <w:sz w:val="20"/>
                  <w:szCs w:val="20"/>
                  <w:lang w:val="fi-FI"/>
                </w:rPr>
                <w:t>.00</w:t>
              </w:r>
            </w:ins>
            <w:bookmarkStart w:id="62" w:name="_Hlk81394331"/>
            <w:ins w:id="63" w:author="Marjo Valiaho" w:date="2026-02-22T21:02:00Z" w16du:dateUtc="2026-02-22T21:02:00Z">
              <w:r w:rsidR="007A1986" w:rsidRPr="007A1986">
                <w:rPr>
                  <w:sz w:val="20"/>
                  <w:szCs w:val="20"/>
                  <w:lang w:val="fi-FI"/>
                  <w:rPrChange w:id="64" w:author="Marjo Valiaho" w:date="2026-02-22T21:02:00Z" w16du:dateUtc="2026-02-22T21:02:00Z">
                    <w:rPr>
                      <w:lang w:val="en-GB"/>
                    </w:rPr>
                  </w:rPrChange>
                </w:rPr>
                <w:t>–</w:t>
              </w:r>
              <w:bookmarkEnd w:id="62"/>
              <w:r w:rsidR="007A1986" w:rsidRPr="007A1986">
                <w:rPr>
                  <w:sz w:val="20"/>
                  <w:szCs w:val="20"/>
                  <w:lang w:val="fi-FI"/>
                  <w:rPrChange w:id="65" w:author="Marjo Valiaho" w:date="2026-02-22T21:02:00Z" w16du:dateUtc="2026-02-22T21:02:00Z">
                    <w:rPr>
                      <w:lang w:val="en-GB"/>
                    </w:rPr>
                  </w:rPrChange>
                </w:rPr>
                <w:t>1</w:t>
              </w:r>
              <w:r w:rsidR="007A1986" w:rsidRPr="007A1986">
                <w:rPr>
                  <w:sz w:val="20"/>
                  <w:szCs w:val="20"/>
                  <w:lang w:val="fi-FI"/>
                  <w:rPrChange w:id="66" w:author="Marjo Valiaho" w:date="2026-02-22T21:02:00Z" w16du:dateUtc="2026-02-22T21:02:00Z">
                    <w:rPr>
                      <w:lang w:val="fi-FI"/>
                    </w:rPr>
                  </w:rPrChange>
                </w:rPr>
                <w:t>7.00</w:t>
              </w:r>
            </w:ins>
            <w:ins w:id="67" w:author="Marjo Valiaho" w:date="2026-02-22T20:56:00Z" w16du:dateUtc="2026-02-22T20:56:00Z">
              <w:r w:rsidR="007A1986" w:rsidRPr="007A1986">
                <w:rPr>
                  <w:rFonts w:ascii="Arial" w:hAnsi="Arial" w:cs="Arial"/>
                  <w:sz w:val="20"/>
                  <w:szCs w:val="20"/>
                  <w:lang w:val="fi-FI"/>
                  <w:rPrChange w:id="68" w:author="Marjo Valiaho" w:date="2026-02-22T21:02:00Z" w16du:dateUtc="2026-02-22T21:02:00Z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rPrChange>
                </w:rPr>
                <w:t>.</w:t>
              </w:r>
            </w:ins>
          </w:p>
          <w:p w:rsidR="00AB5FAC" w:rsidRDefault="00AB5FAC" w:rsidP="00B833BD">
            <w:p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del w:id="69" w:author="Marjo Valiaho" w:date="2026-02-22T21:03:00Z" w16du:dateUtc="2026-02-22T21:03:00Z">
              <w:r w:rsidDel="000F7087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{{</w:delText>
              </w:r>
              <w:r w:rsidRPr="00B15DCC" w:rsidDel="000F7087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Po</w:delText>
              </w:r>
            </w:del>
            <w:del w:id="70" w:author="Marjo Valiaho" w:date="2026-02-22T21:02:00Z" w16du:dateUtc="2026-02-22T21:02:00Z">
              <w:r w:rsidRPr="00B15DCC" w:rsidDel="000F7087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licy Number</w:delText>
              </w:r>
              <w:r w:rsidDel="000F7087">
                <w:rPr>
                  <w:rFonts w:ascii="Arial" w:hAnsi="Arial" w:cs="Arial"/>
                  <w:b/>
                  <w:sz w:val="20"/>
                  <w:szCs w:val="20"/>
                  <w:lang w:val="fi-FI"/>
                </w:rPr>
                <w:delText>}}</w:delText>
              </w:r>
              <w:r w:rsidRPr="00B15DCC" w:rsidDel="000F7087">
                <w:rPr>
                  <w:rFonts w:ascii="Arial" w:hAnsi="Arial" w:cs="Arial"/>
                  <w:sz w:val="20"/>
                  <w:szCs w:val="20"/>
                  <w:lang w:val="fi-FI"/>
                </w:rPr>
                <w:delText>.</w:delText>
              </w:r>
            </w:del>
          </w:p>
          <w:p w:rsidR="00AB5FAC" w:rsidRDefault="00AB5FAC" w:rsidP="00B833BD">
            <w:p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AB5FAC" w:rsidRPr="00B15DCC" w:rsidRDefault="00AB5FAC" w:rsidP="00B833BD">
            <w:p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>Jos haluat vakuutusasiakirjat postitse, voit pyytää niitä soittamalla yllä olevaan numeroon tai lähettämällä viestin yllä olevaan sähk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öpostiin</w:t>
            </w:r>
            <w:r w:rsidRPr="00B15DCC">
              <w:rPr>
                <w:rFonts w:ascii="Arial" w:hAnsi="Arial" w:cs="Arial"/>
                <w:sz w:val="20"/>
                <w:szCs w:val="20"/>
                <w:lang w:val="fi-FI"/>
              </w:rPr>
              <w:t xml:space="preserve">. </w:t>
            </w:r>
          </w:p>
          <w:p w:rsidR="00AB5FAC" w:rsidRDefault="00AB5FAC" w:rsidP="00B833BD">
            <w:p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AB5FAC" w:rsidRPr="008510C2" w:rsidTr="14B68723">
        <w:tc>
          <w:tcPr>
            <w:tcW w:w="3227" w:type="dxa"/>
          </w:tcPr>
          <w:p w:rsidR="00AB5FAC" w:rsidRPr="00B833BD" w:rsidRDefault="00AB5FAC" w:rsidP="00AB5FAC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fi-FI"/>
              </w:rPr>
            </w:pPr>
            <w:r w:rsidRPr="00B833BD">
              <w:rPr>
                <w:rFonts w:ascii="Arial" w:hAnsi="Arial" w:cs="Arial"/>
                <w:b/>
                <w:color w:val="002060"/>
                <w:sz w:val="20"/>
                <w:szCs w:val="20"/>
                <w:lang w:val="fi-FI"/>
              </w:rPr>
              <w:t>Mitä jos joudun hätätilanteeseen ulkomailla?</w:t>
            </w:r>
          </w:p>
          <w:p w:rsidR="00AB5FAC" w:rsidRPr="00B833BD" w:rsidRDefault="00AB5FAC" w:rsidP="000D54CA">
            <w:pPr>
              <w:rPr>
                <w:rFonts w:ascii="Arial" w:hAnsi="Arial" w:cs="Arial"/>
                <w:color w:val="002060"/>
                <w:sz w:val="20"/>
                <w:szCs w:val="20"/>
                <w:lang w:val="fi-FI"/>
              </w:rPr>
            </w:pPr>
          </w:p>
        </w:tc>
        <w:tc>
          <w:tcPr>
            <w:tcW w:w="7573" w:type="dxa"/>
          </w:tcPr>
          <w:p w:rsidR="00AB5FAC" w:rsidRPr="00B15DCC" w:rsidRDefault="00AB5FAC" w:rsidP="00B833BD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fi-FI"/>
              </w:rPr>
            </w:pPr>
            <w:r w:rsidRPr="00620474">
              <w:rPr>
                <w:rFonts w:ascii="Arial" w:hAnsi="Arial" w:cs="Arial"/>
                <w:iCs/>
                <w:sz w:val="20"/>
                <w:szCs w:val="20"/>
                <w:lang w:val="fi-FI"/>
              </w:rPr>
              <w:t xml:space="preserve">Soita </w:t>
            </w:r>
            <w:del w:id="71" w:author="Marjo Valiaho" w:date="2026-02-22T21:03:00Z" w16du:dateUtc="2026-02-22T21:03:00Z">
              <w:r w:rsidRPr="00620474" w:rsidDel="0067354E">
                <w:rPr>
                  <w:rFonts w:ascii="Arial" w:hAnsi="Arial" w:cs="Arial"/>
                  <w:iCs/>
                  <w:sz w:val="20"/>
                  <w:szCs w:val="20"/>
                  <w:lang w:val="fi-FI"/>
                </w:rPr>
                <w:delText>AIG Travelille</w:delText>
              </w:r>
            </w:del>
            <w:r w:rsidRPr="00620474">
              <w:rPr>
                <w:rFonts w:ascii="Arial" w:hAnsi="Arial" w:cs="Arial"/>
                <w:iCs/>
                <w:sz w:val="20"/>
                <w:szCs w:val="20"/>
                <w:lang w:val="fi-FI"/>
              </w:rPr>
              <w:t xml:space="preserve"> mihin aikaan tahansa numeroon </w:t>
            </w:r>
            <w:ins w:id="72" w:author="Marjo Valiaho" w:date="2026-02-22T21:03:00Z" w16du:dateUtc="2026-02-22T21:03:00Z">
              <w:r w:rsidR="0067354E" w:rsidRPr="00193DB5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i-FI"/>
                </w:rPr>
                <w:t>+358 9 6937 9617</w:t>
              </w:r>
            </w:ins>
            <w:del w:id="73" w:author="Marjo Valiaho" w:date="2026-02-22T21:04:00Z" w16du:dateUtc="2026-02-22T21:04:00Z">
              <w:r w:rsidDel="0067354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i-FI"/>
                </w:rPr>
                <w:delText>{{</w:delText>
              </w:r>
              <w:r w:rsidRPr="00620474" w:rsidDel="0067354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i-FI"/>
                </w:rPr>
                <w:delText>Emergency Assistance Phone</w:delText>
              </w:r>
              <w:r w:rsidDel="0067354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i-FI"/>
                </w:rPr>
                <w:delText>}}</w:delText>
              </w:r>
            </w:del>
            <w:r w:rsidRPr="00620474">
              <w:rPr>
                <w:rFonts w:ascii="Arial" w:hAnsi="Arial" w:cs="Arial"/>
                <w:b/>
                <w:bCs/>
                <w:iCs/>
                <w:sz w:val="20"/>
                <w:szCs w:val="20"/>
                <w:lang w:val="fi-FI"/>
              </w:rPr>
              <w:t xml:space="preserve">. </w:t>
            </w:r>
            <w:r w:rsidRPr="00B15DCC">
              <w:rPr>
                <w:rFonts w:ascii="Arial" w:hAnsi="Arial" w:cs="Arial"/>
                <w:bCs/>
                <w:iCs/>
                <w:sz w:val="20"/>
                <w:szCs w:val="20"/>
                <w:lang w:val="fi-FI"/>
              </w:rPr>
              <w:t xml:space="preserve">Palvelukeskuksemme on auki 24/7. </w:t>
            </w:r>
          </w:p>
          <w:p w:rsidR="00AB5FAC" w:rsidRDefault="00AB5FAC" w:rsidP="00B833BD">
            <w:p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AB5FAC" w:rsidRPr="00227507" w:rsidTr="14B68723">
        <w:tc>
          <w:tcPr>
            <w:tcW w:w="3227" w:type="dxa"/>
          </w:tcPr>
          <w:p w:rsidR="00AB5FAC" w:rsidRPr="00B833BD" w:rsidRDefault="00AB5FAC" w:rsidP="000D54CA">
            <w:pPr>
              <w:rPr>
                <w:rFonts w:ascii="Arial" w:hAnsi="Arial" w:cs="Arial"/>
                <w:color w:val="002060"/>
                <w:sz w:val="20"/>
                <w:szCs w:val="20"/>
                <w:lang w:val="fi-FI"/>
              </w:rPr>
            </w:pPr>
            <w:r w:rsidRPr="00B833BD">
              <w:rPr>
                <w:rFonts w:ascii="Arial" w:hAnsi="Arial" w:cs="Arial"/>
                <w:b/>
                <w:color w:val="002060"/>
                <w:sz w:val="20"/>
                <w:szCs w:val="20"/>
                <w:lang w:val="fi-FI"/>
              </w:rPr>
              <w:t>Kuinka teen vahinkoilmoituksen?</w:t>
            </w:r>
          </w:p>
        </w:tc>
        <w:tc>
          <w:tcPr>
            <w:tcW w:w="7573" w:type="dxa"/>
          </w:tcPr>
          <w:p w:rsidR="00AB5FAC" w:rsidRPr="00B52917" w:rsidRDefault="00AB5FAC" w:rsidP="14B68723">
            <w:pPr>
              <w:jc w:val="both"/>
              <w:rPr>
                <w:rFonts w:ascii="Arial" w:hAnsi="Arial" w:cs="Arial"/>
                <w:sz w:val="20"/>
                <w:szCs w:val="20"/>
                <w:lang w:val="fi-FI"/>
                <w:rPrChange w:id="74" w:author="Marjo Valiaho" w:date="2026-02-22T20:50:00Z" w16du:dateUtc="2026-02-22T20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r w:rsidRPr="00193DB5">
              <w:rPr>
                <w:rFonts w:ascii="Arial" w:hAnsi="Arial" w:cs="Arial"/>
                <w:sz w:val="20"/>
                <w:szCs w:val="20"/>
                <w:lang w:val="fi-FI"/>
              </w:rPr>
              <w:t>Ilmoita vahingosta tämän linkin kautta</w:t>
            </w:r>
            <w:ins w:id="75" w:author="Marjo Valiaho" w:date="2026-02-22T21:04:00Z" w16du:dateUtc="2026-02-22T21:04:00Z">
              <w:r w:rsidR="007F60BC">
                <w:rPr>
                  <w:rFonts w:ascii="Arial" w:hAnsi="Arial" w:cs="Arial"/>
                  <w:sz w:val="20"/>
                  <w:szCs w:val="20"/>
                  <w:lang w:val="fi-FI"/>
                </w:rPr>
                <w:t xml:space="preserve">: </w:t>
              </w:r>
            </w:ins>
            <w:r w:rsidR="007F60BC" w:rsidRPr="005C7041">
              <w:rPr>
                <w:rFonts w:ascii="Arial" w:hAnsi="Arial" w:cs="Arial"/>
                <w:sz w:val="20"/>
                <w:szCs w:val="20"/>
                <w:lang w:val="en-GB"/>
              </w:rPr>
              <w:fldChar w:fldCharType="begin"/>
            </w:r>
            <w:r w:rsidR="007F60BC" w:rsidRPr="00325400">
              <w:rPr>
                <w:rFonts w:ascii="Arial" w:hAnsi="Arial" w:cs="Arial"/>
                <w:sz w:val="20"/>
                <w:szCs w:val="20"/>
                <w:lang w:val="fi-FI"/>
              </w:rPr>
              <w:instrText>HYPERLINK "https://claims.covermoreeurope.com/expedia"</w:instrText>
            </w:r>
            <w:r w:rsidR="007F60BC" w:rsidRPr="005C7041">
              <w:rPr>
                <w:rFonts w:ascii="Arial" w:hAnsi="Arial" w:cs="Arial"/>
                <w:sz w:val="20"/>
                <w:szCs w:val="20"/>
                <w:lang w:val="en-GB"/>
              </w:rPr>
            </w:r>
            <w:r w:rsidR="007F60BC" w:rsidRPr="005C7041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ins w:id="76" w:author="Marjo Valiaho" w:date="2026-02-22T21:04:00Z" w16du:dateUtc="2026-02-22T21:04:00Z">
              <w:r w:rsidR="007F60BC" w:rsidRPr="00193DB5">
                <w:rPr>
                  <w:rStyle w:val="Hyperlink"/>
                  <w:rFonts w:ascii="Arial" w:hAnsi="Arial" w:cs="Arial"/>
                  <w:sz w:val="20"/>
                  <w:szCs w:val="20"/>
                  <w:lang w:val="fi-FI"/>
                </w:rPr>
                <w:t>https://claims.covermoreeurope.com/expedia</w:t>
              </w:r>
              <w:r w:rsidR="007F60BC" w:rsidRPr="005C7041">
                <w:rPr>
                  <w:rFonts w:ascii="Arial" w:hAnsi="Arial" w:cs="Arial"/>
                  <w:sz w:val="20"/>
                  <w:szCs w:val="20"/>
                  <w:lang w:val="fi-FI"/>
                </w:rPr>
                <w:fldChar w:fldCharType="end"/>
              </w:r>
            </w:ins>
            <w:del w:id="77" w:author="Marjo Valiaho" w:date="2026-02-22T21:04:00Z" w16du:dateUtc="2026-02-22T21:04:00Z">
              <w:r w:rsidRPr="00B52917" w:rsidDel="007F60BC">
                <w:rPr>
                  <w:rFonts w:ascii="Arial" w:hAnsi="Arial" w:cs="Arial"/>
                  <w:sz w:val="20"/>
                  <w:szCs w:val="20"/>
                  <w:lang w:val="fi-FI"/>
                  <w:rPrChange w:id="78" w:author="Marjo Valiaho" w:date="2026-02-22T20:50:00Z" w16du:dateUtc="2026-02-22T20:50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0B52917" w:rsidDel="007F60BC"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  <w:lang w:val="fi-FI"/>
                  <w:rPrChange w:id="79" w:author="Marjo Valiaho" w:date="2026-02-22T20:50:00Z" w16du:dateUtc="2026-02-22T20:50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rPrChange>
                </w:rPr>
                <w:delText>{{Claims URL}}</w:delText>
              </w:r>
            </w:del>
            <w:r w:rsidRPr="00B52917">
              <w:rPr>
                <w:rFonts w:ascii="Arial" w:hAnsi="Arial" w:cs="Arial"/>
                <w:sz w:val="20"/>
                <w:szCs w:val="20"/>
                <w:lang w:val="fi-FI"/>
                <w:rPrChange w:id="80" w:author="Marjo Valiaho" w:date="2026-02-22T20:50:00Z" w16du:dateUtc="2026-02-22T20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. </w:t>
            </w:r>
            <w:r w:rsidRPr="00B52917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fi-FI"/>
                <w:rPrChange w:id="81" w:author="Marjo Valiaho" w:date="2026-02-22T20:50:00Z" w16du:dateUtc="2026-02-22T20:50:00Z">
                  <w:rPr>
                    <w:rFonts w:ascii="Arial" w:hAnsi="Arial" w:cs="Arial"/>
                    <w:b/>
                    <w:bCs/>
                    <w:sz w:val="20"/>
                    <w:szCs w:val="20"/>
                    <w:u w:val="single"/>
                  </w:rPr>
                </w:rPrChange>
              </w:rPr>
              <w:t xml:space="preserve"> </w:t>
            </w:r>
          </w:p>
        </w:tc>
      </w:tr>
    </w:tbl>
    <w:p w:rsidR="00AB5FAC" w:rsidRPr="00B15DCC" w:rsidRDefault="00AB5FAC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0D54CA" w:rsidRPr="003F5049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fi-FI"/>
        </w:rPr>
      </w:pPr>
    </w:p>
    <w:p w:rsidR="001D3491" w:rsidRPr="003F5049" w:rsidRDefault="001D3491" w:rsidP="001D3491">
      <w:pPr>
        <w:spacing w:after="0" w:line="240" w:lineRule="auto"/>
        <w:rPr>
          <w:lang w:val="fi-FI"/>
        </w:rPr>
      </w:pPr>
    </w:p>
    <w:p w:rsidR="001D3491" w:rsidRPr="003F5049" w:rsidRDefault="001D3491" w:rsidP="001D3491">
      <w:pPr>
        <w:spacing w:after="0" w:line="240" w:lineRule="auto"/>
        <w:rPr>
          <w:lang w:val="fi-FI"/>
        </w:rPr>
      </w:pPr>
    </w:p>
    <w:p w:rsidR="000D54CA" w:rsidRPr="005B01B3" w:rsidRDefault="003F5049" w:rsidP="000D54CA">
      <w:pPr>
        <w:spacing w:after="0" w:line="240" w:lineRule="auto"/>
        <w:rPr>
          <w:rFonts w:ascii="Arial" w:hAnsi="Arial" w:cs="Arial"/>
          <w:color w:val="002060"/>
          <w:sz w:val="20"/>
          <w:szCs w:val="20"/>
          <w:lang w:val="fi-FI"/>
        </w:rPr>
      </w:pPr>
      <w:r w:rsidRPr="00193DB5">
        <w:rPr>
          <w:rFonts w:ascii="Arial" w:hAnsi="Arial" w:cs="Arial"/>
          <w:sz w:val="20"/>
          <w:szCs w:val="20"/>
          <w:lang w:val="fi-FI"/>
        </w:rPr>
        <w:t>Turvallista matkaa</w:t>
      </w:r>
      <w:r w:rsidR="000D54CA" w:rsidRPr="00193DB5">
        <w:rPr>
          <w:rFonts w:ascii="Arial" w:hAnsi="Arial" w:cs="Arial"/>
          <w:sz w:val="20"/>
          <w:szCs w:val="20"/>
          <w:lang w:val="fi-FI"/>
        </w:rPr>
        <w:t xml:space="preserve">! </w:t>
      </w:r>
      <w:r w:rsidR="000D54CA" w:rsidRPr="00193DB5">
        <w:rPr>
          <w:rFonts w:ascii="Arial" w:hAnsi="Arial" w:cs="Arial"/>
          <w:sz w:val="20"/>
          <w:szCs w:val="20"/>
          <w:lang w:val="fi-FI"/>
        </w:rPr>
        <w:br/>
      </w:r>
      <w:del w:id="82" w:author="Marjo Valiaho" w:date="2026-02-22T21:05:00Z" w16du:dateUtc="2026-02-22T21:05:00Z">
        <w:r w:rsidR="000D54CA" w:rsidRPr="00193DB5" w:rsidDel="003116AB">
          <w:rPr>
            <w:rFonts w:ascii="Arial" w:hAnsi="Arial" w:cs="Arial"/>
            <w:b/>
            <w:color w:val="002060"/>
            <w:sz w:val="20"/>
            <w:szCs w:val="20"/>
            <w:lang w:val="fi-FI"/>
          </w:rPr>
          <w:delText xml:space="preserve">AIG </w:delText>
        </w:r>
      </w:del>
      <w:r w:rsidR="000D54CA" w:rsidRPr="00193DB5">
        <w:rPr>
          <w:rFonts w:ascii="Arial" w:hAnsi="Arial" w:cs="Arial"/>
          <w:b/>
          <w:color w:val="002060"/>
          <w:sz w:val="20"/>
          <w:szCs w:val="20"/>
          <w:lang w:val="fi-FI"/>
        </w:rPr>
        <w:t xml:space="preserve">Travel </w:t>
      </w:r>
      <w:ins w:id="83" w:author="Marjo Valiaho" w:date="2026-02-22T21:05:00Z" w16du:dateUtc="2026-02-22T21:05:00Z">
        <w:r w:rsidR="003116AB" w:rsidRPr="00193DB5">
          <w:rPr>
            <w:rFonts w:ascii="Arial" w:hAnsi="Arial" w:cs="Arial"/>
            <w:b/>
            <w:color w:val="002060"/>
            <w:sz w:val="20"/>
            <w:szCs w:val="20"/>
            <w:lang w:val="fi-FI"/>
          </w:rPr>
          <w:t>G</w:t>
        </w:r>
        <w:r w:rsidR="003116AB">
          <w:rPr>
            <w:rFonts w:ascii="Arial" w:hAnsi="Arial" w:cs="Arial"/>
            <w:b/>
            <w:color w:val="002060"/>
            <w:sz w:val="20"/>
            <w:szCs w:val="20"/>
            <w:lang w:val="fi-FI"/>
          </w:rPr>
          <w:t>uard</w:t>
        </w:r>
      </w:ins>
    </w:p>
    <w:p w:rsidR="007E4C46" w:rsidRPr="005B01B3" w:rsidRDefault="007E4C46" w:rsidP="000D54CA">
      <w:pPr>
        <w:rPr>
          <w:rFonts w:ascii="Arial" w:hAnsi="Arial" w:cs="Arial"/>
          <w:sz w:val="20"/>
          <w:szCs w:val="20"/>
          <w:lang w:val="fi-FI"/>
        </w:rPr>
      </w:pPr>
    </w:p>
    <w:p w:rsidR="00B602A1" w:rsidRPr="005B01B3" w:rsidRDefault="00B602A1" w:rsidP="000D54CA">
      <w:pPr>
        <w:rPr>
          <w:rFonts w:ascii="Arial" w:hAnsi="Arial" w:cs="Arial"/>
          <w:color w:val="000000"/>
          <w:lang w:val="fi-FI"/>
        </w:rPr>
      </w:pPr>
    </w:p>
    <w:sectPr w:rsidR="00B602A1" w:rsidRPr="005B01B3" w:rsidSect="004E40BD">
      <w:footerReference w:type="even" r:id="rId13"/>
      <w:footerReference w:type="default" r:id="rId14"/>
      <w:footerReference w:type="first" r:id="rId15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43F4" w:rsidRDefault="00A743F4" w:rsidP="0005501C">
      <w:pPr>
        <w:spacing w:after="0" w:line="240" w:lineRule="auto"/>
      </w:pPr>
      <w:r>
        <w:separator/>
      </w:r>
    </w:p>
  </w:endnote>
  <w:endnote w:type="continuationSeparator" w:id="0">
    <w:p w:rsidR="00A743F4" w:rsidRDefault="00A743F4" w:rsidP="000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407C537-8AF1-4346-900F-26D8CE5C5462}"/>
    <w:embedBold r:id="rId2" w:fontKey="{F8B356A7-E2F7-484D-834E-256E6D9EA5E6}"/>
    <w:embedItalic r:id="rId3" w:fontKey="{C1188CB4-38ED-47DD-89D9-1730BD292EBA}"/>
    <w:embedBoldItalic r:id="rId4" w:fontKey="{65647469-E8EB-463C-8A5C-6BC69E9C71F8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subsetted="1" w:fontKey="{D29C5CE2-A9A6-4A0C-93AD-AAC1F27BC4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7518" w:rsidRDefault="003E75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8CF828" wp14:editId="192FDF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412992741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E7518" w:rsidRPr="003E7518" w:rsidRDefault="003E7518" w:rsidP="003E75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75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CF8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9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:rsidR="003E7518" w:rsidRPr="003E7518" w:rsidRDefault="003E7518" w:rsidP="003E75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75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0A92" w:rsidRPr="00B2678E" w:rsidRDefault="003E7518" w:rsidP="00325400">
    <w:pPr>
      <w:tabs>
        <w:tab w:val="left" w:pos="567"/>
      </w:tabs>
      <w:rPr>
        <w:rFonts w:ascii="Aptos" w:hAnsi="Aptos" w:cs="Segoe UI"/>
        <w:color w:val="00A4E4" w:themeColor="accent1"/>
        <w:sz w:val="20"/>
        <w:szCs w:val="18"/>
        <w:rPrChange w:id="84" w:author="Reviewer" w:date="2026-02-24T09:37:00Z" w16du:dateUtc="2026-02-24T07:37:00Z">
          <w:rPr>
            <w:rFonts w:ascii="Segoe UI" w:hAnsi="Segoe UI" w:cs="Segoe UI"/>
            <w:color w:val="00A4E4" w:themeColor="accent1"/>
            <w:szCs w:val="20"/>
          </w:rPr>
        </w:rPrChange>
      </w:rPr>
    </w:pPr>
    <w:r>
      <w:rPr>
        <w:rFonts w:ascii="Aptos" w:hAnsi="Aptos" w:cs="Segoe UI"/>
        <w:noProof/>
        <w:color w:val="00A4E4" w:themeColor="accent1"/>
        <w:sz w:val="20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3AE9EB" wp14:editId="23E685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314802971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E7518" w:rsidRPr="003E7518" w:rsidRDefault="003E7518" w:rsidP="003E75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75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AE9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9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:rsidR="003E7518" w:rsidRPr="003E7518" w:rsidRDefault="003E7518" w:rsidP="003E75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75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ins w:id="85" w:author="Reviewer" w:date="2026-02-24T09:36:00Z" w16du:dateUtc="2026-02-24T07:36:00Z">
      <w:r w:rsidR="00B2678E" w:rsidRPr="00B2678E">
        <w:rPr>
          <w:rFonts w:ascii="Aptos" w:hAnsi="Aptos" w:cs="Segoe UI"/>
          <w:color w:val="00A4E4" w:themeColor="accent1"/>
          <w:sz w:val="20"/>
          <w:szCs w:val="18"/>
          <w:rPrChange w:id="86" w:author="Reviewer" w:date="2026-02-24T09:37:00Z" w16du:dateUtc="2026-02-24T07:37:00Z">
            <w:rPr>
              <w:rFonts w:ascii="Segoe UI" w:hAnsi="Segoe UI" w:cs="Segoe UI"/>
              <w:color w:val="00A4E4" w:themeColor="accent1"/>
              <w:szCs w:val="20"/>
            </w:rPr>
          </w:rPrChange>
        </w:rPr>
        <w:t>VAIN SISÄISEEN KÄYTTÖÖN</w:t>
      </w:r>
    </w:ins>
  </w:p>
  <w:p w:rsidR="00700A92" w:rsidRDefault="00700A92" w:rsidP="00700A92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178D" w:rsidRPr="00B7178D" w:rsidRDefault="003E7518" w:rsidP="00325400">
    <w:pPr>
      <w:tabs>
        <w:tab w:val="left" w:pos="567"/>
      </w:tabs>
      <w:rPr>
        <w:rFonts w:ascii="Aptos" w:hAnsi="Aptos" w:cs="Segoe UI"/>
        <w:color w:val="00A4E4" w:themeColor="accent1"/>
        <w:sz w:val="20"/>
        <w:szCs w:val="18"/>
        <w:rPrChange w:id="87" w:author="Reviewer" w:date="2026-02-24T11:53:00Z" w16du:dateUtc="2026-02-24T09:53:00Z">
          <w:rPr/>
        </w:rPrChange>
      </w:rPr>
    </w:pPr>
    <w:r>
      <w:rPr>
        <w:rFonts w:ascii="Aptos" w:hAnsi="Aptos" w:cs="Segoe UI"/>
        <w:noProof/>
        <w:color w:val="00A4E4" w:themeColor="accent1"/>
        <w:sz w:val="20"/>
        <w:szCs w:val="1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5CB54D" wp14:editId="480A9F95">
              <wp:simplePos x="590550" y="9696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005056646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E7518" w:rsidRPr="003E7518" w:rsidRDefault="003E7518" w:rsidP="003E75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75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5CB5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9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:rsidR="003E7518" w:rsidRPr="003E7518" w:rsidRDefault="003E7518" w:rsidP="003E75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75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ins w:id="88" w:author="Reviewer" w:date="2026-02-24T11:53:00Z" w16du:dateUtc="2026-02-24T09:53:00Z">
      <w:r w:rsidR="00B7178D" w:rsidRPr="00EF21FD">
        <w:rPr>
          <w:rFonts w:ascii="Aptos" w:hAnsi="Aptos" w:cs="Segoe UI"/>
          <w:color w:val="00A4E4" w:themeColor="accent1"/>
          <w:sz w:val="20"/>
          <w:szCs w:val="18"/>
        </w:rPr>
        <w:t>VAIN SISÄISEEN KÄYTTÖÖN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43F4" w:rsidRDefault="00A743F4" w:rsidP="0005501C">
      <w:pPr>
        <w:spacing w:after="0" w:line="240" w:lineRule="auto"/>
      </w:pPr>
      <w:r>
        <w:separator/>
      </w:r>
    </w:p>
  </w:footnote>
  <w:footnote w:type="continuationSeparator" w:id="0">
    <w:p w:rsidR="00A743F4" w:rsidRDefault="00A743F4" w:rsidP="000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7" w15:restartNumberingAfterBreak="0">
    <w:nsid w:val="44262043"/>
    <w:multiLevelType w:val="hybridMultilevel"/>
    <w:tmpl w:val="C9789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186351">
    <w:abstractNumId w:val="10"/>
  </w:num>
  <w:num w:numId="2" w16cid:durableId="2118596132">
    <w:abstractNumId w:val="5"/>
  </w:num>
  <w:num w:numId="3" w16cid:durableId="1333603058">
    <w:abstractNumId w:val="11"/>
  </w:num>
  <w:num w:numId="4" w16cid:durableId="43989820">
    <w:abstractNumId w:val="6"/>
  </w:num>
  <w:num w:numId="5" w16cid:durableId="1656295419">
    <w:abstractNumId w:val="0"/>
  </w:num>
  <w:num w:numId="6" w16cid:durableId="175116180">
    <w:abstractNumId w:val="9"/>
  </w:num>
  <w:num w:numId="7" w16cid:durableId="274800360">
    <w:abstractNumId w:val="2"/>
  </w:num>
  <w:num w:numId="8" w16cid:durableId="478691008">
    <w:abstractNumId w:val="8"/>
  </w:num>
  <w:num w:numId="9" w16cid:durableId="1819031714">
    <w:abstractNumId w:val="4"/>
  </w:num>
  <w:num w:numId="10" w16cid:durableId="2126726745">
    <w:abstractNumId w:val="3"/>
  </w:num>
  <w:num w:numId="11" w16cid:durableId="116607425">
    <w:abstractNumId w:val="1"/>
  </w:num>
  <w:num w:numId="12" w16cid:durableId="171646574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Marjo Valiaho">
    <w15:presenceInfo w15:providerId="Windows Live" w15:userId="4bae51500ca484dc"/>
  </w15:person>
  <w15:person w15:author="Reviewer">
    <w15:presenceInfo w15:providerId="None" w15:userId="Review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0"/>
    <w:rsid w:val="00003DCF"/>
    <w:rsid w:val="0000489A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42911"/>
    <w:rsid w:val="00043440"/>
    <w:rsid w:val="00044B91"/>
    <w:rsid w:val="0005501C"/>
    <w:rsid w:val="00055BFF"/>
    <w:rsid w:val="00064FF3"/>
    <w:rsid w:val="00065160"/>
    <w:rsid w:val="00066B7C"/>
    <w:rsid w:val="00075174"/>
    <w:rsid w:val="000768F6"/>
    <w:rsid w:val="000812C7"/>
    <w:rsid w:val="000824A8"/>
    <w:rsid w:val="00083BED"/>
    <w:rsid w:val="00086E8A"/>
    <w:rsid w:val="00087603"/>
    <w:rsid w:val="00093818"/>
    <w:rsid w:val="0009447A"/>
    <w:rsid w:val="0009773F"/>
    <w:rsid w:val="000A010C"/>
    <w:rsid w:val="000A233F"/>
    <w:rsid w:val="000A4AC2"/>
    <w:rsid w:val="000A7704"/>
    <w:rsid w:val="000B2C80"/>
    <w:rsid w:val="000B52A2"/>
    <w:rsid w:val="000B66C4"/>
    <w:rsid w:val="000C0601"/>
    <w:rsid w:val="000C08BC"/>
    <w:rsid w:val="000C0E38"/>
    <w:rsid w:val="000C1248"/>
    <w:rsid w:val="000C1AF0"/>
    <w:rsid w:val="000D0DEE"/>
    <w:rsid w:val="000D11A3"/>
    <w:rsid w:val="000D44F7"/>
    <w:rsid w:val="000D478E"/>
    <w:rsid w:val="000D52AF"/>
    <w:rsid w:val="000D54CA"/>
    <w:rsid w:val="000D6A76"/>
    <w:rsid w:val="000F09C6"/>
    <w:rsid w:val="000F0A11"/>
    <w:rsid w:val="000F1942"/>
    <w:rsid w:val="000F19DE"/>
    <w:rsid w:val="000F3617"/>
    <w:rsid w:val="000F7087"/>
    <w:rsid w:val="000F79CF"/>
    <w:rsid w:val="0010249F"/>
    <w:rsid w:val="001025A6"/>
    <w:rsid w:val="00115611"/>
    <w:rsid w:val="0012099B"/>
    <w:rsid w:val="0012555A"/>
    <w:rsid w:val="00126487"/>
    <w:rsid w:val="00126D8A"/>
    <w:rsid w:val="00133D72"/>
    <w:rsid w:val="001472D9"/>
    <w:rsid w:val="0014734D"/>
    <w:rsid w:val="0014759B"/>
    <w:rsid w:val="00150005"/>
    <w:rsid w:val="00151CF5"/>
    <w:rsid w:val="001526DC"/>
    <w:rsid w:val="0015510C"/>
    <w:rsid w:val="00155DFD"/>
    <w:rsid w:val="001574CF"/>
    <w:rsid w:val="00160739"/>
    <w:rsid w:val="00162CEA"/>
    <w:rsid w:val="0016411F"/>
    <w:rsid w:val="001665D1"/>
    <w:rsid w:val="001673B2"/>
    <w:rsid w:val="001725DF"/>
    <w:rsid w:val="00172BD6"/>
    <w:rsid w:val="0017316A"/>
    <w:rsid w:val="00174528"/>
    <w:rsid w:val="00175757"/>
    <w:rsid w:val="00175D3A"/>
    <w:rsid w:val="00180498"/>
    <w:rsid w:val="00182293"/>
    <w:rsid w:val="0018368B"/>
    <w:rsid w:val="00184F3E"/>
    <w:rsid w:val="0018681A"/>
    <w:rsid w:val="00186C18"/>
    <w:rsid w:val="00190F51"/>
    <w:rsid w:val="00191967"/>
    <w:rsid w:val="00193DB5"/>
    <w:rsid w:val="001A1237"/>
    <w:rsid w:val="001A32B0"/>
    <w:rsid w:val="001A4AE8"/>
    <w:rsid w:val="001A5E3D"/>
    <w:rsid w:val="001A642D"/>
    <w:rsid w:val="001B0678"/>
    <w:rsid w:val="001B0DEB"/>
    <w:rsid w:val="001B1811"/>
    <w:rsid w:val="001B2A5D"/>
    <w:rsid w:val="001B60EA"/>
    <w:rsid w:val="001B7265"/>
    <w:rsid w:val="001C02CD"/>
    <w:rsid w:val="001C5320"/>
    <w:rsid w:val="001C7D94"/>
    <w:rsid w:val="001D1D38"/>
    <w:rsid w:val="001D2481"/>
    <w:rsid w:val="001D3491"/>
    <w:rsid w:val="001E2979"/>
    <w:rsid w:val="001E29FA"/>
    <w:rsid w:val="001E675F"/>
    <w:rsid w:val="001F0D33"/>
    <w:rsid w:val="001F1529"/>
    <w:rsid w:val="001F1D0D"/>
    <w:rsid w:val="001F38B5"/>
    <w:rsid w:val="001F4CB5"/>
    <w:rsid w:val="00203776"/>
    <w:rsid w:val="002037D7"/>
    <w:rsid w:val="00204170"/>
    <w:rsid w:val="002052C7"/>
    <w:rsid w:val="00205C51"/>
    <w:rsid w:val="00210281"/>
    <w:rsid w:val="00212761"/>
    <w:rsid w:val="0021444B"/>
    <w:rsid w:val="0021713D"/>
    <w:rsid w:val="0022318F"/>
    <w:rsid w:val="0022552D"/>
    <w:rsid w:val="0022616C"/>
    <w:rsid w:val="00227507"/>
    <w:rsid w:val="00227BF7"/>
    <w:rsid w:val="00240D5A"/>
    <w:rsid w:val="00243A08"/>
    <w:rsid w:val="00244DFA"/>
    <w:rsid w:val="00246CB6"/>
    <w:rsid w:val="00255C3B"/>
    <w:rsid w:val="002562D5"/>
    <w:rsid w:val="00256A9B"/>
    <w:rsid w:val="002579F6"/>
    <w:rsid w:val="00263722"/>
    <w:rsid w:val="00264FF9"/>
    <w:rsid w:val="00266A8A"/>
    <w:rsid w:val="002805E6"/>
    <w:rsid w:val="00287E72"/>
    <w:rsid w:val="00293E3A"/>
    <w:rsid w:val="002946C7"/>
    <w:rsid w:val="002A10DE"/>
    <w:rsid w:val="002A22DD"/>
    <w:rsid w:val="002A2567"/>
    <w:rsid w:val="002A2B32"/>
    <w:rsid w:val="002A31A6"/>
    <w:rsid w:val="002C182F"/>
    <w:rsid w:val="002C1E08"/>
    <w:rsid w:val="002C4029"/>
    <w:rsid w:val="002C5215"/>
    <w:rsid w:val="002C5B36"/>
    <w:rsid w:val="002C6A43"/>
    <w:rsid w:val="002D07D9"/>
    <w:rsid w:val="002D1EBC"/>
    <w:rsid w:val="002D24B6"/>
    <w:rsid w:val="002E11E3"/>
    <w:rsid w:val="002E2A6A"/>
    <w:rsid w:val="002E49E7"/>
    <w:rsid w:val="002E4E9D"/>
    <w:rsid w:val="002E4F7D"/>
    <w:rsid w:val="002F0A88"/>
    <w:rsid w:val="002F3C5D"/>
    <w:rsid w:val="002F48A0"/>
    <w:rsid w:val="002F6248"/>
    <w:rsid w:val="002F62DD"/>
    <w:rsid w:val="002F7F2D"/>
    <w:rsid w:val="003021E3"/>
    <w:rsid w:val="00303678"/>
    <w:rsid w:val="00304DA7"/>
    <w:rsid w:val="00305580"/>
    <w:rsid w:val="003116AB"/>
    <w:rsid w:val="00311C8C"/>
    <w:rsid w:val="003207B6"/>
    <w:rsid w:val="00321B58"/>
    <w:rsid w:val="0032291C"/>
    <w:rsid w:val="00323244"/>
    <w:rsid w:val="00325400"/>
    <w:rsid w:val="003342D9"/>
    <w:rsid w:val="00335808"/>
    <w:rsid w:val="00337F3F"/>
    <w:rsid w:val="0034087C"/>
    <w:rsid w:val="00340F81"/>
    <w:rsid w:val="00343029"/>
    <w:rsid w:val="0034775C"/>
    <w:rsid w:val="003506C5"/>
    <w:rsid w:val="003635C4"/>
    <w:rsid w:val="00371AA2"/>
    <w:rsid w:val="003834A0"/>
    <w:rsid w:val="003849F1"/>
    <w:rsid w:val="00384ECF"/>
    <w:rsid w:val="00385B92"/>
    <w:rsid w:val="00390989"/>
    <w:rsid w:val="00390E41"/>
    <w:rsid w:val="00396ECF"/>
    <w:rsid w:val="003A0FE2"/>
    <w:rsid w:val="003A305E"/>
    <w:rsid w:val="003A5363"/>
    <w:rsid w:val="003B430B"/>
    <w:rsid w:val="003B5E8E"/>
    <w:rsid w:val="003C074D"/>
    <w:rsid w:val="003C5E1B"/>
    <w:rsid w:val="003C7E28"/>
    <w:rsid w:val="003D3AD8"/>
    <w:rsid w:val="003D7446"/>
    <w:rsid w:val="003D7B34"/>
    <w:rsid w:val="003E3C58"/>
    <w:rsid w:val="003E7518"/>
    <w:rsid w:val="003E7665"/>
    <w:rsid w:val="003E797B"/>
    <w:rsid w:val="003F01AF"/>
    <w:rsid w:val="003F1861"/>
    <w:rsid w:val="003F21B6"/>
    <w:rsid w:val="003F263A"/>
    <w:rsid w:val="003F3B06"/>
    <w:rsid w:val="003F5049"/>
    <w:rsid w:val="0040164E"/>
    <w:rsid w:val="00401E25"/>
    <w:rsid w:val="0040683C"/>
    <w:rsid w:val="004142EE"/>
    <w:rsid w:val="00414862"/>
    <w:rsid w:val="00414C86"/>
    <w:rsid w:val="004151F7"/>
    <w:rsid w:val="0042008B"/>
    <w:rsid w:val="004207E8"/>
    <w:rsid w:val="004275BE"/>
    <w:rsid w:val="00433713"/>
    <w:rsid w:val="00445A59"/>
    <w:rsid w:val="0045409F"/>
    <w:rsid w:val="00457A78"/>
    <w:rsid w:val="0046798F"/>
    <w:rsid w:val="0048151D"/>
    <w:rsid w:val="00494FEC"/>
    <w:rsid w:val="0049629F"/>
    <w:rsid w:val="004A0DA2"/>
    <w:rsid w:val="004A12E2"/>
    <w:rsid w:val="004A2AC9"/>
    <w:rsid w:val="004A39C4"/>
    <w:rsid w:val="004A5545"/>
    <w:rsid w:val="004B3CFA"/>
    <w:rsid w:val="004C5963"/>
    <w:rsid w:val="004C67E1"/>
    <w:rsid w:val="004D1D1D"/>
    <w:rsid w:val="004D2E20"/>
    <w:rsid w:val="004D3101"/>
    <w:rsid w:val="004D68BD"/>
    <w:rsid w:val="004E050A"/>
    <w:rsid w:val="004E40BD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EEB"/>
    <w:rsid w:val="0050735C"/>
    <w:rsid w:val="00510822"/>
    <w:rsid w:val="005109F5"/>
    <w:rsid w:val="005163E0"/>
    <w:rsid w:val="005217A3"/>
    <w:rsid w:val="005306B0"/>
    <w:rsid w:val="00530962"/>
    <w:rsid w:val="00532954"/>
    <w:rsid w:val="005356CF"/>
    <w:rsid w:val="005360D2"/>
    <w:rsid w:val="005364F2"/>
    <w:rsid w:val="00537517"/>
    <w:rsid w:val="0054300A"/>
    <w:rsid w:val="005435BC"/>
    <w:rsid w:val="005523D5"/>
    <w:rsid w:val="00557DA0"/>
    <w:rsid w:val="005648E8"/>
    <w:rsid w:val="005703D3"/>
    <w:rsid w:val="00573F10"/>
    <w:rsid w:val="00574A09"/>
    <w:rsid w:val="00575A29"/>
    <w:rsid w:val="00580808"/>
    <w:rsid w:val="005826A7"/>
    <w:rsid w:val="0058445A"/>
    <w:rsid w:val="00585853"/>
    <w:rsid w:val="00585B07"/>
    <w:rsid w:val="005875C4"/>
    <w:rsid w:val="0059061A"/>
    <w:rsid w:val="005959D2"/>
    <w:rsid w:val="0059779E"/>
    <w:rsid w:val="00597BA5"/>
    <w:rsid w:val="005A3980"/>
    <w:rsid w:val="005A6F91"/>
    <w:rsid w:val="005B01B3"/>
    <w:rsid w:val="005B0FD7"/>
    <w:rsid w:val="005B104E"/>
    <w:rsid w:val="005B395A"/>
    <w:rsid w:val="005B3FAC"/>
    <w:rsid w:val="005B5E6A"/>
    <w:rsid w:val="005B6690"/>
    <w:rsid w:val="005C3343"/>
    <w:rsid w:val="005C4C3D"/>
    <w:rsid w:val="005D1D65"/>
    <w:rsid w:val="005D2372"/>
    <w:rsid w:val="005D2EEA"/>
    <w:rsid w:val="005E0A9F"/>
    <w:rsid w:val="005E1502"/>
    <w:rsid w:val="005E2F39"/>
    <w:rsid w:val="005E3902"/>
    <w:rsid w:val="005E4501"/>
    <w:rsid w:val="005E548F"/>
    <w:rsid w:val="005E686B"/>
    <w:rsid w:val="005E6BAB"/>
    <w:rsid w:val="005E6FB0"/>
    <w:rsid w:val="005F3C22"/>
    <w:rsid w:val="005F5617"/>
    <w:rsid w:val="005F71EE"/>
    <w:rsid w:val="006010E9"/>
    <w:rsid w:val="00601D46"/>
    <w:rsid w:val="00602D31"/>
    <w:rsid w:val="00603453"/>
    <w:rsid w:val="00603CC1"/>
    <w:rsid w:val="00620474"/>
    <w:rsid w:val="00621802"/>
    <w:rsid w:val="00624815"/>
    <w:rsid w:val="00632256"/>
    <w:rsid w:val="00637CA1"/>
    <w:rsid w:val="00644CFF"/>
    <w:rsid w:val="00651D38"/>
    <w:rsid w:val="00653F01"/>
    <w:rsid w:val="006540A5"/>
    <w:rsid w:val="006560C5"/>
    <w:rsid w:val="006561EA"/>
    <w:rsid w:val="00661098"/>
    <w:rsid w:val="00663AA5"/>
    <w:rsid w:val="0067354E"/>
    <w:rsid w:val="00675D60"/>
    <w:rsid w:val="00676C29"/>
    <w:rsid w:val="00676F28"/>
    <w:rsid w:val="006809BC"/>
    <w:rsid w:val="00680A9D"/>
    <w:rsid w:val="00685D1B"/>
    <w:rsid w:val="00692AE1"/>
    <w:rsid w:val="00692C48"/>
    <w:rsid w:val="006932D0"/>
    <w:rsid w:val="00693430"/>
    <w:rsid w:val="006965C1"/>
    <w:rsid w:val="006A01CD"/>
    <w:rsid w:val="006A0868"/>
    <w:rsid w:val="006A1B03"/>
    <w:rsid w:val="006A1BC8"/>
    <w:rsid w:val="006A79CB"/>
    <w:rsid w:val="006B0614"/>
    <w:rsid w:val="006B0C3F"/>
    <w:rsid w:val="006B7A12"/>
    <w:rsid w:val="006C01A2"/>
    <w:rsid w:val="006C2EA1"/>
    <w:rsid w:val="006C407B"/>
    <w:rsid w:val="006C6FD2"/>
    <w:rsid w:val="006C754F"/>
    <w:rsid w:val="006D3E46"/>
    <w:rsid w:val="006D3E5C"/>
    <w:rsid w:val="006D525D"/>
    <w:rsid w:val="006D5824"/>
    <w:rsid w:val="006E0697"/>
    <w:rsid w:val="006E0DF8"/>
    <w:rsid w:val="006E0E60"/>
    <w:rsid w:val="006E188F"/>
    <w:rsid w:val="006E6F5D"/>
    <w:rsid w:val="006F05DF"/>
    <w:rsid w:val="006F06A2"/>
    <w:rsid w:val="006F1F92"/>
    <w:rsid w:val="006F3327"/>
    <w:rsid w:val="006F3803"/>
    <w:rsid w:val="006F4136"/>
    <w:rsid w:val="00700A92"/>
    <w:rsid w:val="00703478"/>
    <w:rsid w:val="007046AA"/>
    <w:rsid w:val="0070563A"/>
    <w:rsid w:val="007057E6"/>
    <w:rsid w:val="007128AF"/>
    <w:rsid w:val="00712AA3"/>
    <w:rsid w:val="0071351F"/>
    <w:rsid w:val="00714F6F"/>
    <w:rsid w:val="00721401"/>
    <w:rsid w:val="00721DDD"/>
    <w:rsid w:val="00725C70"/>
    <w:rsid w:val="00730F63"/>
    <w:rsid w:val="00737DEF"/>
    <w:rsid w:val="00741F8D"/>
    <w:rsid w:val="00750074"/>
    <w:rsid w:val="00754A3B"/>
    <w:rsid w:val="007560A0"/>
    <w:rsid w:val="00756240"/>
    <w:rsid w:val="00756271"/>
    <w:rsid w:val="00756D0F"/>
    <w:rsid w:val="00757517"/>
    <w:rsid w:val="007611AA"/>
    <w:rsid w:val="00762C3E"/>
    <w:rsid w:val="00762D64"/>
    <w:rsid w:val="00764022"/>
    <w:rsid w:val="007653D2"/>
    <w:rsid w:val="00775A56"/>
    <w:rsid w:val="00777929"/>
    <w:rsid w:val="007873DB"/>
    <w:rsid w:val="00792C91"/>
    <w:rsid w:val="0079370A"/>
    <w:rsid w:val="00794541"/>
    <w:rsid w:val="00794F46"/>
    <w:rsid w:val="00796600"/>
    <w:rsid w:val="007A1986"/>
    <w:rsid w:val="007A714B"/>
    <w:rsid w:val="007B1877"/>
    <w:rsid w:val="007B62C9"/>
    <w:rsid w:val="007B746B"/>
    <w:rsid w:val="007B7933"/>
    <w:rsid w:val="007B7AE6"/>
    <w:rsid w:val="007B7FB1"/>
    <w:rsid w:val="007C038C"/>
    <w:rsid w:val="007C2D1E"/>
    <w:rsid w:val="007C483D"/>
    <w:rsid w:val="007D030F"/>
    <w:rsid w:val="007D2140"/>
    <w:rsid w:val="007D2579"/>
    <w:rsid w:val="007D3D60"/>
    <w:rsid w:val="007D6C66"/>
    <w:rsid w:val="007E13F9"/>
    <w:rsid w:val="007E170E"/>
    <w:rsid w:val="007E305D"/>
    <w:rsid w:val="007E347A"/>
    <w:rsid w:val="007E4C46"/>
    <w:rsid w:val="007F1091"/>
    <w:rsid w:val="007F23EE"/>
    <w:rsid w:val="007F60BC"/>
    <w:rsid w:val="007F63DE"/>
    <w:rsid w:val="007F6B37"/>
    <w:rsid w:val="0080545B"/>
    <w:rsid w:val="00810D85"/>
    <w:rsid w:val="0081184B"/>
    <w:rsid w:val="0081433A"/>
    <w:rsid w:val="00817109"/>
    <w:rsid w:val="00821A59"/>
    <w:rsid w:val="00823564"/>
    <w:rsid w:val="0082686D"/>
    <w:rsid w:val="00826D3D"/>
    <w:rsid w:val="0082786E"/>
    <w:rsid w:val="00832A41"/>
    <w:rsid w:val="00833304"/>
    <w:rsid w:val="008341A5"/>
    <w:rsid w:val="0083633A"/>
    <w:rsid w:val="00845849"/>
    <w:rsid w:val="008468DD"/>
    <w:rsid w:val="00850E68"/>
    <w:rsid w:val="008510C2"/>
    <w:rsid w:val="008565E8"/>
    <w:rsid w:val="00857AF4"/>
    <w:rsid w:val="00865A24"/>
    <w:rsid w:val="00865BCA"/>
    <w:rsid w:val="00866493"/>
    <w:rsid w:val="00873376"/>
    <w:rsid w:val="00874502"/>
    <w:rsid w:val="00877702"/>
    <w:rsid w:val="0088076C"/>
    <w:rsid w:val="00883392"/>
    <w:rsid w:val="00884CF1"/>
    <w:rsid w:val="00886C95"/>
    <w:rsid w:val="00893BE2"/>
    <w:rsid w:val="008941F1"/>
    <w:rsid w:val="00895157"/>
    <w:rsid w:val="00896B44"/>
    <w:rsid w:val="008A2562"/>
    <w:rsid w:val="008A2F82"/>
    <w:rsid w:val="008B1D10"/>
    <w:rsid w:val="008B2FDC"/>
    <w:rsid w:val="008B37BA"/>
    <w:rsid w:val="008B43E4"/>
    <w:rsid w:val="008B7C8F"/>
    <w:rsid w:val="008C0B3E"/>
    <w:rsid w:val="008C21BE"/>
    <w:rsid w:val="008C36B5"/>
    <w:rsid w:val="008C5EF2"/>
    <w:rsid w:val="008D203A"/>
    <w:rsid w:val="008D2B51"/>
    <w:rsid w:val="008D7797"/>
    <w:rsid w:val="008D7889"/>
    <w:rsid w:val="008E31AC"/>
    <w:rsid w:val="008E4C41"/>
    <w:rsid w:val="008E7081"/>
    <w:rsid w:val="008F06C6"/>
    <w:rsid w:val="008F1068"/>
    <w:rsid w:val="008F1E69"/>
    <w:rsid w:val="008F26D4"/>
    <w:rsid w:val="008F3281"/>
    <w:rsid w:val="008F42DD"/>
    <w:rsid w:val="008F684B"/>
    <w:rsid w:val="009007BA"/>
    <w:rsid w:val="00902229"/>
    <w:rsid w:val="00903A29"/>
    <w:rsid w:val="009052F3"/>
    <w:rsid w:val="00911B1B"/>
    <w:rsid w:val="00917D02"/>
    <w:rsid w:val="00921A4A"/>
    <w:rsid w:val="00925999"/>
    <w:rsid w:val="00927372"/>
    <w:rsid w:val="00931946"/>
    <w:rsid w:val="00932085"/>
    <w:rsid w:val="00941355"/>
    <w:rsid w:val="009453CD"/>
    <w:rsid w:val="00947052"/>
    <w:rsid w:val="009573E2"/>
    <w:rsid w:val="00960812"/>
    <w:rsid w:val="00963B74"/>
    <w:rsid w:val="009656DD"/>
    <w:rsid w:val="009664D2"/>
    <w:rsid w:val="00966D04"/>
    <w:rsid w:val="00972016"/>
    <w:rsid w:val="009733D8"/>
    <w:rsid w:val="00976460"/>
    <w:rsid w:val="00980B3E"/>
    <w:rsid w:val="00980F9B"/>
    <w:rsid w:val="00981760"/>
    <w:rsid w:val="009846D7"/>
    <w:rsid w:val="0098766E"/>
    <w:rsid w:val="00991473"/>
    <w:rsid w:val="009920F0"/>
    <w:rsid w:val="0099472F"/>
    <w:rsid w:val="009954C1"/>
    <w:rsid w:val="009A2124"/>
    <w:rsid w:val="009A385F"/>
    <w:rsid w:val="009A5EAB"/>
    <w:rsid w:val="009B2727"/>
    <w:rsid w:val="009B291C"/>
    <w:rsid w:val="009B3736"/>
    <w:rsid w:val="009B4193"/>
    <w:rsid w:val="009B541F"/>
    <w:rsid w:val="009C2356"/>
    <w:rsid w:val="009C41E3"/>
    <w:rsid w:val="009C6828"/>
    <w:rsid w:val="009D1582"/>
    <w:rsid w:val="009D179C"/>
    <w:rsid w:val="009D2A9D"/>
    <w:rsid w:val="009E0418"/>
    <w:rsid w:val="009E0FB6"/>
    <w:rsid w:val="009E184F"/>
    <w:rsid w:val="009E4CF4"/>
    <w:rsid w:val="009E6402"/>
    <w:rsid w:val="009E7733"/>
    <w:rsid w:val="009F181E"/>
    <w:rsid w:val="009F304A"/>
    <w:rsid w:val="009F4EDD"/>
    <w:rsid w:val="009F65D1"/>
    <w:rsid w:val="00A01900"/>
    <w:rsid w:val="00A03480"/>
    <w:rsid w:val="00A04043"/>
    <w:rsid w:val="00A04EA5"/>
    <w:rsid w:val="00A15565"/>
    <w:rsid w:val="00A1589F"/>
    <w:rsid w:val="00A15F3D"/>
    <w:rsid w:val="00A179BE"/>
    <w:rsid w:val="00A225EC"/>
    <w:rsid w:val="00A23B83"/>
    <w:rsid w:val="00A31286"/>
    <w:rsid w:val="00A35B94"/>
    <w:rsid w:val="00A45D56"/>
    <w:rsid w:val="00A4608C"/>
    <w:rsid w:val="00A503BA"/>
    <w:rsid w:val="00A55FF5"/>
    <w:rsid w:val="00A56E57"/>
    <w:rsid w:val="00A5739D"/>
    <w:rsid w:val="00A6392A"/>
    <w:rsid w:val="00A6702E"/>
    <w:rsid w:val="00A70FDE"/>
    <w:rsid w:val="00A7150D"/>
    <w:rsid w:val="00A71685"/>
    <w:rsid w:val="00A743F4"/>
    <w:rsid w:val="00A76211"/>
    <w:rsid w:val="00A766ED"/>
    <w:rsid w:val="00A769D1"/>
    <w:rsid w:val="00A76C06"/>
    <w:rsid w:val="00A82FBE"/>
    <w:rsid w:val="00A90CC9"/>
    <w:rsid w:val="00A90DAD"/>
    <w:rsid w:val="00A96024"/>
    <w:rsid w:val="00A9769A"/>
    <w:rsid w:val="00A9799E"/>
    <w:rsid w:val="00AA0731"/>
    <w:rsid w:val="00AB19F0"/>
    <w:rsid w:val="00AB20E7"/>
    <w:rsid w:val="00AB4098"/>
    <w:rsid w:val="00AB5FAC"/>
    <w:rsid w:val="00AB77B3"/>
    <w:rsid w:val="00AD0010"/>
    <w:rsid w:val="00AD1D6A"/>
    <w:rsid w:val="00AD25DA"/>
    <w:rsid w:val="00AD4B72"/>
    <w:rsid w:val="00AD73FC"/>
    <w:rsid w:val="00AE01DE"/>
    <w:rsid w:val="00AE0DCB"/>
    <w:rsid w:val="00AE3B27"/>
    <w:rsid w:val="00AE462E"/>
    <w:rsid w:val="00AF1495"/>
    <w:rsid w:val="00AF4A17"/>
    <w:rsid w:val="00AF6FAC"/>
    <w:rsid w:val="00B027B3"/>
    <w:rsid w:val="00B02DDC"/>
    <w:rsid w:val="00B056F7"/>
    <w:rsid w:val="00B0692A"/>
    <w:rsid w:val="00B07D3A"/>
    <w:rsid w:val="00B15DCC"/>
    <w:rsid w:val="00B17818"/>
    <w:rsid w:val="00B20533"/>
    <w:rsid w:val="00B25869"/>
    <w:rsid w:val="00B26696"/>
    <w:rsid w:val="00B2678E"/>
    <w:rsid w:val="00B301B1"/>
    <w:rsid w:val="00B318BE"/>
    <w:rsid w:val="00B32D18"/>
    <w:rsid w:val="00B42E0A"/>
    <w:rsid w:val="00B45CDE"/>
    <w:rsid w:val="00B47E5B"/>
    <w:rsid w:val="00B51B2A"/>
    <w:rsid w:val="00B52722"/>
    <w:rsid w:val="00B52917"/>
    <w:rsid w:val="00B53205"/>
    <w:rsid w:val="00B53C16"/>
    <w:rsid w:val="00B53C7C"/>
    <w:rsid w:val="00B602A1"/>
    <w:rsid w:val="00B60980"/>
    <w:rsid w:val="00B7178D"/>
    <w:rsid w:val="00B723B0"/>
    <w:rsid w:val="00B73E49"/>
    <w:rsid w:val="00B748D2"/>
    <w:rsid w:val="00B7633B"/>
    <w:rsid w:val="00B778E3"/>
    <w:rsid w:val="00B833BD"/>
    <w:rsid w:val="00B9058D"/>
    <w:rsid w:val="00B910ED"/>
    <w:rsid w:val="00B9448E"/>
    <w:rsid w:val="00B94AAE"/>
    <w:rsid w:val="00B9596F"/>
    <w:rsid w:val="00B96ECD"/>
    <w:rsid w:val="00B97CD5"/>
    <w:rsid w:val="00BA00AD"/>
    <w:rsid w:val="00BA42DD"/>
    <w:rsid w:val="00BA46C7"/>
    <w:rsid w:val="00BA5391"/>
    <w:rsid w:val="00BA7F21"/>
    <w:rsid w:val="00BB07BD"/>
    <w:rsid w:val="00BB2AAF"/>
    <w:rsid w:val="00BB33D8"/>
    <w:rsid w:val="00BC25AE"/>
    <w:rsid w:val="00BC308A"/>
    <w:rsid w:val="00BC79E3"/>
    <w:rsid w:val="00BC7EF0"/>
    <w:rsid w:val="00BD1DBC"/>
    <w:rsid w:val="00BD2031"/>
    <w:rsid w:val="00BD4614"/>
    <w:rsid w:val="00BD4D18"/>
    <w:rsid w:val="00BD7B4F"/>
    <w:rsid w:val="00BE138F"/>
    <w:rsid w:val="00BE3462"/>
    <w:rsid w:val="00BE5A3D"/>
    <w:rsid w:val="00BE609A"/>
    <w:rsid w:val="00BF087A"/>
    <w:rsid w:val="00BF1BD0"/>
    <w:rsid w:val="00BF4365"/>
    <w:rsid w:val="00C0169D"/>
    <w:rsid w:val="00C038AF"/>
    <w:rsid w:val="00C051A1"/>
    <w:rsid w:val="00C148D6"/>
    <w:rsid w:val="00C15DA9"/>
    <w:rsid w:val="00C16E53"/>
    <w:rsid w:val="00C20006"/>
    <w:rsid w:val="00C201E6"/>
    <w:rsid w:val="00C2162F"/>
    <w:rsid w:val="00C21BF4"/>
    <w:rsid w:val="00C22C56"/>
    <w:rsid w:val="00C243DD"/>
    <w:rsid w:val="00C30A01"/>
    <w:rsid w:val="00C31463"/>
    <w:rsid w:val="00C3504F"/>
    <w:rsid w:val="00C40099"/>
    <w:rsid w:val="00C43A5A"/>
    <w:rsid w:val="00C44000"/>
    <w:rsid w:val="00C462C3"/>
    <w:rsid w:val="00C5266E"/>
    <w:rsid w:val="00C53019"/>
    <w:rsid w:val="00C53F45"/>
    <w:rsid w:val="00C546A1"/>
    <w:rsid w:val="00C5516B"/>
    <w:rsid w:val="00C61117"/>
    <w:rsid w:val="00C65CA8"/>
    <w:rsid w:val="00C70DC0"/>
    <w:rsid w:val="00C742A0"/>
    <w:rsid w:val="00C75013"/>
    <w:rsid w:val="00C75A41"/>
    <w:rsid w:val="00C82DD8"/>
    <w:rsid w:val="00C84916"/>
    <w:rsid w:val="00C854DC"/>
    <w:rsid w:val="00C86257"/>
    <w:rsid w:val="00C87C3E"/>
    <w:rsid w:val="00C92993"/>
    <w:rsid w:val="00C9381C"/>
    <w:rsid w:val="00CA26B0"/>
    <w:rsid w:val="00CA2B97"/>
    <w:rsid w:val="00CA7D81"/>
    <w:rsid w:val="00CB405C"/>
    <w:rsid w:val="00CB5575"/>
    <w:rsid w:val="00CD13EE"/>
    <w:rsid w:val="00CE04EB"/>
    <w:rsid w:val="00CE05C2"/>
    <w:rsid w:val="00CE56EF"/>
    <w:rsid w:val="00CF06EC"/>
    <w:rsid w:val="00CF60CC"/>
    <w:rsid w:val="00D01542"/>
    <w:rsid w:val="00D019E5"/>
    <w:rsid w:val="00D03830"/>
    <w:rsid w:val="00D0446C"/>
    <w:rsid w:val="00D0738F"/>
    <w:rsid w:val="00D146A6"/>
    <w:rsid w:val="00D16B1A"/>
    <w:rsid w:val="00D22509"/>
    <w:rsid w:val="00D27AB3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DE4"/>
    <w:rsid w:val="00D45FE6"/>
    <w:rsid w:val="00D5018E"/>
    <w:rsid w:val="00D51998"/>
    <w:rsid w:val="00D543F7"/>
    <w:rsid w:val="00D55483"/>
    <w:rsid w:val="00D55EDB"/>
    <w:rsid w:val="00D6029F"/>
    <w:rsid w:val="00D61FF0"/>
    <w:rsid w:val="00D64E72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903B5"/>
    <w:rsid w:val="00D91791"/>
    <w:rsid w:val="00D937AC"/>
    <w:rsid w:val="00D944D4"/>
    <w:rsid w:val="00DA25BA"/>
    <w:rsid w:val="00DA26F7"/>
    <w:rsid w:val="00DA32A6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B6867"/>
    <w:rsid w:val="00DC221F"/>
    <w:rsid w:val="00DC54BF"/>
    <w:rsid w:val="00DC6341"/>
    <w:rsid w:val="00DD03D3"/>
    <w:rsid w:val="00DD1406"/>
    <w:rsid w:val="00DD1BB5"/>
    <w:rsid w:val="00DD3CA6"/>
    <w:rsid w:val="00DD60C3"/>
    <w:rsid w:val="00DE2F94"/>
    <w:rsid w:val="00DE521F"/>
    <w:rsid w:val="00DE661C"/>
    <w:rsid w:val="00E0205D"/>
    <w:rsid w:val="00E0360A"/>
    <w:rsid w:val="00E03FE2"/>
    <w:rsid w:val="00E04167"/>
    <w:rsid w:val="00E044C6"/>
    <w:rsid w:val="00E06521"/>
    <w:rsid w:val="00E14731"/>
    <w:rsid w:val="00E17E68"/>
    <w:rsid w:val="00E2481E"/>
    <w:rsid w:val="00E261B9"/>
    <w:rsid w:val="00E2729F"/>
    <w:rsid w:val="00E31E6A"/>
    <w:rsid w:val="00E4191B"/>
    <w:rsid w:val="00E44929"/>
    <w:rsid w:val="00E4618F"/>
    <w:rsid w:val="00E507CC"/>
    <w:rsid w:val="00E560DC"/>
    <w:rsid w:val="00E5720A"/>
    <w:rsid w:val="00E60C62"/>
    <w:rsid w:val="00E66CF3"/>
    <w:rsid w:val="00E718D4"/>
    <w:rsid w:val="00E75CF3"/>
    <w:rsid w:val="00E81AD8"/>
    <w:rsid w:val="00E839D5"/>
    <w:rsid w:val="00E910AC"/>
    <w:rsid w:val="00E93236"/>
    <w:rsid w:val="00E94FF5"/>
    <w:rsid w:val="00E96F88"/>
    <w:rsid w:val="00E9793A"/>
    <w:rsid w:val="00EA0D0C"/>
    <w:rsid w:val="00EA25C6"/>
    <w:rsid w:val="00EB31AA"/>
    <w:rsid w:val="00EB63C8"/>
    <w:rsid w:val="00EB6CAD"/>
    <w:rsid w:val="00EB7D8C"/>
    <w:rsid w:val="00EC3336"/>
    <w:rsid w:val="00EC3AD7"/>
    <w:rsid w:val="00EC4A46"/>
    <w:rsid w:val="00EC67A3"/>
    <w:rsid w:val="00ED3351"/>
    <w:rsid w:val="00ED34EB"/>
    <w:rsid w:val="00ED748A"/>
    <w:rsid w:val="00ED76B1"/>
    <w:rsid w:val="00ED771E"/>
    <w:rsid w:val="00EE01C3"/>
    <w:rsid w:val="00EE41F0"/>
    <w:rsid w:val="00EE55B5"/>
    <w:rsid w:val="00EE55C3"/>
    <w:rsid w:val="00EE78F7"/>
    <w:rsid w:val="00EF2C18"/>
    <w:rsid w:val="00EF47FC"/>
    <w:rsid w:val="00F00078"/>
    <w:rsid w:val="00F01499"/>
    <w:rsid w:val="00F01953"/>
    <w:rsid w:val="00F0244C"/>
    <w:rsid w:val="00F05B6E"/>
    <w:rsid w:val="00F12D0C"/>
    <w:rsid w:val="00F143D9"/>
    <w:rsid w:val="00F14FE0"/>
    <w:rsid w:val="00F15B1A"/>
    <w:rsid w:val="00F15C0B"/>
    <w:rsid w:val="00F2150B"/>
    <w:rsid w:val="00F218A5"/>
    <w:rsid w:val="00F223E8"/>
    <w:rsid w:val="00F22D4C"/>
    <w:rsid w:val="00F24C7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148B"/>
    <w:rsid w:val="00F630C5"/>
    <w:rsid w:val="00F6323D"/>
    <w:rsid w:val="00F668F3"/>
    <w:rsid w:val="00F66D30"/>
    <w:rsid w:val="00F67E97"/>
    <w:rsid w:val="00F72D35"/>
    <w:rsid w:val="00F7452D"/>
    <w:rsid w:val="00F767BF"/>
    <w:rsid w:val="00F86323"/>
    <w:rsid w:val="00F900B8"/>
    <w:rsid w:val="00F90273"/>
    <w:rsid w:val="00F93EC6"/>
    <w:rsid w:val="00F94408"/>
    <w:rsid w:val="00FA0123"/>
    <w:rsid w:val="00FA0750"/>
    <w:rsid w:val="00FA0821"/>
    <w:rsid w:val="00FA4327"/>
    <w:rsid w:val="00FA4AFC"/>
    <w:rsid w:val="00FA7625"/>
    <w:rsid w:val="00FB206E"/>
    <w:rsid w:val="00FB653C"/>
    <w:rsid w:val="00FC00D8"/>
    <w:rsid w:val="00FC0E21"/>
    <w:rsid w:val="00FC1730"/>
    <w:rsid w:val="00FC3FF1"/>
    <w:rsid w:val="00FC52F6"/>
    <w:rsid w:val="00FC6B5F"/>
    <w:rsid w:val="00FC7743"/>
    <w:rsid w:val="00FD261A"/>
    <w:rsid w:val="00FD2914"/>
    <w:rsid w:val="00FD665C"/>
    <w:rsid w:val="00FD6B12"/>
    <w:rsid w:val="00FE1E2E"/>
    <w:rsid w:val="00FE4C11"/>
    <w:rsid w:val="00FE6C66"/>
    <w:rsid w:val="14B68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09791FBD-AE9E-4FA1-A934-F13C596A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paragraph" w:styleId="Revision">
    <w:name w:val="Revision"/>
    <w:hidden/>
    <w:uiPriority w:val="99"/>
    <w:semiHidden/>
    <w:rsid w:val="00C65C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B933E7-7C2E-4926-91F5-E1942CFB5F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F20019-90F5-4EB4-92C4-43A34401A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4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2482</Characters>
  <Application>Microsoft Office Word</Application>
  <DocSecurity>0</DocSecurity>
  <Lines>165</Lines>
  <Paragraphs>85</Paragraphs>
  <ScaleCrop>false</ScaleCrop>
  <Company>Hewlett-Packard Company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Stuart Santos</cp:lastModifiedBy>
  <cp:revision>1</cp:revision>
  <cp:lastPrinted>2016-04-26T15:31:00Z</cp:lastPrinted>
  <dcterms:created xsi:type="dcterms:W3CDTF">2026-04-08T19:02:00Z</dcterms:created>
  <dcterms:modified xsi:type="dcterms:W3CDTF">2026-04-08T19:02:00Z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MediaServiceImageTags">
    <vt:lpwstr/>
  </property>
  <property fmtid="{D5CDD505-2E9C-101B-9397-08002B2CF9AE}" pid="5" name="MSIP_Label_bae40d21-6309-4c17-93eb-fcf64ebc4f54_Enabled">
    <vt:lpwstr>true</vt:lpwstr>
  </property>
  <property fmtid="{D5CDD505-2E9C-101B-9397-08002B2CF9AE}" pid="6" name="MSIP_Label_bae40d21-6309-4c17-93eb-fcf64ebc4f54_SetDate">
    <vt:lpwstr>2026-02-24T10:24:30Z</vt:lpwstr>
  </property>
  <property fmtid="{D5CDD505-2E9C-101B-9397-08002B2CF9AE}" pid="7" name="MSIP_Label_bae40d21-6309-4c17-93eb-fcf64ebc4f54_Method">
    <vt:lpwstr>Privileged</vt:lpwstr>
  </property>
  <property fmtid="{D5CDD505-2E9C-101B-9397-08002B2CF9AE}" pid="8" name="MSIP_Label_bae40d21-6309-4c17-93eb-fcf64ebc4f54_Name">
    <vt:lpwstr>Lexxika - Non-Confidential Data</vt:lpwstr>
  </property>
  <property fmtid="{D5CDD505-2E9C-101B-9397-08002B2CF9AE}" pid="9" name="MSIP_Label_bae40d21-6309-4c17-93eb-fcf64ebc4f54_SiteId">
    <vt:lpwstr>e61f3ce7-b380-49a8-a874-ebd96595ddb4</vt:lpwstr>
  </property>
  <property fmtid="{D5CDD505-2E9C-101B-9397-08002B2CF9AE}" pid="10" name="MSIP_Label_bae40d21-6309-4c17-93eb-fcf64ebc4f54_ActionId">
    <vt:lpwstr>2b5ab30a-4dff-4e48-a605-d2d13b6391b8</vt:lpwstr>
  </property>
  <property fmtid="{D5CDD505-2E9C-101B-9397-08002B2CF9AE}" pid="11" name="MSIP_Label_bae40d21-6309-4c17-93eb-fcf64ebc4f54_ContentBits">
    <vt:lpwstr>0</vt:lpwstr>
  </property>
  <property fmtid="{D5CDD505-2E9C-101B-9397-08002B2CF9AE}" pid="12" name="MSIP_Label_bae40d21-6309-4c17-93eb-fcf64ebc4f54_Tag">
    <vt:lpwstr>10, 0, 1, 1</vt:lpwstr>
  </property>
  <property fmtid="{D5CDD505-2E9C-101B-9397-08002B2CF9AE}" pid="13" name="ClassificationContentMarkingFooterShapeIds">
    <vt:lpwstr>3be7f286,54388ee5,4e5e4d1b</vt:lpwstr>
  </property>
  <property fmtid="{D5CDD505-2E9C-101B-9397-08002B2CF9AE}" pid="14" name="ClassificationContentMarkingFooterFontProps">
    <vt:lpwstr>#000000,10,Aptos</vt:lpwstr>
  </property>
  <property fmtid="{D5CDD505-2E9C-101B-9397-08002B2CF9AE}" pid="15" name="ClassificationContentMarkingFooterText">
    <vt:lpwstr>INTERNAL USE ONLY</vt:lpwstr>
  </property>
  <property fmtid="{D5CDD505-2E9C-101B-9397-08002B2CF9AE}" pid="16" name="MSIP_Label_9108d454-5c13-4905-93be-12ec8059c842_Enabled">
    <vt:lpwstr>true</vt:lpwstr>
  </property>
  <property fmtid="{D5CDD505-2E9C-101B-9397-08002B2CF9AE}" pid="17" name="MSIP_Label_9108d454-5c13-4905-93be-12ec8059c842_SetDate">
    <vt:lpwstr>2026-04-08T19:02:16Z</vt:lpwstr>
  </property>
  <property fmtid="{D5CDD505-2E9C-101B-9397-08002B2CF9AE}" pid="18" name="MSIP_Label_9108d454-5c13-4905-93be-12ec8059c842_Method">
    <vt:lpwstr>Privileged</vt:lpwstr>
  </property>
  <property fmtid="{D5CDD505-2E9C-101B-9397-08002B2CF9AE}" pid="19" name="MSIP_Label_9108d454-5c13-4905-93be-12ec8059c842_Name">
    <vt:lpwstr>9108d454-5c13-4905-93be-12ec8059c842</vt:lpwstr>
  </property>
  <property fmtid="{D5CDD505-2E9C-101B-9397-08002B2CF9AE}" pid="20" name="MSIP_Label_9108d454-5c13-4905-93be-12ec8059c842_SiteId">
    <vt:lpwstr>473672ba-cd07-4371-a2ae-788b4c61840e</vt:lpwstr>
  </property>
  <property fmtid="{D5CDD505-2E9C-101B-9397-08002B2CF9AE}" pid="21" name="MSIP_Label_9108d454-5c13-4905-93be-12ec8059c842_ActionId">
    <vt:lpwstr>ba3166a2-a7a5-4972-91a1-34eb98b9cc40</vt:lpwstr>
  </property>
  <property fmtid="{D5CDD505-2E9C-101B-9397-08002B2CF9AE}" pid="22" name="MSIP_Label_9108d454-5c13-4905-93be-12ec8059c842_ContentBits">
    <vt:lpwstr>2</vt:lpwstr>
  </property>
  <property fmtid="{D5CDD505-2E9C-101B-9397-08002B2CF9AE}" pid="23" name="MSIP_Label_9108d454-5c13-4905-93be-12ec8059c842_Tag">
    <vt:lpwstr>10, 0, 1, 1</vt:lpwstr>
  </property>
</Properties>
</file>