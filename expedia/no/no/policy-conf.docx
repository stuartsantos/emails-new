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387E" w:rsidRDefault="0083387E" w:rsidP="004E40BD">
      <w:pPr>
        <w:spacing w:after="0" w:line="240" w:lineRule="auto"/>
        <w:rPr>
          <w:b/>
          <w:color w:val="002060"/>
          <w:sz w:val="32"/>
          <w:szCs w:val="32"/>
          <w:lang w:val="nb-NO"/>
        </w:rPr>
      </w:pPr>
      <w:del w:id="0" w:author="Kitchens, Darcy" w:date="2026-02-27T16:27:00Z" w16du:dateUtc="2026-02-27T22:27:00Z">
        <w:r w:rsidDel="0083387E">
          <w:rPr>
            <w:noProof/>
          </w:rPr>
          <w:drawing>
            <wp:inline distT="0" distB="0" distL="0" distR="0" wp14:anchorId="3596C300" wp14:editId="480213D8">
              <wp:extent cx="905256" cy="44805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1">
                        <a:extLst>
                          <a:ext uri="{28A0092B-C50C-407E-A947-70E740481C1C}">
                            <a14:useLocalDpi xmlns:a14="http://schemas.microsoft.com/office/drawing/2010/main" val="0"/>
                          </a:ext>
                        </a:extLst>
                      </a:blip>
                      <a:stretch>
                        <a:fillRect/>
                      </a:stretch>
                    </pic:blipFill>
                    <pic:spPr>
                      <a:xfrm>
                        <a:off x="0" y="0"/>
                        <a:ext cx="905256" cy="448056"/>
                      </a:xfrm>
                      <a:prstGeom prst="rect">
                        <a:avLst/>
                      </a:prstGeom>
                    </pic:spPr>
                  </pic:pic>
                </a:graphicData>
              </a:graphic>
            </wp:inline>
          </w:drawing>
        </w:r>
      </w:del>
      <w:commentRangeStart w:id="1"/>
      <w:commentRangeEnd w:id="1"/>
      <w:ins w:id="2" w:author="Kitchens, Darcy" w:date="2026-02-27T16:27:00Z" w16du:dateUtc="2026-02-27T22:27:00Z">
        <w:r w:rsidRPr="002F0BC7">
          <w:rPr>
            <w:rStyle w:val="CommentReference"/>
            <w:noProof/>
            <w:sz w:val="22"/>
            <w:szCs w:val="22"/>
            <w:lang w:val="nb-NO"/>
          </w:rPr>
          <w:commentReference w:id="1"/>
        </w:r>
        <w:r w:rsidRPr="002F0BC7">
          <w:rPr>
            <w:noProof/>
            <w:lang w:val="nb-NO"/>
          </w:rPr>
          <w:drawing>
            <wp:inline distT="0" distB="0" distL="0" distR="0" wp14:anchorId="1199CD25" wp14:editId="545FB452">
              <wp:extent cx="1864800" cy="720000"/>
              <wp:effectExtent l="0" t="0" r="2540" b="4445"/>
              <wp:docPr id="288982333" name="Picture 28898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1864800" cy="720000"/>
                      </a:xfrm>
                      <a:prstGeom prst="rect">
                        <a:avLst/>
                      </a:prstGeom>
                    </pic:spPr>
                  </pic:pic>
                </a:graphicData>
              </a:graphic>
            </wp:inline>
          </w:drawing>
        </w:r>
      </w:ins>
    </w:p>
    <w:p w:rsidR="0083387E" w:rsidRDefault="0083387E" w:rsidP="004E40BD">
      <w:pPr>
        <w:spacing w:after="0" w:line="240" w:lineRule="auto"/>
        <w:rPr>
          <w:b/>
          <w:color w:val="002060"/>
          <w:sz w:val="32"/>
          <w:szCs w:val="32"/>
          <w:lang w:val="nb-NO"/>
        </w:rPr>
      </w:pPr>
    </w:p>
    <w:p w:rsidR="004E40BD" w:rsidRPr="00E51B00" w:rsidRDefault="00587946" w:rsidP="004E40BD">
      <w:pPr>
        <w:spacing w:after="0" w:line="240" w:lineRule="auto"/>
        <w:rPr>
          <w:b/>
          <w:color w:val="002060"/>
          <w:sz w:val="32"/>
          <w:szCs w:val="32"/>
          <w:lang w:val="nb-NO"/>
        </w:rPr>
      </w:pPr>
      <w:r w:rsidRPr="00E51B00">
        <w:rPr>
          <w:b/>
          <w:color w:val="002060"/>
          <w:sz w:val="32"/>
          <w:szCs w:val="32"/>
          <w:lang w:val="nb-NO"/>
        </w:rPr>
        <w:t>Reiseforsikring</w:t>
      </w:r>
    </w:p>
    <w:p w:rsidR="004E40BD" w:rsidRPr="00E51B00" w:rsidRDefault="004E40BD" w:rsidP="004E40BD">
      <w:pPr>
        <w:spacing w:after="0" w:line="240" w:lineRule="auto"/>
        <w:rPr>
          <w:lang w:val="nb-NO"/>
        </w:rPr>
      </w:pPr>
    </w:p>
    <w:p w:rsidR="006E49E3" w:rsidRPr="00FC3671" w:rsidRDefault="006E49E3" w:rsidP="006E49E3">
      <w:pPr>
        <w:rPr>
          <w:rFonts w:ascii="Arial" w:hAnsi="Arial" w:cs="Arial"/>
          <w:b/>
          <w:color w:val="FF0000"/>
          <w:sz w:val="20"/>
          <w:szCs w:val="20"/>
          <w:lang w:val="nb-NO"/>
        </w:rPr>
      </w:pPr>
      <w:r w:rsidRPr="00FC3671">
        <w:rPr>
          <w:rFonts w:ascii="Arial" w:hAnsi="Arial" w:cs="Arial"/>
          <w:b/>
          <w:color w:val="FF0000"/>
          <w:sz w:val="20"/>
          <w:szCs w:val="20"/>
          <w:lang w:val="nb-NO"/>
        </w:rPr>
        <w:t xml:space="preserve">Fra:    </w:t>
      </w:r>
      <w:del w:id="3" w:author="Flo Lilley" w:date="2026-02-17T11:42:00Z" w16du:dateUtc="2026-02-17T11:42:00Z">
        <w:r w:rsidRPr="00FC3671" w:rsidDel="00071279">
          <w:rPr>
            <w:rFonts w:ascii="Arial" w:hAnsi="Arial" w:cs="Arial"/>
            <w:b/>
            <w:color w:val="FF0000"/>
            <w:sz w:val="20"/>
            <w:szCs w:val="20"/>
            <w:lang w:val="nb-NO"/>
          </w:rPr>
          <w:delText xml:space="preserve">  AIG </w:delText>
        </w:r>
      </w:del>
      <w:r w:rsidR="00A65F42" w:rsidRPr="00FC3671">
        <w:rPr>
          <w:rFonts w:ascii="Arial" w:hAnsi="Arial" w:cs="Arial"/>
          <w:b/>
          <w:color w:val="FF0000"/>
          <w:sz w:val="20"/>
          <w:szCs w:val="20"/>
          <w:lang w:val="nb-NO"/>
        </w:rPr>
        <w:t>Travel</w:t>
      </w:r>
    </w:p>
    <w:p w:rsidR="000D54CA" w:rsidRPr="00FC3671" w:rsidRDefault="00587946" w:rsidP="006E49E3">
      <w:pPr>
        <w:rPr>
          <w:rFonts w:ascii="Arial" w:hAnsi="Arial" w:cs="Arial"/>
          <w:b/>
          <w:color w:val="FF0000"/>
          <w:sz w:val="20"/>
          <w:szCs w:val="20"/>
          <w:lang w:val="nb-NO"/>
        </w:rPr>
      </w:pPr>
      <w:r w:rsidRPr="00FC3671">
        <w:rPr>
          <w:rFonts w:ascii="Arial" w:hAnsi="Arial" w:cs="Arial"/>
          <w:b/>
          <w:color w:val="FF0000"/>
          <w:sz w:val="20"/>
          <w:szCs w:val="20"/>
          <w:lang w:val="nb-NO"/>
        </w:rPr>
        <w:t>Emne</w:t>
      </w:r>
      <w:r w:rsidR="000D54CA" w:rsidRPr="00FC3671">
        <w:rPr>
          <w:rFonts w:ascii="Arial" w:hAnsi="Arial" w:cs="Arial"/>
          <w:b/>
          <w:color w:val="FF0000"/>
          <w:sz w:val="20"/>
          <w:szCs w:val="20"/>
          <w:lang w:val="nb-NO"/>
        </w:rPr>
        <w:t>:</w:t>
      </w:r>
      <w:r w:rsidR="000D54CA" w:rsidRPr="00FC3671">
        <w:rPr>
          <w:rFonts w:ascii="Arial" w:hAnsi="Arial" w:cs="Arial"/>
          <w:b/>
          <w:color w:val="FF0000"/>
          <w:sz w:val="20"/>
          <w:szCs w:val="20"/>
          <w:lang w:val="nb-NO"/>
        </w:rPr>
        <w:tab/>
      </w:r>
      <w:r w:rsidRPr="00FC3671">
        <w:rPr>
          <w:rFonts w:ascii="Arial" w:hAnsi="Arial" w:cs="Arial"/>
          <w:b/>
          <w:color w:val="FF0000"/>
          <w:sz w:val="20"/>
          <w:szCs w:val="20"/>
          <w:lang w:val="nb-NO"/>
        </w:rPr>
        <w:t xml:space="preserve">Bekreftelse på kjøp av </w:t>
      </w:r>
      <w:del w:id="4" w:author="Flo Lilley" w:date="2026-02-17T11:42:00Z" w16du:dateUtc="2026-02-17T11:42:00Z">
        <w:r w:rsidR="000D54CA" w:rsidRPr="00FC3671" w:rsidDel="00071279">
          <w:rPr>
            <w:rFonts w:ascii="Arial" w:hAnsi="Arial" w:cs="Arial"/>
            <w:b/>
            <w:color w:val="FF0000"/>
            <w:sz w:val="20"/>
            <w:szCs w:val="20"/>
            <w:lang w:val="nb-NO"/>
          </w:rPr>
          <w:delText xml:space="preserve">AIG </w:delText>
        </w:r>
      </w:del>
      <w:r w:rsidRPr="00FC3671">
        <w:rPr>
          <w:rFonts w:ascii="Arial" w:hAnsi="Arial" w:cs="Arial"/>
          <w:b/>
          <w:color w:val="FF0000"/>
          <w:sz w:val="20"/>
          <w:szCs w:val="20"/>
          <w:lang w:val="nb-NO"/>
        </w:rPr>
        <w:t>Reiseforsikring for avtale</w:t>
      </w:r>
      <w:r w:rsidR="000D54CA" w:rsidRPr="00FC3671">
        <w:rPr>
          <w:rFonts w:ascii="Arial" w:hAnsi="Arial" w:cs="Arial"/>
          <w:b/>
          <w:color w:val="FF0000"/>
          <w:sz w:val="20"/>
          <w:szCs w:val="20"/>
          <w:lang w:val="nb-NO"/>
        </w:rPr>
        <w:t xml:space="preserve"> </w:t>
      </w:r>
      <w:r w:rsidR="006E49E3" w:rsidRPr="00FC3671">
        <w:rPr>
          <w:rFonts w:ascii="Arial" w:hAnsi="Arial" w:cs="Arial"/>
          <w:b/>
          <w:color w:val="FF0000"/>
          <w:sz w:val="20"/>
          <w:szCs w:val="20"/>
          <w:lang w:val="nb-NO"/>
        </w:rPr>
        <w:t>{{</w:t>
      </w:r>
      <w:r w:rsidR="00192D1F" w:rsidRPr="00FC3671">
        <w:rPr>
          <w:rFonts w:ascii="Arial" w:hAnsi="Arial" w:cs="Arial"/>
          <w:b/>
          <w:color w:val="FF0000"/>
          <w:sz w:val="20"/>
          <w:szCs w:val="20"/>
          <w:lang w:val="nb-NO"/>
        </w:rPr>
        <w:t>PolicyNumber</w:t>
      </w:r>
      <w:r w:rsidR="006E49E3" w:rsidRPr="00FC3671">
        <w:rPr>
          <w:rFonts w:ascii="Arial" w:hAnsi="Arial" w:cs="Arial"/>
          <w:b/>
          <w:color w:val="FF0000"/>
          <w:sz w:val="20"/>
          <w:szCs w:val="20"/>
          <w:lang w:val="nb-NO"/>
        </w:rPr>
        <w:t>}}</w:t>
      </w:r>
      <w:r w:rsidR="000D54CA" w:rsidRPr="00FC3671">
        <w:rPr>
          <w:rFonts w:ascii="Arial" w:hAnsi="Arial" w:cs="Arial"/>
          <w:b/>
          <w:color w:val="FF0000"/>
          <w:sz w:val="20"/>
          <w:szCs w:val="20"/>
          <w:lang w:val="nb-NO"/>
        </w:rPr>
        <w:t xml:space="preserve"> </w:t>
      </w:r>
    </w:p>
    <w:p w:rsidR="007E4C46" w:rsidRPr="00FC3671" w:rsidRDefault="007E4C46" w:rsidP="000D54CA">
      <w:pPr>
        <w:spacing w:after="0" w:line="240" w:lineRule="auto"/>
        <w:rPr>
          <w:rFonts w:ascii="Arial" w:hAnsi="Arial" w:cs="Arial"/>
          <w:sz w:val="20"/>
          <w:szCs w:val="20"/>
          <w:lang w:val="nb-NO"/>
        </w:rPr>
      </w:pPr>
    </w:p>
    <w:p w:rsidR="000D54CA" w:rsidRPr="00E51B00" w:rsidRDefault="00587946" w:rsidP="000D54CA">
      <w:pPr>
        <w:spacing w:after="0" w:line="240" w:lineRule="auto"/>
        <w:rPr>
          <w:rFonts w:ascii="Arial" w:hAnsi="Arial" w:cs="Arial"/>
          <w:sz w:val="20"/>
          <w:szCs w:val="20"/>
          <w:lang w:val="nb-NO"/>
        </w:rPr>
      </w:pPr>
      <w:r w:rsidRPr="00E51B00">
        <w:rPr>
          <w:rFonts w:ascii="Arial" w:hAnsi="Arial" w:cs="Arial"/>
          <w:sz w:val="20"/>
          <w:szCs w:val="20"/>
          <w:lang w:val="nb-NO"/>
        </w:rPr>
        <w:t>Hei</w:t>
      </w:r>
      <w:r w:rsidR="000D54CA" w:rsidRPr="00E51B00">
        <w:rPr>
          <w:rFonts w:ascii="Arial" w:hAnsi="Arial" w:cs="Arial"/>
          <w:sz w:val="20"/>
          <w:szCs w:val="20"/>
          <w:lang w:val="nb-NO"/>
        </w:rPr>
        <w:t xml:space="preserve"> </w:t>
      </w:r>
      <w:r w:rsidR="006E49E3" w:rsidRPr="00E51B00">
        <w:rPr>
          <w:rFonts w:ascii="Arial" w:hAnsi="Arial" w:cs="Arial"/>
          <w:sz w:val="20"/>
          <w:szCs w:val="20"/>
          <w:lang w:val="nb-NO"/>
        </w:rPr>
        <w:t>{{</w:t>
      </w:r>
      <w:r w:rsidR="000D54CA" w:rsidRPr="00E51B00">
        <w:rPr>
          <w:rFonts w:ascii="Arial" w:hAnsi="Arial" w:cs="Arial"/>
          <w:sz w:val="20"/>
          <w:szCs w:val="20"/>
          <w:lang w:val="nb-NO"/>
        </w:rPr>
        <w:t>Policy Holder First Name</w:t>
      </w:r>
      <w:r w:rsidR="006E49E3" w:rsidRPr="00E51B00">
        <w:rPr>
          <w:rFonts w:ascii="Arial" w:hAnsi="Arial" w:cs="Arial"/>
          <w:sz w:val="20"/>
          <w:szCs w:val="20"/>
          <w:lang w:val="nb-NO"/>
        </w:rPr>
        <w:t>}}</w:t>
      </w:r>
      <w:r w:rsidR="000D54CA" w:rsidRPr="00E51B00">
        <w:rPr>
          <w:rFonts w:ascii="Arial" w:hAnsi="Arial" w:cs="Arial"/>
          <w:sz w:val="20"/>
          <w:szCs w:val="20"/>
          <w:lang w:val="nb-NO"/>
        </w:rPr>
        <w:t> </w:t>
      </w:r>
      <w:r w:rsidR="006E49E3" w:rsidRPr="00E51B00">
        <w:rPr>
          <w:rFonts w:ascii="Arial" w:hAnsi="Arial" w:cs="Arial"/>
          <w:sz w:val="20"/>
          <w:szCs w:val="20"/>
          <w:lang w:val="nb-NO"/>
        </w:rPr>
        <w:t>{{</w:t>
      </w:r>
      <w:r w:rsidR="000D54CA" w:rsidRPr="00E51B00">
        <w:rPr>
          <w:rFonts w:ascii="Arial" w:hAnsi="Arial" w:cs="Arial"/>
          <w:sz w:val="20"/>
          <w:szCs w:val="20"/>
          <w:lang w:val="nb-NO"/>
        </w:rPr>
        <w:t>Policy Holder Last Name</w:t>
      </w:r>
      <w:r w:rsidR="006E49E3" w:rsidRPr="00E51B00">
        <w:rPr>
          <w:rFonts w:ascii="Arial" w:hAnsi="Arial" w:cs="Arial"/>
          <w:sz w:val="20"/>
          <w:szCs w:val="20"/>
          <w:lang w:val="nb-NO"/>
        </w:rPr>
        <w:t>}}</w:t>
      </w:r>
      <w:r w:rsidR="000D54CA" w:rsidRPr="00E51B00">
        <w:rPr>
          <w:rFonts w:ascii="Arial" w:hAnsi="Arial" w:cs="Arial"/>
          <w:sz w:val="20"/>
          <w:szCs w:val="20"/>
          <w:lang w:val="nb-NO"/>
        </w:rPr>
        <w:t>,</w:t>
      </w:r>
    </w:p>
    <w:p w:rsidR="00FA4327" w:rsidRPr="00E51B00" w:rsidRDefault="00FA4327" w:rsidP="000D54CA">
      <w:pPr>
        <w:spacing w:after="0" w:line="240" w:lineRule="auto"/>
        <w:rPr>
          <w:rFonts w:ascii="Arial" w:hAnsi="Arial" w:cs="Arial"/>
          <w:sz w:val="20"/>
          <w:szCs w:val="20"/>
          <w:lang w:val="nb-NO"/>
        </w:rPr>
      </w:pPr>
    </w:p>
    <w:p w:rsidR="00F37C2A" w:rsidRPr="00FC3671" w:rsidRDefault="00587946" w:rsidP="00F37C2A">
      <w:pPr>
        <w:spacing w:after="0" w:line="240" w:lineRule="auto"/>
        <w:rPr>
          <w:rFonts w:ascii="Arial" w:hAnsi="Arial" w:cs="Arial"/>
          <w:sz w:val="20"/>
          <w:szCs w:val="20"/>
          <w:lang w:val="nb-NO"/>
        </w:rPr>
      </w:pPr>
      <w:r w:rsidRPr="00FC3671">
        <w:rPr>
          <w:rFonts w:ascii="Arial" w:hAnsi="Arial" w:cs="Arial"/>
          <w:sz w:val="20"/>
          <w:szCs w:val="20"/>
          <w:lang w:val="nb-NO"/>
        </w:rPr>
        <w:t>Takk for at du har valgt å kjøpe en</w:t>
      </w:r>
      <w:r w:rsidR="00F37C2A" w:rsidRPr="00FC3671">
        <w:rPr>
          <w:rFonts w:ascii="Arial" w:hAnsi="Arial" w:cs="Arial"/>
          <w:sz w:val="20"/>
          <w:szCs w:val="20"/>
          <w:lang w:val="nb-NO"/>
        </w:rPr>
        <w:t xml:space="preserve"> Travel Guard</w:t>
      </w:r>
      <w:r w:rsidR="00F37C2A" w:rsidRPr="00FC3671">
        <w:rPr>
          <w:rFonts w:ascii="Arial" w:hAnsi="Arial" w:cs="Arial"/>
          <w:sz w:val="20"/>
          <w:szCs w:val="20"/>
          <w:vertAlign w:val="superscript"/>
          <w:lang w:val="nb-NO"/>
        </w:rPr>
        <w:t>®</w:t>
      </w:r>
      <w:r w:rsidR="00F37C2A" w:rsidRPr="00FC3671">
        <w:rPr>
          <w:rFonts w:ascii="Arial" w:hAnsi="Arial" w:cs="Arial"/>
          <w:sz w:val="20"/>
          <w:szCs w:val="20"/>
          <w:lang w:val="nb-NO"/>
        </w:rPr>
        <w:t xml:space="preserve"> </w:t>
      </w:r>
      <w:r w:rsidRPr="00FC3671">
        <w:rPr>
          <w:rFonts w:ascii="Arial" w:hAnsi="Arial" w:cs="Arial"/>
          <w:sz w:val="20"/>
          <w:szCs w:val="20"/>
          <w:lang w:val="nb-NO"/>
        </w:rPr>
        <w:t>reiseforsikring</w:t>
      </w:r>
      <w:del w:id="5" w:author="Katrine Kvinnesland" w:date="2026-02-13T13:06:00Z" w16du:dateUtc="2026-02-13T12:06:00Z">
        <w:r w:rsidR="00F37C2A" w:rsidRPr="007D57A5" w:rsidDel="008525B4">
          <w:rPr>
            <w:rFonts w:ascii="Arial" w:hAnsi="Arial" w:cs="Arial"/>
            <w:sz w:val="20"/>
            <w:szCs w:val="20"/>
            <w:lang w:val="nb-NO"/>
          </w:rPr>
          <w:delText xml:space="preserve"> </w:delText>
        </w:r>
        <w:r w:rsidRPr="00FC3671" w:rsidDel="008525B4">
          <w:rPr>
            <w:rFonts w:ascii="Arial" w:hAnsi="Arial" w:cs="Arial"/>
            <w:sz w:val="20"/>
            <w:szCs w:val="20"/>
            <w:lang w:val="nb-NO"/>
          </w:rPr>
          <w:delText>fra</w:delText>
        </w:r>
        <w:r w:rsidR="00F37C2A" w:rsidRPr="00FC3671" w:rsidDel="008525B4">
          <w:rPr>
            <w:rFonts w:ascii="Arial" w:hAnsi="Arial" w:cs="Arial"/>
            <w:sz w:val="20"/>
            <w:szCs w:val="20"/>
            <w:lang w:val="nb-NO"/>
          </w:rPr>
          <w:delText xml:space="preserve"> AIG Travel</w:delText>
        </w:r>
      </w:del>
      <w:r w:rsidR="00F37C2A" w:rsidRPr="00FC3671">
        <w:rPr>
          <w:rFonts w:ascii="Arial" w:hAnsi="Arial" w:cs="Arial"/>
          <w:sz w:val="20"/>
          <w:szCs w:val="20"/>
          <w:lang w:val="nb-NO"/>
        </w:rPr>
        <w:t xml:space="preserve">! </w:t>
      </w:r>
    </w:p>
    <w:p w:rsidR="00D03830" w:rsidRPr="00FC3671" w:rsidRDefault="00587946" w:rsidP="000D54CA">
      <w:pPr>
        <w:spacing w:after="0" w:line="240" w:lineRule="auto"/>
        <w:rPr>
          <w:rFonts w:ascii="Arial" w:hAnsi="Arial" w:cs="Arial"/>
          <w:sz w:val="20"/>
          <w:szCs w:val="20"/>
          <w:lang w:val="nb-NO"/>
        </w:rPr>
      </w:pPr>
      <w:r w:rsidRPr="00FC3671">
        <w:rPr>
          <w:rFonts w:ascii="Arial" w:hAnsi="Arial" w:cs="Arial"/>
          <w:sz w:val="20"/>
          <w:szCs w:val="20"/>
          <w:lang w:val="nb-NO"/>
        </w:rPr>
        <w:t>Ditt avtalenummer er</w:t>
      </w:r>
      <w:r w:rsidR="00D03830" w:rsidRPr="00FC3671">
        <w:rPr>
          <w:rFonts w:ascii="Arial" w:hAnsi="Arial" w:cs="Arial"/>
          <w:sz w:val="20"/>
          <w:szCs w:val="20"/>
          <w:lang w:val="nb-NO"/>
        </w:rPr>
        <w:t xml:space="preserve"> </w:t>
      </w:r>
      <w:r w:rsidR="006E49E3" w:rsidRPr="00FC3671">
        <w:rPr>
          <w:rFonts w:ascii="Arial" w:hAnsi="Arial" w:cs="Arial"/>
          <w:sz w:val="20"/>
          <w:szCs w:val="20"/>
          <w:lang w:val="nb-NO"/>
        </w:rPr>
        <w:t>{{</w:t>
      </w:r>
      <w:r w:rsidR="00D03830" w:rsidRPr="00FC3671">
        <w:rPr>
          <w:rFonts w:ascii="Arial" w:hAnsi="Arial" w:cs="Arial"/>
          <w:sz w:val="20"/>
          <w:szCs w:val="20"/>
          <w:lang w:val="nb-NO"/>
        </w:rPr>
        <w:t>Policy Number</w:t>
      </w:r>
      <w:r w:rsidR="006E49E3" w:rsidRPr="00FC3671">
        <w:rPr>
          <w:rFonts w:ascii="Arial" w:hAnsi="Arial" w:cs="Arial"/>
          <w:sz w:val="20"/>
          <w:szCs w:val="20"/>
          <w:lang w:val="nb-NO"/>
        </w:rPr>
        <w:t>}}</w:t>
      </w:r>
      <w:r w:rsidR="00D03830" w:rsidRPr="00FC3671">
        <w:rPr>
          <w:rFonts w:ascii="Arial" w:hAnsi="Arial" w:cs="Arial"/>
          <w:sz w:val="20"/>
          <w:szCs w:val="20"/>
          <w:lang w:val="nb-NO"/>
        </w:rPr>
        <w:t>.</w:t>
      </w:r>
    </w:p>
    <w:p w:rsidR="00D03830" w:rsidRPr="00FC3671" w:rsidRDefault="00D03830" w:rsidP="000D54CA">
      <w:pPr>
        <w:spacing w:after="0" w:line="240" w:lineRule="auto"/>
        <w:rPr>
          <w:rFonts w:ascii="Arial" w:hAnsi="Arial" w:cs="Arial"/>
          <w:sz w:val="20"/>
          <w:szCs w:val="20"/>
          <w:lang w:val="nb-NO"/>
        </w:rPr>
      </w:pPr>
    </w:p>
    <w:p w:rsidR="00D03830" w:rsidRPr="00FC3671" w:rsidRDefault="00587946" w:rsidP="000D54CA">
      <w:pPr>
        <w:spacing w:after="0" w:line="240" w:lineRule="auto"/>
        <w:rPr>
          <w:rFonts w:ascii="Arial" w:hAnsi="Arial" w:cs="Arial"/>
          <w:b/>
          <w:sz w:val="20"/>
          <w:szCs w:val="20"/>
          <w:lang w:val="nb-NO"/>
        </w:rPr>
      </w:pPr>
      <w:r w:rsidRPr="00FC3671">
        <w:rPr>
          <w:rFonts w:ascii="Arial" w:hAnsi="Arial" w:cs="Arial"/>
          <w:sz w:val="20"/>
          <w:szCs w:val="20"/>
          <w:lang w:val="nb-NO"/>
        </w:rPr>
        <w:t>Vennligst</w:t>
      </w:r>
      <w:r w:rsidR="00D03830" w:rsidRPr="00FC3671">
        <w:rPr>
          <w:rFonts w:ascii="Arial" w:hAnsi="Arial" w:cs="Arial"/>
          <w:sz w:val="20"/>
          <w:szCs w:val="20"/>
          <w:lang w:val="nb-NO"/>
        </w:rPr>
        <w:t xml:space="preserve"> </w:t>
      </w:r>
      <w:r w:rsidRPr="00FC3671">
        <w:rPr>
          <w:rFonts w:ascii="Arial" w:hAnsi="Arial" w:cs="Arial"/>
          <w:b/>
          <w:sz w:val="20"/>
          <w:szCs w:val="20"/>
          <w:u w:val="single"/>
          <w:lang w:val="nb-NO"/>
        </w:rPr>
        <w:t>trykk her</w:t>
      </w:r>
      <w:r w:rsidR="00D03830" w:rsidRPr="00FC3671">
        <w:rPr>
          <w:rFonts w:ascii="Arial" w:hAnsi="Arial" w:cs="Arial"/>
          <w:sz w:val="20"/>
          <w:szCs w:val="20"/>
          <w:lang w:val="nb-NO"/>
        </w:rPr>
        <w:t xml:space="preserve"> </w:t>
      </w:r>
      <w:r w:rsidRPr="00FC3671">
        <w:rPr>
          <w:rFonts w:ascii="Arial" w:hAnsi="Arial" w:cs="Arial"/>
          <w:sz w:val="20"/>
          <w:szCs w:val="20"/>
          <w:lang w:val="nb-NO"/>
        </w:rPr>
        <w:t>for å se ditt</w:t>
      </w:r>
      <w:r w:rsidR="00D03830" w:rsidRPr="00FC3671">
        <w:rPr>
          <w:rFonts w:ascii="Arial" w:hAnsi="Arial" w:cs="Arial"/>
          <w:sz w:val="20"/>
          <w:szCs w:val="20"/>
          <w:lang w:val="nb-NO"/>
        </w:rPr>
        <w:t xml:space="preserve"> </w:t>
      </w:r>
      <w:r w:rsidRPr="00FC3671">
        <w:rPr>
          <w:rFonts w:ascii="Arial" w:hAnsi="Arial" w:cs="Arial"/>
          <w:b/>
          <w:sz w:val="20"/>
          <w:szCs w:val="20"/>
          <w:lang w:val="nb-NO"/>
        </w:rPr>
        <w:t>forsikringsbevis</w:t>
      </w:r>
      <w:r w:rsidR="00D03830" w:rsidRPr="00FC3671">
        <w:rPr>
          <w:rFonts w:ascii="Arial" w:hAnsi="Arial" w:cs="Arial"/>
          <w:b/>
          <w:sz w:val="20"/>
          <w:szCs w:val="20"/>
          <w:lang w:val="nb-NO"/>
        </w:rPr>
        <w:t xml:space="preserve"> </w:t>
      </w:r>
      <w:r w:rsidRPr="00FC3671">
        <w:rPr>
          <w:rFonts w:ascii="Arial" w:hAnsi="Arial" w:cs="Arial"/>
          <w:sz w:val="20"/>
          <w:szCs w:val="20"/>
          <w:lang w:val="nb-NO"/>
        </w:rPr>
        <w:t>og dine</w:t>
      </w:r>
      <w:r w:rsidR="00D03830" w:rsidRPr="00FC3671">
        <w:rPr>
          <w:rFonts w:ascii="Arial" w:hAnsi="Arial" w:cs="Arial"/>
          <w:b/>
          <w:sz w:val="20"/>
          <w:szCs w:val="20"/>
          <w:lang w:val="nb-NO"/>
        </w:rPr>
        <w:t xml:space="preserve"> </w:t>
      </w:r>
      <w:r w:rsidRPr="00FC3671">
        <w:rPr>
          <w:rFonts w:ascii="Arial" w:hAnsi="Arial" w:cs="Arial"/>
          <w:b/>
          <w:sz w:val="20"/>
          <w:szCs w:val="20"/>
          <w:lang w:val="nb-NO"/>
        </w:rPr>
        <w:t>forsikringsvilkår</w:t>
      </w:r>
      <w:r w:rsidR="00D03830" w:rsidRPr="00FC3671">
        <w:rPr>
          <w:rFonts w:ascii="Arial" w:hAnsi="Arial" w:cs="Arial"/>
          <w:b/>
          <w:sz w:val="20"/>
          <w:szCs w:val="20"/>
          <w:lang w:val="nb-NO"/>
        </w:rPr>
        <w:t xml:space="preserve">. </w:t>
      </w:r>
    </w:p>
    <w:p w:rsidR="000D54CA" w:rsidRPr="00FC3671" w:rsidRDefault="00587946" w:rsidP="000D54CA">
      <w:pPr>
        <w:spacing w:after="0" w:line="240" w:lineRule="auto"/>
        <w:rPr>
          <w:rFonts w:ascii="Arial" w:hAnsi="Arial" w:cs="Arial"/>
          <w:sz w:val="20"/>
          <w:szCs w:val="20"/>
          <w:lang w:val="nb-NO"/>
        </w:rPr>
      </w:pPr>
      <w:r w:rsidRPr="00FC3671">
        <w:rPr>
          <w:rFonts w:ascii="Arial" w:hAnsi="Arial" w:cs="Arial"/>
          <w:sz w:val="20"/>
          <w:szCs w:val="20"/>
          <w:lang w:val="nb-NO"/>
        </w:rPr>
        <w:t>For å logge inn trenger du ditt avtalenummer og ditt etternavn</w:t>
      </w:r>
      <w:r w:rsidR="00D03830" w:rsidRPr="00FC3671">
        <w:rPr>
          <w:rFonts w:ascii="Arial" w:hAnsi="Arial" w:cs="Arial"/>
          <w:sz w:val="20"/>
          <w:szCs w:val="20"/>
          <w:lang w:val="nb-NO"/>
        </w:rPr>
        <w:t xml:space="preserve">. </w:t>
      </w:r>
    </w:p>
    <w:p w:rsidR="00762D64" w:rsidRPr="00FC3671" w:rsidRDefault="00762D64" w:rsidP="000D54CA">
      <w:pPr>
        <w:spacing w:after="0" w:line="240" w:lineRule="auto"/>
        <w:rPr>
          <w:rFonts w:ascii="Arial" w:hAnsi="Arial" w:cs="Arial"/>
          <w:b/>
          <w:sz w:val="20"/>
          <w:szCs w:val="20"/>
          <w:lang w:val="nb-NO"/>
        </w:rPr>
      </w:pPr>
    </w:p>
    <w:p w:rsidR="000D54CA" w:rsidRPr="00FC3671" w:rsidRDefault="00587946" w:rsidP="000D54CA">
      <w:pPr>
        <w:spacing w:after="0" w:line="240" w:lineRule="auto"/>
        <w:rPr>
          <w:rFonts w:ascii="Arial" w:hAnsi="Arial" w:cs="Arial"/>
          <w:b/>
          <w:color w:val="002060"/>
          <w:sz w:val="24"/>
          <w:szCs w:val="24"/>
          <w:lang w:val="nb-NO"/>
        </w:rPr>
      </w:pPr>
      <w:r w:rsidRPr="00FC3671">
        <w:rPr>
          <w:rFonts w:ascii="Arial" w:hAnsi="Arial" w:cs="Arial"/>
          <w:b/>
          <w:color w:val="002060"/>
          <w:sz w:val="24"/>
          <w:szCs w:val="24"/>
          <w:lang w:val="nb-NO"/>
        </w:rPr>
        <w:t>Hvilke dekninger har jeg</w:t>
      </w:r>
      <w:r w:rsidR="000D54CA" w:rsidRPr="00FC3671">
        <w:rPr>
          <w:rFonts w:ascii="Arial" w:hAnsi="Arial" w:cs="Arial"/>
          <w:b/>
          <w:color w:val="002060"/>
          <w:sz w:val="24"/>
          <w:szCs w:val="24"/>
          <w:lang w:val="nb-NO"/>
        </w:rPr>
        <w:t xml:space="preserve">? </w:t>
      </w:r>
    </w:p>
    <w:p w:rsidR="000D54CA" w:rsidRPr="00FC3671" w:rsidRDefault="000D54CA" w:rsidP="000D54CA">
      <w:pPr>
        <w:spacing w:after="0" w:line="240" w:lineRule="auto"/>
        <w:rPr>
          <w:rFonts w:ascii="Arial" w:hAnsi="Arial" w:cs="Arial"/>
          <w:sz w:val="20"/>
          <w:szCs w:val="20"/>
          <w:lang w:val="nb-NO"/>
        </w:rPr>
      </w:pPr>
    </w:p>
    <w:p w:rsidR="006E49E3" w:rsidRPr="00FC3671" w:rsidRDefault="006E49E3" w:rsidP="00FB76C3">
      <w:pPr>
        <w:spacing w:after="0" w:line="240" w:lineRule="auto"/>
        <w:jc w:val="both"/>
        <w:rPr>
          <w:sz w:val="20"/>
          <w:lang w:val="nb-NO"/>
        </w:rPr>
      </w:pPr>
      <w:r w:rsidRPr="00FC3671">
        <w:rPr>
          <w:sz w:val="20"/>
          <w:lang w:val="nb-NO"/>
        </w:rPr>
        <w:t>Du har kjøpt {{Product Name}}. Oversikt over din dekning finner du I forsikringsbeviset og forsikringsvilkårene.</w:t>
      </w:r>
    </w:p>
    <w:p w:rsidR="006E49E3" w:rsidRPr="00FC3671" w:rsidRDefault="006E49E3" w:rsidP="00FB76C3">
      <w:pPr>
        <w:spacing w:after="0" w:line="240" w:lineRule="auto"/>
        <w:jc w:val="both"/>
        <w:rPr>
          <w:rFonts w:ascii="Arial" w:hAnsi="Arial" w:cs="Arial"/>
          <w:sz w:val="20"/>
          <w:szCs w:val="20"/>
          <w:lang w:val="nb-NO"/>
        </w:rPr>
      </w:pPr>
    </w:p>
    <w:p w:rsidR="00587946" w:rsidRPr="00FC3671" w:rsidRDefault="00587946" w:rsidP="00FB76C3">
      <w:pPr>
        <w:spacing w:after="0" w:line="240" w:lineRule="auto"/>
        <w:jc w:val="both"/>
        <w:rPr>
          <w:rFonts w:ascii="Arial" w:hAnsi="Arial" w:cs="Arial"/>
          <w:sz w:val="20"/>
          <w:szCs w:val="20"/>
          <w:lang w:val="nb-NO"/>
        </w:rPr>
      </w:pPr>
      <w:r w:rsidRPr="00FC3671">
        <w:rPr>
          <w:rFonts w:ascii="Arial" w:hAnsi="Arial" w:cs="Arial"/>
          <w:sz w:val="20"/>
          <w:szCs w:val="20"/>
          <w:lang w:val="nb-NO"/>
        </w:rPr>
        <w:t>Du bør lese gjennom forsikringsvilkårene og forsikre deg om at disse oppfyller dine behov før du reiser. Denne forsikringen dekker nærmere spesifiserte situasjoner og hendelser under din reise. Det er unntak som kan få anvendelse ved nærmere angitte forhold, så vi anbefaler deg å lese gjennom vilkårene så raskt som mulig.</w:t>
      </w:r>
    </w:p>
    <w:p w:rsidR="006E49E3" w:rsidRPr="00FC3671" w:rsidRDefault="006E49E3" w:rsidP="002D24B6">
      <w:pPr>
        <w:spacing w:after="0" w:line="240" w:lineRule="auto"/>
        <w:rPr>
          <w:rFonts w:ascii="Arial" w:hAnsi="Arial" w:cs="Arial"/>
          <w:sz w:val="20"/>
          <w:szCs w:val="20"/>
          <w:lang w:val="nb-NO"/>
        </w:rPr>
      </w:pPr>
    </w:p>
    <w:p w:rsidR="006E49E3" w:rsidRPr="00FC3671" w:rsidRDefault="006E49E3" w:rsidP="006E49E3">
      <w:pPr>
        <w:spacing w:after="0" w:line="240" w:lineRule="auto"/>
        <w:rPr>
          <w:rFonts w:ascii="Arial" w:hAnsi="Arial" w:cs="Arial"/>
          <w:b/>
          <w:sz w:val="20"/>
          <w:szCs w:val="20"/>
          <w:lang w:val="nb-NO"/>
        </w:rPr>
      </w:pPr>
    </w:p>
    <w:tbl>
      <w:tblPr>
        <w:tblStyle w:val="TableGrid"/>
        <w:tblW w:w="0" w:type="auto"/>
        <w:tblLook w:val="04A0" w:firstRow="1" w:lastRow="0" w:firstColumn="1" w:lastColumn="0" w:noHBand="0" w:noVBand="1"/>
      </w:tblPr>
      <w:tblGrid>
        <w:gridCol w:w="10574"/>
      </w:tblGrid>
      <w:tr w:rsidR="006E49E3" w:rsidRPr="00A8233A" w:rsidTr="007073F2">
        <w:tc>
          <w:tcPr>
            <w:tcW w:w="10574" w:type="dxa"/>
          </w:tcPr>
          <w:p w:rsidR="006E49E3" w:rsidRPr="00E51B00" w:rsidRDefault="006E49E3" w:rsidP="007073F2">
            <w:pPr>
              <w:rPr>
                <w:rFonts w:ascii="Arial" w:hAnsi="Arial" w:cs="Arial"/>
                <w:b/>
                <w:sz w:val="20"/>
                <w:szCs w:val="20"/>
                <w:lang w:val="nb-NO"/>
              </w:rPr>
            </w:pPr>
            <w:r w:rsidRPr="00E51B00">
              <w:rPr>
                <w:rFonts w:ascii="Arial" w:hAnsi="Arial" w:cs="Arial"/>
                <w:b/>
                <w:sz w:val="20"/>
                <w:szCs w:val="20"/>
                <w:lang w:val="nb-NO"/>
              </w:rPr>
              <w:t xml:space="preserve">HUSK: </w:t>
            </w:r>
          </w:p>
          <w:p w:rsidR="007948EE" w:rsidRPr="00E51B00" w:rsidRDefault="00FD0537" w:rsidP="007948EE">
            <w:pPr>
              <w:pStyle w:val="ListParagraph"/>
              <w:numPr>
                <w:ilvl w:val="0"/>
                <w:numId w:val="13"/>
              </w:numPr>
              <w:rPr>
                <w:rFonts w:ascii="Arial" w:hAnsi="Arial" w:cs="Arial"/>
                <w:sz w:val="20"/>
                <w:szCs w:val="20"/>
                <w:lang w:val="nb-NO"/>
              </w:rPr>
            </w:pPr>
            <w:r w:rsidRPr="00FC3671">
              <w:rPr>
                <w:rFonts w:ascii="Arial" w:hAnsi="Arial" w:cs="Arial"/>
                <w:sz w:val="20"/>
                <w:szCs w:val="20"/>
                <w:lang w:val="nb-NO"/>
              </w:rPr>
              <w:t>Alle personer som er dekket av forsikringen, må være bosatt i Norge</w:t>
            </w:r>
            <w:r w:rsidRPr="00FC3671" w:rsidDel="00FD0537">
              <w:rPr>
                <w:rFonts w:ascii="Arial" w:hAnsi="Arial" w:cs="Arial"/>
                <w:sz w:val="20"/>
                <w:szCs w:val="20"/>
                <w:lang w:val="nb-NO"/>
              </w:rPr>
              <w:t xml:space="preserve"> </w:t>
            </w:r>
            <w:r w:rsidR="006E49E3" w:rsidRPr="00FC3671">
              <w:rPr>
                <w:rFonts w:ascii="Arial" w:hAnsi="Arial" w:cs="Arial"/>
                <w:sz w:val="20"/>
                <w:szCs w:val="20"/>
                <w:lang w:val="nb-NO"/>
              </w:rPr>
              <w:t>Vennligst les hele forsikringsvilkåret for en komplett oversikt over din dekning.</w:t>
            </w:r>
          </w:p>
          <w:p w:rsidR="007948EE" w:rsidRPr="00E51B00" w:rsidRDefault="007948EE" w:rsidP="007948EE">
            <w:pPr>
              <w:pStyle w:val="ListParagraph"/>
              <w:numPr>
                <w:ilvl w:val="0"/>
                <w:numId w:val="13"/>
              </w:numPr>
              <w:rPr>
                <w:rFonts w:ascii="Arial" w:hAnsi="Arial" w:cs="Arial"/>
                <w:sz w:val="20"/>
                <w:szCs w:val="20"/>
                <w:lang w:val="nb-NO"/>
              </w:rPr>
            </w:pPr>
            <w:r w:rsidRPr="00E51B00">
              <w:rPr>
                <w:rFonts w:ascii="Arial" w:hAnsi="Arial" w:cs="Arial"/>
                <w:sz w:val="20"/>
                <w:szCs w:val="20"/>
                <w:lang w:val="nb-NO"/>
              </w:rPr>
              <w:t xml:space="preserve">Alle forsikrede må være under 76 år på avreisedagen, for </w:t>
            </w:r>
            <w:r w:rsidRPr="00E51B00">
              <w:rPr>
                <w:rFonts w:ascii="Arial" w:hAnsi="Arial" w:cs="Arial"/>
                <w:b/>
                <w:bCs/>
                <w:sz w:val="20"/>
                <w:szCs w:val="20"/>
                <w:lang w:val="nb-NO"/>
              </w:rPr>
              <w:t xml:space="preserve">Avbestillingsforsikring, </w:t>
            </w:r>
            <w:del w:id="6" w:author="Katrine Kvinnesland" w:date="2026-02-13T13:07:00Z" w16du:dateUtc="2026-02-13T12:07:00Z">
              <w:r w:rsidRPr="00E51B00" w:rsidDel="008525B4">
                <w:rPr>
                  <w:rFonts w:ascii="Arial" w:hAnsi="Arial" w:cs="Arial"/>
                  <w:b/>
                  <w:bCs/>
                  <w:sz w:val="20"/>
                  <w:szCs w:val="20"/>
                  <w:lang w:val="nb-NO"/>
                </w:rPr>
                <w:delText xml:space="preserve">Grunnleggende reisebeskyttelse, </w:delText>
              </w:r>
              <w:r w:rsidR="0023715F" w:rsidRPr="00E51B00" w:rsidDel="008525B4">
                <w:rPr>
                  <w:rFonts w:ascii="Arial" w:hAnsi="Arial" w:cs="Arial"/>
                  <w:b/>
                  <w:bCs/>
                  <w:sz w:val="20"/>
                  <w:szCs w:val="20"/>
                  <w:lang w:val="nb-NO"/>
                </w:rPr>
                <w:delText>R</w:delText>
              </w:r>
              <w:r w:rsidRPr="00E51B00" w:rsidDel="008525B4">
                <w:rPr>
                  <w:rFonts w:ascii="Arial" w:hAnsi="Arial" w:cs="Arial"/>
                  <w:b/>
                  <w:bCs/>
                  <w:sz w:val="20"/>
                  <w:szCs w:val="20"/>
                  <w:lang w:val="nb-NO"/>
                </w:rPr>
                <w:delText>eisebeskyttelse</w:delText>
              </w:r>
              <w:r w:rsidR="0023715F" w:rsidRPr="00E51B00" w:rsidDel="008525B4">
                <w:rPr>
                  <w:rFonts w:ascii="Arial" w:hAnsi="Arial" w:cs="Arial"/>
                  <w:b/>
                  <w:bCs/>
                  <w:sz w:val="20"/>
                  <w:szCs w:val="20"/>
                  <w:lang w:val="nb-NO"/>
                </w:rPr>
                <w:delText xml:space="preserve"> pluss</w:delText>
              </w:r>
              <w:r w:rsidRPr="00E51B00" w:rsidDel="008525B4">
                <w:rPr>
                  <w:rFonts w:ascii="Arial" w:hAnsi="Arial" w:cs="Arial"/>
                  <w:sz w:val="20"/>
                  <w:szCs w:val="20"/>
                  <w:lang w:val="nb-NO"/>
                </w:rPr>
                <w:delText xml:space="preserve"> </w:delText>
              </w:r>
            </w:del>
            <w:r w:rsidRPr="00E51B00">
              <w:rPr>
                <w:rFonts w:ascii="Arial" w:hAnsi="Arial" w:cs="Arial"/>
                <w:sz w:val="20"/>
                <w:szCs w:val="20"/>
                <w:lang w:val="nb-NO"/>
              </w:rPr>
              <w:t xml:space="preserve">og under 66 år på avreisedato for </w:t>
            </w:r>
            <w:r w:rsidRPr="00E51B00">
              <w:rPr>
                <w:rFonts w:ascii="Arial" w:hAnsi="Arial" w:cs="Arial"/>
                <w:b/>
                <w:bCs/>
                <w:sz w:val="20"/>
                <w:szCs w:val="20"/>
                <w:lang w:val="nb-NO"/>
              </w:rPr>
              <w:t>Reiseforsikring</w:t>
            </w:r>
            <w:del w:id="7" w:author="Katrine Kvinnesland" w:date="2026-02-13T13:07:00Z" w16du:dateUtc="2026-02-13T12:07:00Z">
              <w:r w:rsidRPr="00E51B00" w:rsidDel="008525B4">
                <w:rPr>
                  <w:rFonts w:ascii="Arial" w:hAnsi="Arial" w:cs="Arial"/>
                  <w:sz w:val="20"/>
                  <w:szCs w:val="20"/>
                  <w:lang w:val="nb-NO"/>
                </w:rPr>
                <w:delText xml:space="preserve"> og </w:delText>
              </w:r>
              <w:r w:rsidRPr="00E51B00" w:rsidDel="008525B4">
                <w:rPr>
                  <w:rFonts w:ascii="Arial" w:hAnsi="Arial" w:cs="Arial"/>
                  <w:b/>
                  <w:bCs/>
                  <w:sz w:val="20"/>
                  <w:szCs w:val="20"/>
                  <w:lang w:val="nb-NO"/>
                </w:rPr>
                <w:delText>Premium reisebeskyttelse</w:delText>
              </w:r>
            </w:del>
            <w:r w:rsidRPr="00E51B00">
              <w:rPr>
                <w:rFonts w:ascii="Arial" w:hAnsi="Arial" w:cs="Arial"/>
                <w:sz w:val="20"/>
                <w:szCs w:val="20"/>
                <w:lang w:val="nb-NO"/>
              </w:rPr>
              <w:t>.</w:t>
            </w:r>
          </w:p>
          <w:p w:rsidR="007948EE" w:rsidRPr="00E51B00" w:rsidRDefault="007948EE" w:rsidP="007948EE">
            <w:pPr>
              <w:pStyle w:val="ListParagraph"/>
              <w:numPr>
                <w:ilvl w:val="0"/>
                <w:numId w:val="13"/>
              </w:numPr>
              <w:rPr>
                <w:rFonts w:ascii="Arial" w:hAnsi="Arial" w:cs="Arial"/>
                <w:sz w:val="20"/>
                <w:szCs w:val="20"/>
                <w:lang w:val="nb-NO"/>
              </w:rPr>
            </w:pPr>
            <w:r w:rsidRPr="00E51B00">
              <w:rPr>
                <w:rFonts w:ascii="Arial" w:hAnsi="Arial" w:cs="Arial"/>
                <w:b/>
                <w:bCs/>
                <w:sz w:val="20"/>
                <w:szCs w:val="20"/>
                <w:lang w:val="nb-NO"/>
              </w:rPr>
              <w:t>Reiseforsikring</w:t>
            </w:r>
            <w:r w:rsidRPr="00E51B00">
              <w:rPr>
                <w:rFonts w:ascii="Arial" w:hAnsi="Arial" w:cs="Arial"/>
                <w:sz w:val="20"/>
                <w:szCs w:val="20"/>
                <w:lang w:val="nb-NO"/>
              </w:rPr>
              <w:t xml:space="preserve"> og </w:t>
            </w:r>
            <w:r w:rsidRPr="00E51B00">
              <w:rPr>
                <w:rFonts w:ascii="Arial" w:hAnsi="Arial" w:cs="Arial"/>
                <w:b/>
                <w:bCs/>
                <w:sz w:val="20"/>
                <w:szCs w:val="20"/>
                <w:lang w:val="nb-NO"/>
              </w:rPr>
              <w:t>Premium reisebeskyttelse</w:t>
            </w:r>
            <w:r w:rsidRPr="00E51B00">
              <w:rPr>
                <w:rFonts w:ascii="Arial" w:hAnsi="Arial" w:cs="Arial"/>
                <w:sz w:val="20"/>
                <w:szCs w:val="20"/>
                <w:lang w:val="nb-NO"/>
              </w:rPr>
              <w:t xml:space="preserve"> gir dekning på opptil </w:t>
            </w:r>
            <w:r w:rsidRPr="00E51B00">
              <w:rPr>
                <w:rFonts w:ascii="Arial" w:hAnsi="Arial" w:cs="Arial"/>
                <w:b/>
                <w:bCs/>
                <w:sz w:val="20"/>
                <w:szCs w:val="20"/>
                <w:lang w:val="nb-NO"/>
              </w:rPr>
              <w:t>NOK 1,677,000</w:t>
            </w:r>
            <w:r w:rsidRPr="00E51B00">
              <w:rPr>
                <w:rFonts w:ascii="Arial" w:hAnsi="Arial" w:cs="Arial"/>
                <w:sz w:val="20"/>
                <w:szCs w:val="20"/>
                <w:lang w:val="nb-NO"/>
              </w:rPr>
              <w:t xml:space="preserve"> totalt for både </w:t>
            </w:r>
            <w:r w:rsidRPr="00E51B00">
              <w:rPr>
                <w:rFonts w:ascii="Arial" w:hAnsi="Arial" w:cs="Arial"/>
                <w:b/>
                <w:bCs/>
                <w:sz w:val="20"/>
                <w:szCs w:val="20"/>
                <w:lang w:val="nb-NO"/>
              </w:rPr>
              <w:t>B1-</w:t>
            </w:r>
            <w:r w:rsidRPr="00E51B00">
              <w:rPr>
                <w:rFonts w:ascii="Arial" w:hAnsi="Arial" w:cs="Arial"/>
                <w:sz w:val="20"/>
                <w:szCs w:val="20"/>
                <w:lang w:val="nb-NO"/>
              </w:rPr>
              <w:t xml:space="preserve"> </w:t>
            </w:r>
            <w:r w:rsidRPr="00E51B00">
              <w:rPr>
                <w:rFonts w:ascii="Arial" w:hAnsi="Arial" w:cs="Arial"/>
                <w:b/>
                <w:bCs/>
                <w:sz w:val="20"/>
                <w:szCs w:val="20"/>
                <w:lang w:val="nb-NO"/>
              </w:rPr>
              <w:t xml:space="preserve">Behandlingsutgifter </w:t>
            </w:r>
            <w:r w:rsidRPr="00E51B00">
              <w:rPr>
                <w:rFonts w:ascii="Arial" w:hAnsi="Arial" w:cs="Arial"/>
                <w:sz w:val="20"/>
                <w:szCs w:val="20"/>
                <w:lang w:val="nb-NO"/>
              </w:rPr>
              <w:t>og</w:t>
            </w:r>
            <w:r w:rsidRPr="00E51B00">
              <w:rPr>
                <w:rFonts w:ascii="Arial" w:hAnsi="Arial" w:cs="Arial"/>
                <w:b/>
                <w:bCs/>
                <w:sz w:val="20"/>
                <w:szCs w:val="20"/>
                <w:lang w:val="nb-NO"/>
              </w:rPr>
              <w:t xml:space="preserve"> B2 - Evakuering og hjemsending </w:t>
            </w:r>
            <w:r w:rsidRPr="00E51B00">
              <w:rPr>
                <w:rFonts w:ascii="Arial" w:hAnsi="Arial" w:cs="Arial"/>
                <w:sz w:val="20"/>
                <w:szCs w:val="20"/>
                <w:lang w:val="nb-NO"/>
              </w:rPr>
              <w:t>hvis en forsikret person blir diagnostisert med COVID-19 under sine reiser.</w:t>
            </w:r>
          </w:p>
        </w:tc>
      </w:tr>
    </w:tbl>
    <w:p w:rsidR="006E49E3" w:rsidRPr="00B74ECC" w:rsidRDefault="006E49E3" w:rsidP="006E49E3">
      <w:pPr>
        <w:rPr>
          <w:color w:val="1F497D"/>
          <w:lang w:val="nb-NO"/>
        </w:rPr>
      </w:pPr>
    </w:p>
    <w:p w:rsidR="006E49E3" w:rsidRPr="00FC3671" w:rsidRDefault="006E49E3" w:rsidP="006E49E3">
      <w:pPr>
        <w:rPr>
          <w:rFonts w:ascii="Arial" w:hAnsi="Arial" w:cs="Arial"/>
          <w:b/>
          <w:color w:val="002060"/>
          <w:sz w:val="24"/>
          <w:szCs w:val="24"/>
          <w:lang w:val="nb-NO"/>
        </w:rPr>
      </w:pPr>
      <w:r w:rsidRPr="00FC3671">
        <w:rPr>
          <w:rFonts w:ascii="Arial" w:hAnsi="Arial" w:cs="Arial"/>
          <w:b/>
          <w:color w:val="002060"/>
          <w:sz w:val="24"/>
          <w:szCs w:val="24"/>
          <w:lang w:val="nb-NO"/>
        </w:rPr>
        <w:t>Viktig kontaktinformasjon</w:t>
      </w:r>
    </w:p>
    <w:p w:rsidR="006E49E3" w:rsidRPr="00FC3671" w:rsidRDefault="006E49E3" w:rsidP="002D24B6">
      <w:pPr>
        <w:spacing w:after="0" w:line="240" w:lineRule="auto"/>
        <w:rPr>
          <w:rFonts w:ascii="Arial" w:hAnsi="Arial" w:cs="Arial"/>
          <w:sz w:val="20"/>
          <w:szCs w:val="20"/>
          <w:lang w:val="nb-NO"/>
        </w:rPr>
      </w:pPr>
    </w:p>
    <w:p w:rsidR="006E49E3" w:rsidRPr="00FC3671" w:rsidRDefault="006E49E3" w:rsidP="002D24B6">
      <w:pPr>
        <w:spacing w:after="0" w:line="240" w:lineRule="auto"/>
        <w:rPr>
          <w:rFonts w:ascii="Arial" w:hAnsi="Arial" w:cs="Arial"/>
          <w:sz w:val="20"/>
          <w:szCs w:val="20"/>
          <w:lang w:val="nb-NO"/>
        </w:rPr>
      </w:pPr>
    </w:p>
    <w:tbl>
      <w:tblPr>
        <w:tblStyle w:val="TableGrid"/>
        <w:tblW w:w="0" w:type="auto"/>
        <w:tblLook w:val="04A0" w:firstRow="1" w:lastRow="0" w:firstColumn="1" w:lastColumn="0" w:noHBand="0" w:noVBand="1"/>
      </w:tblPr>
      <w:tblGrid>
        <w:gridCol w:w="3281"/>
        <w:gridCol w:w="7293"/>
      </w:tblGrid>
      <w:tr w:rsidR="006E49E3" w:rsidRPr="00FC3671" w:rsidTr="006E49E3">
        <w:tc>
          <w:tcPr>
            <w:tcW w:w="3369" w:type="dxa"/>
          </w:tcPr>
          <w:p w:rsidR="006E49E3" w:rsidRPr="00FC3671" w:rsidRDefault="006E49E3" w:rsidP="006E49E3">
            <w:pPr>
              <w:rPr>
                <w:rFonts w:ascii="Arial" w:hAnsi="Arial" w:cs="Arial"/>
                <w:b/>
                <w:color w:val="002060"/>
                <w:sz w:val="20"/>
                <w:szCs w:val="20"/>
                <w:lang w:val="nb-NO"/>
              </w:rPr>
            </w:pPr>
            <w:r w:rsidRPr="00FC3671">
              <w:rPr>
                <w:rFonts w:ascii="Arial" w:hAnsi="Arial" w:cs="Arial"/>
                <w:b/>
                <w:color w:val="002060"/>
                <w:sz w:val="20"/>
                <w:szCs w:val="20"/>
                <w:lang w:val="nb-NO"/>
              </w:rPr>
              <w:t>Hva hvis jeg har spørsmål om forsikringen?</w:t>
            </w:r>
          </w:p>
          <w:p w:rsidR="006E49E3" w:rsidRPr="00F65AD2" w:rsidRDefault="006E49E3" w:rsidP="000D54CA">
            <w:pPr>
              <w:rPr>
                <w:rFonts w:ascii="Arial" w:hAnsi="Arial" w:cs="Arial"/>
                <w:color w:val="002060"/>
                <w:sz w:val="20"/>
                <w:szCs w:val="20"/>
                <w:lang w:val="nb-NO"/>
              </w:rPr>
            </w:pPr>
          </w:p>
        </w:tc>
        <w:tc>
          <w:tcPr>
            <w:tcW w:w="7431" w:type="dxa"/>
          </w:tcPr>
          <w:p w:rsidR="00560504" w:rsidRPr="00FC3671" w:rsidRDefault="006E49E3" w:rsidP="00AA77A1">
            <w:pPr>
              <w:jc w:val="both"/>
              <w:rPr>
                <w:ins w:id="8" w:author="Katrine Kvinnesland" w:date="2026-02-13T13:12:00Z" w16du:dateUtc="2026-02-13T12:12:00Z"/>
                <w:rFonts w:ascii="Arial" w:eastAsia="Arial" w:hAnsi="Arial" w:cs="Arial"/>
                <w:color w:val="000000"/>
                <w:sz w:val="18"/>
                <w:szCs w:val="18"/>
                <w:lang w:val="nb-NO"/>
                <w:rPrChange w:id="9" w:author="Katrine Kvinnesland" w:date="2026-02-13T13:18:00Z" w16du:dateUtc="2026-02-13T12:18:00Z">
                  <w:rPr>
                    <w:ins w:id="10" w:author="Katrine Kvinnesland" w:date="2026-02-13T13:12:00Z" w16du:dateUtc="2026-02-13T12:12:00Z"/>
                  </w:rPr>
                </w:rPrChange>
              </w:rPr>
            </w:pPr>
            <w:r w:rsidRPr="00FC3671">
              <w:rPr>
                <w:rFonts w:ascii="Arial" w:hAnsi="Arial" w:cs="Arial"/>
                <w:sz w:val="20"/>
                <w:szCs w:val="20"/>
                <w:lang w:val="nb-NO"/>
              </w:rPr>
              <w:t xml:space="preserve">Dersom du har spørsmål kan du </w:t>
            </w:r>
            <w:ins w:id="11" w:author="Katrine Kvinnesland" w:date="2026-02-13T13:12:00Z" w16du:dateUtc="2026-02-13T12:12:00Z">
              <w:r w:rsidR="00560504" w:rsidRPr="00AA77A1">
                <w:rPr>
                  <w:rFonts w:ascii="Arial" w:hAnsi="Arial" w:cs="Arial"/>
                  <w:sz w:val="20"/>
                  <w:szCs w:val="20"/>
                  <w:lang w:val="nb-NO"/>
                </w:rPr>
                <w:t xml:space="preserve">besøke portalen vår </w:t>
              </w:r>
            </w:ins>
            <w:ins w:id="12" w:author="Paul Brown" w:date="2026-02-27T11:29:00Z" w16du:dateUtc="2026-02-27T11:29:00Z">
              <w:r w:rsidR="00582A25">
                <w:rPr>
                  <w:rFonts w:ascii="Arial" w:hAnsi="Arial" w:cs="Arial"/>
                  <w:sz w:val="20"/>
                  <w:szCs w:val="20"/>
                  <w:lang w:val="nb-NO"/>
                </w:rPr>
                <w:fldChar w:fldCharType="begin"/>
              </w:r>
              <w:r w:rsidR="00582A25">
                <w:rPr>
                  <w:rFonts w:ascii="Arial" w:hAnsi="Arial" w:cs="Arial"/>
                  <w:sz w:val="20"/>
                  <w:szCs w:val="20"/>
                  <w:lang w:val="nb-NO"/>
                </w:rPr>
                <w:instrText>HYPERLINK "https://covermore-europe-expedia.zendesk.com/hc/"</w:instrText>
              </w:r>
              <w:r w:rsidR="00582A25">
                <w:rPr>
                  <w:rFonts w:ascii="Arial" w:hAnsi="Arial" w:cs="Arial"/>
                  <w:sz w:val="20"/>
                  <w:szCs w:val="20"/>
                  <w:lang w:val="nb-NO"/>
                </w:rPr>
              </w:r>
              <w:r w:rsidR="00582A25">
                <w:rPr>
                  <w:rFonts w:ascii="Arial" w:hAnsi="Arial" w:cs="Arial"/>
                  <w:sz w:val="20"/>
                  <w:szCs w:val="20"/>
                  <w:lang w:val="nb-NO"/>
                </w:rPr>
                <w:fldChar w:fldCharType="separate"/>
              </w:r>
              <w:r w:rsidR="00560504" w:rsidRPr="00582A25">
                <w:rPr>
                  <w:rStyle w:val="Hyperlink"/>
                  <w:rFonts w:ascii="Arial" w:hAnsi="Arial" w:cs="Arial"/>
                  <w:sz w:val="20"/>
                  <w:szCs w:val="20"/>
                  <w:lang w:val="nb-NO"/>
                  <w:rPrChange w:id="13" w:author="Katrine Kvinnesland" w:date="2026-02-13T13:18:00Z" w16du:dateUtc="2026-02-13T12:18:00Z">
                    <w:rPr/>
                  </w:rPrChange>
                </w:rPr>
                <w:t>https://covermore-europe-expedia.zendesk.com/hc/</w:t>
              </w:r>
              <w:r w:rsidR="00582A25">
                <w:rPr>
                  <w:rFonts w:ascii="Arial" w:hAnsi="Arial" w:cs="Arial"/>
                  <w:sz w:val="20"/>
                  <w:szCs w:val="20"/>
                  <w:lang w:val="nb-NO"/>
                </w:rPr>
                <w:fldChar w:fldCharType="end"/>
              </w:r>
            </w:ins>
            <w:ins w:id="14" w:author="Katrine Kvinnesland" w:date="2026-02-13T13:12:00Z" w16du:dateUtc="2026-02-13T12:12:00Z">
              <w:r w:rsidR="00560504" w:rsidRPr="00FC3671">
                <w:rPr>
                  <w:rFonts w:ascii="Arial" w:hAnsi="Arial" w:cs="Arial"/>
                  <w:sz w:val="20"/>
                  <w:szCs w:val="20"/>
                  <w:lang w:val="nb-NO"/>
                  <w:rPrChange w:id="15" w:author="Katrine Kvinnesland" w:date="2026-02-13T13:18:00Z" w16du:dateUtc="2026-02-13T12:18:00Z">
                    <w:rPr/>
                  </w:rPrChange>
                </w:rPr>
                <w:t xml:space="preserve">, send oss en e-post på </w:t>
              </w:r>
            </w:ins>
            <w:ins w:id="16" w:author="Paul Brown" w:date="2026-02-27T11:29:00Z" w16du:dateUtc="2026-02-27T11:29:00Z">
              <w:r w:rsidR="00582A25">
                <w:rPr>
                  <w:rFonts w:ascii="Arial" w:hAnsi="Arial" w:cs="Arial"/>
                  <w:sz w:val="20"/>
                  <w:szCs w:val="20"/>
                  <w:lang w:val="nb-NO"/>
                </w:rPr>
                <w:fldChar w:fldCharType="begin"/>
              </w:r>
              <w:r w:rsidR="00582A25">
                <w:rPr>
                  <w:rFonts w:ascii="Arial" w:hAnsi="Arial" w:cs="Arial"/>
                  <w:sz w:val="20"/>
                  <w:szCs w:val="20"/>
                  <w:lang w:val="nb-NO"/>
                </w:rPr>
                <w:instrText>HYPERLINK "mailto:expedia@cs.covermoreeurope.com"</w:instrText>
              </w:r>
              <w:r w:rsidR="00582A25">
                <w:rPr>
                  <w:rFonts w:ascii="Arial" w:hAnsi="Arial" w:cs="Arial"/>
                  <w:sz w:val="20"/>
                  <w:szCs w:val="20"/>
                  <w:lang w:val="nb-NO"/>
                </w:rPr>
              </w:r>
              <w:r w:rsidR="00582A25">
                <w:rPr>
                  <w:rFonts w:ascii="Arial" w:hAnsi="Arial" w:cs="Arial"/>
                  <w:sz w:val="20"/>
                  <w:szCs w:val="20"/>
                  <w:lang w:val="nb-NO"/>
                </w:rPr>
                <w:fldChar w:fldCharType="separate"/>
              </w:r>
              <w:r w:rsidR="00560504" w:rsidRPr="00AA77A1">
                <w:rPr>
                  <w:rStyle w:val="Hyperlink"/>
                  <w:rFonts w:ascii="Arial" w:hAnsi="Arial" w:cs="Arial"/>
                  <w:sz w:val="20"/>
                  <w:szCs w:val="20"/>
                  <w:lang w:val="nb-NO"/>
                </w:rPr>
                <w:t>expedia@cs.covermoreeurope.com</w:t>
              </w:r>
              <w:r w:rsidR="00582A25">
                <w:rPr>
                  <w:rFonts w:ascii="Arial" w:hAnsi="Arial" w:cs="Arial"/>
                  <w:sz w:val="20"/>
                  <w:szCs w:val="20"/>
                  <w:lang w:val="nb-NO"/>
                </w:rPr>
                <w:fldChar w:fldCharType="end"/>
              </w:r>
            </w:ins>
            <w:ins w:id="17" w:author="Katrine Kvinnesland" w:date="2026-02-13T13:12:00Z" w16du:dateUtc="2026-02-13T12:12:00Z">
              <w:r w:rsidR="00560504" w:rsidRPr="00AA77A1">
                <w:rPr>
                  <w:rFonts w:ascii="Arial" w:hAnsi="Arial" w:cs="Arial"/>
                  <w:sz w:val="20"/>
                  <w:szCs w:val="20"/>
                  <w:lang w:val="nb-NO"/>
                </w:rPr>
                <w:t xml:space="preserve"> og oppgi forsikringsnummeret ditt</w:t>
              </w:r>
            </w:ins>
            <w:ins w:id="18" w:author="Katrine Kvinnesland" w:date="2026-02-13T13:13:00Z" w16du:dateUtc="2026-02-13T12:13:00Z">
              <w:r w:rsidR="00560504" w:rsidRPr="002364A3">
                <w:rPr>
                  <w:rFonts w:ascii="Arial" w:hAnsi="Arial" w:cs="Arial"/>
                  <w:sz w:val="20"/>
                  <w:szCs w:val="20"/>
                  <w:lang w:val="nb-NO"/>
                </w:rPr>
                <w:t xml:space="preserve">, eller ringe oss på </w:t>
              </w:r>
            </w:ins>
            <w:ins w:id="19" w:author="Katrine Kvinnesland" w:date="2026-02-13T13:14:00Z" w16du:dateUtc="2026-02-13T12:14:00Z">
              <w:r w:rsidR="00560504" w:rsidRPr="002364A3">
                <w:rPr>
                  <w:rFonts w:ascii="Arial" w:hAnsi="Arial" w:cs="Arial"/>
                  <w:sz w:val="20"/>
                  <w:szCs w:val="20"/>
                  <w:lang w:val="nb-NO"/>
                </w:rPr>
                <w:t xml:space="preserve">telefon </w:t>
              </w:r>
              <w:r w:rsidR="00560504" w:rsidRPr="00595A4A">
                <w:rPr>
                  <w:rFonts w:ascii="Arial" w:hAnsi="Arial" w:cs="Arial"/>
                  <w:sz w:val="20"/>
                  <w:szCs w:val="20"/>
                  <w:lang w:val="nb-NO"/>
                </w:rPr>
                <w:t>+47 2415974</w:t>
              </w:r>
              <w:del w:id="20" w:author="Paul Brown" w:date="2026-02-26T15:33:00Z" w16du:dateUtc="2026-02-26T15:33:00Z">
                <w:r w:rsidR="00560504" w:rsidRPr="00595A4A" w:rsidDel="00AD1207">
                  <w:rPr>
                    <w:rFonts w:ascii="Arial" w:hAnsi="Arial" w:cs="Arial"/>
                    <w:sz w:val="20"/>
                    <w:szCs w:val="20"/>
                    <w:lang w:val="nb-NO"/>
                  </w:rPr>
                  <w:delText>8</w:delText>
                </w:r>
              </w:del>
            </w:ins>
            <w:ins w:id="21" w:author="Paul Brown" w:date="2026-02-26T15:33:00Z" w16du:dateUtc="2026-02-26T15:33:00Z">
              <w:r w:rsidR="00AD1207" w:rsidRPr="00595A4A">
                <w:rPr>
                  <w:rFonts w:ascii="Arial" w:hAnsi="Arial" w:cs="Arial"/>
                  <w:sz w:val="20"/>
                  <w:szCs w:val="20"/>
                  <w:lang w:val="nb-NO"/>
                </w:rPr>
                <w:t>5</w:t>
              </w:r>
            </w:ins>
            <w:ins w:id="22" w:author="Katrine Kvinnesland" w:date="2026-02-13T13:14:00Z" w16du:dateUtc="2026-02-13T12:14:00Z">
              <w:r w:rsidR="00560504" w:rsidRPr="00D21FAB">
                <w:rPr>
                  <w:rFonts w:ascii="Arial" w:hAnsi="Arial" w:cs="Arial"/>
                  <w:sz w:val="20"/>
                  <w:szCs w:val="20"/>
                  <w:lang w:val="nb-NO"/>
                </w:rPr>
                <w:t xml:space="preserve"> mandag til fredag klokken </w:t>
              </w:r>
            </w:ins>
            <w:ins w:id="23" w:author="Katrine Kvinnesland" w:date="2026-02-13T13:15:00Z" w16du:dateUtc="2026-02-13T12:15:00Z">
              <w:r w:rsidR="00560504" w:rsidRPr="00D21FAB">
                <w:rPr>
                  <w:rFonts w:ascii="Arial" w:eastAsia="Arial" w:hAnsi="Arial" w:cs="Arial"/>
                  <w:color w:val="000000"/>
                  <w:sz w:val="18"/>
                  <w:szCs w:val="18"/>
                  <w:lang w:val="nb-NO"/>
                </w:rPr>
                <w:t>9:00 til 17:00</w:t>
              </w:r>
            </w:ins>
            <w:ins w:id="24" w:author="Katrine Kvinnesland" w:date="2026-02-13T13:12:00Z" w16du:dateUtc="2026-02-13T12:12:00Z">
              <w:r w:rsidR="00560504" w:rsidRPr="00AA77A1">
                <w:rPr>
                  <w:rFonts w:ascii="Arial" w:hAnsi="Arial" w:cs="Arial"/>
                  <w:sz w:val="20"/>
                  <w:szCs w:val="20"/>
                  <w:lang w:val="nb-NO"/>
                </w:rPr>
                <w:t>.</w:t>
              </w:r>
            </w:ins>
          </w:p>
          <w:p w:rsidR="006E49E3" w:rsidRPr="00FC3671" w:rsidRDefault="006E49E3" w:rsidP="00FB76C3">
            <w:pPr>
              <w:jc w:val="both"/>
              <w:rPr>
                <w:rFonts w:ascii="Arial" w:hAnsi="Arial" w:cs="Arial"/>
                <w:sz w:val="20"/>
                <w:szCs w:val="20"/>
                <w:lang w:val="nb-NO"/>
              </w:rPr>
            </w:pPr>
            <w:del w:id="25" w:author="Katrine Kvinnesland" w:date="2026-02-13T13:12:00Z" w16du:dateUtc="2026-02-13T12:12:00Z">
              <w:r w:rsidRPr="00FC3671" w:rsidDel="00560504">
                <w:rPr>
                  <w:rFonts w:ascii="Arial" w:hAnsi="Arial" w:cs="Arial"/>
                  <w:sz w:val="20"/>
                  <w:szCs w:val="20"/>
                  <w:lang w:val="nb-NO"/>
                </w:rPr>
                <w:delText xml:space="preserve">ringe oss på </w:delText>
              </w:r>
            </w:del>
            <w:del w:id="26" w:author="Katrine Kvinnesland" w:date="2026-02-13T13:11:00Z" w16du:dateUtc="2026-02-13T12:11:00Z">
              <w:r w:rsidRPr="00FC3671" w:rsidDel="00560504">
                <w:rPr>
                  <w:rFonts w:ascii="Arial" w:hAnsi="Arial" w:cs="Arial"/>
                  <w:b/>
                  <w:sz w:val="20"/>
                  <w:szCs w:val="20"/>
                  <w:lang w:val="nb-NO"/>
                </w:rPr>
                <w:delText>{{Policy Enquiries Phone}}</w:delText>
              </w:r>
            </w:del>
            <w:del w:id="27" w:author="Katrine Kvinnesland" w:date="2026-02-13T13:15:00Z" w16du:dateUtc="2026-02-13T12:15:00Z">
              <w:r w:rsidRPr="00FC3671" w:rsidDel="00560504">
                <w:rPr>
                  <w:rFonts w:ascii="Arial" w:hAnsi="Arial" w:cs="Arial"/>
                  <w:b/>
                  <w:sz w:val="20"/>
                  <w:szCs w:val="20"/>
                  <w:lang w:val="nb-NO"/>
                </w:rPr>
                <w:delText xml:space="preserve"> </w:delText>
              </w:r>
              <w:r w:rsidRPr="00FC3671" w:rsidDel="00560504">
                <w:rPr>
                  <w:rFonts w:ascii="Arial" w:hAnsi="Arial" w:cs="Arial"/>
                  <w:sz w:val="20"/>
                  <w:szCs w:val="20"/>
                  <w:lang w:val="nb-NO"/>
                </w:rPr>
                <w:delText xml:space="preserve">mellom </w:delText>
              </w:r>
              <w:r w:rsidRPr="00FC3671" w:rsidDel="00560504">
                <w:rPr>
                  <w:rFonts w:ascii="Arial" w:hAnsi="Arial" w:cs="Arial"/>
                  <w:b/>
                  <w:sz w:val="20"/>
                  <w:szCs w:val="20"/>
                  <w:lang w:val="nb-NO"/>
                </w:rPr>
                <w:delText>{{Operating Hours &amp; Days of the week}}</w:delText>
              </w:r>
              <w:r w:rsidRPr="00FC3671" w:rsidDel="00560504">
                <w:rPr>
                  <w:rFonts w:ascii="Arial" w:hAnsi="Arial" w:cs="Arial"/>
                  <w:sz w:val="20"/>
                  <w:szCs w:val="20"/>
                  <w:lang w:val="nb-NO"/>
                </w:rPr>
                <w:delText xml:space="preserve"> ELLER du kan sende oss en e-post til </w:delText>
              </w:r>
              <w:r w:rsidRPr="00FC3671" w:rsidDel="00560504">
                <w:rPr>
                  <w:rFonts w:ascii="Arial" w:hAnsi="Arial" w:cs="Arial"/>
                  <w:b/>
                  <w:sz w:val="20"/>
                  <w:szCs w:val="20"/>
                  <w:lang w:val="nb-NO"/>
                </w:rPr>
                <w:delText>{{Policy Enquiries Email}}</w:delText>
              </w:r>
              <w:r w:rsidRPr="00FC3671" w:rsidDel="00560504">
                <w:rPr>
                  <w:rFonts w:ascii="Arial" w:hAnsi="Arial" w:cs="Arial"/>
                  <w:sz w:val="20"/>
                  <w:szCs w:val="20"/>
                  <w:lang w:val="nb-NO"/>
                </w:rPr>
                <w:delText xml:space="preserve"> og oppgi ditt avtalenummer </w:delText>
              </w:r>
              <w:r w:rsidRPr="00FC3671" w:rsidDel="00560504">
                <w:rPr>
                  <w:rFonts w:ascii="Arial" w:hAnsi="Arial" w:cs="Arial"/>
                  <w:b/>
                  <w:sz w:val="20"/>
                  <w:szCs w:val="20"/>
                  <w:lang w:val="nb-NO"/>
                </w:rPr>
                <w:delText>{{Policy Number}}</w:delText>
              </w:r>
              <w:r w:rsidRPr="00FC3671" w:rsidDel="00560504">
                <w:rPr>
                  <w:rFonts w:ascii="Arial" w:hAnsi="Arial" w:cs="Arial"/>
                  <w:sz w:val="20"/>
                  <w:szCs w:val="20"/>
                  <w:lang w:val="nb-NO"/>
                </w:rPr>
                <w:delText>.</w:delText>
              </w:r>
            </w:del>
            <w:r w:rsidRPr="00FC3671">
              <w:rPr>
                <w:rFonts w:ascii="Arial" w:hAnsi="Arial" w:cs="Arial"/>
                <w:sz w:val="20"/>
                <w:szCs w:val="20"/>
                <w:lang w:val="nb-NO"/>
              </w:rPr>
              <w:t xml:space="preserve"> </w:t>
            </w:r>
          </w:p>
          <w:p w:rsidR="006E49E3" w:rsidRPr="00FC3671" w:rsidRDefault="006E49E3" w:rsidP="00FB76C3">
            <w:pPr>
              <w:jc w:val="both"/>
              <w:rPr>
                <w:rFonts w:ascii="Arial" w:hAnsi="Arial" w:cs="Arial"/>
                <w:sz w:val="20"/>
                <w:szCs w:val="20"/>
                <w:lang w:val="nb-NO"/>
              </w:rPr>
            </w:pPr>
          </w:p>
          <w:p w:rsidR="006E49E3" w:rsidRPr="00FC3671" w:rsidRDefault="006E49E3" w:rsidP="00FB76C3">
            <w:pPr>
              <w:jc w:val="both"/>
              <w:rPr>
                <w:rFonts w:ascii="Arial" w:hAnsi="Arial" w:cs="Arial"/>
                <w:sz w:val="20"/>
                <w:szCs w:val="20"/>
                <w:lang w:val="nb-NO"/>
              </w:rPr>
            </w:pPr>
            <w:r w:rsidRPr="00FC3671">
              <w:rPr>
                <w:rFonts w:ascii="Arial" w:hAnsi="Arial" w:cs="Arial"/>
                <w:sz w:val="20"/>
                <w:szCs w:val="20"/>
                <w:lang w:val="nb-NO"/>
              </w:rPr>
              <w:t xml:space="preserve">Dersom du ønsker å </w:t>
            </w:r>
            <w:r w:rsidRPr="00FC3671">
              <w:rPr>
                <w:rFonts w:ascii="Arial" w:hAnsi="Arial" w:cs="Arial"/>
                <w:sz w:val="20"/>
                <w:szCs w:val="20"/>
                <w:lang w:val="nb-NO"/>
                <w:rPrChange w:id="28" w:author="Katrine Kvinnesland" w:date="2026-02-13T13:18:00Z" w16du:dateUtc="2026-02-13T12:18:00Z">
                  <w:rPr>
                    <w:rFonts w:ascii="Arial" w:hAnsi="Arial" w:cs="Arial"/>
                    <w:sz w:val="20"/>
                    <w:szCs w:val="20"/>
                    <w:u w:val="single"/>
                    <w:lang w:val="nb-NO"/>
                  </w:rPr>
                </w:rPrChange>
              </w:rPr>
              <w:t xml:space="preserve">motta dine forsikringsdokumenter i posten </w:t>
            </w:r>
            <w:r w:rsidRPr="00FC3671">
              <w:rPr>
                <w:rFonts w:ascii="Arial" w:hAnsi="Arial" w:cs="Arial"/>
                <w:sz w:val="20"/>
                <w:szCs w:val="20"/>
                <w:lang w:val="nb-NO"/>
              </w:rPr>
              <w:t xml:space="preserve">kan du ringe oss eller sende en e-post og be om dette. Benytt kontaktinformasjonen over. </w:t>
            </w:r>
          </w:p>
          <w:p w:rsidR="006E49E3" w:rsidRPr="000019EA" w:rsidRDefault="006E49E3" w:rsidP="00FB76C3">
            <w:pPr>
              <w:jc w:val="both"/>
              <w:rPr>
                <w:rFonts w:ascii="Arial" w:hAnsi="Arial" w:cs="Arial"/>
                <w:sz w:val="20"/>
                <w:szCs w:val="20"/>
                <w:lang w:val="nb-NO"/>
              </w:rPr>
            </w:pPr>
          </w:p>
        </w:tc>
      </w:tr>
      <w:tr w:rsidR="006E49E3" w:rsidRPr="00A8233A" w:rsidTr="006E49E3">
        <w:tc>
          <w:tcPr>
            <w:tcW w:w="3369" w:type="dxa"/>
          </w:tcPr>
          <w:p w:rsidR="006E49E3" w:rsidRPr="00FC3671" w:rsidRDefault="006E49E3" w:rsidP="006E49E3">
            <w:pPr>
              <w:rPr>
                <w:rFonts w:ascii="Arial" w:hAnsi="Arial" w:cs="Arial"/>
                <w:b/>
                <w:color w:val="002060"/>
                <w:sz w:val="20"/>
                <w:szCs w:val="20"/>
                <w:lang w:val="nb-NO"/>
              </w:rPr>
            </w:pPr>
            <w:r w:rsidRPr="00FC3671">
              <w:rPr>
                <w:rFonts w:ascii="Arial" w:hAnsi="Arial" w:cs="Arial"/>
                <w:b/>
                <w:color w:val="002060"/>
                <w:sz w:val="20"/>
                <w:szCs w:val="20"/>
                <w:lang w:val="nb-NO"/>
              </w:rPr>
              <w:t>Hva hvis jeg har et nødstilfelle mens jeg er på reise i utlandet?</w:t>
            </w:r>
          </w:p>
          <w:p w:rsidR="006E49E3" w:rsidRPr="00E60393" w:rsidRDefault="006E49E3" w:rsidP="000D54CA">
            <w:pPr>
              <w:rPr>
                <w:rFonts w:ascii="Arial" w:hAnsi="Arial" w:cs="Arial"/>
                <w:color w:val="002060"/>
                <w:sz w:val="20"/>
                <w:szCs w:val="20"/>
                <w:lang w:val="nb-NO"/>
              </w:rPr>
            </w:pPr>
          </w:p>
        </w:tc>
        <w:tc>
          <w:tcPr>
            <w:tcW w:w="7431" w:type="dxa"/>
          </w:tcPr>
          <w:p w:rsidR="006E49E3" w:rsidRPr="00FC3671" w:rsidRDefault="006E49E3" w:rsidP="00FB76C3">
            <w:pPr>
              <w:jc w:val="both"/>
              <w:rPr>
                <w:rFonts w:ascii="Arial" w:hAnsi="Arial" w:cs="Arial"/>
                <w:bCs/>
                <w:iCs/>
                <w:sz w:val="20"/>
                <w:szCs w:val="20"/>
                <w:lang w:val="nb-NO"/>
              </w:rPr>
            </w:pPr>
            <w:r w:rsidRPr="00FC3671">
              <w:rPr>
                <w:rFonts w:ascii="Arial" w:hAnsi="Arial" w:cs="Arial"/>
                <w:iCs/>
                <w:sz w:val="20"/>
                <w:szCs w:val="20"/>
                <w:lang w:val="nb-NO"/>
              </w:rPr>
              <w:t xml:space="preserve">Ring </w:t>
            </w:r>
            <w:del w:id="29" w:author="Katrine Kvinnesland" w:date="2026-02-13T13:16:00Z" w16du:dateUtc="2026-02-13T12:16:00Z">
              <w:r w:rsidRPr="00FC3671" w:rsidDel="00560504">
                <w:rPr>
                  <w:rFonts w:ascii="Arial" w:hAnsi="Arial" w:cs="Arial"/>
                  <w:iCs/>
                  <w:sz w:val="20"/>
                  <w:szCs w:val="20"/>
                  <w:lang w:val="nb-NO"/>
                </w:rPr>
                <w:delText xml:space="preserve">AIG Travel </w:delText>
              </w:r>
            </w:del>
            <w:r w:rsidRPr="00FC3671">
              <w:rPr>
                <w:rFonts w:ascii="Arial" w:hAnsi="Arial" w:cs="Arial"/>
                <w:iCs/>
                <w:sz w:val="20"/>
                <w:szCs w:val="20"/>
                <w:lang w:val="nb-NO"/>
              </w:rPr>
              <w:t xml:space="preserve">når som helst på nummer </w:t>
            </w:r>
            <w:ins w:id="30" w:author="Katrine Kvinnesland" w:date="2026-02-13T13:17:00Z" w16du:dateUtc="2026-02-13T12:17:00Z">
              <w:r w:rsidR="00560504" w:rsidRPr="00FC3671">
                <w:rPr>
                  <w:rFonts w:ascii="Arial" w:hAnsi="Arial" w:cs="Arial"/>
                  <w:sz w:val="20"/>
                  <w:szCs w:val="20"/>
                  <w:lang w:val="nb-NO"/>
                </w:rPr>
                <w:t>+47 2415974</w:t>
              </w:r>
            </w:ins>
            <w:ins w:id="31" w:author="Paul Brown" w:date="2026-02-26T15:33:00Z" w16du:dateUtc="2026-02-26T15:33:00Z">
              <w:r w:rsidR="00AD1207">
                <w:rPr>
                  <w:rFonts w:ascii="Arial" w:hAnsi="Arial" w:cs="Arial"/>
                  <w:sz w:val="20"/>
                  <w:szCs w:val="20"/>
                  <w:lang w:val="nb-NO"/>
                </w:rPr>
                <w:t>5</w:t>
              </w:r>
            </w:ins>
            <w:ins w:id="32" w:author="Katrine Kvinnesland" w:date="2026-02-13T13:17:00Z" w16du:dateUtc="2026-02-13T12:17:00Z">
              <w:del w:id="33" w:author="Paul Brown" w:date="2026-02-26T15:33:00Z" w16du:dateUtc="2026-02-26T15:33:00Z">
                <w:r w:rsidR="00560504" w:rsidRPr="00FC3671" w:rsidDel="00AD1207">
                  <w:rPr>
                    <w:rFonts w:ascii="Arial" w:hAnsi="Arial" w:cs="Arial"/>
                    <w:sz w:val="20"/>
                    <w:szCs w:val="20"/>
                    <w:lang w:val="nb-NO"/>
                  </w:rPr>
                  <w:delText>8</w:delText>
                </w:r>
              </w:del>
            </w:ins>
            <w:del w:id="34" w:author="Katrine Kvinnesland" w:date="2026-02-13T13:17:00Z" w16du:dateUtc="2026-02-13T12:17:00Z">
              <w:r w:rsidRPr="00FC3671" w:rsidDel="00560504">
                <w:rPr>
                  <w:rFonts w:ascii="Arial" w:hAnsi="Arial" w:cs="Arial"/>
                  <w:b/>
                  <w:bCs/>
                  <w:iCs/>
                  <w:sz w:val="20"/>
                  <w:szCs w:val="20"/>
                  <w:lang w:val="nb-NO"/>
                </w:rPr>
                <w:delText>{{Emergency Assistance Phone}}</w:delText>
              </w:r>
            </w:del>
            <w:r w:rsidRPr="00FC3671">
              <w:rPr>
                <w:rFonts w:ascii="Arial" w:hAnsi="Arial" w:cs="Arial"/>
                <w:bCs/>
                <w:iCs/>
                <w:sz w:val="20"/>
                <w:szCs w:val="20"/>
                <w:lang w:val="nb-NO"/>
              </w:rPr>
              <w:t>.</w:t>
            </w:r>
            <w:r w:rsidRPr="00FC3671">
              <w:rPr>
                <w:rFonts w:ascii="Arial" w:hAnsi="Arial" w:cs="Arial"/>
                <w:b/>
                <w:bCs/>
                <w:iCs/>
                <w:sz w:val="20"/>
                <w:szCs w:val="20"/>
                <w:lang w:val="nb-NO"/>
              </w:rPr>
              <w:t xml:space="preserve"> </w:t>
            </w:r>
            <w:r w:rsidRPr="00FC3671">
              <w:rPr>
                <w:rFonts w:ascii="Arial" w:hAnsi="Arial" w:cs="Arial"/>
                <w:bCs/>
                <w:iCs/>
                <w:sz w:val="20"/>
                <w:szCs w:val="20"/>
                <w:lang w:val="nb-NO"/>
              </w:rPr>
              <w:t xml:space="preserve">Denne tjenesten er tilgjengelig 24/7. </w:t>
            </w:r>
          </w:p>
          <w:p w:rsidR="006E49E3" w:rsidRPr="00E60393" w:rsidRDefault="006E49E3" w:rsidP="00FB76C3">
            <w:pPr>
              <w:jc w:val="both"/>
              <w:rPr>
                <w:rFonts w:ascii="Arial" w:hAnsi="Arial" w:cs="Arial"/>
                <w:sz w:val="20"/>
                <w:szCs w:val="20"/>
                <w:lang w:val="nb-NO"/>
              </w:rPr>
            </w:pPr>
          </w:p>
        </w:tc>
      </w:tr>
      <w:tr w:rsidR="006E49E3" w:rsidRPr="00A8233A" w:rsidTr="006E49E3">
        <w:tc>
          <w:tcPr>
            <w:tcW w:w="3369" w:type="dxa"/>
          </w:tcPr>
          <w:p w:rsidR="006E49E3" w:rsidRPr="00FC3671" w:rsidRDefault="006E49E3" w:rsidP="000D54CA">
            <w:pPr>
              <w:rPr>
                <w:rFonts w:ascii="Arial" w:hAnsi="Arial" w:cs="Arial"/>
                <w:b/>
                <w:color w:val="002060"/>
                <w:sz w:val="20"/>
                <w:szCs w:val="20"/>
                <w:lang w:val="nb-NO"/>
              </w:rPr>
            </w:pPr>
            <w:r w:rsidRPr="00FC3671">
              <w:rPr>
                <w:rFonts w:ascii="Arial" w:hAnsi="Arial" w:cs="Arial"/>
                <w:b/>
                <w:color w:val="002060"/>
                <w:sz w:val="20"/>
                <w:szCs w:val="20"/>
                <w:lang w:val="nb-NO"/>
              </w:rPr>
              <w:t>Hvordan melde forsikringskrav?</w:t>
            </w:r>
          </w:p>
        </w:tc>
        <w:tc>
          <w:tcPr>
            <w:tcW w:w="7431" w:type="dxa"/>
          </w:tcPr>
          <w:p w:rsidR="006E49E3" w:rsidRPr="001D166E" w:rsidRDefault="006E49E3" w:rsidP="00FB76C3">
            <w:pPr>
              <w:jc w:val="both"/>
              <w:rPr>
                <w:rFonts w:ascii="Arial" w:hAnsi="Arial" w:cs="Arial"/>
                <w:sz w:val="20"/>
                <w:szCs w:val="20"/>
                <w:lang w:val="nb-NO"/>
              </w:rPr>
            </w:pPr>
            <w:r w:rsidRPr="00FC3671">
              <w:rPr>
                <w:rFonts w:ascii="Arial" w:hAnsi="Arial" w:cs="Arial"/>
                <w:bCs/>
                <w:iCs/>
                <w:sz w:val="20"/>
                <w:szCs w:val="20"/>
                <w:lang w:val="nb-NO"/>
              </w:rPr>
              <w:t xml:space="preserve">Meld krav </w:t>
            </w:r>
            <w:ins w:id="35" w:author="Katrine Kvinnesland" w:date="2026-02-13T13:17:00Z" w16du:dateUtc="2026-02-13T12:17:00Z">
              <w:r w:rsidR="00560504" w:rsidRPr="00995631">
                <w:rPr>
                  <w:rStyle w:val="Hyperlink"/>
                  <w:rFonts w:ascii="Arial" w:hAnsi="Arial" w:cs="Arial"/>
                  <w:sz w:val="20"/>
                  <w:szCs w:val="20"/>
                  <w:rPrChange w:id="36" w:author="Paul Brown" w:date="2026-02-27T11:30:00Z" w16du:dateUtc="2026-02-27T11:30:00Z">
                    <w:rPr/>
                  </w:rPrChange>
                </w:rPr>
                <w:fldChar w:fldCharType="begin"/>
              </w:r>
              <w:r w:rsidR="00560504" w:rsidRPr="00A8233A">
                <w:rPr>
                  <w:rStyle w:val="Hyperlink"/>
                  <w:rFonts w:ascii="Arial" w:hAnsi="Arial" w:cs="Arial"/>
                  <w:sz w:val="20"/>
                  <w:szCs w:val="20"/>
                  <w:lang w:val="nl-NL"/>
                  <w:rPrChange w:id="37" w:author="Paul Brown" w:date="2026-02-27T11:30:00Z" w16du:dateUtc="2026-02-27T11:30:00Z">
                    <w:rPr/>
                  </w:rPrChange>
                </w:rPr>
                <w:instrText xml:space="preserve">HYPERLINK "https://claims.covermoreeurope.com/expedia" </w:instrText>
              </w:r>
              <w:r w:rsidR="00560504" w:rsidRPr="00995631">
                <w:rPr>
                  <w:rStyle w:val="Hyperlink"/>
                  <w:rFonts w:ascii="Arial" w:hAnsi="Arial" w:cs="Arial"/>
                  <w:sz w:val="20"/>
                  <w:szCs w:val="20"/>
                  <w:rPrChange w:id="38" w:author="Paul Brown" w:date="2026-02-27T11:30:00Z" w16du:dateUtc="2026-02-27T11:30:00Z">
                    <w:rPr>
                      <w:rStyle w:val="Hyperlink"/>
                      <w:rFonts w:ascii="Arial" w:hAnsi="Arial" w:cs="Arial"/>
                      <w:sz w:val="20"/>
                      <w:szCs w:val="20"/>
                    </w:rPr>
                  </w:rPrChange>
                </w:rPr>
              </w:r>
              <w:r w:rsidR="00560504" w:rsidRPr="00995631">
                <w:rPr>
                  <w:rStyle w:val="Hyperlink"/>
                  <w:rFonts w:ascii="Arial" w:hAnsi="Arial" w:cs="Arial"/>
                  <w:sz w:val="20"/>
                  <w:szCs w:val="20"/>
                  <w:rPrChange w:id="39" w:author="Paul Brown" w:date="2026-02-27T11:30:00Z" w16du:dateUtc="2026-02-27T11:30:00Z">
                    <w:rPr/>
                  </w:rPrChange>
                </w:rPr>
                <w:fldChar w:fldCharType="separate"/>
              </w:r>
              <w:r w:rsidR="00560504" w:rsidRPr="00995631">
                <w:rPr>
                  <w:rStyle w:val="Hyperlink"/>
                  <w:rFonts w:ascii="Arial" w:hAnsi="Arial" w:cs="Arial"/>
                  <w:sz w:val="20"/>
                  <w:szCs w:val="20"/>
                  <w:lang w:val="nb-NO"/>
                  <w:rPrChange w:id="40" w:author="Paul Brown" w:date="2026-02-27T11:30:00Z" w16du:dateUtc="2026-02-27T11:30:00Z">
                    <w:rPr>
                      <w:rStyle w:val="Hyperlink"/>
                      <w:rFonts w:ascii="Aptos Narrow" w:eastAsia="Aptos Narrow" w:hAnsi="Aptos Narrow" w:cs="Aptos Narrow"/>
                      <w:color w:val="000000"/>
                      <w:lang w:val="nb-NO"/>
                    </w:rPr>
                  </w:rPrChange>
                </w:rPr>
                <w:t>https://claims.covermoreeurope.com/expedia</w:t>
              </w:r>
              <w:r w:rsidR="00560504" w:rsidRPr="00995631">
                <w:rPr>
                  <w:rStyle w:val="Hyperlink"/>
                  <w:rFonts w:ascii="Arial" w:hAnsi="Arial" w:cs="Arial"/>
                  <w:sz w:val="20"/>
                  <w:szCs w:val="20"/>
                  <w:rPrChange w:id="41" w:author="Paul Brown" w:date="2026-02-27T11:30:00Z" w16du:dateUtc="2026-02-27T11:30:00Z">
                    <w:rPr/>
                  </w:rPrChange>
                </w:rPr>
                <w:fldChar w:fldCharType="end"/>
              </w:r>
            </w:ins>
            <w:del w:id="42" w:author="Katrine Kvinnesland" w:date="2026-02-13T13:17:00Z" w16du:dateUtc="2026-02-13T12:17:00Z">
              <w:r w:rsidRPr="00FC3671" w:rsidDel="00560504">
                <w:rPr>
                  <w:rFonts w:ascii="Arial" w:hAnsi="Arial" w:cs="Arial"/>
                  <w:bCs/>
                  <w:iCs/>
                  <w:sz w:val="20"/>
                  <w:szCs w:val="20"/>
                  <w:lang w:val="nb-NO"/>
                </w:rPr>
                <w:delText>{{Claims URL}}</w:delText>
              </w:r>
            </w:del>
          </w:p>
        </w:tc>
      </w:tr>
    </w:tbl>
    <w:p w:rsidR="000D54CA" w:rsidRPr="001D166E" w:rsidRDefault="000D54CA" w:rsidP="000D54CA">
      <w:pPr>
        <w:spacing w:after="0" w:line="240" w:lineRule="auto"/>
        <w:rPr>
          <w:rFonts w:ascii="Arial" w:hAnsi="Arial" w:cs="Arial"/>
          <w:sz w:val="20"/>
          <w:szCs w:val="20"/>
          <w:lang w:val="nb-NO"/>
        </w:rPr>
      </w:pPr>
    </w:p>
    <w:p w:rsidR="000D54CA" w:rsidRPr="00FC3671" w:rsidRDefault="000D54CA" w:rsidP="000D54CA">
      <w:pPr>
        <w:spacing w:after="0" w:line="240" w:lineRule="auto"/>
        <w:rPr>
          <w:rFonts w:ascii="Arial" w:hAnsi="Arial" w:cs="Arial"/>
          <w:iCs/>
          <w:sz w:val="20"/>
          <w:szCs w:val="20"/>
          <w:lang w:val="nb-NO"/>
        </w:rPr>
      </w:pPr>
    </w:p>
    <w:p w:rsidR="000D54CA" w:rsidRPr="00FC3671" w:rsidRDefault="000D54CA" w:rsidP="000D54CA">
      <w:pPr>
        <w:spacing w:after="0" w:line="240" w:lineRule="auto"/>
        <w:rPr>
          <w:rFonts w:ascii="Arial" w:hAnsi="Arial" w:cs="Arial"/>
          <w:sz w:val="20"/>
          <w:szCs w:val="20"/>
          <w:lang w:val="nb-NO"/>
        </w:rPr>
      </w:pPr>
    </w:p>
    <w:p w:rsidR="001D3491" w:rsidRPr="00FC3671" w:rsidRDefault="001D3491" w:rsidP="001D3491">
      <w:pPr>
        <w:spacing w:after="0" w:line="240" w:lineRule="auto"/>
        <w:rPr>
          <w:lang w:val="nb-NO"/>
        </w:rPr>
      </w:pPr>
    </w:p>
    <w:p w:rsidR="000D54CA" w:rsidRPr="001D166E" w:rsidRDefault="0001534C" w:rsidP="000D54CA">
      <w:pPr>
        <w:spacing w:after="0" w:line="240" w:lineRule="auto"/>
        <w:rPr>
          <w:rFonts w:ascii="Arial" w:hAnsi="Arial" w:cs="Arial"/>
          <w:color w:val="002060"/>
          <w:sz w:val="20"/>
          <w:szCs w:val="20"/>
          <w:lang w:val="nb-NO"/>
        </w:rPr>
      </w:pPr>
      <w:r w:rsidRPr="001D166E">
        <w:rPr>
          <w:rFonts w:ascii="Arial" w:hAnsi="Arial" w:cs="Arial"/>
          <w:sz w:val="20"/>
          <w:szCs w:val="20"/>
          <w:lang w:val="nb-NO"/>
        </w:rPr>
        <w:t>God reise</w:t>
      </w:r>
      <w:r w:rsidR="000D54CA" w:rsidRPr="001D166E">
        <w:rPr>
          <w:rFonts w:ascii="Arial" w:hAnsi="Arial" w:cs="Arial"/>
          <w:sz w:val="20"/>
          <w:szCs w:val="20"/>
          <w:lang w:val="nb-NO"/>
        </w:rPr>
        <w:t xml:space="preserve">! </w:t>
      </w:r>
      <w:r w:rsidR="000D54CA" w:rsidRPr="001D166E">
        <w:rPr>
          <w:rFonts w:ascii="Arial" w:hAnsi="Arial" w:cs="Arial"/>
          <w:sz w:val="20"/>
          <w:szCs w:val="20"/>
          <w:lang w:val="nb-NO"/>
        </w:rPr>
        <w:br/>
      </w:r>
      <w:del w:id="43" w:author="Flo Lilley" w:date="2026-02-17T11:42:00Z" w16du:dateUtc="2026-02-17T11:42:00Z">
        <w:r w:rsidR="000D54CA" w:rsidRPr="001D166E" w:rsidDel="00813F35">
          <w:rPr>
            <w:rFonts w:ascii="Arial" w:hAnsi="Arial" w:cs="Arial"/>
            <w:b/>
            <w:color w:val="002060"/>
            <w:sz w:val="20"/>
            <w:szCs w:val="20"/>
            <w:lang w:val="nb-NO"/>
          </w:rPr>
          <w:delText xml:space="preserve">AIG </w:delText>
        </w:r>
      </w:del>
      <w:r w:rsidR="000D54CA" w:rsidRPr="001D166E">
        <w:rPr>
          <w:rFonts w:ascii="Arial" w:hAnsi="Arial" w:cs="Arial"/>
          <w:b/>
          <w:color w:val="002060"/>
          <w:sz w:val="20"/>
          <w:szCs w:val="20"/>
          <w:lang w:val="nb-NO"/>
        </w:rPr>
        <w:t xml:space="preserve">Travel </w:t>
      </w:r>
      <w:ins w:id="44" w:author="Flo Lilley" w:date="2026-02-17T11:43:00Z" w16du:dateUtc="2026-02-17T11:43:00Z">
        <w:r w:rsidR="00813F35">
          <w:rPr>
            <w:rFonts w:ascii="Arial" w:hAnsi="Arial" w:cs="Arial"/>
            <w:b/>
            <w:color w:val="002060"/>
            <w:sz w:val="20"/>
            <w:szCs w:val="20"/>
            <w:lang w:val="nb-NO"/>
          </w:rPr>
          <w:t>Guard</w:t>
        </w:r>
      </w:ins>
    </w:p>
    <w:p w:rsidR="007E4C46" w:rsidRPr="001D166E" w:rsidRDefault="007E4C46" w:rsidP="000D54CA">
      <w:pPr>
        <w:rPr>
          <w:rFonts w:ascii="Arial" w:hAnsi="Arial" w:cs="Arial"/>
          <w:sz w:val="20"/>
          <w:szCs w:val="20"/>
          <w:lang w:val="nb-NO"/>
        </w:rPr>
      </w:pPr>
    </w:p>
    <w:p w:rsidR="00B602A1" w:rsidRPr="001D166E" w:rsidRDefault="00B602A1" w:rsidP="000D54CA">
      <w:pPr>
        <w:rPr>
          <w:rFonts w:ascii="Arial" w:hAnsi="Arial" w:cs="Arial"/>
          <w:color w:val="000000"/>
          <w:lang w:val="nb-NO"/>
        </w:rPr>
      </w:pPr>
    </w:p>
    <w:sectPr w:rsidR="00B602A1" w:rsidRPr="001D166E" w:rsidSect="004E40BD">
      <w:footerReference w:type="even" r:id="rId14"/>
      <w:footerReference w:type="default" r:id="rId15"/>
      <w:footerReference w:type="first" r:id="rId16"/>
      <w:type w:val="continuous"/>
      <w:pgSz w:w="12240" w:h="15840"/>
      <w:pgMar w:top="1152" w:right="720" w:bottom="1440" w:left="720" w:header="720" w:footer="144" w:gutter="216"/>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o Lilley" w:date="2026-02-17T11:42:00Z" w:initials="FL">
    <w:p w:rsidR="0083387E" w:rsidRDefault="0083387E" w:rsidP="00071279">
      <w:pPr>
        <w:pStyle w:val="CommentText"/>
      </w:pPr>
      <w:r>
        <w:rPr>
          <w:rStyle w:val="CommentReference"/>
        </w:rPr>
        <w:annotationRef/>
      </w:r>
      <w:r>
        <w:rPr>
          <w:lang w:val="en-GB"/>
        </w:rPr>
        <w:t>ZCM to change header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5CB9" w:rsidRDefault="00995CB9" w:rsidP="0005501C">
      <w:pPr>
        <w:spacing w:after="0" w:line="240" w:lineRule="auto"/>
      </w:pPr>
      <w:r>
        <w:separator/>
      </w:r>
    </w:p>
  </w:endnote>
  <w:endnote w:type="continuationSeparator" w:id="0">
    <w:p w:rsidR="00995CB9" w:rsidRDefault="00995CB9" w:rsidP="0005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B8BCA113-BDA0-4FA0-8C74-7D63CDF71315}"/>
    <w:embedBold r:id="rId2" w:fontKey="{36311495-4816-4F96-9389-A818C60AE680}"/>
    <w:embedItalic r:id="rId3" w:fontKey="{7D019196-FE1D-46B3-B131-B1233DD788DF}"/>
    <w:embedBoldItalic r:id="rId4" w:fontKey="{C4875C4A-FD3D-42A8-9B43-291899AC09C6}"/>
  </w:font>
  <w:font w:name="Segoe UI Semilight">
    <w:panose1 w:val="020B04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embedRegular r:id="rId5" w:subsetted="1" w:fontKey="{D8FC1058-8835-48EE-9CAA-6C9E2DA4A1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8B2" w:rsidRDefault="003838B2">
    <w:pPr>
      <w:pStyle w:val="Footer"/>
    </w:pPr>
    <w:r>
      <w:rPr>
        <w:noProof/>
      </w:rPr>
      <mc:AlternateContent>
        <mc:Choice Requires="wps">
          <w:drawing>
            <wp:anchor distT="0" distB="0" distL="0" distR="0" simplePos="0" relativeHeight="251659264" behindDoc="0" locked="0" layoutInCell="1" allowOverlap="1" wp14:anchorId="553D4F1D" wp14:editId="231ACFC1">
              <wp:simplePos x="635" y="635"/>
              <wp:positionH relativeFrom="page">
                <wp:align>left</wp:align>
              </wp:positionH>
              <wp:positionV relativeFrom="page">
                <wp:align>bottom</wp:align>
              </wp:positionV>
              <wp:extent cx="1408430" cy="357505"/>
              <wp:effectExtent l="0" t="0" r="1270" b="0"/>
              <wp:wrapNone/>
              <wp:docPr id="113438491"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3D4F1D"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C5516B" w:rsidRDefault="003838B2">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47CFBFBB" wp14:editId="6F0BA23D">
              <wp:simplePos x="635" y="635"/>
              <wp:positionH relativeFrom="page">
                <wp:align>left</wp:align>
              </wp:positionH>
              <wp:positionV relativeFrom="page">
                <wp:align>bottom</wp:align>
              </wp:positionV>
              <wp:extent cx="1408430" cy="357505"/>
              <wp:effectExtent l="0" t="0" r="1270" b="0"/>
              <wp:wrapNone/>
              <wp:docPr id="1915109346"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CFBFBB"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v:textbox>
              <w10:wrap anchorx="page" anchory="page"/>
            </v:shape>
          </w:pict>
        </mc:Fallback>
      </mc:AlternateContent>
    </w:r>
  </w:p>
  <w:p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8B2" w:rsidRDefault="003838B2">
    <w:pPr>
      <w:pStyle w:val="Footer"/>
    </w:pPr>
    <w:r>
      <w:rPr>
        <w:noProof/>
      </w:rPr>
      <mc:AlternateContent>
        <mc:Choice Requires="wps">
          <w:drawing>
            <wp:anchor distT="0" distB="0" distL="0" distR="0" simplePos="0" relativeHeight="251658240" behindDoc="0" locked="0" layoutInCell="1" allowOverlap="1" wp14:anchorId="20A6B3A9" wp14:editId="172C9402">
              <wp:simplePos x="590550" y="9810750"/>
              <wp:positionH relativeFrom="page">
                <wp:align>left</wp:align>
              </wp:positionH>
              <wp:positionV relativeFrom="page">
                <wp:align>bottom</wp:align>
              </wp:positionV>
              <wp:extent cx="1408430" cy="357505"/>
              <wp:effectExtent l="0" t="0" r="1270" b="0"/>
              <wp:wrapNone/>
              <wp:docPr id="1680884603"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A6B3A9"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3838B2" w:rsidRPr="003838B2" w:rsidRDefault="003838B2" w:rsidP="003838B2">
                    <w:pPr>
                      <w:spacing w:after="0"/>
                      <w:rPr>
                        <w:rFonts w:ascii="Aptos" w:eastAsia="Aptos" w:hAnsi="Aptos" w:cs="Aptos"/>
                        <w:noProof/>
                        <w:color w:val="000000"/>
                        <w:sz w:val="20"/>
                        <w:szCs w:val="20"/>
                      </w:rPr>
                    </w:pPr>
                    <w:r w:rsidRPr="003838B2">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5CB9" w:rsidRDefault="00995CB9" w:rsidP="0005501C">
      <w:pPr>
        <w:spacing w:after="0" w:line="240" w:lineRule="auto"/>
      </w:pPr>
      <w:r>
        <w:separator/>
      </w:r>
    </w:p>
  </w:footnote>
  <w:footnote w:type="continuationSeparator" w:id="0">
    <w:p w:rsidR="00995CB9" w:rsidRDefault="00995CB9" w:rsidP="0005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82092"/>
    <w:multiLevelType w:val="hybridMultilevel"/>
    <w:tmpl w:val="B6E05B16"/>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8" w15:restartNumberingAfterBreak="0">
    <w:nsid w:val="39581214"/>
    <w:multiLevelType w:val="hybridMultilevel"/>
    <w:tmpl w:val="A4747D46"/>
    <w:lvl w:ilvl="0" w:tplc="BD5AABC2">
      <w:numFmt w:val="bullet"/>
      <w:lvlText w:val=""/>
      <w:lvlJc w:val="left"/>
      <w:pPr>
        <w:ind w:left="360" w:hanging="360"/>
      </w:pPr>
      <w:rPr>
        <w:rFonts w:ascii="Symbol" w:eastAsiaTheme="minorHAnsi" w:hAnsi="Symbo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704958">
    <w:abstractNumId w:val="11"/>
  </w:num>
  <w:num w:numId="2" w16cid:durableId="706100357">
    <w:abstractNumId w:val="6"/>
  </w:num>
  <w:num w:numId="3" w16cid:durableId="76633518">
    <w:abstractNumId w:val="12"/>
  </w:num>
  <w:num w:numId="4" w16cid:durableId="448818039">
    <w:abstractNumId w:val="7"/>
  </w:num>
  <w:num w:numId="5" w16cid:durableId="1030688233">
    <w:abstractNumId w:val="0"/>
  </w:num>
  <w:num w:numId="6" w16cid:durableId="2001348971">
    <w:abstractNumId w:val="10"/>
  </w:num>
  <w:num w:numId="7" w16cid:durableId="1311323100">
    <w:abstractNumId w:val="3"/>
  </w:num>
  <w:num w:numId="8" w16cid:durableId="886456483">
    <w:abstractNumId w:val="9"/>
  </w:num>
  <w:num w:numId="9" w16cid:durableId="1039432941">
    <w:abstractNumId w:val="5"/>
  </w:num>
  <w:num w:numId="10" w16cid:durableId="1568686934">
    <w:abstractNumId w:val="4"/>
  </w:num>
  <w:num w:numId="11" w16cid:durableId="1524392297">
    <w:abstractNumId w:val="2"/>
  </w:num>
  <w:num w:numId="12" w16cid:durableId="205409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651871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chens, Darcy">
    <w15:presenceInfo w15:providerId="AD" w15:userId="S::Darcy.Kitchens@travelguard.com::9c9e2e40-835b-4d09-adab-f5006cf9e004"/>
  </w15:person>
  <w15:person w15:author="Flo Lilley">
    <w15:presenceInfo w15:providerId="AD" w15:userId="S::Flo.Lilley@lexxika.co::7f60421a-9551-4d4c-9bb9-8e2e0782a762"/>
  </w15:person>
  <w15:person w15:author="Katrine Kvinnesland">
    <w15:presenceInfo w15:providerId="Windows Live" w15:userId="8e558f936e6e9116"/>
  </w15:person>
  <w15:person w15:author="Paul Brown">
    <w15:presenceInfo w15:providerId="AD" w15:userId="S::Paul.Brown@covermore.com::ad81db20-821b-44a0-bd12-3da4dc928b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19EA"/>
    <w:rsid w:val="00003DCF"/>
    <w:rsid w:val="0000489A"/>
    <w:rsid w:val="00012A6B"/>
    <w:rsid w:val="000142FD"/>
    <w:rsid w:val="0001534C"/>
    <w:rsid w:val="00016BFE"/>
    <w:rsid w:val="00017977"/>
    <w:rsid w:val="00022244"/>
    <w:rsid w:val="000235CD"/>
    <w:rsid w:val="000238EB"/>
    <w:rsid w:val="000267E0"/>
    <w:rsid w:val="000313DF"/>
    <w:rsid w:val="00032065"/>
    <w:rsid w:val="0003226B"/>
    <w:rsid w:val="00042911"/>
    <w:rsid w:val="00044B91"/>
    <w:rsid w:val="00053F5D"/>
    <w:rsid w:val="0005501C"/>
    <w:rsid w:val="00055BFF"/>
    <w:rsid w:val="00064FF3"/>
    <w:rsid w:val="00066B7C"/>
    <w:rsid w:val="00071279"/>
    <w:rsid w:val="00075174"/>
    <w:rsid w:val="000812C7"/>
    <w:rsid w:val="000824A8"/>
    <w:rsid w:val="00083BED"/>
    <w:rsid w:val="00086E8A"/>
    <w:rsid w:val="00087603"/>
    <w:rsid w:val="00093818"/>
    <w:rsid w:val="0009447A"/>
    <w:rsid w:val="0009773F"/>
    <w:rsid w:val="000A010C"/>
    <w:rsid w:val="000A233F"/>
    <w:rsid w:val="000A4AC2"/>
    <w:rsid w:val="000A7704"/>
    <w:rsid w:val="000B2C80"/>
    <w:rsid w:val="000B52A2"/>
    <w:rsid w:val="000B66C4"/>
    <w:rsid w:val="000C0601"/>
    <w:rsid w:val="000C08BC"/>
    <w:rsid w:val="000C0E38"/>
    <w:rsid w:val="000C1248"/>
    <w:rsid w:val="000C1AF0"/>
    <w:rsid w:val="000D0DEE"/>
    <w:rsid w:val="000D11A3"/>
    <w:rsid w:val="000D44F7"/>
    <w:rsid w:val="000D478E"/>
    <w:rsid w:val="000D52AF"/>
    <w:rsid w:val="000D54CA"/>
    <w:rsid w:val="000D6A76"/>
    <w:rsid w:val="000F09C6"/>
    <w:rsid w:val="000F0A11"/>
    <w:rsid w:val="000F1942"/>
    <w:rsid w:val="000F19DE"/>
    <w:rsid w:val="000F79CF"/>
    <w:rsid w:val="0010249F"/>
    <w:rsid w:val="001025A6"/>
    <w:rsid w:val="00115611"/>
    <w:rsid w:val="0012099B"/>
    <w:rsid w:val="00126487"/>
    <w:rsid w:val="00126D8A"/>
    <w:rsid w:val="00133D72"/>
    <w:rsid w:val="001472D9"/>
    <w:rsid w:val="0014734D"/>
    <w:rsid w:val="0014759B"/>
    <w:rsid w:val="00150005"/>
    <w:rsid w:val="00151CF5"/>
    <w:rsid w:val="001526DC"/>
    <w:rsid w:val="0015510C"/>
    <w:rsid w:val="00155DFD"/>
    <w:rsid w:val="001574CF"/>
    <w:rsid w:val="00160739"/>
    <w:rsid w:val="00162CEA"/>
    <w:rsid w:val="0016411F"/>
    <w:rsid w:val="00164CDF"/>
    <w:rsid w:val="001665D1"/>
    <w:rsid w:val="001673B2"/>
    <w:rsid w:val="001725DF"/>
    <w:rsid w:val="00172BD6"/>
    <w:rsid w:val="0017316A"/>
    <w:rsid w:val="00174528"/>
    <w:rsid w:val="00175757"/>
    <w:rsid w:val="00180498"/>
    <w:rsid w:val="00182293"/>
    <w:rsid w:val="0018368B"/>
    <w:rsid w:val="00184F3E"/>
    <w:rsid w:val="0018681A"/>
    <w:rsid w:val="00186C18"/>
    <w:rsid w:val="00190F51"/>
    <w:rsid w:val="00191967"/>
    <w:rsid w:val="00192D1F"/>
    <w:rsid w:val="001A32B0"/>
    <w:rsid w:val="001A4AE8"/>
    <w:rsid w:val="001A5E3D"/>
    <w:rsid w:val="001A642D"/>
    <w:rsid w:val="001B0678"/>
    <w:rsid w:val="001B0DEB"/>
    <w:rsid w:val="001B1811"/>
    <w:rsid w:val="001B2A5D"/>
    <w:rsid w:val="001B60EA"/>
    <w:rsid w:val="001B7265"/>
    <w:rsid w:val="001C02CD"/>
    <w:rsid w:val="001C5320"/>
    <w:rsid w:val="001D166E"/>
    <w:rsid w:val="001D1D38"/>
    <w:rsid w:val="001D2481"/>
    <w:rsid w:val="001D3491"/>
    <w:rsid w:val="001D57E0"/>
    <w:rsid w:val="001E0676"/>
    <w:rsid w:val="001E2979"/>
    <w:rsid w:val="001E29FA"/>
    <w:rsid w:val="001E675F"/>
    <w:rsid w:val="001F0D33"/>
    <w:rsid w:val="001F1529"/>
    <w:rsid w:val="001F1D0D"/>
    <w:rsid w:val="001F38B5"/>
    <w:rsid w:val="001F4CB5"/>
    <w:rsid w:val="00203776"/>
    <w:rsid w:val="002037D7"/>
    <w:rsid w:val="00204170"/>
    <w:rsid w:val="002052C7"/>
    <w:rsid w:val="00205C51"/>
    <w:rsid w:val="00210281"/>
    <w:rsid w:val="00212761"/>
    <w:rsid w:val="0021713D"/>
    <w:rsid w:val="0022318F"/>
    <w:rsid w:val="0022552D"/>
    <w:rsid w:val="0022616C"/>
    <w:rsid w:val="00227BF7"/>
    <w:rsid w:val="002364A3"/>
    <w:rsid w:val="0023715F"/>
    <w:rsid w:val="00240D5A"/>
    <w:rsid w:val="00243A08"/>
    <w:rsid w:val="00246CB6"/>
    <w:rsid w:val="002562D5"/>
    <w:rsid w:val="00256A9B"/>
    <w:rsid w:val="002579F6"/>
    <w:rsid w:val="00263722"/>
    <w:rsid w:val="00264FF9"/>
    <w:rsid w:val="00266A8A"/>
    <w:rsid w:val="002805E6"/>
    <w:rsid w:val="00287E72"/>
    <w:rsid w:val="00293E3A"/>
    <w:rsid w:val="002946C7"/>
    <w:rsid w:val="00295951"/>
    <w:rsid w:val="002A22DD"/>
    <w:rsid w:val="002A2567"/>
    <w:rsid w:val="002A2B32"/>
    <w:rsid w:val="002A31A6"/>
    <w:rsid w:val="002B4690"/>
    <w:rsid w:val="002C182F"/>
    <w:rsid w:val="002C1E08"/>
    <w:rsid w:val="002C4029"/>
    <w:rsid w:val="002C5215"/>
    <w:rsid w:val="002C5B36"/>
    <w:rsid w:val="002C6A43"/>
    <w:rsid w:val="002D07D9"/>
    <w:rsid w:val="002D1EBC"/>
    <w:rsid w:val="002D24B6"/>
    <w:rsid w:val="002E11E3"/>
    <w:rsid w:val="002E2A6A"/>
    <w:rsid w:val="002E49E7"/>
    <w:rsid w:val="002E4E9D"/>
    <w:rsid w:val="002E4F7D"/>
    <w:rsid w:val="002F0A88"/>
    <w:rsid w:val="002F0BC7"/>
    <w:rsid w:val="002F3C5D"/>
    <w:rsid w:val="002F48A0"/>
    <w:rsid w:val="002F6248"/>
    <w:rsid w:val="002F62DD"/>
    <w:rsid w:val="002F7F2D"/>
    <w:rsid w:val="003021E3"/>
    <w:rsid w:val="00303678"/>
    <w:rsid w:val="00304DA7"/>
    <w:rsid w:val="00305580"/>
    <w:rsid w:val="00311C8C"/>
    <w:rsid w:val="003207B6"/>
    <w:rsid w:val="00321B58"/>
    <w:rsid w:val="0032291C"/>
    <w:rsid w:val="00323244"/>
    <w:rsid w:val="003342D9"/>
    <w:rsid w:val="00335808"/>
    <w:rsid w:val="00337F3F"/>
    <w:rsid w:val="0034087C"/>
    <w:rsid w:val="00340F81"/>
    <w:rsid w:val="00343029"/>
    <w:rsid w:val="0034775C"/>
    <w:rsid w:val="0034785C"/>
    <w:rsid w:val="003506C5"/>
    <w:rsid w:val="003635C4"/>
    <w:rsid w:val="003834A0"/>
    <w:rsid w:val="003838B2"/>
    <w:rsid w:val="003849F1"/>
    <w:rsid w:val="00384ECF"/>
    <w:rsid w:val="00385B92"/>
    <w:rsid w:val="00390989"/>
    <w:rsid w:val="00390E41"/>
    <w:rsid w:val="00396ECF"/>
    <w:rsid w:val="003A305E"/>
    <w:rsid w:val="003A5363"/>
    <w:rsid w:val="003B430B"/>
    <w:rsid w:val="003C074D"/>
    <w:rsid w:val="003C5E1B"/>
    <w:rsid w:val="003C7E28"/>
    <w:rsid w:val="003D3AD8"/>
    <w:rsid w:val="003D490A"/>
    <w:rsid w:val="003D7446"/>
    <w:rsid w:val="003D7B34"/>
    <w:rsid w:val="003E3C58"/>
    <w:rsid w:val="003E7665"/>
    <w:rsid w:val="003E797B"/>
    <w:rsid w:val="003F01AF"/>
    <w:rsid w:val="003F1861"/>
    <w:rsid w:val="003F21B6"/>
    <w:rsid w:val="003F263A"/>
    <w:rsid w:val="003F3B06"/>
    <w:rsid w:val="0040164E"/>
    <w:rsid w:val="00401E25"/>
    <w:rsid w:val="0040683C"/>
    <w:rsid w:val="004142EE"/>
    <w:rsid w:val="00414862"/>
    <w:rsid w:val="004151F7"/>
    <w:rsid w:val="0042008B"/>
    <w:rsid w:val="004207E8"/>
    <w:rsid w:val="004275BE"/>
    <w:rsid w:val="0043073D"/>
    <w:rsid w:val="00432995"/>
    <w:rsid w:val="00433713"/>
    <w:rsid w:val="00442C8A"/>
    <w:rsid w:val="00445A59"/>
    <w:rsid w:val="0045409F"/>
    <w:rsid w:val="0046798F"/>
    <w:rsid w:val="0048151D"/>
    <w:rsid w:val="00494FEC"/>
    <w:rsid w:val="0049629F"/>
    <w:rsid w:val="004A12E2"/>
    <w:rsid w:val="004A182C"/>
    <w:rsid w:val="004A2AC9"/>
    <w:rsid w:val="004A5545"/>
    <w:rsid w:val="004B2E62"/>
    <w:rsid w:val="004B3CFA"/>
    <w:rsid w:val="004C5963"/>
    <w:rsid w:val="004C67E1"/>
    <w:rsid w:val="004D1D1D"/>
    <w:rsid w:val="004D2E20"/>
    <w:rsid w:val="004D3101"/>
    <w:rsid w:val="004D68BD"/>
    <w:rsid w:val="004E050A"/>
    <w:rsid w:val="004E40BD"/>
    <w:rsid w:val="004E60DE"/>
    <w:rsid w:val="004E7F55"/>
    <w:rsid w:val="004F03C0"/>
    <w:rsid w:val="004F1037"/>
    <w:rsid w:val="004F198F"/>
    <w:rsid w:val="004F7FB2"/>
    <w:rsid w:val="00501F10"/>
    <w:rsid w:val="00502237"/>
    <w:rsid w:val="0050223C"/>
    <w:rsid w:val="00506EEB"/>
    <w:rsid w:val="0050735C"/>
    <w:rsid w:val="005109F5"/>
    <w:rsid w:val="005163E0"/>
    <w:rsid w:val="005217A3"/>
    <w:rsid w:val="005306B0"/>
    <w:rsid w:val="00530962"/>
    <w:rsid w:val="00532954"/>
    <w:rsid w:val="005356CF"/>
    <w:rsid w:val="005360D2"/>
    <w:rsid w:val="005364F2"/>
    <w:rsid w:val="00537517"/>
    <w:rsid w:val="0054300A"/>
    <w:rsid w:val="005435BC"/>
    <w:rsid w:val="005523D5"/>
    <w:rsid w:val="00557DA0"/>
    <w:rsid w:val="00560504"/>
    <w:rsid w:val="005648E8"/>
    <w:rsid w:val="005703D3"/>
    <w:rsid w:val="00573F10"/>
    <w:rsid w:val="00574A09"/>
    <w:rsid w:val="00574B16"/>
    <w:rsid w:val="00575A29"/>
    <w:rsid w:val="00580808"/>
    <w:rsid w:val="005826A7"/>
    <w:rsid w:val="00582A25"/>
    <w:rsid w:val="0058445A"/>
    <w:rsid w:val="00585853"/>
    <w:rsid w:val="00585B07"/>
    <w:rsid w:val="005875C4"/>
    <w:rsid w:val="00587946"/>
    <w:rsid w:val="0059061A"/>
    <w:rsid w:val="005959D2"/>
    <w:rsid w:val="00595A4A"/>
    <w:rsid w:val="0059779E"/>
    <w:rsid w:val="00597BA5"/>
    <w:rsid w:val="005A3980"/>
    <w:rsid w:val="005A6F91"/>
    <w:rsid w:val="005B104E"/>
    <w:rsid w:val="005B395A"/>
    <w:rsid w:val="005B3FAC"/>
    <w:rsid w:val="005B5E6A"/>
    <w:rsid w:val="005B6690"/>
    <w:rsid w:val="005C3343"/>
    <w:rsid w:val="005C4C3D"/>
    <w:rsid w:val="005D1D65"/>
    <w:rsid w:val="005D2372"/>
    <w:rsid w:val="005D2EEA"/>
    <w:rsid w:val="005E0A9F"/>
    <w:rsid w:val="005E1502"/>
    <w:rsid w:val="005E2F39"/>
    <w:rsid w:val="005E3902"/>
    <w:rsid w:val="005E4501"/>
    <w:rsid w:val="005E548F"/>
    <w:rsid w:val="005E686B"/>
    <w:rsid w:val="005E6BAB"/>
    <w:rsid w:val="005E6FB0"/>
    <w:rsid w:val="005F3C22"/>
    <w:rsid w:val="005F5617"/>
    <w:rsid w:val="005F71EE"/>
    <w:rsid w:val="00601D46"/>
    <w:rsid w:val="00602D31"/>
    <w:rsid w:val="00603453"/>
    <w:rsid w:val="00603CC1"/>
    <w:rsid w:val="00621802"/>
    <w:rsid w:val="00624815"/>
    <w:rsid w:val="00632256"/>
    <w:rsid w:val="00637CA1"/>
    <w:rsid w:val="00644CFF"/>
    <w:rsid w:val="00651D38"/>
    <w:rsid w:val="00653F01"/>
    <w:rsid w:val="006540A5"/>
    <w:rsid w:val="006560C5"/>
    <w:rsid w:val="006561EA"/>
    <w:rsid w:val="00661098"/>
    <w:rsid w:val="00663AA5"/>
    <w:rsid w:val="00670993"/>
    <w:rsid w:val="00675D60"/>
    <w:rsid w:val="00676C29"/>
    <w:rsid w:val="00676F28"/>
    <w:rsid w:val="006809BC"/>
    <w:rsid w:val="00680A9D"/>
    <w:rsid w:val="00685D1B"/>
    <w:rsid w:val="00692AE1"/>
    <w:rsid w:val="00692C48"/>
    <w:rsid w:val="006932D0"/>
    <w:rsid w:val="00693430"/>
    <w:rsid w:val="006965C1"/>
    <w:rsid w:val="006A01CD"/>
    <w:rsid w:val="006A0868"/>
    <w:rsid w:val="006A1B03"/>
    <w:rsid w:val="006A1BC8"/>
    <w:rsid w:val="006A79CB"/>
    <w:rsid w:val="006B0614"/>
    <w:rsid w:val="006B0C3F"/>
    <w:rsid w:val="006B7A12"/>
    <w:rsid w:val="006C01A2"/>
    <w:rsid w:val="006C2EA1"/>
    <w:rsid w:val="006C407B"/>
    <w:rsid w:val="006C6FD2"/>
    <w:rsid w:val="006C754F"/>
    <w:rsid w:val="006D3E46"/>
    <w:rsid w:val="006D3E5C"/>
    <w:rsid w:val="006D5824"/>
    <w:rsid w:val="006E0697"/>
    <w:rsid w:val="006E0DF8"/>
    <w:rsid w:val="006E0E60"/>
    <w:rsid w:val="006E188F"/>
    <w:rsid w:val="006E49E3"/>
    <w:rsid w:val="006E6F5D"/>
    <w:rsid w:val="006F05DF"/>
    <w:rsid w:val="006F06A2"/>
    <w:rsid w:val="006F0E69"/>
    <w:rsid w:val="006F1F92"/>
    <w:rsid w:val="006F3327"/>
    <w:rsid w:val="006F3803"/>
    <w:rsid w:val="006F4136"/>
    <w:rsid w:val="00700A92"/>
    <w:rsid w:val="00703478"/>
    <w:rsid w:val="007046AA"/>
    <w:rsid w:val="0070563A"/>
    <w:rsid w:val="007057E6"/>
    <w:rsid w:val="007128AF"/>
    <w:rsid w:val="00712AA3"/>
    <w:rsid w:val="0071351F"/>
    <w:rsid w:val="00714F6F"/>
    <w:rsid w:val="00721401"/>
    <w:rsid w:val="00721DDD"/>
    <w:rsid w:val="00725C70"/>
    <w:rsid w:val="00730F63"/>
    <w:rsid w:val="007328F3"/>
    <w:rsid w:val="00737DEF"/>
    <w:rsid w:val="00741F8D"/>
    <w:rsid w:val="00750074"/>
    <w:rsid w:val="00754A3B"/>
    <w:rsid w:val="007560A0"/>
    <w:rsid w:val="00756240"/>
    <w:rsid w:val="00756271"/>
    <w:rsid w:val="00756D0F"/>
    <w:rsid w:val="00757517"/>
    <w:rsid w:val="007611AA"/>
    <w:rsid w:val="00762C3E"/>
    <w:rsid w:val="00762D64"/>
    <w:rsid w:val="00764022"/>
    <w:rsid w:val="007653D2"/>
    <w:rsid w:val="00775A56"/>
    <w:rsid w:val="00777929"/>
    <w:rsid w:val="007873DB"/>
    <w:rsid w:val="00792C91"/>
    <w:rsid w:val="0079370A"/>
    <w:rsid w:val="00794541"/>
    <w:rsid w:val="007948EE"/>
    <w:rsid w:val="00794F46"/>
    <w:rsid w:val="00796600"/>
    <w:rsid w:val="007B0F78"/>
    <w:rsid w:val="007B1877"/>
    <w:rsid w:val="007B2635"/>
    <w:rsid w:val="007B62C9"/>
    <w:rsid w:val="007B746B"/>
    <w:rsid w:val="007B7933"/>
    <w:rsid w:val="007B7AE6"/>
    <w:rsid w:val="007B7FB1"/>
    <w:rsid w:val="007C038C"/>
    <w:rsid w:val="007C2D1E"/>
    <w:rsid w:val="007C483D"/>
    <w:rsid w:val="007D030F"/>
    <w:rsid w:val="007D2140"/>
    <w:rsid w:val="007D2579"/>
    <w:rsid w:val="007D3D60"/>
    <w:rsid w:val="007D6C66"/>
    <w:rsid w:val="007E13F9"/>
    <w:rsid w:val="007E170E"/>
    <w:rsid w:val="007E305D"/>
    <w:rsid w:val="007E347A"/>
    <w:rsid w:val="007E4C46"/>
    <w:rsid w:val="007F1091"/>
    <w:rsid w:val="007F63DE"/>
    <w:rsid w:val="007F6B37"/>
    <w:rsid w:val="0080545B"/>
    <w:rsid w:val="00810D85"/>
    <w:rsid w:val="0081184B"/>
    <w:rsid w:val="00813F35"/>
    <w:rsid w:val="0081433A"/>
    <w:rsid w:val="00817109"/>
    <w:rsid w:val="00821A59"/>
    <w:rsid w:val="00823564"/>
    <w:rsid w:val="0082686D"/>
    <w:rsid w:val="00826D3D"/>
    <w:rsid w:val="0082786E"/>
    <w:rsid w:val="00832A41"/>
    <w:rsid w:val="00833304"/>
    <w:rsid w:val="0083387E"/>
    <w:rsid w:val="008341A5"/>
    <w:rsid w:val="0083633A"/>
    <w:rsid w:val="00845849"/>
    <w:rsid w:val="008468DD"/>
    <w:rsid w:val="00850E68"/>
    <w:rsid w:val="008525B4"/>
    <w:rsid w:val="008565E8"/>
    <w:rsid w:val="00857AF4"/>
    <w:rsid w:val="00865BCA"/>
    <w:rsid w:val="00866493"/>
    <w:rsid w:val="00874502"/>
    <w:rsid w:val="00877702"/>
    <w:rsid w:val="0088076C"/>
    <w:rsid w:val="00884CF1"/>
    <w:rsid w:val="00886C95"/>
    <w:rsid w:val="008941F1"/>
    <w:rsid w:val="00895157"/>
    <w:rsid w:val="008A2562"/>
    <w:rsid w:val="008A2F82"/>
    <w:rsid w:val="008B1D10"/>
    <w:rsid w:val="008B2FDC"/>
    <w:rsid w:val="008B37BA"/>
    <w:rsid w:val="008B7C8F"/>
    <w:rsid w:val="008C0B3E"/>
    <w:rsid w:val="008C21BE"/>
    <w:rsid w:val="008C29DF"/>
    <w:rsid w:val="008C36B5"/>
    <w:rsid w:val="008C5EF2"/>
    <w:rsid w:val="008D203A"/>
    <w:rsid w:val="008D20E2"/>
    <w:rsid w:val="008D2B51"/>
    <w:rsid w:val="008D7797"/>
    <w:rsid w:val="008D7889"/>
    <w:rsid w:val="008E31AC"/>
    <w:rsid w:val="008E4C41"/>
    <w:rsid w:val="008E7081"/>
    <w:rsid w:val="008F06C6"/>
    <w:rsid w:val="008F1068"/>
    <w:rsid w:val="008F1E69"/>
    <w:rsid w:val="008F26D4"/>
    <w:rsid w:val="008F3281"/>
    <w:rsid w:val="008F42DD"/>
    <w:rsid w:val="008F684B"/>
    <w:rsid w:val="009007BA"/>
    <w:rsid w:val="00903A29"/>
    <w:rsid w:val="009052F3"/>
    <w:rsid w:val="00917D02"/>
    <w:rsid w:val="00921A4A"/>
    <w:rsid w:val="00925999"/>
    <w:rsid w:val="00927372"/>
    <w:rsid w:val="00931946"/>
    <w:rsid w:val="00932085"/>
    <w:rsid w:val="00941355"/>
    <w:rsid w:val="009453CD"/>
    <w:rsid w:val="00947052"/>
    <w:rsid w:val="009573E2"/>
    <w:rsid w:val="00957FC3"/>
    <w:rsid w:val="00963B74"/>
    <w:rsid w:val="009656DD"/>
    <w:rsid w:val="009664D2"/>
    <w:rsid w:val="00966D04"/>
    <w:rsid w:val="00972016"/>
    <w:rsid w:val="009733D8"/>
    <w:rsid w:val="00976460"/>
    <w:rsid w:val="00980F9B"/>
    <w:rsid w:val="00981760"/>
    <w:rsid w:val="009846D7"/>
    <w:rsid w:val="0098766E"/>
    <w:rsid w:val="0099472F"/>
    <w:rsid w:val="009954C1"/>
    <w:rsid w:val="00995631"/>
    <w:rsid w:val="00995CB9"/>
    <w:rsid w:val="009A2124"/>
    <w:rsid w:val="009A385F"/>
    <w:rsid w:val="009A5EAB"/>
    <w:rsid w:val="009B2727"/>
    <w:rsid w:val="009B291C"/>
    <w:rsid w:val="009B3736"/>
    <w:rsid w:val="009B4193"/>
    <w:rsid w:val="009B541F"/>
    <w:rsid w:val="009C2356"/>
    <w:rsid w:val="009C41E3"/>
    <w:rsid w:val="009C6828"/>
    <w:rsid w:val="009D179C"/>
    <w:rsid w:val="009D2A9D"/>
    <w:rsid w:val="009D5AC3"/>
    <w:rsid w:val="009E0418"/>
    <w:rsid w:val="009E0FB6"/>
    <w:rsid w:val="009E11D4"/>
    <w:rsid w:val="009E184F"/>
    <w:rsid w:val="009E6402"/>
    <w:rsid w:val="009E7733"/>
    <w:rsid w:val="009F0E86"/>
    <w:rsid w:val="009F181E"/>
    <w:rsid w:val="009F304A"/>
    <w:rsid w:val="009F4EDD"/>
    <w:rsid w:val="00A03AFC"/>
    <w:rsid w:val="00A04043"/>
    <w:rsid w:val="00A04EA5"/>
    <w:rsid w:val="00A1052B"/>
    <w:rsid w:val="00A15565"/>
    <w:rsid w:val="00A1589F"/>
    <w:rsid w:val="00A15F3D"/>
    <w:rsid w:val="00A179BE"/>
    <w:rsid w:val="00A225EC"/>
    <w:rsid w:val="00A23B83"/>
    <w:rsid w:val="00A31286"/>
    <w:rsid w:val="00A35B94"/>
    <w:rsid w:val="00A36F26"/>
    <w:rsid w:val="00A45D56"/>
    <w:rsid w:val="00A4608C"/>
    <w:rsid w:val="00A503BA"/>
    <w:rsid w:val="00A55FF5"/>
    <w:rsid w:val="00A56E57"/>
    <w:rsid w:val="00A5739D"/>
    <w:rsid w:val="00A6392A"/>
    <w:rsid w:val="00A65F42"/>
    <w:rsid w:val="00A6702E"/>
    <w:rsid w:val="00A70FDE"/>
    <w:rsid w:val="00A7150D"/>
    <w:rsid w:val="00A71685"/>
    <w:rsid w:val="00A76211"/>
    <w:rsid w:val="00A766ED"/>
    <w:rsid w:val="00A769D1"/>
    <w:rsid w:val="00A76C06"/>
    <w:rsid w:val="00A8233A"/>
    <w:rsid w:val="00A82FBE"/>
    <w:rsid w:val="00A90CC9"/>
    <w:rsid w:val="00A90DAD"/>
    <w:rsid w:val="00A96024"/>
    <w:rsid w:val="00A9769A"/>
    <w:rsid w:val="00A9799E"/>
    <w:rsid w:val="00AA0731"/>
    <w:rsid w:val="00AA77A1"/>
    <w:rsid w:val="00AB19F0"/>
    <w:rsid w:val="00AB20E7"/>
    <w:rsid w:val="00AB4098"/>
    <w:rsid w:val="00AB77B3"/>
    <w:rsid w:val="00AD0010"/>
    <w:rsid w:val="00AD1207"/>
    <w:rsid w:val="00AD1D6A"/>
    <w:rsid w:val="00AD25DA"/>
    <w:rsid w:val="00AD4B72"/>
    <w:rsid w:val="00AD73FC"/>
    <w:rsid w:val="00AE0DCB"/>
    <w:rsid w:val="00AE3B27"/>
    <w:rsid w:val="00AE462E"/>
    <w:rsid w:val="00AE4D02"/>
    <w:rsid w:val="00AF1495"/>
    <w:rsid w:val="00AF6FAC"/>
    <w:rsid w:val="00B027B3"/>
    <w:rsid w:val="00B02DDC"/>
    <w:rsid w:val="00B040B0"/>
    <w:rsid w:val="00B056F7"/>
    <w:rsid w:val="00B0692A"/>
    <w:rsid w:val="00B07D3A"/>
    <w:rsid w:val="00B17818"/>
    <w:rsid w:val="00B20533"/>
    <w:rsid w:val="00B26696"/>
    <w:rsid w:val="00B301B1"/>
    <w:rsid w:val="00B318BE"/>
    <w:rsid w:val="00B32D18"/>
    <w:rsid w:val="00B42E0A"/>
    <w:rsid w:val="00B47E5B"/>
    <w:rsid w:val="00B51B2A"/>
    <w:rsid w:val="00B52722"/>
    <w:rsid w:val="00B53205"/>
    <w:rsid w:val="00B53C16"/>
    <w:rsid w:val="00B53C7C"/>
    <w:rsid w:val="00B602A1"/>
    <w:rsid w:val="00B60980"/>
    <w:rsid w:val="00B723B0"/>
    <w:rsid w:val="00B73E49"/>
    <w:rsid w:val="00B748D2"/>
    <w:rsid w:val="00B74ECC"/>
    <w:rsid w:val="00B7633B"/>
    <w:rsid w:val="00B778E3"/>
    <w:rsid w:val="00B9058D"/>
    <w:rsid w:val="00B910ED"/>
    <w:rsid w:val="00B9448E"/>
    <w:rsid w:val="00B9596F"/>
    <w:rsid w:val="00B96ECD"/>
    <w:rsid w:val="00B97CD5"/>
    <w:rsid w:val="00BA00AD"/>
    <w:rsid w:val="00BA46C7"/>
    <w:rsid w:val="00BA5391"/>
    <w:rsid w:val="00BA7F21"/>
    <w:rsid w:val="00BB2AAF"/>
    <w:rsid w:val="00BB33D8"/>
    <w:rsid w:val="00BC1D3D"/>
    <w:rsid w:val="00BC25AE"/>
    <w:rsid w:val="00BC308A"/>
    <w:rsid w:val="00BC379E"/>
    <w:rsid w:val="00BC79E3"/>
    <w:rsid w:val="00BC7EF0"/>
    <w:rsid w:val="00BD1DBC"/>
    <w:rsid w:val="00BD2031"/>
    <w:rsid w:val="00BD7B4F"/>
    <w:rsid w:val="00BE138F"/>
    <w:rsid w:val="00BE3462"/>
    <w:rsid w:val="00BE5A3D"/>
    <w:rsid w:val="00BE609A"/>
    <w:rsid w:val="00BF087A"/>
    <w:rsid w:val="00BF1BD0"/>
    <w:rsid w:val="00BF4365"/>
    <w:rsid w:val="00C051A1"/>
    <w:rsid w:val="00C15DA9"/>
    <w:rsid w:val="00C16E53"/>
    <w:rsid w:val="00C20006"/>
    <w:rsid w:val="00C201E6"/>
    <w:rsid w:val="00C2162F"/>
    <w:rsid w:val="00C21BF4"/>
    <w:rsid w:val="00C22C56"/>
    <w:rsid w:val="00C30A01"/>
    <w:rsid w:val="00C3504F"/>
    <w:rsid w:val="00C40099"/>
    <w:rsid w:val="00C43A5A"/>
    <w:rsid w:val="00C44000"/>
    <w:rsid w:val="00C462C3"/>
    <w:rsid w:val="00C5266E"/>
    <w:rsid w:val="00C53019"/>
    <w:rsid w:val="00C53F45"/>
    <w:rsid w:val="00C546A1"/>
    <w:rsid w:val="00C5516B"/>
    <w:rsid w:val="00C61117"/>
    <w:rsid w:val="00C70DC0"/>
    <w:rsid w:val="00C742A0"/>
    <w:rsid w:val="00C75013"/>
    <w:rsid w:val="00C75A41"/>
    <w:rsid w:val="00C82DD8"/>
    <w:rsid w:val="00C84916"/>
    <w:rsid w:val="00C854DC"/>
    <w:rsid w:val="00C86257"/>
    <w:rsid w:val="00C87C3E"/>
    <w:rsid w:val="00C92993"/>
    <w:rsid w:val="00CA26B0"/>
    <w:rsid w:val="00CA2B97"/>
    <w:rsid w:val="00CA7D81"/>
    <w:rsid w:val="00CB405C"/>
    <w:rsid w:val="00CB5575"/>
    <w:rsid w:val="00CD13EE"/>
    <w:rsid w:val="00CE04EB"/>
    <w:rsid w:val="00CE05C2"/>
    <w:rsid w:val="00CE56EF"/>
    <w:rsid w:val="00CF06EC"/>
    <w:rsid w:val="00CF60CC"/>
    <w:rsid w:val="00D01542"/>
    <w:rsid w:val="00D019E5"/>
    <w:rsid w:val="00D03830"/>
    <w:rsid w:val="00D0446C"/>
    <w:rsid w:val="00D0738F"/>
    <w:rsid w:val="00D146A6"/>
    <w:rsid w:val="00D16B1A"/>
    <w:rsid w:val="00D21FAB"/>
    <w:rsid w:val="00D22509"/>
    <w:rsid w:val="00D27AB3"/>
    <w:rsid w:val="00D31A11"/>
    <w:rsid w:val="00D32983"/>
    <w:rsid w:val="00D3363D"/>
    <w:rsid w:val="00D33B36"/>
    <w:rsid w:val="00D40364"/>
    <w:rsid w:val="00D40915"/>
    <w:rsid w:val="00D42A42"/>
    <w:rsid w:val="00D4365A"/>
    <w:rsid w:val="00D44CD7"/>
    <w:rsid w:val="00D45DE4"/>
    <w:rsid w:val="00D45FE6"/>
    <w:rsid w:val="00D5018E"/>
    <w:rsid w:val="00D51998"/>
    <w:rsid w:val="00D543F7"/>
    <w:rsid w:val="00D55483"/>
    <w:rsid w:val="00D55EDB"/>
    <w:rsid w:val="00D6029F"/>
    <w:rsid w:val="00D61FF0"/>
    <w:rsid w:val="00D64E72"/>
    <w:rsid w:val="00D666D5"/>
    <w:rsid w:val="00D66A08"/>
    <w:rsid w:val="00D66F3C"/>
    <w:rsid w:val="00D70B64"/>
    <w:rsid w:val="00D73349"/>
    <w:rsid w:val="00D74201"/>
    <w:rsid w:val="00D76899"/>
    <w:rsid w:val="00D8052A"/>
    <w:rsid w:val="00D80587"/>
    <w:rsid w:val="00D86D51"/>
    <w:rsid w:val="00D903B5"/>
    <w:rsid w:val="00D91791"/>
    <w:rsid w:val="00D937AC"/>
    <w:rsid w:val="00D944D4"/>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D03D3"/>
    <w:rsid w:val="00DD1BB5"/>
    <w:rsid w:val="00DD3CA6"/>
    <w:rsid w:val="00DD60C3"/>
    <w:rsid w:val="00DE2F94"/>
    <w:rsid w:val="00DE521F"/>
    <w:rsid w:val="00DE661C"/>
    <w:rsid w:val="00DF691A"/>
    <w:rsid w:val="00E0205D"/>
    <w:rsid w:val="00E03FE2"/>
    <w:rsid w:val="00E04167"/>
    <w:rsid w:val="00E06521"/>
    <w:rsid w:val="00E14731"/>
    <w:rsid w:val="00E17E68"/>
    <w:rsid w:val="00E2481E"/>
    <w:rsid w:val="00E261B9"/>
    <w:rsid w:val="00E2729F"/>
    <w:rsid w:val="00E31E6A"/>
    <w:rsid w:val="00E4191B"/>
    <w:rsid w:val="00E44929"/>
    <w:rsid w:val="00E4618F"/>
    <w:rsid w:val="00E507CC"/>
    <w:rsid w:val="00E51B00"/>
    <w:rsid w:val="00E560DC"/>
    <w:rsid w:val="00E5720A"/>
    <w:rsid w:val="00E60393"/>
    <w:rsid w:val="00E66CF3"/>
    <w:rsid w:val="00E75CF3"/>
    <w:rsid w:val="00E81AD8"/>
    <w:rsid w:val="00E839D5"/>
    <w:rsid w:val="00E910AC"/>
    <w:rsid w:val="00E93236"/>
    <w:rsid w:val="00E94FF5"/>
    <w:rsid w:val="00E96F88"/>
    <w:rsid w:val="00E9793A"/>
    <w:rsid w:val="00EA0D0C"/>
    <w:rsid w:val="00EA25C6"/>
    <w:rsid w:val="00EB31AA"/>
    <w:rsid w:val="00EB63C8"/>
    <w:rsid w:val="00EB6CAD"/>
    <w:rsid w:val="00EB7D8C"/>
    <w:rsid w:val="00EC3336"/>
    <w:rsid w:val="00EC3AD7"/>
    <w:rsid w:val="00EC4A46"/>
    <w:rsid w:val="00EC67A3"/>
    <w:rsid w:val="00ED3351"/>
    <w:rsid w:val="00ED34EB"/>
    <w:rsid w:val="00ED748A"/>
    <w:rsid w:val="00ED76B1"/>
    <w:rsid w:val="00ED771E"/>
    <w:rsid w:val="00EE01C3"/>
    <w:rsid w:val="00EE41F0"/>
    <w:rsid w:val="00EE55B5"/>
    <w:rsid w:val="00EE55C3"/>
    <w:rsid w:val="00EE78F7"/>
    <w:rsid w:val="00EF2C18"/>
    <w:rsid w:val="00EF47FC"/>
    <w:rsid w:val="00F00078"/>
    <w:rsid w:val="00F01499"/>
    <w:rsid w:val="00F01953"/>
    <w:rsid w:val="00F0244C"/>
    <w:rsid w:val="00F12D0C"/>
    <w:rsid w:val="00F143D9"/>
    <w:rsid w:val="00F14FE0"/>
    <w:rsid w:val="00F15B1A"/>
    <w:rsid w:val="00F15C0B"/>
    <w:rsid w:val="00F2150B"/>
    <w:rsid w:val="00F218A5"/>
    <w:rsid w:val="00F223E8"/>
    <w:rsid w:val="00F22D4C"/>
    <w:rsid w:val="00F24C7C"/>
    <w:rsid w:val="00F320EB"/>
    <w:rsid w:val="00F34EA3"/>
    <w:rsid w:val="00F36535"/>
    <w:rsid w:val="00F36BEE"/>
    <w:rsid w:val="00F37986"/>
    <w:rsid w:val="00F37C2A"/>
    <w:rsid w:val="00F42B3B"/>
    <w:rsid w:val="00F448C0"/>
    <w:rsid w:val="00F44F53"/>
    <w:rsid w:val="00F5091C"/>
    <w:rsid w:val="00F5157A"/>
    <w:rsid w:val="00F51C2C"/>
    <w:rsid w:val="00F530C7"/>
    <w:rsid w:val="00F53DB2"/>
    <w:rsid w:val="00F57812"/>
    <w:rsid w:val="00F603DF"/>
    <w:rsid w:val="00F6148B"/>
    <w:rsid w:val="00F630C5"/>
    <w:rsid w:val="00F6323D"/>
    <w:rsid w:val="00F65AD2"/>
    <w:rsid w:val="00F66D30"/>
    <w:rsid w:val="00F67E97"/>
    <w:rsid w:val="00F72D35"/>
    <w:rsid w:val="00F7452D"/>
    <w:rsid w:val="00F767BF"/>
    <w:rsid w:val="00F86323"/>
    <w:rsid w:val="00F900B8"/>
    <w:rsid w:val="00F90273"/>
    <w:rsid w:val="00F93EC6"/>
    <w:rsid w:val="00F94408"/>
    <w:rsid w:val="00FA0123"/>
    <w:rsid w:val="00FA4327"/>
    <w:rsid w:val="00FA4AFC"/>
    <w:rsid w:val="00FA7625"/>
    <w:rsid w:val="00FB653C"/>
    <w:rsid w:val="00FB76C3"/>
    <w:rsid w:val="00FC00D8"/>
    <w:rsid w:val="00FC0E21"/>
    <w:rsid w:val="00FC1730"/>
    <w:rsid w:val="00FC3671"/>
    <w:rsid w:val="00FC3FF1"/>
    <w:rsid w:val="00FC52F6"/>
    <w:rsid w:val="00FC6B5F"/>
    <w:rsid w:val="00FC7743"/>
    <w:rsid w:val="00FD0537"/>
    <w:rsid w:val="00FD261A"/>
    <w:rsid w:val="00FD2914"/>
    <w:rsid w:val="00FD665C"/>
    <w:rsid w:val="00FD6B12"/>
    <w:rsid w:val="00FE1E2E"/>
    <w:rsid w:val="00FE4C11"/>
    <w:rsid w:val="00FE6C66"/>
    <w:rsid w:val="00FF5BD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04487559-A336-480E-A30C-4EF97D9F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DF691A"/>
    <w:pPr>
      <w:spacing w:after="0" w:line="240" w:lineRule="auto"/>
    </w:pPr>
  </w:style>
  <w:style w:type="character" w:styleId="UnresolvedMention">
    <w:name w:val="Unresolved Mention"/>
    <w:basedOn w:val="DefaultParagraphFont"/>
    <w:uiPriority w:val="99"/>
    <w:semiHidden/>
    <w:unhideWhenUsed/>
    <w:rsid w:val="00582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36998391">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71363553">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Props1.xml><?xml version="1.0" encoding="utf-8"?>
<ds:datastoreItem xmlns:ds="http://schemas.openxmlformats.org/officeDocument/2006/customXml" ds:itemID="{CFFFE9AF-4667-4674-A1F3-1821FA0729C2}">
  <ds:schemaRefs>
    <ds:schemaRef ds:uri="http://schemas.openxmlformats.org/officeDocument/2006/bibliography"/>
  </ds:schemaRefs>
</ds:datastoreItem>
</file>

<file path=customXml/itemProps2.xml><?xml version="1.0" encoding="utf-8"?>
<ds:datastoreItem xmlns:ds="http://schemas.openxmlformats.org/officeDocument/2006/customXml" ds:itemID="{83D29FFB-E3FF-43FF-AE4C-B3402EF59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4.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2311</Characters>
  <Application>Microsoft Office Word</Application>
  <DocSecurity>0</DocSecurity>
  <Lines>144</Lines>
  <Paragraphs>77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Hewlett-Packard Company</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Stuart Santos</cp:lastModifiedBy>
  <cp:revision>1</cp:revision>
  <cp:lastPrinted>2016-04-26T15:31:00Z</cp:lastPrinted>
  <dcterms:created xsi:type="dcterms:W3CDTF">2026-04-08T20:02:00Z</dcterms:created>
  <dcterms:modified xsi:type="dcterms:W3CDTF">2026-04-08T20:02:00Z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MediaServiceImageTags">
    <vt:lpwstr/>
  </property>
  <property fmtid="{D5CDD505-2E9C-101B-9397-08002B2CF9AE}" pid="5" name="MSIP_Label_bae40d21-6309-4c17-93eb-fcf64ebc4f54_Enabled">
    <vt:lpwstr>true</vt:lpwstr>
  </property>
  <property fmtid="{D5CDD505-2E9C-101B-9397-08002B2CF9AE}" pid="6" name="MSIP_Label_bae40d21-6309-4c17-93eb-fcf64ebc4f54_SetDate">
    <vt:lpwstr>2026-02-17T11:41:55Z</vt:lpwstr>
  </property>
  <property fmtid="{D5CDD505-2E9C-101B-9397-08002B2CF9AE}" pid="7" name="MSIP_Label_bae40d21-6309-4c17-93eb-fcf64ebc4f54_Method">
    <vt:lpwstr>Privileged</vt:lpwstr>
  </property>
  <property fmtid="{D5CDD505-2E9C-101B-9397-08002B2CF9AE}" pid="8" name="MSIP_Label_bae40d21-6309-4c17-93eb-fcf64ebc4f54_Name">
    <vt:lpwstr>Lexxika - Non-Confidential Data</vt:lpwstr>
  </property>
  <property fmtid="{D5CDD505-2E9C-101B-9397-08002B2CF9AE}" pid="9" name="MSIP_Label_bae40d21-6309-4c17-93eb-fcf64ebc4f54_SiteId">
    <vt:lpwstr>e61f3ce7-b380-49a8-a874-ebd96595ddb4</vt:lpwstr>
  </property>
  <property fmtid="{D5CDD505-2E9C-101B-9397-08002B2CF9AE}" pid="10" name="MSIP_Label_bae40d21-6309-4c17-93eb-fcf64ebc4f54_ActionId">
    <vt:lpwstr>ec73b31f-56f8-4bed-8b61-85b3af4e3260</vt:lpwstr>
  </property>
  <property fmtid="{D5CDD505-2E9C-101B-9397-08002B2CF9AE}" pid="11" name="MSIP_Label_bae40d21-6309-4c17-93eb-fcf64ebc4f54_ContentBits">
    <vt:lpwstr>0</vt:lpwstr>
  </property>
  <property fmtid="{D5CDD505-2E9C-101B-9397-08002B2CF9AE}" pid="12" name="MSIP_Label_bae40d21-6309-4c17-93eb-fcf64ebc4f54_Tag">
    <vt:lpwstr>10, 0, 1, 1</vt:lpwstr>
  </property>
  <property fmtid="{D5CDD505-2E9C-101B-9397-08002B2CF9AE}" pid="13" name="ClassificationContentMarkingFooterShapeIds">
    <vt:lpwstr>6430437b,6c2ef1b,72263fe2</vt:lpwstr>
  </property>
  <property fmtid="{D5CDD505-2E9C-101B-9397-08002B2CF9AE}" pid="14" name="ClassificationContentMarkingFooterFontProps">
    <vt:lpwstr>#000000,10,Aptos</vt:lpwstr>
  </property>
  <property fmtid="{D5CDD505-2E9C-101B-9397-08002B2CF9AE}" pid="15" name="ClassificationContentMarkingFooterText">
    <vt:lpwstr>INTERNAL USE ONLY</vt:lpwstr>
  </property>
  <property fmtid="{D5CDD505-2E9C-101B-9397-08002B2CF9AE}" pid="16" name="MSIP_Label_9108d454-5c13-4905-93be-12ec8059c842_Enabled">
    <vt:lpwstr>true</vt:lpwstr>
  </property>
  <property fmtid="{D5CDD505-2E9C-101B-9397-08002B2CF9AE}" pid="17" name="MSIP_Label_9108d454-5c13-4905-93be-12ec8059c842_SetDate">
    <vt:lpwstr>2026-04-08T20:02:21Z</vt:lpwstr>
  </property>
  <property fmtid="{D5CDD505-2E9C-101B-9397-08002B2CF9AE}" pid="18" name="MSIP_Label_9108d454-5c13-4905-93be-12ec8059c842_Method">
    <vt:lpwstr>Privileged</vt:lpwstr>
  </property>
  <property fmtid="{D5CDD505-2E9C-101B-9397-08002B2CF9AE}" pid="19" name="MSIP_Label_9108d454-5c13-4905-93be-12ec8059c842_Name">
    <vt:lpwstr>9108d454-5c13-4905-93be-12ec8059c842</vt:lpwstr>
  </property>
  <property fmtid="{D5CDD505-2E9C-101B-9397-08002B2CF9AE}" pid="20" name="MSIP_Label_9108d454-5c13-4905-93be-12ec8059c842_SiteId">
    <vt:lpwstr>473672ba-cd07-4371-a2ae-788b4c61840e</vt:lpwstr>
  </property>
  <property fmtid="{D5CDD505-2E9C-101B-9397-08002B2CF9AE}" pid="21" name="MSIP_Label_9108d454-5c13-4905-93be-12ec8059c842_ActionId">
    <vt:lpwstr>62e903b8-4c52-472f-b5b7-0b3761ab1501</vt:lpwstr>
  </property>
  <property fmtid="{D5CDD505-2E9C-101B-9397-08002B2CF9AE}" pid="22" name="MSIP_Label_9108d454-5c13-4905-93be-12ec8059c842_ContentBits">
    <vt:lpwstr>2</vt:lpwstr>
  </property>
  <property fmtid="{D5CDD505-2E9C-101B-9397-08002B2CF9AE}" pid="23" name="MSIP_Label_9108d454-5c13-4905-93be-12ec8059c842_Tag">
    <vt:lpwstr>10, 0, 1, 1</vt:lpwstr>
  </property>
</Properties>
</file>