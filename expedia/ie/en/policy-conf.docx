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32A" w:rsidRDefault="0095232A" w:rsidP="004E40BD">
      <w:pPr>
        <w:spacing w:after="0" w:line="240" w:lineRule="auto"/>
      </w:pPr>
    </w:p>
    <w:p w:rsidR="004E40BD" w:rsidRDefault="0095232A" w:rsidP="004E40BD">
      <w:pPr>
        <w:spacing w:after="0" w:line="240" w:lineRule="auto"/>
      </w:pPr>
      <w:del w:id="0" w:author="Kitchens, Darcy" w:date="2026-02-26T15:57:00Z" w16du:dateUtc="2026-02-26T21:57:00Z">
        <w:r w:rsidDel="0095232A">
          <w:rPr>
            <w:noProof/>
          </w:rPr>
          <w:drawing>
            <wp:inline distT="0" distB="0" distL="0" distR="0" wp14:anchorId="55076EAA" wp14:editId="5DCDC977">
              <wp:extent cx="905256" cy="448056"/>
              <wp:effectExtent l="0" t="0" r="0" b="9525"/>
              <wp:docPr id="811543260" name="Picture 81154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1">
                        <a:extLst>
                          <a:ext uri="{28A0092B-C50C-407E-A947-70E740481C1C}">
                            <a14:useLocalDpi xmlns:a14="http://schemas.microsoft.com/office/drawing/2010/main" val="0"/>
                          </a:ext>
                        </a:extLst>
                      </a:blip>
                      <a:stretch>
                        <a:fillRect/>
                      </a:stretch>
                    </pic:blipFill>
                    <pic:spPr>
                      <a:xfrm>
                        <a:off x="0" y="0"/>
                        <a:ext cx="905256" cy="448056"/>
                      </a:xfrm>
                      <a:prstGeom prst="rect">
                        <a:avLst/>
                      </a:prstGeom>
                    </pic:spPr>
                  </pic:pic>
                </a:graphicData>
              </a:graphic>
            </wp:inline>
          </w:drawing>
        </w:r>
      </w:del>
      <w:ins w:id="1" w:author="Kitchens, Darcy" w:date="2026-02-26T15:57:00Z" w16du:dateUtc="2026-02-26T21:57:00Z">
        <w:r>
          <w:rPr>
            <w:noProof/>
          </w:rPr>
          <w:drawing>
            <wp:inline distT="0" distB="0" distL="0" distR="0" wp14:anchorId="35E6D0A2" wp14:editId="72DEA599">
              <wp:extent cx="1864800" cy="720000"/>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a:fillRect/>
                      </a:stretch>
                    </pic:blipFill>
                    <pic:spPr>
                      <a:xfrm>
                        <a:off x="0" y="0"/>
                        <a:ext cx="1864800" cy="720000"/>
                      </a:xfrm>
                      <a:prstGeom prst="rect">
                        <a:avLst/>
                      </a:prstGeom>
                    </pic:spPr>
                  </pic:pic>
                </a:graphicData>
              </a:graphic>
            </wp:inline>
          </w:drawing>
        </w:r>
      </w:ins>
    </w:p>
    <w:p w:rsidR="004E40BD" w:rsidRDefault="004E40BD" w:rsidP="004E40BD">
      <w:pPr>
        <w:spacing w:after="0" w:line="240" w:lineRule="auto"/>
      </w:pPr>
    </w:p>
    <w:p w:rsidR="004E40BD" w:rsidRDefault="004E40BD" w:rsidP="004E40BD">
      <w:pPr>
        <w:spacing w:after="0" w:line="240" w:lineRule="auto"/>
      </w:pPr>
    </w:p>
    <w:p w:rsidR="000B368C" w:rsidRDefault="000B368C" w:rsidP="004E40BD">
      <w:pPr>
        <w:spacing w:after="0" w:line="240" w:lineRule="auto"/>
      </w:pPr>
      <w:r>
        <w:rPr>
          <w:rFonts w:ascii="Arial" w:hAnsi="Arial" w:cs="Arial"/>
          <w:b/>
          <w:color w:val="FF0000"/>
          <w:sz w:val="20"/>
          <w:szCs w:val="20"/>
          <w:lang w:val="en-AU"/>
        </w:rPr>
        <w:t xml:space="preserve">From: </w:t>
      </w:r>
      <w:r>
        <w:rPr>
          <w:rFonts w:ascii="Arial" w:hAnsi="Arial" w:cs="Arial"/>
          <w:b/>
          <w:color w:val="FF0000"/>
          <w:sz w:val="20"/>
          <w:szCs w:val="20"/>
          <w:lang w:val="en-AU"/>
        </w:rPr>
        <w:tab/>
      </w:r>
      <w:r>
        <w:rPr>
          <w:rFonts w:ascii="Arial" w:hAnsi="Arial" w:cs="Arial"/>
          <w:b/>
          <w:color w:val="FF0000"/>
          <w:sz w:val="20"/>
          <w:szCs w:val="20"/>
          <w:lang w:val="en-AU"/>
        </w:rPr>
        <w:tab/>
      </w:r>
      <w:del w:id="2" w:author="Paul Brown" w:date="2026-02-09T12:22:00Z" w16du:dateUtc="2026-02-09T12:22:00Z">
        <w:r w:rsidDel="00213732">
          <w:rPr>
            <w:rFonts w:ascii="Arial" w:hAnsi="Arial" w:cs="Arial"/>
            <w:b/>
            <w:color w:val="FF0000"/>
            <w:sz w:val="20"/>
            <w:szCs w:val="20"/>
            <w:lang w:val="en-AU"/>
          </w:rPr>
          <w:delText xml:space="preserve">AIG </w:delText>
        </w:r>
      </w:del>
      <w:r>
        <w:rPr>
          <w:rFonts w:ascii="Arial" w:hAnsi="Arial" w:cs="Arial"/>
          <w:b/>
          <w:color w:val="FF0000"/>
          <w:sz w:val="20"/>
          <w:szCs w:val="20"/>
          <w:lang w:val="en-AU"/>
        </w:rPr>
        <w:t>Travel</w:t>
      </w:r>
      <w:ins w:id="3" w:author="Paul Brown" w:date="2026-02-09T12:22:00Z" w16du:dateUtc="2026-02-09T12:22:00Z">
        <w:r w:rsidR="00213732">
          <w:rPr>
            <w:rFonts w:ascii="Arial" w:hAnsi="Arial" w:cs="Arial"/>
            <w:b/>
            <w:color w:val="FF0000"/>
            <w:sz w:val="20"/>
            <w:szCs w:val="20"/>
            <w:lang w:val="en-AU"/>
          </w:rPr>
          <w:t xml:space="preserve"> Guard</w:t>
        </w:r>
      </w:ins>
    </w:p>
    <w:p w:rsidR="000D54CA" w:rsidRPr="006371A2" w:rsidRDefault="000D54CA" w:rsidP="6D5BBBF0">
      <w:pPr>
        <w:spacing w:after="0" w:line="240" w:lineRule="auto"/>
        <w:rPr>
          <w:rFonts w:ascii="Arial" w:hAnsi="Arial" w:cs="Arial"/>
          <w:b/>
          <w:bCs/>
          <w:color w:val="FF0000"/>
          <w:sz w:val="20"/>
          <w:szCs w:val="20"/>
          <w:lang w:val="en-AU"/>
        </w:rPr>
      </w:pPr>
      <w:r w:rsidRPr="6D5BBBF0">
        <w:rPr>
          <w:rFonts w:ascii="Arial" w:hAnsi="Arial" w:cs="Arial"/>
          <w:b/>
          <w:bCs/>
          <w:color w:val="FF0000"/>
          <w:sz w:val="20"/>
          <w:szCs w:val="20"/>
          <w:lang w:val="en-AU"/>
        </w:rPr>
        <w:t>Subject:</w:t>
      </w:r>
      <w:r>
        <w:tab/>
      </w:r>
      <w:r w:rsidR="003132A3" w:rsidRPr="6D5BBBF0">
        <w:rPr>
          <w:rFonts w:ascii="Arial" w:hAnsi="Arial" w:cs="Arial"/>
          <w:b/>
          <w:bCs/>
          <w:color w:val="FF0000"/>
          <w:sz w:val="20"/>
          <w:szCs w:val="20"/>
          <w:lang w:val="en-AU"/>
        </w:rPr>
        <w:t>Your</w:t>
      </w:r>
      <w:r w:rsidRPr="6D5BBBF0">
        <w:rPr>
          <w:rFonts w:ascii="Arial" w:hAnsi="Arial" w:cs="Arial"/>
          <w:b/>
          <w:bCs/>
          <w:color w:val="FF0000"/>
          <w:sz w:val="20"/>
          <w:szCs w:val="20"/>
          <w:lang w:val="en-AU"/>
        </w:rPr>
        <w:t xml:space="preserve"> Policy</w:t>
      </w:r>
      <w:r w:rsidR="00B6789C" w:rsidRPr="6D5BBBF0">
        <w:rPr>
          <w:rFonts w:ascii="Arial" w:hAnsi="Arial" w:cs="Arial"/>
          <w:b/>
          <w:bCs/>
          <w:color w:val="FF0000"/>
          <w:sz w:val="20"/>
          <w:szCs w:val="20"/>
          <w:lang w:val="en-AU"/>
        </w:rPr>
        <w:t xml:space="preserve"> Information and Terms &amp; Conditions </w:t>
      </w:r>
      <w:r w:rsidR="00AC36F4" w:rsidRPr="6D5BBBF0">
        <w:rPr>
          <w:rFonts w:ascii="Arial" w:hAnsi="Arial" w:cs="Arial"/>
          <w:b/>
          <w:bCs/>
          <w:color w:val="FF0000"/>
          <w:sz w:val="20"/>
          <w:szCs w:val="20"/>
          <w:lang w:val="en-AU"/>
        </w:rPr>
        <w:t>{{Policy Number}}</w:t>
      </w:r>
    </w:p>
    <w:p w:rsidR="000D54CA" w:rsidRDefault="000D54CA" w:rsidP="000D54CA">
      <w:pPr>
        <w:spacing w:after="0" w:line="240" w:lineRule="auto"/>
        <w:rPr>
          <w:rFonts w:ascii="Arial" w:hAnsi="Arial" w:cs="Arial"/>
          <w:sz w:val="20"/>
          <w:szCs w:val="20"/>
          <w:lang w:val="en-AU"/>
        </w:rPr>
      </w:pPr>
    </w:p>
    <w:p w:rsidR="007E4C46" w:rsidRDefault="007E4C46" w:rsidP="000D54CA">
      <w:pPr>
        <w:spacing w:after="0" w:line="240" w:lineRule="auto"/>
        <w:rPr>
          <w:rFonts w:ascii="Arial" w:hAnsi="Arial" w:cs="Arial"/>
          <w:sz w:val="20"/>
          <w:szCs w:val="20"/>
          <w:lang w:val="en-AU"/>
        </w:rPr>
      </w:pPr>
    </w:p>
    <w:p w:rsidR="000D54CA" w:rsidRPr="000B368C" w:rsidRDefault="000D54CA" w:rsidP="000D54CA">
      <w:pPr>
        <w:spacing w:after="0" w:line="240" w:lineRule="auto"/>
        <w:rPr>
          <w:rFonts w:ascii="Arial" w:hAnsi="Arial" w:cs="Arial"/>
          <w:sz w:val="20"/>
          <w:szCs w:val="20"/>
        </w:rPr>
      </w:pPr>
      <w:r w:rsidRPr="000B368C">
        <w:rPr>
          <w:rFonts w:ascii="Arial" w:hAnsi="Arial" w:cs="Arial"/>
          <w:sz w:val="20"/>
          <w:szCs w:val="20"/>
          <w:lang w:val="en-AU"/>
        </w:rPr>
        <w:t xml:space="preserve">Hello </w:t>
      </w:r>
      <w:r w:rsidR="000B368C">
        <w:rPr>
          <w:rFonts w:ascii="Arial" w:hAnsi="Arial" w:cs="Arial"/>
          <w:sz w:val="20"/>
          <w:szCs w:val="20"/>
          <w:lang w:val="en-AU"/>
        </w:rPr>
        <w:t>{{</w:t>
      </w:r>
      <w:r w:rsidRPr="000B368C">
        <w:rPr>
          <w:rFonts w:ascii="Arial" w:hAnsi="Arial" w:cs="Arial"/>
          <w:sz w:val="20"/>
          <w:szCs w:val="20"/>
          <w:lang w:val="en-AU"/>
        </w:rPr>
        <w:t>Policy Holder First Name</w:t>
      </w:r>
      <w:r w:rsidR="000B368C">
        <w:rPr>
          <w:rFonts w:ascii="Arial" w:hAnsi="Arial" w:cs="Arial"/>
          <w:sz w:val="20"/>
          <w:szCs w:val="20"/>
          <w:lang w:val="en-AU"/>
        </w:rPr>
        <w:t>}}</w:t>
      </w:r>
      <w:r w:rsidRPr="000B368C">
        <w:rPr>
          <w:rFonts w:ascii="Arial" w:hAnsi="Arial" w:cs="Arial"/>
          <w:sz w:val="20"/>
          <w:szCs w:val="20"/>
          <w:lang w:val="en-AU"/>
        </w:rPr>
        <w:t> </w:t>
      </w:r>
      <w:r w:rsidR="000B368C">
        <w:rPr>
          <w:rFonts w:ascii="Arial" w:hAnsi="Arial" w:cs="Arial"/>
          <w:sz w:val="20"/>
          <w:szCs w:val="20"/>
          <w:lang w:val="en-AU"/>
        </w:rPr>
        <w:t>{{</w:t>
      </w:r>
      <w:r w:rsidRPr="000B368C">
        <w:rPr>
          <w:rFonts w:ascii="Arial" w:hAnsi="Arial" w:cs="Arial"/>
          <w:sz w:val="20"/>
          <w:szCs w:val="20"/>
          <w:lang w:val="en-AU"/>
        </w:rPr>
        <w:t>Policy Holder Last Name</w:t>
      </w:r>
      <w:r w:rsidR="000B368C">
        <w:rPr>
          <w:rFonts w:ascii="Arial" w:hAnsi="Arial" w:cs="Arial"/>
          <w:sz w:val="20"/>
          <w:szCs w:val="20"/>
          <w:lang w:val="en-AU"/>
        </w:rPr>
        <w:t>}}</w:t>
      </w:r>
      <w:r w:rsidRPr="000B368C">
        <w:rPr>
          <w:rFonts w:ascii="Arial" w:hAnsi="Arial" w:cs="Arial"/>
          <w:sz w:val="20"/>
          <w:szCs w:val="20"/>
          <w:lang w:val="en-AU"/>
        </w:rPr>
        <w:t>,</w:t>
      </w:r>
    </w:p>
    <w:p w:rsidR="000D54CA" w:rsidRPr="000B368C" w:rsidRDefault="000D54CA" w:rsidP="000D54CA">
      <w:pPr>
        <w:spacing w:after="0" w:line="240" w:lineRule="auto"/>
        <w:rPr>
          <w:rFonts w:ascii="Arial" w:hAnsi="Arial" w:cs="Arial"/>
          <w:sz w:val="20"/>
          <w:szCs w:val="20"/>
          <w:lang w:val="en-AU"/>
        </w:rPr>
      </w:pPr>
    </w:p>
    <w:p w:rsidR="00FA4327" w:rsidRPr="000B368C" w:rsidRDefault="00FA4327" w:rsidP="000D54CA">
      <w:pPr>
        <w:spacing w:after="0" w:line="240" w:lineRule="auto"/>
        <w:rPr>
          <w:rFonts w:ascii="Arial" w:hAnsi="Arial" w:cs="Arial"/>
          <w:sz w:val="20"/>
          <w:szCs w:val="20"/>
          <w:lang w:val="en-AU"/>
        </w:rPr>
      </w:pPr>
    </w:p>
    <w:p w:rsidR="008B14BF" w:rsidRPr="008C3791" w:rsidRDefault="008B14BF" w:rsidP="6D5BBBF0">
      <w:pPr>
        <w:spacing w:after="0" w:line="240" w:lineRule="auto"/>
        <w:rPr>
          <w:rFonts w:ascii="Arial" w:hAnsi="Arial" w:cs="Arial"/>
          <w:b/>
          <w:bCs/>
          <w:color w:val="002060"/>
          <w:sz w:val="20"/>
          <w:szCs w:val="20"/>
          <w:lang w:val="en-AU"/>
        </w:rPr>
      </w:pPr>
      <w:r w:rsidRPr="6D5BBBF0">
        <w:rPr>
          <w:rFonts w:ascii="Arial" w:hAnsi="Arial" w:cs="Arial"/>
          <w:b/>
          <w:bCs/>
          <w:color w:val="002060"/>
          <w:sz w:val="20"/>
          <w:szCs w:val="20"/>
          <w:lang w:val="en-AU"/>
        </w:rPr>
        <w:t xml:space="preserve">Please note: This policy covers residents of Ireland only. </w:t>
      </w:r>
    </w:p>
    <w:p w:rsidR="008B14BF" w:rsidRDefault="008B14BF" w:rsidP="00F37C2A">
      <w:pPr>
        <w:spacing w:after="0" w:line="240" w:lineRule="auto"/>
        <w:rPr>
          <w:rFonts w:ascii="Arial" w:hAnsi="Arial" w:cs="Arial"/>
          <w:sz w:val="20"/>
          <w:szCs w:val="20"/>
          <w:lang w:val="en-AU"/>
        </w:rPr>
      </w:pPr>
    </w:p>
    <w:p w:rsidR="00F37C2A" w:rsidRPr="00AC36F4" w:rsidRDefault="00F37C2A" w:rsidP="00F37C2A">
      <w:pPr>
        <w:spacing w:after="0" w:line="240" w:lineRule="auto"/>
        <w:rPr>
          <w:rFonts w:ascii="Arial" w:hAnsi="Arial" w:cs="Arial"/>
          <w:sz w:val="20"/>
          <w:szCs w:val="20"/>
          <w:lang w:val="en-AU"/>
        </w:rPr>
      </w:pPr>
      <w:r w:rsidRPr="6D5BBBF0">
        <w:rPr>
          <w:rFonts w:ascii="Arial" w:hAnsi="Arial" w:cs="Arial"/>
          <w:sz w:val="20"/>
          <w:szCs w:val="20"/>
          <w:lang w:val="en-AU"/>
        </w:rPr>
        <w:t xml:space="preserve">Thank you for </w:t>
      </w:r>
      <w:r w:rsidR="00B040BC" w:rsidRPr="6D5BBBF0">
        <w:rPr>
          <w:rFonts w:ascii="Arial" w:hAnsi="Arial" w:cs="Arial"/>
          <w:sz w:val="20"/>
          <w:szCs w:val="20"/>
          <w:lang w:val="en-AU"/>
        </w:rPr>
        <w:t xml:space="preserve">adding the </w:t>
      </w:r>
      <w:r w:rsidR="00B040BC" w:rsidRPr="6D5BBBF0">
        <w:rPr>
          <w:rFonts w:ascii="Arial" w:hAnsi="Arial" w:cs="Arial"/>
          <w:b/>
          <w:bCs/>
          <w:sz w:val="20"/>
          <w:szCs w:val="20"/>
          <w:u w:val="single"/>
          <w:lang w:val="en-AU"/>
        </w:rPr>
        <w:t>{{Product Name}}</w:t>
      </w:r>
      <w:r w:rsidR="00B040BC" w:rsidRPr="6D5BBBF0">
        <w:rPr>
          <w:rFonts w:ascii="Arial" w:hAnsi="Arial" w:cs="Arial"/>
          <w:b/>
          <w:bCs/>
          <w:sz w:val="20"/>
          <w:szCs w:val="20"/>
          <w:lang w:val="en-AU"/>
        </w:rPr>
        <w:t xml:space="preserve"> </w:t>
      </w:r>
      <w:r w:rsidR="00B040BC" w:rsidRPr="6D5BBBF0">
        <w:rPr>
          <w:rFonts w:ascii="Arial" w:hAnsi="Arial" w:cs="Arial"/>
          <w:sz w:val="20"/>
          <w:szCs w:val="20"/>
          <w:lang w:val="en-AU"/>
        </w:rPr>
        <w:t xml:space="preserve">with your reservation. </w:t>
      </w:r>
      <w:r w:rsidRPr="6D5BBBF0">
        <w:rPr>
          <w:rFonts w:ascii="Arial" w:hAnsi="Arial" w:cs="Arial"/>
          <w:sz w:val="20"/>
          <w:szCs w:val="20"/>
          <w:lang w:val="en-AU"/>
        </w:rPr>
        <w:t xml:space="preserve"> </w:t>
      </w:r>
    </w:p>
    <w:p w:rsidR="00D03830" w:rsidRPr="0016422C" w:rsidRDefault="00D03830" w:rsidP="000D54CA">
      <w:pPr>
        <w:spacing w:after="0" w:line="240" w:lineRule="auto"/>
        <w:rPr>
          <w:rFonts w:ascii="Arial" w:hAnsi="Arial" w:cs="Arial"/>
          <w:sz w:val="20"/>
          <w:szCs w:val="20"/>
          <w:lang w:val="en-AU"/>
        </w:rPr>
      </w:pPr>
      <w:r w:rsidRPr="008B14BF">
        <w:rPr>
          <w:rFonts w:ascii="Arial" w:hAnsi="Arial" w:cs="Arial"/>
          <w:sz w:val="20"/>
          <w:szCs w:val="20"/>
          <w:lang w:val="en-AU"/>
        </w:rPr>
        <w:t xml:space="preserve">Your Policy Number is </w:t>
      </w:r>
      <w:r w:rsidR="000B368C" w:rsidRPr="00584415">
        <w:rPr>
          <w:rFonts w:ascii="Arial" w:hAnsi="Arial" w:cs="Arial"/>
          <w:sz w:val="20"/>
          <w:szCs w:val="20"/>
          <w:lang w:val="en-AU"/>
        </w:rPr>
        <w:t>{{</w:t>
      </w:r>
      <w:r w:rsidRPr="00584415">
        <w:rPr>
          <w:rFonts w:ascii="Arial" w:hAnsi="Arial" w:cs="Arial"/>
          <w:sz w:val="20"/>
          <w:szCs w:val="20"/>
          <w:lang w:val="en-AU"/>
        </w:rPr>
        <w:t>Policy Number</w:t>
      </w:r>
      <w:r w:rsidR="000B368C" w:rsidRPr="00584415">
        <w:rPr>
          <w:rFonts w:ascii="Arial" w:hAnsi="Arial" w:cs="Arial"/>
          <w:sz w:val="20"/>
          <w:szCs w:val="20"/>
          <w:lang w:val="en-AU"/>
        </w:rPr>
        <w:t>}}</w:t>
      </w:r>
      <w:r w:rsidRPr="0016422C">
        <w:rPr>
          <w:rFonts w:ascii="Arial" w:hAnsi="Arial" w:cs="Arial"/>
          <w:sz w:val="20"/>
          <w:szCs w:val="20"/>
          <w:lang w:val="en-AU"/>
        </w:rPr>
        <w:t>.</w:t>
      </w:r>
    </w:p>
    <w:p w:rsidR="00D03830" w:rsidRPr="00AC36F4" w:rsidRDefault="00D03830" w:rsidP="000D54CA">
      <w:pPr>
        <w:spacing w:after="0" w:line="240" w:lineRule="auto"/>
        <w:rPr>
          <w:rFonts w:ascii="Arial" w:hAnsi="Arial" w:cs="Arial"/>
          <w:sz w:val="20"/>
          <w:szCs w:val="20"/>
          <w:lang w:val="en-AU"/>
        </w:rPr>
      </w:pPr>
    </w:p>
    <w:p w:rsidR="00B040BC" w:rsidRPr="00AC36F4" w:rsidRDefault="00B040BC" w:rsidP="6D5BBBF0">
      <w:pPr>
        <w:spacing w:after="0" w:line="240" w:lineRule="auto"/>
        <w:rPr>
          <w:rFonts w:ascii="Arial" w:hAnsi="Arial" w:cs="Arial"/>
          <w:b/>
          <w:bCs/>
          <w:sz w:val="20"/>
          <w:szCs w:val="20"/>
          <w:lang w:val="en-AU"/>
        </w:rPr>
      </w:pPr>
      <w:r w:rsidRPr="6D5BBBF0">
        <w:rPr>
          <w:rFonts w:ascii="Arial" w:hAnsi="Arial" w:cs="Arial"/>
          <w:sz w:val="20"/>
          <w:szCs w:val="20"/>
          <w:lang w:val="en-AU"/>
        </w:rPr>
        <w:t xml:space="preserve">Please </w:t>
      </w:r>
      <w:r w:rsidRPr="6D5BBBF0">
        <w:rPr>
          <w:rFonts w:ascii="Arial" w:hAnsi="Arial" w:cs="Arial"/>
          <w:b/>
          <w:bCs/>
          <w:sz w:val="20"/>
          <w:szCs w:val="20"/>
          <w:u w:val="single"/>
          <w:lang w:val="en-AU"/>
        </w:rPr>
        <w:t>click here</w:t>
      </w:r>
      <w:r w:rsidRPr="6D5BBBF0">
        <w:rPr>
          <w:rFonts w:ascii="Arial" w:hAnsi="Arial" w:cs="Arial"/>
          <w:sz w:val="20"/>
          <w:szCs w:val="20"/>
          <w:lang w:val="en-AU"/>
        </w:rPr>
        <w:t xml:space="preserve"> to view your </w:t>
      </w:r>
      <w:r w:rsidRPr="6D5BBBF0">
        <w:rPr>
          <w:rFonts w:ascii="Arial" w:hAnsi="Arial" w:cs="Arial"/>
          <w:b/>
          <w:bCs/>
          <w:sz w:val="20"/>
          <w:szCs w:val="20"/>
          <w:lang w:val="en-AU"/>
        </w:rPr>
        <w:t xml:space="preserve">Certificate of Insurance (COI), Insurance Product Information Document (IPID) </w:t>
      </w:r>
      <w:r w:rsidRPr="6D5BBBF0">
        <w:rPr>
          <w:rFonts w:ascii="Arial" w:hAnsi="Arial" w:cs="Arial"/>
          <w:sz w:val="20"/>
          <w:szCs w:val="20"/>
          <w:lang w:val="en-AU"/>
        </w:rPr>
        <w:t>and your</w:t>
      </w:r>
      <w:r w:rsidR="00B6789C" w:rsidRPr="6D5BBBF0">
        <w:rPr>
          <w:rFonts w:ascii="Arial" w:hAnsi="Arial" w:cs="Arial"/>
          <w:b/>
          <w:bCs/>
          <w:sz w:val="20"/>
          <w:szCs w:val="20"/>
          <w:lang w:val="en-AU"/>
        </w:rPr>
        <w:t xml:space="preserve"> Policy Wording. </w:t>
      </w:r>
      <w:r w:rsidRPr="6D5BBBF0">
        <w:rPr>
          <w:rFonts w:ascii="Arial" w:hAnsi="Arial" w:cs="Arial"/>
          <w:sz w:val="20"/>
          <w:szCs w:val="20"/>
          <w:lang w:val="en-AU"/>
        </w:rPr>
        <w:t xml:space="preserve">To log on, you will need your Policy Number, and your Last Name. </w:t>
      </w:r>
    </w:p>
    <w:p w:rsidR="00762D64" w:rsidRPr="000B368C" w:rsidRDefault="00762D64" w:rsidP="000D54CA">
      <w:pPr>
        <w:spacing w:after="0" w:line="240" w:lineRule="auto"/>
        <w:rPr>
          <w:rFonts w:ascii="Arial" w:hAnsi="Arial" w:cs="Arial"/>
          <w:b/>
          <w:sz w:val="20"/>
          <w:szCs w:val="20"/>
          <w:lang w:val="en-AU"/>
        </w:rPr>
      </w:pPr>
    </w:p>
    <w:p w:rsidR="000D54CA" w:rsidRPr="00AC36F4" w:rsidRDefault="000D54CA" w:rsidP="6D5BBBF0">
      <w:pPr>
        <w:spacing w:after="0" w:line="240" w:lineRule="auto"/>
        <w:rPr>
          <w:rFonts w:ascii="Arial" w:hAnsi="Arial" w:cs="Arial"/>
          <w:b/>
          <w:bCs/>
          <w:color w:val="002060"/>
          <w:sz w:val="24"/>
          <w:szCs w:val="24"/>
          <w:lang w:val="en-AU"/>
        </w:rPr>
      </w:pPr>
      <w:r w:rsidRPr="6D5BBBF0">
        <w:rPr>
          <w:rFonts w:ascii="Arial" w:hAnsi="Arial" w:cs="Arial"/>
          <w:b/>
          <w:bCs/>
          <w:color w:val="002060"/>
          <w:sz w:val="24"/>
          <w:szCs w:val="24"/>
          <w:lang w:val="en-AU"/>
        </w:rPr>
        <w:t xml:space="preserve">What am I covered for? </w:t>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r w:rsidR="00E80F78" w:rsidRPr="0095232A">
        <w:rPr>
          <w:rFonts w:ascii="Arial" w:hAnsi="Arial" w:cs="Arial"/>
          <w:b/>
          <w:color w:val="002060"/>
          <w:sz w:val="24"/>
          <w:szCs w:val="24"/>
          <w:lang w:val="en-AU"/>
        </w:rPr>
        <w:softHyphen/>
      </w:r>
    </w:p>
    <w:p w:rsidR="000D54CA" w:rsidRPr="004371FF" w:rsidRDefault="000D54CA" w:rsidP="000D54CA">
      <w:pPr>
        <w:spacing w:after="0" w:line="240" w:lineRule="auto"/>
        <w:rPr>
          <w:rFonts w:ascii="Arial" w:hAnsi="Arial"/>
          <w:sz w:val="20"/>
          <w:lang w:val="en-AU"/>
        </w:rPr>
      </w:pPr>
    </w:p>
    <w:p w:rsidR="000B368C" w:rsidRPr="009552F1" w:rsidRDefault="000B368C" w:rsidP="000B368C">
      <w:pPr>
        <w:spacing w:after="0" w:line="240" w:lineRule="auto"/>
        <w:rPr>
          <w:rFonts w:ascii="Arial" w:hAnsi="Arial" w:cs="Arial"/>
          <w:sz w:val="20"/>
          <w:szCs w:val="20"/>
          <w:lang w:val="en-AU"/>
        </w:rPr>
      </w:pPr>
      <w:r w:rsidRPr="009552F1">
        <w:rPr>
          <w:rFonts w:ascii="Arial" w:hAnsi="Arial" w:cs="Arial"/>
          <w:sz w:val="20"/>
          <w:szCs w:val="20"/>
          <w:lang w:val="en-AU"/>
        </w:rPr>
        <w:t>The Benefits included in your policy are stated in your COI and Policy Wording</w:t>
      </w:r>
      <w:r w:rsidR="004371FF">
        <w:rPr>
          <w:rFonts w:ascii="Arial" w:hAnsi="Arial" w:cs="Arial"/>
          <w:sz w:val="20"/>
          <w:szCs w:val="20"/>
          <w:lang w:val="en-AU"/>
        </w:rPr>
        <w:t xml:space="preserve"> and summarised in the IPID</w:t>
      </w:r>
      <w:r w:rsidRPr="009552F1">
        <w:rPr>
          <w:rFonts w:ascii="Arial" w:hAnsi="Arial" w:cs="Arial"/>
          <w:sz w:val="20"/>
          <w:szCs w:val="20"/>
          <w:lang w:val="en-AU"/>
        </w:rPr>
        <w:t xml:space="preserve">. </w:t>
      </w:r>
      <w:r w:rsidR="00E80F78">
        <w:rPr>
          <w:rFonts w:ascii="Arial" w:hAnsi="Arial" w:cs="Arial"/>
          <w:sz w:val="20"/>
          <w:szCs w:val="20"/>
          <w:lang w:val="en-AU"/>
        </w:rPr>
        <w:softHyphen/>
      </w:r>
    </w:p>
    <w:p w:rsidR="00B040BC" w:rsidRPr="004371FF" w:rsidRDefault="00B040BC" w:rsidP="00B040BC">
      <w:pPr>
        <w:spacing w:after="0" w:line="240" w:lineRule="auto"/>
        <w:rPr>
          <w:rFonts w:ascii="Arial" w:hAnsi="Arial"/>
          <w:b/>
          <w:sz w:val="20"/>
          <w:lang w:val="en-AU"/>
        </w:rPr>
      </w:pPr>
    </w:p>
    <w:tbl>
      <w:tblPr>
        <w:tblStyle w:val="TableGrid"/>
        <w:tblW w:w="0" w:type="auto"/>
        <w:tblLook w:val="04A0" w:firstRow="1" w:lastRow="0" w:firstColumn="1" w:lastColumn="0" w:noHBand="0" w:noVBand="1"/>
      </w:tblPr>
      <w:tblGrid>
        <w:gridCol w:w="10574"/>
      </w:tblGrid>
      <w:tr w:rsidR="00B040BC" w:rsidTr="6D5BBBF0">
        <w:tc>
          <w:tcPr>
            <w:tcW w:w="10574" w:type="dxa"/>
          </w:tcPr>
          <w:p w:rsidR="00B040BC" w:rsidRPr="00584415" w:rsidRDefault="004371FF" w:rsidP="6D5BBBF0">
            <w:pPr>
              <w:rPr>
                <w:rFonts w:ascii="Arial" w:hAnsi="Arial" w:cs="Arial"/>
                <w:b/>
                <w:bCs/>
                <w:color w:val="FF0000"/>
                <w:sz w:val="20"/>
                <w:szCs w:val="20"/>
                <w:u w:val="single"/>
                <w:lang w:val="en-AU"/>
              </w:rPr>
            </w:pPr>
            <w:r w:rsidRPr="6D5BBBF0">
              <w:rPr>
                <w:rFonts w:ascii="Arial" w:hAnsi="Arial" w:cs="Arial"/>
                <w:b/>
                <w:bCs/>
                <w:color w:val="FF0000"/>
                <w:sz w:val="20"/>
                <w:szCs w:val="20"/>
                <w:u w:val="single"/>
                <w:lang w:val="en-AU"/>
              </w:rPr>
              <w:t xml:space="preserve">IMPORTANT </w:t>
            </w:r>
            <w:r w:rsidR="00B040BC" w:rsidRPr="6D5BBBF0">
              <w:rPr>
                <w:rFonts w:ascii="Arial" w:hAnsi="Arial" w:cs="Arial"/>
                <w:b/>
                <w:bCs/>
                <w:color w:val="FF0000"/>
                <w:sz w:val="20"/>
                <w:szCs w:val="20"/>
                <w:u w:val="single"/>
                <w:lang w:val="en-AU"/>
              </w:rPr>
              <w:t xml:space="preserve">ELIGIBILITY REMINDERS: </w:t>
            </w:r>
          </w:p>
          <w:p w:rsidR="004371FF" w:rsidRPr="009552F1" w:rsidRDefault="004371FF" w:rsidP="00440A77">
            <w:pPr>
              <w:rPr>
                <w:rFonts w:ascii="Arial" w:hAnsi="Arial" w:cs="Arial"/>
                <w:b/>
                <w:sz w:val="20"/>
                <w:szCs w:val="20"/>
                <w:lang w:val="en-AU"/>
              </w:rPr>
            </w:pPr>
            <w:r>
              <w:rPr>
                <w:rFonts w:ascii="Arial" w:hAnsi="Arial" w:cs="Arial"/>
                <w:b/>
                <w:sz w:val="20"/>
                <w:szCs w:val="20"/>
                <w:lang w:val="en-AU"/>
              </w:rPr>
              <w:t>General reminders for all products:</w:t>
            </w:r>
          </w:p>
          <w:p w:rsidR="00B040BC" w:rsidRDefault="00B040BC" w:rsidP="00440A77">
            <w:pPr>
              <w:pStyle w:val="ListParagraph"/>
              <w:numPr>
                <w:ilvl w:val="0"/>
                <w:numId w:val="12"/>
              </w:numPr>
              <w:rPr>
                <w:rFonts w:ascii="Arial" w:hAnsi="Arial" w:cs="Arial"/>
                <w:sz w:val="20"/>
                <w:szCs w:val="20"/>
                <w:lang w:val="en-AU"/>
              </w:rPr>
            </w:pPr>
            <w:r w:rsidRPr="6D5BBBF0">
              <w:rPr>
                <w:rFonts w:ascii="Arial" w:hAnsi="Arial" w:cs="Arial"/>
                <w:sz w:val="20"/>
                <w:szCs w:val="20"/>
                <w:lang w:val="en-AU"/>
              </w:rPr>
              <w:t xml:space="preserve">All Insured Persons must be residents of </w:t>
            </w:r>
            <w:r w:rsidR="00584415" w:rsidRPr="6D5BBBF0">
              <w:rPr>
                <w:rFonts w:ascii="Arial" w:hAnsi="Arial" w:cs="Arial"/>
                <w:sz w:val="20"/>
                <w:szCs w:val="20"/>
                <w:lang w:val="en-AU"/>
              </w:rPr>
              <w:t>the Republic of Ireland.</w:t>
            </w:r>
          </w:p>
          <w:p w:rsidR="00B040BC" w:rsidRDefault="00B040BC" w:rsidP="00B040BC">
            <w:pPr>
              <w:pStyle w:val="ListParagraph"/>
              <w:numPr>
                <w:ilvl w:val="0"/>
                <w:numId w:val="12"/>
              </w:numPr>
              <w:rPr>
                <w:rFonts w:ascii="Arial" w:hAnsi="Arial" w:cs="Arial"/>
                <w:sz w:val="20"/>
                <w:szCs w:val="20"/>
                <w:lang w:val="en-AU"/>
              </w:rPr>
            </w:pPr>
            <w:r w:rsidRPr="009552F1">
              <w:rPr>
                <w:rFonts w:ascii="Arial" w:hAnsi="Arial" w:cs="Arial"/>
                <w:sz w:val="20"/>
                <w:szCs w:val="20"/>
                <w:lang w:val="en-AU"/>
              </w:rPr>
              <w:t>Please check your policy for the full list of eligibility requirements.</w:t>
            </w:r>
          </w:p>
          <w:p w:rsidR="003E6086" w:rsidRDefault="003E6086" w:rsidP="00B6789C">
            <w:pPr>
              <w:rPr>
                <w:rFonts w:ascii="Arial" w:hAnsi="Arial" w:cs="Arial"/>
                <w:sz w:val="20"/>
                <w:szCs w:val="20"/>
                <w:lang w:val="en-AU"/>
              </w:rPr>
            </w:pPr>
          </w:p>
          <w:p w:rsidR="003E6086" w:rsidRPr="00B6789C" w:rsidRDefault="003E6086" w:rsidP="00B6789C">
            <w:pPr>
              <w:rPr>
                <w:rFonts w:ascii="Arial" w:hAnsi="Arial" w:cs="Arial"/>
                <w:b/>
                <w:sz w:val="20"/>
                <w:szCs w:val="20"/>
                <w:lang w:val="en-AU"/>
              </w:rPr>
            </w:pPr>
            <w:r w:rsidRPr="00B6789C">
              <w:rPr>
                <w:rFonts w:ascii="Arial" w:hAnsi="Arial" w:cs="Arial"/>
                <w:b/>
                <w:sz w:val="20"/>
                <w:szCs w:val="20"/>
                <w:lang w:val="en-AU"/>
              </w:rPr>
              <w:t xml:space="preserve">Information </w:t>
            </w:r>
            <w:r w:rsidRPr="00B6789C">
              <w:rPr>
                <w:rFonts w:ascii="Arial" w:hAnsi="Arial" w:cs="Arial"/>
                <w:b/>
                <w:sz w:val="20"/>
                <w:szCs w:val="20"/>
                <w:u w:val="single"/>
                <w:lang w:val="en-AU"/>
              </w:rPr>
              <w:t>specific to the product you purchased</w:t>
            </w:r>
            <w:r w:rsidRPr="00B6789C">
              <w:rPr>
                <w:rFonts w:ascii="Arial" w:hAnsi="Arial" w:cs="Arial"/>
                <w:b/>
                <w:sz w:val="20"/>
                <w:szCs w:val="20"/>
                <w:lang w:val="en-AU"/>
              </w:rPr>
              <w:t xml:space="preserve"> is provided below</w:t>
            </w:r>
            <w:r w:rsidR="0098441A">
              <w:rPr>
                <w:rFonts w:ascii="Arial" w:hAnsi="Arial" w:cs="Arial"/>
                <w:b/>
                <w:sz w:val="20"/>
                <w:szCs w:val="20"/>
                <w:lang w:val="en-AU"/>
              </w:rPr>
              <w:t xml:space="preserve"> (</w:t>
            </w:r>
            <w:r w:rsidR="002F1320">
              <w:rPr>
                <w:rFonts w:ascii="Arial" w:hAnsi="Arial" w:cs="Arial"/>
                <w:b/>
                <w:sz w:val="20"/>
                <w:szCs w:val="20"/>
                <w:lang w:val="en-AU"/>
              </w:rPr>
              <w:t>please note the</w:t>
            </w:r>
            <w:r w:rsidR="0098441A">
              <w:rPr>
                <w:rFonts w:ascii="Arial" w:hAnsi="Arial" w:cs="Arial"/>
                <w:b/>
                <w:sz w:val="20"/>
                <w:szCs w:val="20"/>
                <w:lang w:val="en-AU"/>
              </w:rPr>
              <w:t xml:space="preserve"> product name at the beginning of this email)</w:t>
            </w:r>
            <w:r w:rsidRPr="00B6789C">
              <w:rPr>
                <w:rFonts w:ascii="Arial" w:hAnsi="Arial" w:cs="Arial"/>
                <w:b/>
                <w:sz w:val="20"/>
                <w:szCs w:val="20"/>
                <w:lang w:val="en-AU"/>
              </w:rPr>
              <w:t xml:space="preserve">: </w:t>
            </w:r>
          </w:p>
          <w:p w:rsidR="006A5BBC" w:rsidRPr="00B6789C" w:rsidRDefault="007E13FA" w:rsidP="6D5BBBF0">
            <w:pPr>
              <w:pStyle w:val="ListParagraph"/>
              <w:rPr>
                <w:rFonts w:ascii="Arial" w:hAnsi="Arial" w:cs="Arial"/>
                <w:b/>
                <w:bCs/>
                <w:color w:val="002060"/>
                <w:sz w:val="20"/>
                <w:szCs w:val="20"/>
                <w:lang w:val="en-AU"/>
              </w:rPr>
            </w:pPr>
            <w:r w:rsidRPr="6D5BBBF0">
              <w:rPr>
                <w:rFonts w:ascii="Arial" w:hAnsi="Arial" w:cs="Arial"/>
                <w:b/>
                <w:bCs/>
                <w:color w:val="002060"/>
                <w:sz w:val="20"/>
                <w:szCs w:val="20"/>
                <w:lang w:val="en-AU"/>
              </w:rPr>
              <w:t>Travel Insurance products</w:t>
            </w:r>
          </w:p>
          <w:p w:rsidR="00B040BC" w:rsidRDefault="00B040BC" w:rsidP="0016422C">
            <w:pPr>
              <w:pStyle w:val="ListParagraph"/>
              <w:numPr>
                <w:ilvl w:val="0"/>
                <w:numId w:val="12"/>
              </w:numPr>
              <w:jc w:val="both"/>
              <w:rPr>
                <w:rFonts w:ascii="Arial" w:hAnsi="Arial" w:cs="Arial"/>
                <w:b/>
                <w:bCs/>
                <w:sz w:val="20"/>
                <w:szCs w:val="20"/>
                <w:lang w:val="en-AU"/>
              </w:rPr>
            </w:pPr>
            <w:r w:rsidRPr="6D5BBBF0">
              <w:rPr>
                <w:rFonts w:ascii="Arial" w:hAnsi="Arial" w:cs="Arial"/>
                <w:sz w:val="20"/>
                <w:szCs w:val="20"/>
                <w:lang w:val="en-AU"/>
              </w:rPr>
              <w:t xml:space="preserve">All </w:t>
            </w:r>
            <w:r w:rsidR="004371FF" w:rsidRPr="6D5BBBF0">
              <w:rPr>
                <w:rFonts w:ascii="Arial" w:hAnsi="Arial" w:cs="Arial"/>
                <w:sz w:val="20"/>
                <w:szCs w:val="20"/>
                <w:lang w:val="en-AU"/>
              </w:rPr>
              <w:t>i</w:t>
            </w:r>
            <w:r w:rsidRPr="6D5BBBF0">
              <w:rPr>
                <w:rFonts w:ascii="Arial" w:hAnsi="Arial" w:cs="Arial"/>
                <w:sz w:val="20"/>
                <w:szCs w:val="20"/>
                <w:lang w:val="en-AU"/>
              </w:rPr>
              <w:t xml:space="preserve">nsured </w:t>
            </w:r>
            <w:r w:rsidR="004371FF" w:rsidRPr="6D5BBBF0">
              <w:rPr>
                <w:rFonts w:ascii="Arial" w:hAnsi="Arial" w:cs="Arial"/>
                <w:sz w:val="20"/>
                <w:szCs w:val="20"/>
                <w:lang w:val="en-AU"/>
              </w:rPr>
              <w:t>p</w:t>
            </w:r>
            <w:r w:rsidRPr="6D5BBBF0">
              <w:rPr>
                <w:rFonts w:ascii="Arial" w:hAnsi="Arial" w:cs="Arial"/>
                <w:sz w:val="20"/>
                <w:szCs w:val="20"/>
                <w:lang w:val="en-AU"/>
              </w:rPr>
              <w:t xml:space="preserve">ersons must be </w:t>
            </w:r>
            <w:r w:rsidRPr="6D5BBBF0">
              <w:rPr>
                <w:rFonts w:ascii="Arial" w:hAnsi="Arial" w:cs="Arial"/>
                <w:b/>
                <w:bCs/>
                <w:sz w:val="20"/>
                <w:szCs w:val="20"/>
                <w:lang w:val="en-AU"/>
              </w:rPr>
              <w:t xml:space="preserve">75 </w:t>
            </w:r>
            <w:r w:rsidRPr="6D5BBBF0">
              <w:rPr>
                <w:rFonts w:ascii="Arial" w:hAnsi="Arial" w:cs="Arial"/>
                <w:sz w:val="20"/>
                <w:szCs w:val="20"/>
                <w:lang w:val="en-AU"/>
              </w:rPr>
              <w:t xml:space="preserve">years &amp; under to be eligible for the </w:t>
            </w:r>
            <w:r w:rsidRPr="6D5BBBF0">
              <w:rPr>
                <w:rFonts w:ascii="Arial" w:hAnsi="Arial" w:cs="Arial"/>
                <w:b/>
                <w:bCs/>
                <w:sz w:val="20"/>
                <w:szCs w:val="20"/>
                <w:lang w:val="en-AU"/>
              </w:rPr>
              <w:t>Cancellation Plan,</w:t>
            </w:r>
            <w:r w:rsidR="0016422C" w:rsidRPr="6D5BBBF0">
              <w:rPr>
                <w:rFonts w:ascii="Arial" w:hAnsi="Arial" w:cs="Arial"/>
                <w:b/>
                <w:bCs/>
                <w:sz w:val="20"/>
                <w:szCs w:val="20"/>
                <w:lang w:val="en-AU"/>
              </w:rPr>
              <w:t xml:space="preserve"> </w:t>
            </w:r>
            <w:del w:id="4" w:author="Osterbrink, Henry" w:date="2025-10-12T14:56:00Z" w16du:dateUtc="2025-10-12T19:56:00Z">
              <w:r w:rsidR="0016422C" w:rsidRPr="6D5BBBF0" w:rsidDel="0048749A">
                <w:rPr>
                  <w:rFonts w:ascii="Arial" w:hAnsi="Arial" w:cs="Arial"/>
                  <w:b/>
                  <w:bCs/>
                  <w:sz w:val="20"/>
                  <w:szCs w:val="20"/>
                  <w:lang w:val="en-AU"/>
                </w:rPr>
                <w:delText>Basic Trip Protection</w:delText>
              </w:r>
              <w:r w:rsidR="0016422C" w:rsidRPr="6D5BBBF0" w:rsidDel="0048749A">
                <w:rPr>
                  <w:rFonts w:ascii="Arial" w:hAnsi="Arial" w:cs="Arial"/>
                  <w:sz w:val="20"/>
                  <w:szCs w:val="20"/>
                  <w:lang w:val="en-AU"/>
                </w:rPr>
                <w:delText xml:space="preserve"> and </w:delText>
              </w:r>
              <w:r w:rsidR="0016422C" w:rsidRPr="6D5BBBF0" w:rsidDel="0048749A">
                <w:rPr>
                  <w:rFonts w:ascii="Arial" w:hAnsi="Arial" w:cs="Arial"/>
                  <w:b/>
                  <w:bCs/>
                  <w:sz w:val="20"/>
                  <w:szCs w:val="20"/>
                  <w:lang w:val="en-AU"/>
                </w:rPr>
                <w:delText>Trip Protection Plus</w:delText>
              </w:r>
              <w:r w:rsidRPr="6D5BBBF0" w:rsidDel="0048749A">
                <w:rPr>
                  <w:rFonts w:ascii="Arial" w:hAnsi="Arial" w:cs="Arial"/>
                  <w:sz w:val="20"/>
                  <w:szCs w:val="20"/>
                  <w:lang w:val="en-AU"/>
                </w:rPr>
                <w:delText xml:space="preserve"> </w:delText>
              </w:r>
            </w:del>
            <w:r w:rsidRPr="6D5BBBF0">
              <w:rPr>
                <w:rFonts w:ascii="Arial" w:hAnsi="Arial" w:cs="Arial"/>
                <w:sz w:val="20"/>
                <w:szCs w:val="20"/>
                <w:lang w:val="en-AU"/>
              </w:rPr>
              <w:t xml:space="preserve">and </w:t>
            </w:r>
            <w:r w:rsidRPr="6D5BBBF0">
              <w:rPr>
                <w:rFonts w:ascii="Arial" w:hAnsi="Arial" w:cs="Arial"/>
                <w:b/>
                <w:bCs/>
                <w:sz w:val="20"/>
                <w:szCs w:val="20"/>
                <w:lang w:val="en-AU"/>
              </w:rPr>
              <w:t>65</w:t>
            </w:r>
            <w:r w:rsidRPr="6D5BBBF0">
              <w:rPr>
                <w:rFonts w:ascii="Arial" w:hAnsi="Arial" w:cs="Arial"/>
                <w:sz w:val="20"/>
                <w:szCs w:val="20"/>
                <w:lang w:val="en-AU"/>
              </w:rPr>
              <w:t xml:space="preserve"> years &amp; under to be eligible for the </w:t>
            </w:r>
            <w:r w:rsidRPr="6D5BBBF0">
              <w:rPr>
                <w:rFonts w:ascii="Arial" w:hAnsi="Arial" w:cs="Arial"/>
                <w:b/>
                <w:bCs/>
                <w:sz w:val="20"/>
                <w:szCs w:val="20"/>
                <w:lang w:val="en-AU"/>
              </w:rPr>
              <w:t>Protection Plan</w:t>
            </w:r>
            <w:del w:id="5" w:author="Osterbrink, Henry" w:date="2025-10-12T14:56:00Z" w16du:dateUtc="2025-10-12T19:56:00Z">
              <w:r w:rsidR="0016422C" w:rsidRPr="6D5BBBF0" w:rsidDel="0048749A">
                <w:rPr>
                  <w:rFonts w:ascii="Arial" w:hAnsi="Arial" w:cs="Arial"/>
                  <w:sz w:val="20"/>
                  <w:szCs w:val="20"/>
                  <w:lang w:val="en-AU"/>
                </w:rPr>
                <w:delText xml:space="preserve"> and the </w:delText>
              </w:r>
              <w:r w:rsidR="0016422C" w:rsidRPr="6D5BBBF0" w:rsidDel="0048749A">
                <w:rPr>
                  <w:rFonts w:ascii="Arial" w:hAnsi="Arial" w:cs="Arial"/>
                  <w:b/>
                  <w:bCs/>
                  <w:sz w:val="20"/>
                  <w:szCs w:val="20"/>
                  <w:lang w:val="en-AU"/>
                </w:rPr>
                <w:delText>Premier Protection Plan</w:delText>
              </w:r>
            </w:del>
            <w:r w:rsidRPr="6D5BBBF0">
              <w:rPr>
                <w:rFonts w:ascii="Arial" w:hAnsi="Arial" w:cs="Arial"/>
                <w:b/>
                <w:bCs/>
                <w:sz w:val="20"/>
                <w:szCs w:val="20"/>
                <w:lang w:val="en-AU"/>
              </w:rPr>
              <w:t xml:space="preserve">. </w:t>
            </w:r>
          </w:p>
          <w:p w:rsidR="00460102" w:rsidRPr="0016422C" w:rsidRDefault="00460102" w:rsidP="6D5BBBF0">
            <w:pPr>
              <w:pStyle w:val="ListParagraph"/>
              <w:numPr>
                <w:ilvl w:val="0"/>
                <w:numId w:val="12"/>
              </w:numPr>
              <w:jc w:val="both"/>
              <w:rPr>
                <w:rFonts w:ascii="Arial" w:hAnsi="Arial" w:cs="Arial"/>
                <w:b/>
                <w:bCs/>
                <w:sz w:val="20"/>
                <w:szCs w:val="20"/>
                <w:lang w:val="en-AU"/>
              </w:rPr>
            </w:pPr>
            <w:r w:rsidRPr="6D5BBBF0">
              <w:rPr>
                <w:rFonts w:ascii="Arial" w:hAnsi="Arial" w:cs="Arial"/>
                <w:b/>
                <w:bCs/>
                <w:sz w:val="20"/>
                <w:szCs w:val="20"/>
                <w:lang w:val="en-AU"/>
              </w:rPr>
              <w:t xml:space="preserve">Protection Plan </w:t>
            </w:r>
            <w:del w:id="6" w:author="Legal" w:date="2026-02-10T10:09:00Z" w16du:dateUtc="2026-02-10T10:09:00Z">
              <w:r w:rsidRPr="6D5BBBF0">
                <w:rPr>
                  <w:rFonts w:ascii="Arial" w:hAnsi="Arial" w:cs="Arial"/>
                  <w:sz w:val="20"/>
                  <w:szCs w:val="20"/>
                  <w:lang w:val="en-AU"/>
                </w:rPr>
                <w:delText>and</w:delText>
              </w:r>
              <w:r w:rsidRPr="6D5BBBF0">
                <w:rPr>
                  <w:rFonts w:ascii="Arial" w:hAnsi="Arial" w:cs="Arial"/>
                  <w:b/>
                  <w:bCs/>
                  <w:sz w:val="20"/>
                  <w:szCs w:val="20"/>
                  <w:lang w:val="en-AU"/>
                </w:rPr>
                <w:delText xml:space="preserve"> Premier Trip Protection </w:delText>
              </w:r>
            </w:del>
            <w:r w:rsidRPr="6D5BBBF0">
              <w:rPr>
                <w:rFonts w:ascii="Arial" w:hAnsi="Arial" w:cs="Arial"/>
                <w:sz w:val="20"/>
                <w:szCs w:val="20"/>
                <w:lang w:val="en-AU"/>
              </w:rPr>
              <w:t>provide</w:t>
            </w:r>
            <w:ins w:id="7" w:author="Legal" w:date="2026-02-10T10:09:00Z" w16du:dateUtc="2026-02-10T10:09:00Z">
              <w:r w:rsidR="0023347C">
                <w:rPr>
                  <w:rFonts w:ascii="Arial" w:hAnsi="Arial" w:cs="Arial"/>
                  <w:sz w:val="20"/>
                  <w:szCs w:val="20"/>
                  <w:lang w:val="en-AU"/>
                </w:rPr>
                <w:t>s</w:t>
              </w:r>
            </w:ins>
            <w:r w:rsidRPr="6D5BBBF0">
              <w:rPr>
                <w:rFonts w:ascii="Arial" w:hAnsi="Arial" w:cs="Arial"/>
                <w:sz w:val="20"/>
                <w:szCs w:val="20"/>
                <w:lang w:val="en-AU"/>
              </w:rPr>
              <w:t xml:space="preserve"> cover of up to </w:t>
            </w:r>
            <w:r w:rsidR="007E13FA" w:rsidRPr="6D5BBBF0">
              <w:rPr>
                <w:rFonts w:ascii="Arial" w:hAnsi="Arial" w:cs="Arial"/>
                <w:sz w:val="20"/>
                <w:szCs w:val="20"/>
                <w:lang w:val="en-AU"/>
              </w:rPr>
              <w:t xml:space="preserve">€ </w:t>
            </w:r>
            <w:r w:rsidR="007E13FA" w:rsidRPr="6D5BBBF0">
              <w:rPr>
                <w:rFonts w:ascii="Arial" w:hAnsi="Arial" w:cs="Arial"/>
                <w:b/>
                <w:bCs/>
                <w:sz w:val="20"/>
                <w:szCs w:val="20"/>
                <w:lang w:val="en-AU"/>
              </w:rPr>
              <w:t>175</w:t>
            </w:r>
            <w:r w:rsidRPr="6D5BBBF0">
              <w:rPr>
                <w:rFonts w:ascii="Arial" w:hAnsi="Arial" w:cs="Arial"/>
                <w:b/>
                <w:bCs/>
                <w:sz w:val="20"/>
                <w:szCs w:val="20"/>
                <w:lang w:val="en-AU"/>
              </w:rPr>
              <w:t>,000 in total for both B1-Emergency Medical Expenses and B2 – Emergency Medical Evacuation &amp; Repatriation</w:t>
            </w:r>
            <w:r w:rsidRPr="6D5BBBF0">
              <w:rPr>
                <w:rFonts w:ascii="Arial" w:hAnsi="Arial" w:cs="Arial"/>
                <w:sz w:val="20"/>
                <w:szCs w:val="20"/>
                <w:lang w:val="en-AU"/>
              </w:rPr>
              <w:t xml:space="preserve"> if an insured person is diagnosed with COVID-19 during their travels.   </w:t>
            </w:r>
          </w:p>
          <w:p w:rsidR="00B040BC" w:rsidRDefault="00B040BC" w:rsidP="6D5BBBF0">
            <w:pPr>
              <w:jc w:val="both"/>
              <w:rPr>
                <w:rFonts w:ascii="Arial" w:eastAsiaTheme="minorEastAsia" w:hAnsi="Arial" w:cs="Arial"/>
                <w:sz w:val="20"/>
                <w:szCs w:val="20"/>
                <w:lang w:val="en-AU"/>
              </w:rPr>
            </w:pPr>
          </w:p>
          <w:p w:rsidR="00B040BC" w:rsidRPr="0016422C" w:rsidRDefault="007E13FA" w:rsidP="6D5BBBF0">
            <w:pPr>
              <w:rPr>
                <w:rFonts w:ascii="Arial" w:hAnsi="Arial"/>
                <w:b/>
                <w:bCs/>
                <w:color w:val="002060"/>
                <w:sz w:val="20"/>
                <w:szCs w:val="20"/>
                <w:lang w:val="en-AU"/>
              </w:rPr>
            </w:pPr>
            <w:r w:rsidRPr="6D5BBBF0">
              <w:rPr>
                <w:rFonts w:ascii="Arial" w:hAnsi="Arial" w:cs="Arial"/>
                <w:b/>
                <w:bCs/>
                <w:color w:val="002060"/>
                <w:sz w:val="20"/>
                <w:szCs w:val="20"/>
                <w:lang w:val="en-AU"/>
              </w:rPr>
              <w:t>Car rental excess products</w:t>
            </w:r>
          </w:p>
          <w:p w:rsidR="00086BE6" w:rsidRPr="00460102" w:rsidRDefault="003E6086" w:rsidP="009A5F9B">
            <w:pPr>
              <w:pStyle w:val="ListParagraph"/>
              <w:numPr>
                <w:ilvl w:val="0"/>
                <w:numId w:val="23"/>
              </w:numPr>
              <w:jc w:val="both"/>
              <w:rPr>
                <w:rFonts w:ascii="Arial" w:hAnsi="Arial" w:cs="Arial"/>
                <w:sz w:val="20"/>
                <w:szCs w:val="20"/>
                <w:lang w:val="en-AU"/>
              </w:rPr>
            </w:pPr>
            <w:r w:rsidRPr="00460102">
              <w:rPr>
                <w:rFonts w:ascii="Arial" w:hAnsi="Arial" w:cs="Arial"/>
                <w:sz w:val="20"/>
                <w:szCs w:val="20"/>
                <w:lang w:val="en-AU"/>
              </w:rPr>
              <w:t>All insured persons must be</w:t>
            </w:r>
            <w:r w:rsidRPr="007E13FA">
              <w:rPr>
                <w:rFonts w:ascii="Arial" w:hAnsi="Arial" w:cs="Arial"/>
                <w:sz w:val="20"/>
                <w:szCs w:val="20"/>
                <w:lang w:val="en-AU"/>
              </w:rPr>
              <w:t xml:space="preserve"> aged 18 or over and hold a valid driving licence entitling them to drive in the relevant country</w:t>
            </w:r>
            <w:r w:rsidRPr="00460102">
              <w:rPr>
                <w:rFonts w:ascii="Arial" w:hAnsi="Arial" w:cs="Arial"/>
                <w:sz w:val="20"/>
                <w:szCs w:val="20"/>
                <w:lang w:val="en-AU"/>
              </w:rPr>
              <w:t xml:space="preserve">. This includes any additional drivers you add to your rental agreement. </w:t>
            </w:r>
          </w:p>
          <w:p w:rsidR="00086BE6" w:rsidRPr="00460102" w:rsidRDefault="003E6086" w:rsidP="009A5F9B">
            <w:pPr>
              <w:pStyle w:val="ListParagraph"/>
              <w:numPr>
                <w:ilvl w:val="0"/>
                <w:numId w:val="23"/>
              </w:numPr>
              <w:jc w:val="both"/>
              <w:rPr>
                <w:rFonts w:ascii="Arial" w:hAnsi="Arial" w:cs="Arial"/>
                <w:sz w:val="18"/>
                <w:szCs w:val="18"/>
              </w:rPr>
            </w:pPr>
            <w:r w:rsidRPr="6D5BBBF0">
              <w:rPr>
                <w:rFonts w:ascii="Arial" w:hAnsi="Arial" w:cs="Arial"/>
                <w:sz w:val="20"/>
                <w:szCs w:val="20"/>
                <w:lang w:val="en-AU"/>
              </w:rPr>
              <w:t xml:space="preserve">This policy </w:t>
            </w:r>
            <w:r w:rsidRPr="6D5BBBF0">
              <w:rPr>
                <w:rFonts w:ascii="Arial" w:hAnsi="Arial" w:cs="Arial"/>
                <w:sz w:val="20"/>
                <w:szCs w:val="20"/>
              </w:rPr>
              <w:t>does not replace your motor insurance policy, nor is it a primary damage policy covering the rental vehicle</w:t>
            </w:r>
            <w:r w:rsidR="004371FF" w:rsidRPr="6D5BBBF0">
              <w:rPr>
                <w:rFonts w:ascii="Arial" w:hAnsi="Arial" w:cs="Arial"/>
                <w:sz w:val="20"/>
                <w:szCs w:val="20"/>
              </w:rPr>
              <w:t xml:space="preserve"> itself</w:t>
            </w:r>
            <w:r w:rsidRPr="6D5BBBF0">
              <w:rPr>
                <w:rFonts w:ascii="Arial" w:hAnsi="Arial" w:cs="Arial"/>
                <w:sz w:val="20"/>
                <w:szCs w:val="20"/>
              </w:rPr>
              <w:t xml:space="preserve">. This policy only covers the amount you are responsible for under the terms of your car rental agreement up to the amount shown in </w:t>
            </w:r>
            <w:proofErr w:type="gramStart"/>
            <w:r w:rsidRPr="6D5BBBF0">
              <w:rPr>
                <w:rFonts w:ascii="Arial" w:hAnsi="Arial" w:cs="Arial"/>
                <w:sz w:val="20"/>
                <w:szCs w:val="20"/>
              </w:rPr>
              <w:t xml:space="preserve">the </w:t>
            </w:r>
            <w:r w:rsidRPr="6D5BBBF0">
              <w:rPr>
                <w:rFonts w:ascii="Arial" w:hAnsi="Arial" w:cs="Arial"/>
                <w:b/>
                <w:bCs/>
                <w:sz w:val="20"/>
                <w:szCs w:val="20"/>
              </w:rPr>
              <w:t>COI</w:t>
            </w:r>
            <w:proofErr w:type="gramEnd"/>
            <w:r w:rsidRPr="6D5BBBF0">
              <w:rPr>
                <w:rFonts w:ascii="Arial" w:hAnsi="Arial" w:cs="Arial"/>
                <w:sz w:val="20"/>
                <w:szCs w:val="20"/>
              </w:rPr>
              <w:t>, and not the full value of the rental</w:t>
            </w:r>
            <w:r w:rsidRPr="6D5BBBF0">
              <w:rPr>
                <w:rFonts w:ascii="Arial" w:hAnsi="Arial" w:cs="Arial"/>
                <w:b/>
                <w:bCs/>
                <w:sz w:val="20"/>
                <w:szCs w:val="20"/>
              </w:rPr>
              <w:t xml:space="preserve"> </w:t>
            </w:r>
            <w:r w:rsidRPr="6D5BBBF0">
              <w:rPr>
                <w:rFonts w:ascii="Arial" w:hAnsi="Arial" w:cs="Arial"/>
                <w:sz w:val="20"/>
                <w:szCs w:val="20"/>
              </w:rPr>
              <w:t>vehicle itself.</w:t>
            </w:r>
          </w:p>
          <w:p w:rsidR="00B040BC" w:rsidRPr="004371FF" w:rsidRDefault="003E6086" w:rsidP="6D5BBBF0">
            <w:pPr>
              <w:pStyle w:val="ListParagraph"/>
              <w:numPr>
                <w:ilvl w:val="0"/>
                <w:numId w:val="12"/>
              </w:numPr>
              <w:jc w:val="both"/>
              <w:rPr>
                <w:sz w:val="18"/>
                <w:szCs w:val="18"/>
              </w:rPr>
            </w:pPr>
            <w:r w:rsidRPr="6D5BBBF0">
              <w:rPr>
                <w:rFonts w:ascii="Arial" w:hAnsi="Arial" w:cs="Arial"/>
                <w:sz w:val="20"/>
                <w:szCs w:val="20"/>
              </w:rPr>
              <w:t xml:space="preserve">We have a list of </w:t>
            </w:r>
            <w:r w:rsidRPr="6D5BBBF0">
              <w:rPr>
                <w:rFonts w:ascii="Webdings" w:eastAsia="Webdings" w:hAnsi="Webdings" w:cs="Webdings"/>
                <w:b/>
                <w:bCs/>
                <w:sz w:val="28"/>
                <w:szCs w:val="28"/>
              </w:rPr>
              <w:t>i</w:t>
            </w:r>
            <w:r w:rsidRPr="6D5BBBF0">
              <w:rPr>
                <w:rFonts w:ascii="Arial" w:hAnsi="Arial" w:cs="Arial"/>
                <w:sz w:val="20"/>
                <w:szCs w:val="20"/>
              </w:rPr>
              <w:t xml:space="preserve"> </w:t>
            </w:r>
            <w:r w:rsidRPr="6D5BBBF0">
              <w:rPr>
                <w:rFonts w:ascii="Arial" w:hAnsi="Arial" w:cs="Arial"/>
                <w:b/>
                <w:bCs/>
                <w:sz w:val="20"/>
                <w:szCs w:val="20"/>
              </w:rPr>
              <w:t>Key Tips</w:t>
            </w:r>
            <w:r w:rsidRPr="6D5BBBF0">
              <w:rPr>
                <w:rFonts w:ascii="Arial" w:hAnsi="Arial" w:cs="Arial"/>
                <w:sz w:val="20"/>
                <w:szCs w:val="20"/>
              </w:rPr>
              <w:t xml:space="preserve"> when you pick up your rental vehicle; please do review it before you pick up your rental vehicle.</w:t>
            </w:r>
          </w:p>
        </w:tc>
      </w:tr>
    </w:tbl>
    <w:p w:rsidR="000B368C" w:rsidRPr="000B368C" w:rsidRDefault="000B368C" w:rsidP="000D54CA">
      <w:pPr>
        <w:spacing w:after="0" w:line="240" w:lineRule="auto"/>
        <w:rPr>
          <w:rFonts w:ascii="Arial" w:hAnsi="Arial" w:cs="Arial"/>
          <w:sz w:val="20"/>
          <w:szCs w:val="20"/>
          <w:lang w:val="en-AU"/>
        </w:rPr>
      </w:pPr>
    </w:p>
    <w:p w:rsidR="002D24B6" w:rsidRDefault="002D24B6" w:rsidP="00C47138">
      <w:pPr>
        <w:spacing w:after="0" w:line="240" w:lineRule="auto"/>
        <w:jc w:val="both"/>
        <w:rPr>
          <w:rFonts w:ascii="Arial" w:hAnsi="Arial" w:cs="Arial"/>
          <w:sz w:val="20"/>
          <w:szCs w:val="20"/>
        </w:rPr>
      </w:pPr>
      <w:r w:rsidRPr="000B368C">
        <w:rPr>
          <w:rFonts w:ascii="Arial" w:hAnsi="Arial" w:cs="Arial"/>
          <w:sz w:val="20"/>
          <w:szCs w:val="20"/>
          <w:lang w:val="en-AU"/>
        </w:rPr>
        <w:t xml:space="preserve">You should take the time to read your </w:t>
      </w:r>
      <w:r w:rsidR="002F1320">
        <w:rPr>
          <w:rFonts w:ascii="Arial" w:hAnsi="Arial" w:cs="Arial"/>
          <w:sz w:val="20"/>
          <w:szCs w:val="20"/>
          <w:lang w:val="en-AU"/>
        </w:rPr>
        <w:t>p</w:t>
      </w:r>
      <w:r w:rsidRPr="000B368C">
        <w:rPr>
          <w:rFonts w:ascii="Arial" w:hAnsi="Arial" w:cs="Arial"/>
          <w:sz w:val="20"/>
          <w:szCs w:val="20"/>
          <w:lang w:val="en-AU"/>
        </w:rPr>
        <w:t xml:space="preserve">olicy </w:t>
      </w:r>
      <w:r w:rsidR="002F1320">
        <w:rPr>
          <w:rFonts w:ascii="Arial" w:hAnsi="Arial" w:cs="Arial"/>
          <w:sz w:val="20"/>
          <w:szCs w:val="20"/>
          <w:lang w:val="en-AU"/>
        </w:rPr>
        <w:t>w</w:t>
      </w:r>
      <w:r w:rsidRPr="000B368C">
        <w:rPr>
          <w:rFonts w:ascii="Arial" w:hAnsi="Arial" w:cs="Arial"/>
          <w:sz w:val="20"/>
          <w:szCs w:val="20"/>
          <w:lang w:val="en-AU"/>
        </w:rPr>
        <w:t xml:space="preserve">ording to ensure that it meets your specific requirements before you travel. </w:t>
      </w:r>
      <w:r w:rsidRPr="000B368C">
        <w:rPr>
          <w:rFonts w:ascii="Arial" w:hAnsi="Arial" w:cs="Arial"/>
          <w:sz w:val="20"/>
          <w:szCs w:val="20"/>
        </w:rPr>
        <w:t xml:space="preserve">This policy provides cover for specified situations and events during your trip. There are certain exclusions that may apply to specific circumstances, so it is best to review the Policy Wording as soon as you can. </w:t>
      </w:r>
    </w:p>
    <w:p w:rsidR="00CC41DF" w:rsidRPr="000B368C" w:rsidRDefault="00CC41DF" w:rsidP="002D24B6">
      <w:pPr>
        <w:spacing w:after="0" w:line="240" w:lineRule="auto"/>
        <w:rPr>
          <w:rFonts w:ascii="Arial" w:hAnsi="Arial" w:cs="Arial"/>
          <w:sz w:val="20"/>
          <w:szCs w:val="20"/>
        </w:rPr>
      </w:pPr>
    </w:p>
    <w:p w:rsidR="000B368C" w:rsidRPr="008B14BF" w:rsidRDefault="000B368C" w:rsidP="6D5BBBF0">
      <w:pPr>
        <w:spacing w:after="0" w:line="240" w:lineRule="auto"/>
        <w:rPr>
          <w:rFonts w:ascii="Arial" w:hAnsi="Arial" w:cs="Arial"/>
          <w:b/>
          <w:bCs/>
          <w:color w:val="002060"/>
          <w:sz w:val="24"/>
          <w:szCs w:val="24"/>
          <w:lang w:val="en-AU"/>
        </w:rPr>
      </w:pPr>
      <w:r w:rsidRPr="6D5BBBF0">
        <w:rPr>
          <w:rFonts w:ascii="Arial" w:hAnsi="Arial" w:cs="Arial"/>
          <w:b/>
          <w:bCs/>
          <w:color w:val="002060"/>
          <w:sz w:val="24"/>
          <w:szCs w:val="24"/>
          <w:lang w:val="en-AU"/>
        </w:rPr>
        <w:t>IMPORTANT Contact Information</w:t>
      </w:r>
    </w:p>
    <w:p w:rsidR="000B368C" w:rsidRPr="00FD1D2E" w:rsidRDefault="000B368C" w:rsidP="000B368C">
      <w:pPr>
        <w:spacing w:after="0" w:line="240" w:lineRule="auto"/>
        <w:rPr>
          <w:rFonts w:ascii="Arial" w:hAnsi="Arial" w:cs="Arial"/>
          <w:b/>
          <w:sz w:val="20"/>
          <w:szCs w:val="20"/>
          <w:lang w:val="en-AU"/>
        </w:rPr>
      </w:pPr>
    </w:p>
    <w:tbl>
      <w:tblPr>
        <w:tblStyle w:val="TableGrid"/>
        <w:tblW w:w="0" w:type="auto"/>
        <w:tblLook w:val="04A0" w:firstRow="1" w:lastRow="0" w:firstColumn="1" w:lastColumn="0" w:noHBand="0" w:noVBand="1"/>
      </w:tblPr>
      <w:tblGrid>
        <w:gridCol w:w="2335"/>
        <w:gridCol w:w="8239"/>
      </w:tblGrid>
      <w:tr w:rsidR="000B368C" w:rsidTr="5B5A945D">
        <w:tc>
          <w:tcPr>
            <w:tcW w:w="2335" w:type="dxa"/>
          </w:tcPr>
          <w:p w:rsidR="000B368C" w:rsidRPr="008B14BF" w:rsidRDefault="000B368C" w:rsidP="6D5BBBF0">
            <w:pPr>
              <w:rPr>
                <w:rFonts w:ascii="Arial" w:hAnsi="Arial" w:cs="Arial"/>
                <w:b/>
                <w:bCs/>
                <w:color w:val="002060"/>
                <w:sz w:val="20"/>
                <w:szCs w:val="20"/>
                <w:lang w:val="en-AU"/>
              </w:rPr>
            </w:pPr>
            <w:r w:rsidRPr="6D5BBBF0">
              <w:rPr>
                <w:rFonts w:ascii="Arial" w:hAnsi="Arial" w:cs="Arial"/>
                <w:b/>
                <w:bCs/>
                <w:color w:val="002060"/>
                <w:sz w:val="20"/>
                <w:szCs w:val="20"/>
                <w:lang w:val="en-AU"/>
              </w:rPr>
              <w:t>What if I have a policy question?</w:t>
            </w:r>
          </w:p>
          <w:p w:rsidR="000B368C" w:rsidRPr="008B14BF" w:rsidRDefault="000B368C" w:rsidP="6D5BBBF0">
            <w:pPr>
              <w:rPr>
                <w:rFonts w:ascii="Arial" w:hAnsi="Arial" w:cs="Arial"/>
                <w:b/>
                <w:bCs/>
                <w:color w:val="002060"/>
                <w:sz w:val="20"/>
                <w:szCs w:val="20"/>
                <w:lang w:val="en-AU"/>
              </w:rPr>
            </w:pPr>
          </w:p>
        </w:tc>
        <w:tc>
          <w:tcPr>
            <w:tcW w:w="8239" w:type="dxa"/>
          </w:tcPr>
          <w:p w:rsidR="000B368C" w:rsidRPr="002C4E9A" w:rsidRDefault="70662ED9" w:rsidP="006F6C5C">
            <w:pPr>
              <w:jc w:val="both"/>
              <w:rPr>
                <w:ins w:id="8" w:author="Aoife Mullins" w:date="2026-02-09T10:22:00Z" w16du:dateUtc="2026-02-09T10:22:36Z"/>
                <w:rFonts w:ascii="Arial" w:hAnsi="Arial" w:cs="Arial"/>
                <w:sz w:val="20"/>
                <w:szCs w:val="20"/>
                <w:lang w:val="en-AU"/>
              </w:rPr>
            </w:pPr>
            <w:ins w:id="9" w:author="Katarina Violova" w:date="2026-02-09T16:18:00Z" w16du:dateUtc="2026-02-09T16:18:27Z">
              <w:r w:rsidRPr="2204A7E0">
                <w:rPr>
                  <w:rFonts w:ascii="Arial" w:eastAsia="Arial" w:hAnsi="Arial" w:cs="Arial"/>
                  <w:color w:val="000000"/>
                  <w:sz w:val="20"/>
                  <w:szCs w:val="20"/>
                  <w:lang w:val="fi-FI"/>
                </w:rPr>
                <w:t xml:space="preserve">If you have any questions, please </w:t>
              </w:r>
              <w:r w:rsidRPr="00430BC1">
                <w:rPr>
                  <w:rFonts w:ascii="Arial" w:eastAsia="Arial" w:hAnsi="Arial" w:cs="Arial"/>
                  <w:color w:val="000000"/>
                  <w:sz w:val="20"/>
                  <w:szCs w:val="20"/>
                  <w:lang w:val="fi-FI"/>
                  <w:rPrChange w:id="10" w:author="Paul Brown" w:date="2026-02-26T14:00:00Z" w16du:dateUtc="2026-02-26T14:00:00Z">
                    <w:rPr>
                      <w:rFonts w:ascii="Arial" w:eastAsia="Arial" w:hAnsi="Arial" w:cs="Arial"/>
                      <w:color w:val="D13438"/>
                      <w:sz w:val="20"/>
                      <w:szCs w:val="20"/>
                      <w:u w:val="single"/>
                      <w:lang w:val="fi-FI"/>
                    </w:rPr>
                  </w:rPrChange>
                </w:rPr>
                <w:t>visit our portal</w:t>
              </w:r>
              <w:r w:rsidRPr="00430BC1">
                <w:rPr>
                  <w:rFonts w:ascii="Arial" w:eastAsia="Arial" w:hAnsi="Arial" w:cs="Arial"/>
                  <w:color w:val="D13438"/>
                  <w:sz w:val="20"/>
                  <w:szCs w:val="20"/>
                  <w:lang w:val="fi-FI"/>
                  <w:rPrChange w:id="11" w:author="Paul Brown" w:date="2026-02-26T14:01:00Z" w16du:dateUtc="2026-02-26T14:01:00Z">
                    <w:rPr>
                      <w:rFonts w:ascii="Arial" w:eastAsia="Arial" w:hAnsi="Arial" w:cs="Arial"/>
                      <w:color w:val="D13438"/>
                      <w:sz w:val="20"/>
                      <w:szCs w:val="20"/>
                      <w:u w:val="single"/>
                      <w:lang w:val="fi-FI"/>
                    </w:rPr>
                  </w:rPrChange>
                </w:rPr>
                <w:t xml:space="preserve"> </w:t>
              </w:r>
            </w:ins>
            <w:r w:rsidR="000B368C">
              <w:fldChar w:fldCharType="begin"/>
            </w:r>
            <w:r w:rsidR="000B368C">
              <w:instrText xml:space="preserve">HYPERLINK "https://covermore-europe-expedia.zendesk.com/hc/" </w:instrText>
            </w:r>
            <w:r w:rsidR="000B368C">
              <w:fldChar w:fldCharType="separate"/>
            </w:r>
            <w:ins w:id="12" w:author="Katarina Violova" w:date="2026-02-09T16:18:00Z" w16du:dateUtc="2026-02-09T16:18:27Z">
              <w:r w:rsidRPr="2204A7E0">
                <w:rPr>
                  <w:rStyle w:val="Hyperlink"/>
                  <w:rFonts w:ascii="Arial" w:eastAsia="Arial" w:hAnsi="Arial" w:cs="Arial"/>
                  <w:sz w:val="20"/>
                  <w:szCs w:val="20"/>
                  <w:lang w:val="en-GB"/>
                </w:rPr>
                <w:t>https://covermore-europe-expedia.zendesk.com/hc/</w:t>
              </w:r>
            </w:ins>
            <w:r w:rsidR="000B368C">
              <w:fldChar w:fldCharType="end"/>
            </w:r>
            <w:ins w:id="13" w:author="Katarina Violova" w:date="2026-02-09T16:18:00Z" w16du:dateUtc="2026-02-09T16:18:27Z">
              <w:r w:rsidRPr="2204A7E0">
                <w:rPr>
                  <w:rFonts w:ascii="Arial" w:eastAsia="Arial" w:hAnsi="Arial" w:cs="Arial"/>
                  <w:color w:val="D13438"/>
                  <w:sz w:val="20"/>
                  <w:szCs w:val="20"/>
                  <w:u w:val="single"/>
                  <w:lang w:val="fi-FI"/>
                </w:rPr>
                <w:t>,</w:t>
              </w:r>
              <w:r w:rsidRPr="2204A7E0">
                <w:rPr>
                  <w:rFonts w:ascii="Arial" w:eastAsia="Arial" w:hAnsi="Arial" w:cs="Arial"/>
                  <w:sz w:val="20"/>
                  <w:szCs w:val="20"/>
                  <w:lang w:val="en-AU"/>
                </w:rPr>
                <w:t xml:space="preserve"> </w:t>
              </w:r>
            </w:ins>
            <w:del w:id="14" w:author="Katarina Violova" w:date="2026-02-09T16:18:00Z" w16du:dateUtc="2026-02-09T16:18:40Z">
              <w:r w:rsidR="000B368C" w:rsidRPr="2204A7E0" w:rsidDel="000B368C">
                <w:rPr>
                  <w:rFonts w:ascii="Arial" w:hAnsi="Arial" w:cs="Arial"/>
                  <w:sz w:val="20"/>
                  <w:szCs w:val="20"/>
                  <w:lang w:val="en-AU"/>
                </w:rPr>
                <w:delText xml:space="preserve">Please </w:delText>
              </w:r>
            </w:del>
            <w:r w:rsidR="000B368C" w:rsidRPr="2204A7E0">
              <w:rPr>
                <w:rFonts w:ascii="Arial" w:hAnsi="Arial" w:cs="Arial"/>
                <w:sz w:val="20"/>
                <w:szCs w:val="20"/>
                <w:lang w:val="en-AU"/>
              </w:rPr>
              <w:t>call</w:t>
            </w:r>
            <w:ins w:id="15" w:author="Aoife Mullins" w:date="2026-02-09T10:22:00Z" w16du:dateUtc="2026-02-09T10:22:27Z">
              <w:r w:rsidR="233E2F26" w:rsidRPr="2204A7E0">
                <w:rPr>
                  <w:rFonts w:ascii="Arial" w:hAnsi="Arial" w:cs="Arial"/>
                  <w:sz w:val="20"/>
                  <w:szCs w:val="20"/>
                  <w:lang w:val="en-AU"/>
                </w:rPr>
                <w:t xml:space="preserve"> </w:t>
              </w:r>
            </w:ins>
            <w:ins w:id="16" w:author="Katarina Violova" w:date="2026-02-09T16:18:00Z" w16du:dateUtc="2026-02-09T16:18:46Z">
              <w:r w:rsidR="4172F94B" w:rsidRPr="2204A7E0">
                <w:rPr>
                  <w:rFonts w:ascii="Arial" w:hAnsi="Arial" w:cs="Arial"/>
                  <w:sz w:val="20"/>
                  <w:szCs w:val="20"/>
                  <w:lang w:val="en-AU"/>
                </w:rPr>
                <w:t xml:space="preserve">us </w:t>
              </w:r>
            </w:ins>
            <w:ins w:id="17" w:author="Katarina Violova" w:date="2026-02-09T16:20:00Z" w16du:dateUtc="2026-02-09T16:20:22Z">
              <w:r w:rsidR="733B91AC" w:rsidRPr="2204A7E0">
                <w:rPr>
                  <w:rFonts w:ascii="Arial" w:hAnsi="Arial" w:cs="Arial"/>
                  <w:sz w:val="20"/>
                  <w:szCs w:val="20"/>
                  <w:lang w:val="en-AU"/>
                </w:rPr>
                <w:t>at</w:t>
              </w:r>
            </w:ins>
            <w:ins w:id="18" w:author="Katarina Violova" w:date="2026-02-09T16:18:00Z" w16du:dateUtc="2026-02-09T16:18:46Z">
              <w:r w:rsidR="4172F94B" w:rsidRPr="2204A7E0">
                <w:rPr>
                  <w:rFonts w:ascii="Arial" w:hAnsi="Arial" w:cs="Arial"/>
                  <w:sz w:val="20"/>
                  <w:szCs w:val="20"/>
                  <w:lang w:val="en-AU"/>
                </w:rPr>
                <w:t xml:space="preserve"> </w:t>
              </w:r>
            </w:ins>
            <w:ins w:id="19" w:author="Aoife Mullins" w:date="2026-02-09T10:22:00Z" w16du:dateUtc="2026-02-09T10:22:27Z">
              <w:r w:rsidR="233E2F26" w:rsidRPr="2204A7E0">
                <w:rPr>
                  <w:rFonts w:ascii="Arial" w:hAnsi="Arial" w:cs="Arial"/>
                  <w:sz w:val="20"/>
                  <w:szCs w:val="20"/>
                  <w:lang w:val="en-AU"/>
                </w:rPr>
                <w:t>+353 1 233</w:t>
              </w:r>
            </w:ins>
            <w:ins w:id="20" w:author="Paul Brown" w:date="2026-02-09T14:43:00Z" w16du:dateUtc="2026-02-09T14:43:00Z">
              <w:r w:rsidR="528EF8C0" w:rsidRPr="2204A7E0">
                <w:rPr>
                  <w:rFonts w:ascii="Arial" w:hAnsi="Arial" w:cs="Arial"/>
                  <w:sz w:val="20"/>
                  <w:szCs w:val="20"/>
                  <w:lang w:val="en-AU"/>
                </w:rPr>
                <w:t xml:space="preserve"> </w:t>
              </w:r>
            </w:ins>
            <w:ins w:id="21" w:author="Aoife Mullins" w:date="2026-02-09T10:22:00Z" w16du:dateUtc="2026-02-09T10:22:27Z">
              <w:r w:rsidR="233E2F26" w:rsidRPr="2204A7E0">
                <w:rPr>
                  <w:rFonts w:ascii="Arial" w:hAnsi="Arial" w:cs="Arial"/>
                  <w:sz w:val="20"/>
                  <w:szCs w:val="20"/>
                  <w:lang w:val="en-AU"/>
                </w:rPr>
                <w:t>3853</w:t>
              </w:r>
            </w:ins>
          </w:p>
          <w:p w:rsidR="000B368C" w:rsidRPr="002C4E9A" w:rsidRDefault="000B368C" w:rsidP="3B544008">
            <w:pPr>
              <w:jc w:val="both"/>
              <w:rPr>
                <w:ins w:id="22" w:author="Aoife Mullins" w:date="2026-02-09T10:23:00Z" w16du:dateUtc="2026-02-09T10:23:18Z"/>
                <w:rFonts w:ascii="Arial" w:hAnsi="Arial" w:cs="Arial"/>
                <w:sz w:val="20"/>
                <w:szCs w:val="20"/>
                <w:lang w:val="en-AU"/>
              </w:rPr>
            </w:pPr>
            <w:del w:id="23" w:author="Aoife Mullins" w:date="2026-02-09T10:22:00Z" w16du:dateUtc="2026-02-09T10:22:52Z">
              <w:r w:rsidRPr="3B544008" w:rsidDel="000B368C">
                <w:rPr>
                  <w:rFonts w:ascii="Arial" w:hAnsi="Arial" w:cs="Arial"/>
                  <w:sz w:val="20"/>
                  <w:szCs w:val="20"/>
                  <w:lang w:val="en-AU"/>
                </w:rPr>
                <w:delText xml:space="preserve"> </w:delText>
              </w:r>
              <w:r w:rsidRPr="3B544008" w:rsidDel="000B368C">
                <w:rPr>
                  <w:rFonts w:ascii="Arial" w:hAnsi="Arial" w:cs="Arial"/>
                  <w:b/>
                  <w:bCs/>
                  <w:sz w:val="20"/>
                  <w:szCs w:val="20"/>
                  <w:lang w:val="en-AU"/>
                </w:rPr>
                <w:delText>{{Policy Enquiries Phone}}</w:delText>
              </w:r>
            </w:del>
            <w:r w:rsidRPr="3B544008">
              <w:rPr>
                <w:rFonts w:ascii="Arial" w:hAnsi="Arial" w:cs="Arial"/>
                <w:b/>
                <w:bCs/>
                <w:sz w:val="20"/>
                <w:szCs w:val="20"/>
                <w:lang w:val="en-AU"/>
              </w:rPr>
              <w:t xml:space="preserve"> </w:t>
            </w:r>
            <w:r w:rsidRPr="3B544008">
              <w:rPr>
                <w:rFonts w:ascii="Arial" w:hAnsi="Arial" w:cs="Arial"/>
                <w:sz w:val="20"/>
                <w:szCs w:val="20"/>
                <w:lang w:val="en-AU"/>
              </w:rPr>
              <w:t>between</w:t>
            </w:r>
            <w:ins w:id="24" w:author="Aoife Mullins" w:date="2026-02-09T10:22:00Z" w16du:dateUtc="2026-02-09T10:22:59Z">
              <w:r w:rsidR="1B31B280" w:rsidRPr="3B544008">
                <w:rPr>
                  <w:rFonts w:ascii="Arial" w:hAnsi="Arial" w:cs="Arial"/>
                  <w:sz w:val="20"/>
                  <w:szCs w:val="20"/>
                  <w:lang w:val="en-AU"/>
                </w:rPr>
                <w:t xml:space="preserve"> Monday to </w:t>
              </w:r>
            </w:ins>
            <w:ins w:id="25" w:author="Aoife Mullins" w:date="2026-02-09T10:23:00Z" w16du:dateUtc="2026-02-09T10:23:07Z">
              <w:r w:rsidR="1B31B280" w:rsidRPr="3B544008">
                <w:rPr>
                  <w:rFonts w:ascii="Arial" w:hAnsi="Arial" w:cs="Arial"/>
                  <w:sz w:val="20"/>
                  <w:szCs w:val="20"/>
                  <w:lang w:val="en-AU"/>
                </w:rPr>
                <w:t>Friday 9.00 am to 5.00</w:t>
              </w:r>
            </w:ins>
            <w:ins w:id="26" w:author="Aoife Mullins" w:date="2026-02-09T10:23:00Z" w16du:dateUtc="2026-02-09T10:23:09Z">
              <w:r w:rsidR="1B31B280" w:rsidRPr="3B544008">
                <w:rPr>
                  <w:rFonts w:ascii="Arial" w:hAnsi="Arial" w:cs="Arial"/>
                  <w:sz w:val="20"/>
                  <w:szCs w:val="20"/>
                  <w:lang w:val="en-AU"/>
                </w:rPr>
                <w:t xml:space="preserve">pm </w:t>
              </w:r>
            </w:ins>
            <w:r w:rsidRPr="3B544008">
              <w:rPr>
                <w:rFonts w:ascii="Arial" w:hAnsi="Arial" w:cs="Arial"/>
                <w:sz w:val="20"/>
                <w:szCs w:val="20"/>
                <w:lang w:val="en-AU"/>
              </w:rPr>
              <w:t xml:space="preserve"> </w:t>
            </w:r>
            <w:del w:id="27" w:author="Aoife Mullins" w:date="2026-02-09T10:22:00Z" w16du:dateUtc="2026-02-09T10:22:55Z">
              <w:r w:rsidRPr="3B544008" w:rsidDel="000B368C">
                <w:rPr>
                  <w:rFonts w:ascii="Arial" w:hAnsi="Arial" w:cs="Arial"/>
                  <w:b/>
                  <w:bCs/>
                  <w:sz w:val="20"/>
                  <w:szCs w:val="20"/>
                  <w:lang w:val="en-AU"/>
                </w:rPr>
                <w:delText>{{Operating Hours &amp; Days of the week}}</w:delText>
              </w:r>
            </w:del>
            <w:r w:rsidRPr="3B544008">
              <w:rPr>
                <w:rFonts w:ascii="Arial" w:hAnsi="Arial" w:cs="Arial"/>
                <w:sz w:val="20"/>
                <w:szCs w:val="20"/>
                <w:lang w:val="en-AU"/>
              </w:rPr>
              <w:t xml:space="preserve"> OR email us at</w:t>
            </w:r>
            <w:ins w:id="28" w:author="Aoife Mullins" w:date="2026-02-09T10:23:00Z" w16du:dateUtc="2026-02-09T10:23:18Z">
              <w:r w:rsidR="733526D0" w:rsidRPr="3B544008">
                <w:rPr>
                  <w:rFonts w:ascii="Arial" w:hAnsi="Arial" w:cs="Arial"/>
                  <w:sz w:val="20"/>
                  <w:szCs w:val="20"/>
                  <w:lang w:val="en-AU"/>
                </w:rPr>
                <w:t xml:space="preserve"> </w:t>
              </w:r>
            </w:ins>
            <w:ins w:id="29" w:author="Paul Brown" w:date="2026-02-26T14:01:00Z" w16du:dateUtc="2026-02-26T14:01:00Z">
              <w:r w:rsidR="00707115">
                <w:rPr>
                  <w:rFonts w:ascii="Arial" w:hAnsi="Arial" w:cs="Arial"/>
                  <w:sz w:val="20"/>
                  <w:szCs w:val="20"/>
                  <w:lang w:val="en-AU"/>
                </w:rPr>
                <w:fldChar w:fldCharType="begin"/>
              </w:r>
              <w:r w:rsidR="00707115">
                <w:rPr>
                  <w:rFonts w:ascii="Arial" w:hAnsi="Arial" w:cs="Arial"/>
                  <w:sz w:val="20"/>
                  <w:szCs w:val="20"/>
                  <w:lang w:val="en-AU"/>
                </w:rPr>
                <w:instrText>HYPERLINK "mailto:expedia@cs.covermoreeurope.com"</w:instrText>
              </w:r>
              <w:r w:rsidR="00707115">
                <w:rPr>
                  <w:rFonts w:ascii="Arial" w:hAnsi="Arial" w:cs="Arial"/>
                  <w:sz w:val="20"/>
                  <w:szCs w:val="20"/>
                  <w:lang w:val="en-AU"/>
                </w:rPr>
              </w:r>
              <w:r w:rsidR="00707115">
                <w:rPr>
                  <w:rFonts w:ascii="Arial" w:hAnsi="Arial" w:cs="Arial"/>
                  <w:sz w:val="20"/>
                  <w:szCs w:val="20"/>
                  <w:lang w:val="en-AU"/>
                </w:rPr>
                <w:fldChar w:fldCharType="separate"/>
              </w:r>
              <w:r w:rsidR="733526D0" w:rsidRPr="00707115">
                <w:rPr>
                  <w:rStyle w:val="Hyperlink"/>
                  <w:rFonts w:ascii="Arial" w:hAnsi="Arial" w:cs="Arial"/>
                  <w:sz w:val="20"/>
                  <w:szCs w:val="20"/>
                  <w:lang w:val="en-AU"/>
                </w:rPr>
                <w:t>expedia@cs.covermoreeurope.com</w:t>
              </w:r>
              <w:r w:rsidR="00707115">
                <w:rPr>
                  <w:rFonts w:ascii="Arial" w:hAnsi="Arial" w:cs="Arial"/>
                  <w:sz w:val="20"/>
                  <w:szCs w:val="20"/>
                  <w:lang w:val="en-AU"/>
                </w:rPr>
                <w:fldChar w:fldCharType="end"/>
              </w:r>
            </w:ins>
          </w:p>
          <w:p w:rsidR="000B368C" w:rsidRPr="002C4E9A" w:rsidRDefault="000B368C" w:rsidP="002B7AEA">
            <w:pPr>
              <w:jc w:val="both"/>
              <w:rPr>
                <w:rFonts w:ascii="Arial" w:hAnsi="Arial" w:cs="Arial"/>
                <w:sz w:val="20"/>
                <w:szCs w:val="20"/>
                <w:lang w:val="en-AU"/>
              </w:rPr>
            </w:pPr>
            <w:r w:rsidRPr="3B544008">
              <w:rPr>
                <w:rFonts w:ascii="Arial" w:hAnsi="Arial" w:cs="Arial"/>
                <w:sz w:val="20"/>
                <w:szCs w:val="20"/>
                <w:lang w:val="en-AU"/>
              </w:rPr>
              <w:t xml:space="preserve"> </w:t>
            </w:r>
            <w:del w:id="30" w:author="Aoife Mullins" w:date="2026-02-09T10:23:00Z">
              <w:r w:rsidRPr="3B544008" w:rsidDel="000B368C">
                <w:rPr>
                  <w:rFonts w:ascii="Arial" w:hAnsi="Arial" w:cs="Arial"/>
                  <w:b/>
                  <w:bCs/>
                  <w:sz w:val="20"/>
                  <w:szCs w:val="20"/>
                  <w:lang w:val="en-AU"/>
                </w:rPr>
                <w:delText>{{Policy Enquiries Email}}</w:delText>
              </w:r>
            </w:del>
            <w:r w:rsidRPr="3B544008">
              <w:rPr>
                <w:rFonts w:ascii="Arial" w:hAnsi="Arial" w:cs="Arial"/>
                <w:sz w:val="20"/>
                <w:szCs w:val="20"/>
                <w:lang w:val="en-AU"/>
              </w:rPr>
              <w:t xml:space="preserve"> and quote your policy number. </w:t>
            </w:r>
          </w:p>
          <w:p w:rsidR="000B368C" w:rsidRPr="002C4E9A" w:rsidRDefault="000B368C" w:rsidP="002B7AEA">
            <w:pPr>
              <w:jc w:val="both"/>
              <w:rPr>
                <w:rFonts w:ascii="Arial" w:hAnsi="Arial" w:cs="Arial"/>
                <w:sz w:val="20"/>
                <w:szCs w:val="20"/>
                <w:lang w:val="en-AU"/>
              </w:rPr>
            </w:pPr>
          </w:p>
          <w:p w:rsidR="000B368C" w:rsidRDefault="000B368C" w:rsidP="002B7AEA">
            <w:pPr>
              <w:jc w:val="both"/>
              <w:rPr>
                <w:rFonts w:ascii="Arial" w:hAnsi="Arial" w:cs="Arial"/>
                <w:sz w:val="20"/>
                <w:szCs w:val="20"/>
                <w:lang w:val="en-AU"/>
              </w:rPr>
            </w:pPr>
            <w:r w:rsidRPr="002C4E9A">
              <w:rPr>
                <w:rFonts w:ascii="Arial" w:hAnsi="Arial" w:cs="Arial"/>
                <w:sz w:val="20"/>
                <w:szCs w:val="20"/>
                <w:lang w:val="en-AU"/>
              </w:rPr>
              <w:t xml:space="preserve">If you would like to </w:t>
            </w:r>
            <w:r w:rsidRPr="002C4E9A">
              <w:rPr>
                <w:rFonts w:ascii="Arial" w:hAnsi="Arial" w:cs="Arial"/>
                <w:sz w:val="20"/>
                <w:szCs w:val="20"/>
                <w:u w:val="single"/>
                <w:lang w:val="en-AU"/>
              </w:rPr>
              <w:t>receive your policy documentation by post</w:t>
            </w:r>
            <w:r w:rsidRPr="002C4E9A">
              <w:rPr>
                <w:rFonts w:ascii="Arial" w:hAnsi="Arial" w:cs="Arial"/>
                <w:sz w:val="20"/>
                <w:szCs w:val="20"/>
                <w:lang w:val="en-AU"/>
              </w:rPr>
              <w:t xml:space="preserve">, </w:t>
            </w:r>
            <w:r>
              <w:rPr>
                <w:rFonts w:ascii="Arial" w:hAnsi="Arial" w:cs="Arial"/>
                <w:sz w:val="20"/>
                <w:szCs w:val="20"/>
                <w:lang w:val="en-AU"/>
              </w:rPr>
              <w:t xml:space="preserve">you can call us or email us using the information provided above to make a request. </w:t>
            </w:r>
          </w:p>
          <w:p w:rsidR="000B368C" w:rsidRPr="002C4E9A" w:rsidRDefault="000B368C" w:rsidP="002B7AEA">
            <w:pPr>
              <w:jc w:val="both"/>
              <w:rPr>
                <w:rFonts w:ascii="Arial" w:hAnsi="Arial" w:cs="Arial"/>
                <w:b/>
                <w:color w:val="00B0F0"/>
                <w:sz w:val="20"/>
                <w:szCs w:val="20"/>
                <w:lang w:val="en-AU"/>
              </w:rPr>
            </w:pPr>
          </w:p>
        </w:tc>
      </w:tr>
      <w:tr w:rsidR="000B368C" w:rsidTr="5B5A945D">
        <w:tc>
          <w:tcPr>
            <w:tcW w:w="2335" w:type="dxa"/>
          </w:tcPr>
          <w:p w:rsidR="000B368C" w:rsidRPr="008B14BF" w:rsidRDefault="000B368C" w:rsidP="6D5BBBF0">
            <w:pPr>
              <w:rPr>
                <w:rFonts w:ascii="Arial" w:hAnsi="Arial" w:cs="Arial"/>
                <w:b/>
                <w:bCs/>
                <w:color w:val="002060"/>
                <w:sz w:val="20"/>
                <w:szCs w:val="20"/>
                <w:lang w:val="en-AU"/>
              </w:rPr>
            </w:pPr>
            <w:r w:rsidRPr="6D5BBBF0">
              <w:rPr>
                <w:rFonts w:ascii="Arial" w:hAnsi="Arial" w:cs="Arial"/>
                <w:b/>
                <w:bCs/>
                <w:color w:val="002060"/>
                <w:sz w:val="20"/>
                <w:szCs w:val="20"/>
                <w:lang w:val="en-AU"/>
              </w:rPr>
              <w:t>What if I have an emergency overseas</w:t>
            </w:r>
            <w:r w:rsidR="00332483" w:rsidRPr="6D5BBBF0">
              <w:rPr>
                <w:rFonts w:ascii="Arial" w:hAnsi="Arial" w:cs="Arial"/>
                <w:b/>
                <w:bCs/>
                <w:color w:val="002060"/>
                <w:sz w:val="20"/>
                <w:szCs w:val="20"/>
                <w:lang w:val="en-AU"/>
              </w:rPr>
              <w:t xml:space="preserve"> that is covered by the policy</w:t>
            </w:r>
            <w:r w:rsidRPr="6D5BBBF0">
              <w:rPr>
                <w:rFonts w:ascii="Arial" w:hAnsi="Arial" w:cs="Arial"/>
                <w:b/>
                <w:bCs/>
                <w:color w:val="002060"/>
                <w:sz w:val="20"/>
                <w:szCs w:val="20"/>
                <w:lang w:val="en-AU"/>
              </w:rPr>
              <w:t>?</w:t>
            </w:r>
          </w:p>
          <w:p w:rsidR="000B368C" w:rsidRPr="008B14BF" w:rsidRDefault="000B368C" w:rsidP="6D5BBBF0">
            <w:pPr>
              <w:rPr>
                <w:rFonts w:ascii="Arial" w:hAnsi="Arial" w:cs="Arial"/>
                <w:b/>
                <w:bCs/>
                <w:color w:val="002060"/>
                <w:sz w:val="20"/>
                <w:szCs w:val="20"/>
                <w:lang w:val="en-AU"/>
              </w:rPr>
            </w:pPr>
          </w:p>
        </w:tc>
        <w:tc>
          <w:tcPr>
            <w:tcW w:w="8239" w:type="dxa"/>
          </w:tcPr>
          <w:p w:rsidR="000B368C" w:rsidRPr="00332483" w:rsidRDefault="000B368C" w:rsidP="3B544008">
            <w:pPr>
              <w:jc w:val="both"/>
              <w:rPr>
                <w:ins w:id="31" w:author="Aoife Mullins" w:date="2026-02-09T10:23:00Z" w16du:dateUtc="2026-02-09T10:23:43Z"/>
                <w:rFonts w:ascii="Arial" w:hAnsi="Arial"/>
                <w:b/>
                <w:bCs/>
                <w:sz w:val="20"/>
                <w:szCs w:val="20"/>
                <w:lang w:val="en-AU"/>
              </w:rPr>
            </w:pPr>
            <w:r w:rsidRPr="5B5A945D">
              <w:rPr>
                <w:rFonts w:ascii="Arial" w:hAnsi="Arial" w:cs="Arial"/>
                <w:sz w:val="20"/>
                <w:szCs w:val="20"/>
                <w:lang w:val="en-AU"/>
              </w:rPr>
              <w:t xml:space="preserve">Call </w:t>
            </w:r>
            <w:del w:id="32" w:author="Paul Brown" w:date="2026-02-09T14:43:00Z" w16du:dateUtc="2026-02-09T14:43:00Z">
              <w:r w:rsidRPr="5B5A945D" w:rsidDel="004A67D0">
                <w:rPr>
                  <w:rFonts w:ascii="Arial" w:hAnsi="Arial" w:cs="Arial"/>
                  <w:sz w:val="20"/>
                  <w:szCs w:val="20"/>
                  <w:lang w:val="en-AU"/>
                </w:rPr>
                <w:delText>AIG Travel</w:delText>
              </w:r>
              <w:r w:rsidRPr="5B5A945D" w:rsidDel="004A67D0">
                <w:rPr>
                  <w:rFonts w:ascii="Arial" w:hAnsi="Arial"/>
                  <w:sz w:val="20"/>
                  <w:szCs w:val="20"/>
                  <w:lang w:val="en-AU"/>
                </w:rPr>
                <w:delText xml:space="preserve"> </w:delText>
              </w:r>
            </w:del>
            <w:ins w:id="33" w:author="Legal" w:date="2026-02-10T10:10:00Z" w16du:dateUtc="2026-02-10T10:10:00Z">
              <w:r w:rsidR="00B55A95">
                <w:rPr>
                  <w:rFonts w:ascii="Arial" w:hAnsi="Arial"/>
                  <w:sz w:val="20"/>
                  <w:szCs w:val="20"/>
                  <w:lang w:val="en-AU"/>
                </w:rPr>
                <w:t xml:space="preserve">us at </w:t>
              </w:r>
            </w:ins>
            <w:r w:rsidRPr="5B5A945D">
              <w:rPr>
                <w:rFonts w:ascii="Arial" w:hAnsi="Arial"/>
                <w:sz w:val="20"/>
                <w:szCs w:val="20"/>
                <w:lang w:val="en-AU"/>
              </w:rPr>
              <w:t xml:space="preserve">any </w:t>
            </w:r>
            <w:r w:rsidRPr="5B5A945D">
              <w:rPr>
                <w:rFonts w:ascii="Arial" w:hAnsi="Arial" w:cs="Arial"/>
                <w:sz w:val="20"/>
                <w:szCs w:val="20"/>
                <w:lang w:val="en-AU"/>
              </w:rPr>
              <w:t>time</w:t>
            </w:r>
            <w:r w:rsidRPr="5B5A945D">
              <w:rPr>
                <w:rFonts w:ascii="Arial" w:hAnsi="Arial"/>
                <w:sz w:val="20"/>
                <w:szCs w:val="20"/>
                <w:lang w:val="en-AU"/>
              </w:rPr>
              <w:t xml:space="preserve"> on</w:t>
            </w:r>
            <w:ins w:id="34" w:author="Aoife Mullins" w:date="2026-02-09T10:23:00Z" w16du:dateUtc="2026-02-09T10:23:34Z">
              <w:r w:rsidR="2F73902B" w:rsidRPr="5B5A945D">
                <w:rPr>
                  <w:rFonts w:ascii="Arial" w:hAnsi="Arial"/>
                  <w:sz w:val="20"/>
                  <w:szCs w:val="20"/>
                  <w:lang w:val="en-AU"/>
                </w:rPr>
                <w:t xml:space="preserve"> +353 1 233</w:t>
              </w:r>
            </w:ins>
            <w:ins w:id="35" w:author="Paul Brown" w:date="2026-02-09T14:43:00Z" w16du:dateUtc="2026-02-09T14:43:00Z">
              <w:r w:rsidR="00836B65">
                <w:rPr>
                  <w:rFonts w:ascii="Arial" w:hAnsi="Arial"/>
                  <w:sz w:val="20"/>
                  <w:szCs w:val="20"/>
                  <w:lang w:val="en-AU"/>
                </w:rPr>
                <w:t xml:space="preserve"> </w:t>
              </w:r>
            </w:ins>
            <w:ins w:id="36" w:author="Aoife Mullins" w:date="2026-02-09T10:23:00Z" w16du:dateUtc="2026-02-09T10:23:34Z">
              <w:r w:rsidR="2F73902B" w:rsidRPr="5B5A945D">
                <w:rPr>
                  <w:rFonts w:ascii="Arial" w:hAnsi="Arial"/>
                  <w:sz w:val="20"/>
                  <w:szCs w:val="20"/>
                  <w:lang w:val="en-AU"/>
                </w:rPr>
                <w:t>3853</w:t>
              </w:r>
            </w:ins>
          </w:p>
          <w:p w:rsidR="000B368C" w:rsidRPr="00332483" w:rsidRDefault="000B368C" w:rsidP="3B544008">
            <w:pPr>
              <w:jc w:val="both"/>
              <w:rPr>
                <w:rFonts w:ascii="Arial" w:hAnsi="Arial"/>
                <w:b/>
                <w:bCs/>
                <w:sz w:val="20"/>
                <w:szCs w:val="20"/>
                <w:lang w:val="en-AU"/>
              </w:rPr>
            </w:pPr>
            <w:r w:rsidRPr="3B544008">
              <w:rPr>
                <w:rFonts w:ascii="Arial" w:hAnsi="Arial"/>
                <w:sz w:val="20"/>
                <w:szCs w:val="20"/>
                <w:lang w:val="en-AU"/>
              </w:rPr>
              <w:t xml:space="preserve"> </w:t>
            </w:r>
            <w:del w:id="37" w:author="Aoife Mullins" w:date="2026-02-09T10:23:00Z" w16du:dateUtc="2026-02-09T10:23:47Z">
              <w:r w:rsidRPr="3B544008" w:rsidDel="000B368C">
                <w:rPr>
                  <w:rFonts w:ascii="Arial" w:hAnsi="Arial" w:cs="Arial"/>
                  <w:b/>
                  <w:bCs/>
                  <w:sz w:val="20"/>
                  <w:szCs w:val="20"/>
                  <w:lang w:val="en-AU"/>
                </w:rPr>
                <w:delText>{{Emergency Assistance</w:delText>
              </w:r>
              <w:r w:rsidRPr="3B544008" w:rsidDel="000B368C">
                <w:rPr>
                  <w:rFonts w:ascii="Arial" w:hAnsi="Arial"/>
                  <w:b/>
                  <w:bCs/>
                  <w:sz w:val="20"/>
                  <w:szCs w:val="20"/>
                  <w:lang w:val="en-AU"/>
                </w:rPr>
                <w:delText xml:space="preserve"> Phone</w:delText>
              </w:r>
              <w:r w:rsidRPr="3B544008" w:rsidDel="000B368C">
                <w:rPr>
                  <w:rFonts w:ascii="Arial" w:hAnsi="Arial" w:cs="Arial"/>
                  <w:b/>
                  <w:bCs/>
                  <w:sz w:val="20"/>
                  <w:szCs w:val="20"/>
                  <w:lang w:val="en-AU"/>
                </w:rPr>
                <w:delText>}}</w:delText>
              </w:r>
            </w:del>
            <w:r w:rsidRPr="3B544008">
              <w:rPr>
                <w:rFonts w:ascii="Arial" w:hAnsi="Arial" w:cs="Arial"/>
                <w:b/>
                <w:bCs/>
                <w:sz w:val="20"/>
                <w:szCs w:val="20"/>
                <w:lang w:val="en-AU"/>
              </w:rPr>
              <w:t xml:space="preserve">. </w:t>
            </w:r>
          </w:p>
          <w:p w:rsidR="00B63AE2" w:rsidRPr="002C4E9A" w:rsidRDefault="000B368C" w:rsidP="002B7AEA">
            <w:pPr>
              <w:jc w:val="both"/>
              <w:rPr>
                <w:rFonts w:ascii="Arial" w:hAnsi="Arial" w:cs="Arial"/>
                <w:bCs/>
                <w:iCs/>
                <w:sz w:val="20"/>
                <w:szCs w:val="20"/>
                <w:lang w:val="en-AU"/>
              </w:rPr>
            </w:pPr>
            <w:r w:rsidRPr="002C4E9A">
              <w:rPr>
                <w:rFonts w:ascii="Arial" w:hAnsi="Arial" w:cs="Arial"/>
                <w:bCs/>
                <w:iCs/>
                <w:sz w:val="20"/>
                <w:szCs w:val="20"/>
                <w:lang w:val="en-AU"/>
              </w:rPr>
              <w:t xml:space="preserve">Our service centres are open 24/7. </w:t>
            </w:r>
          </w:p>
        </w:tc>
      </w:tr>
      <w:tr w:rsidR="00DC7FD8" w:rsidTr="5B5A945D">
        <w:tc>
          <w:tcPr>
            <w:tcW w:w="2335" w:type="dxa"/>
          </w:tcPr>
          <w:p w:rsidR="00DC7FD8" w:rsidRPr="008B14BF" w:rsidRDefault="00DC7FD8" w:rsidP="6D5BBBF0">
            <w:pPr>
              <w:rPr>
                <w:rFonts w:ascii="Arial" w:hAnsi="Arial" w:cs="Arial"/>
                <w:b/>
                <w:bCs/>
                <w:color w:val="002060"/>
                <w:sz w:val="20"/>
                <w:szCs w:val="20"/>
                <w:lang w:val="en-AU"/>
              </w:rPr>
            </w:pPr>
            <w:r w:rsidRPr="6D5BBBF0">
              <w:rPr>
                <w:rFonts w:ascii="Arial" w:hAnsi="Arial" w:cs="Arial"/>
                <w:b/>
                <w:bCs/>
                <w:color w:val="002060"/>
                <w:sz w:val="20"/>
                <w:szCs w:val="20"/>
                <w:lang w:val="en-AU"/>
              </w:rPr>
              <w:t>How do I file a claim?</w:t>
            </w:r>
          </w:p>
        </w:tc>
        <w:tc>
          <w:tcPr>
            <w:tcW w:w="8239" w:type="dxa"/>
          </w:tcPr>
          <w:p w:rsidR="00DC7FD8" w:rsidRPr="009552F1" w:rsidRDefault="00DC7FD8" w:rsidP="5B5A945D">
            <w:pPr>
              <w:jc w:val="both"/>
              <w:rPr>
                <w:ins w:id="38" w:author="Aoife Mullins" w:date="2026-02-09T10:24:00Z" w16du:dateUtc="2026-02-09T10:24:05Z"/>
                <w:rFonts w:ascii="Arial" w:hAnsi="Arial" w:cs="Arial"/>
                <w:b/>
                <w:bCs/>
                <w:sz w:val="20"/>
                <w:szCs w:val="20"/>
                <w:u w:val="single"/>
                <w:lang w:val="en-AU"/>
              </w:rPr>
            </w:pPr>
            <w:r w:rsidRPr="5B5A945D">
              <w:rPr>
                <w:rFonts w:ascii="Arial" w:hAnsi="Arial" w:cs="Arial"/>
                <w:sz w:val="20"/>
                <w:szCs w:val="20"/>
                <w:lang w:val="en-AU"/>
              </w:rPr>
              <w:t xml:space="preserve">File your claim at </w:t>
            </w:r>
            <w:ins w:id="39" w:author="Paul Brown" w:date="2026-02-26T14:01:00Z" w16du:dateUtc="2026-02-26T14:01:00Z">
              <w:r w:rsidR="00707115">
                <w:rPr>
                  <w:rFonts w:ascii="Arial" w:hAnsi="Arial" w:cs="Arial"/>
                  <w:sz w:val="20"/>
                  <w:szCs w:val="20"/>
                  <w:lang w:val="en-AU"/>
                </w:rPr>
                <w:fldChar w:fldCharType="begin"/>
              </w:r>
              <w:r w:rsidR="00707115">
                <w:rPr>
                  <w:rFonts w:ascii="Arial" w:hAnsi="Arial" w:cs="Arial"/>
                  <w:sz w:val="20"/>
                  <w:szCs w:val="20"/>
                  <w:lang w:val="en-AU"/>
                </w:rPr>
                <w:instrText>HYPERLINK "https://claims.covermoreeurope.com/expedia"</w:instrText>
              </w:r>
              <w:r w:rsidR="00707115">
                <w:rPr>
                  <w:rFonts w:ascii="Arial" w:hAnsi="Arial" w:cs="Arial"/>
                  <w:sz w:val="20"/>
                  <w:szCs w:val="20"/>
                  <w:lang w:val="en-AU"/>
                </w:rPr>
              </w:r>
              <w:r w:rsidR="00707115">
                <w:rPr>
                  <w:rFonts w:ascii="Arial" w:hAnsi="Arial" w:cs="Arial"/>
                  <w:sz w:val="20"/>
                  <w:szCs w:val="20"/>
                  <w:lang w:val="en-AU"/>
                </w:rPr>
                <w:fldChar w:fldCharType="separate"/>
              </w:r>
              <w:r w:rsidR="2EB02728" w:rsidRPr="00707115">
                <w:rPr>
                  <w:rStyle w:val="Hyperlink"/>
                  <w:rFonts w:ascii="Arial" w:hAnsi="Arial" w:cs="Arial"/>
                  <w:sz w:val="20"/>
                  <w:szCs w:val="20"/>
                  <w:lang w:val="en-AU"/>
                </w:rPr>
                <w:t>https://claims.covermoreeurope.com/expedia</w:t>
              </w:r>
              <w:r w:rsidR="00707115">
                <w:rPr>
                  <w:rFonts w:ascii="Arial" w:hAnsi="Arial" w:cs="Arial"/>
                  <w:sz w:val="20"/>
                  <w:szCs w:val="20"/>
                  <w:lang w:val="en-AU"/>
                </w:rPr>
                <w:fldChar w:fldCharType="end"/>
              </w:r>
            </w:ins>
            <w:ins w:id="40" w:author="Aoife Mullins" w:date="2026-02-09T10:24:00Z" w16du:dateUtc="2026-02-09T10:24:05Z">
              <w:r w:rsidR="2EB02728" w:rsidRPr="5B5A945D">
                <w:rPr>
                  <w:rFonts w:ascii="Arial" w:hAnsi="Arial" w:cs="Arial"/>
                  <w:sz w:val="20"/>
                  <w:szCs w:val="20"/>
                  <w:lang w:val="en-AU"/>
                </w:rPr>
                <w:t xml:space="preserve"> </w:t>
              </w:r>
            </w:ins>
          </w:p>
          <w:p w:rsidR="00DC7FD8" w:rsidRPr="009552F1" w:rsidRDefault="00DC7FD8" w:rsidP="5B5A945D">
            <w:pPr>
              <w:jc w:val="both"/>
              <w:rPr>
                <w:rFonts w:ascii="Arial" w:hAnsi="Arial" w:cs="Arial"/>
                <w:b/>
                <w:bCs/>
                <w:sz w:val="20"/>
                <w:szCs w:val="20"/>
                <w:u w:val="single"/>
                <w:lang w:val="en-AU"/>
              </w:rPr>
            </w:pPr>
            <w:del w:id="41" w:author="Aoife Mullins" w:date="2026-02-09T10:24:00Z" w16du:dateUtc="2026-02-09T10:24:10Z">
              <w:r w:rsidRPr="5B5A945D" w:rsidDel="00DC7FD8">
                <w:rPr>
                  <w:rFonts w:ascii="Arial" w:hAnsi="Arial" w:cs="Arial"/>
                  <w:b/>
                  <w:bCs/>
                  <w:sz w:val="20"/>
                  <w:szCs w:val="20"/>
                  <w:lang w:val="en-AU"/>
                </w:rPr>
                <w:delText>{{Claims URL}}</w:delText>
              </w:r>
            </w:del>
            <w:r w:rsidRPr="5B5A945D">
              <w:rPr>
                <w:rFonts w:ascii="Arial" w:hAnsi="Arial" w:cs="Arial"/>
                <w:sz w:val="20"/>
                <w:szCs w:val="20"/>
                <w:lang w:val="en-AU"/>
              </w:rPr>
              <w:t xml:space="preserve"> or cont</w:t>
            </w:r>
            <w:del w:id="42" w:author="Paul Brown" w:date="2026-02-26T14:02:00Z" w16du:dateUtc="2026-02-26T14:02:00Z">
              <w:r w:rsidRPr="5B5A945D" w:rsidDel="00BF3C9A">
                <w:rPr>
                  <w:rFonts w:ascii="Arial" w:hAnsi="Arial" w:cs="Arial"/>
                  <w:sz w:val="20"/>
                  <w:szCs w:val="20"/>
                  <w:lang w:val="en-AU"/>
                </w:rPr>
                <w:delText>r</w:delText>
              </w:r>
            </w:del>
            <w:r w:rsidRPr="5B5A945D">
              <w:rPr>
                <w:rFonts w:ascii="Arial" w:hAnsi="Arial" w:cs="Arial"/>
                <w:sz w:val="20"/>
                <w:szCs w:val="20"/>
                <w:lang w:val="en-AU"/>
              </w:rPr>
              <w:t xml:space="preserve">act us using the information provided in your Policy Wording. </w:t>
            </w:r>
            <w:r w:rsidRPr="5B5A945D">
              <w:rPr>
                <w:rFonts w:ascii="Arial" w:hAnsi="Arial" w:cs="Arial"/>
                <w:b/>
                <w:bCs/>
                <w:sz w:val="20"/>
                <w:szCs w:val="20"/>
                <w:lang w:val="en-AU"/>
              </w:rPr>
              <w:t xml:space="preserve"> </w:t>
            </w:r>
          </w:p>
          <w:p w:rsidR="00DC7FD8" w:rsidRPr="009552F1" w:rsidRDefault="00DC7FD8" w:rsidP="002B7AEA">
            <w:pPr>
              <w:jc w:val="both"/>
              <w:rPr>
                <w:rFonts w:ascii="Arial" w:hAnsi="Arial" w:cs="Arial"/>
                <w:b/>
                <w:color w:val="00B0F0"/>
                <w:sz w:val="20"/>
                <w:szCs w:val="20"/>
                <w:lang w:val="en-AU"/>
              </w:rPr>
            </w:pPr>
          </w:p>
        </w:tc>
      </w:tr>
      <w:tr w:rsidR="00365ACF" w:rsidTr="5B5A945D">
        <w:tc>
          <w:tcPr>
            <w:tcW w:w="2335" w:type="dxa"/>
          </w:tcPr>
          <w:p w:rsidR="00365ACF" w:rsidRPr="008B14BF" w:rsidRDefault="00365ACF" w:rsidP="6D5BBBF0">
            <w:pPr>
              <w:rPr>
                <w:rFonts w:ascii="Arial" w:hAnsi="Arial" w:cs="Arial"/>
                <w:b/>
                <w:bCs/>
                <w:color w:val="002060"/>
                <w:sz w:val="20"/>
                <w:szCs w:val="20"/>
                <w:lang w:val="en-AU"/>
              </w:rPr>
            </w:pPr>
            <w:r w:rsidRPr="6D5BBBF0">
              <w:rPr>
                <w:rFonts w:ascii="Arial" w:hAnsi="Arial" w:cs="Arial"/>
                <w:b/>
                <w:bCs/>
                <w:color w:val="002060"/>
                <w:sz w:val="20"/>
                <w:szCs w:val="20"/>
                <w:lang w:val="en-AU"/>
              </w:rPr>
              <w:t xml:space="preserve">What if I need to cancel my policy? </w:t>
            </w:r>
          </w:p>
        </w:tc>
        <w:tc>
          <w:tcPr>
            <w:tcW w:w="8239" w:type="dxa"/>
          </w:tcPr>
          <w:p w:rsidR="00332483" w:rsidRDefault="00332483" w:rsidP="002B7AEA">
            <w:pPr>
              <w:jc w:val="both"/>
              <w:rPr>
                <w:rFonts w:ascii="Arial" w:hAnsi="Arial" w:cs="Arial"/>
                <w:b/>
                <w:sz w:val="20"/>
                <w:szCs w:val="20"/>
                <w:lang w:val="en-AU"/>
              </w:rPr>
            </w:pPr>
            <w:r>
              <w:rPr>
                <w:rFonts w:ascii="Arial" w:hAnsi="Arial" w:cs="Arial"/>
                <w:b/>
                <w:sz w:val="20"/>
                <w:szCs w:val="20"/>
                <w:lang w:val="en-AU"/>
              </w:rPr>
              <w:t xml:space="preserve">Please refer to the Policy Wording or the IPID to see when and how you can cancel your policy. </w:t>
            </w:r>
          </w:p>
          <w:p w:rsidR="00332483" w:rsidRDefault="00332483" w:rsidP="002B7AEA">
            <w:pPr>
              <w:jc w:val="both"/>
              <w:rPr>
                <w:rFonts w:ascii="Arial" w:hAnsi="Arial" w:cs="Arial"/>
                <w:b/>
                <w:sz w:val="20"/>
                <w:szCs w:val="20"/>
                <w:lang w:val="en-AU"/>
              </w:rPr>
            </w:pPr>
          </w:p>
          <w:p w:rsidR="00365ACF" w:rsidRPr="009552F1" w:rsidRDefault="00365ACF" w:rsidP="5B5A945D">
            <w:pPr>
              <w:jc w:val="both"/>
              <w:rPr>
                <w:ins w:id="43" w:author="Aoife Mullins" w:date="2026-02-09T10:25:00Z" w16du:dateUtc="2026-02-09T10:25:34Z"/>
                <w:rFonts w:ascii="Arial" w:hAnsi="Arial" w:cs="Arial"/>
                <w:sz w:val="20"/>
                <w:szCs w:val="20"/>
                <w:lang w:val="en-AU"/>
              </w:rPr>
            </w:pPr>
            <w:r w:rsidRPr="5B5A945D">
              <w:rPr>
                <w:rFonts w:ascii="Arial" w:hAnsi="Arial" w:cs="Arial"/>
                <w:sz w:val="20"/>
                <w:szCs w:val="20"/>
                <w:lang w:val="en-AU"/>
              </w:rPr>
              <w:t xml:space="preserve">If you need assistance, you may call us at </w:t>
            </w:r>
            <w:ins w:id="44" w:author="Aoife Mullins" w:date="2026-02-09T10:24:00Z" w16du:dateUtc="2026-02-09T10:24:42Z">
              <w:r w:rsidR="05C69EC6" w:rsidRPr="5B5A945D">
                <w:rPr>
                  <w:rFonts w:ascii="Arial" w:hAnsi="Arial" w:cs="Arial"/>
                  <w:sz w:val="20"/>
                  <w:szCs w:val="20"/>
                  <w:lang w:val="en-AU"/>
                </w:rPr>
                <w:t>+353 1 233</w:t>
              </w:r>
            </w:ins>
            <w:ins w:id="45" w:author="Paul Brown" w:date="2026-02-09T14:43:00Z" w16du:dateUtc="2026-02-09T14:43:00Z">
              <w:r w:rsidR="00836B65">
                <w:rPr>
                  <w:rFonts w:ascii="Arial" w:hAnsi="Arial" w:cs="Arial"/>
                  <w:sz w:val="20"/>
                  <w:szCs w:val="20"/>
                  <w:lang w:val="en-AU"/>
                </w:rPr>
                <w:t xml:space="preserve"> </w:t>
              </w:r>
            </w:ins>
            <w:ins w:id="46" w:author="Aoife Mullins" w:date="2026-02-09T10:24:00Z" w16du:dateUtc="2026-02-09T10:24:42Z">
              <w:r w:rsidR="05C69EC6" w:rsidRPr="5B5A945D">
                <w:rPr>
                  <w:rFonts w:ascii="Arial" w:hAnsi="Arial" w:cs="Arial"/>
                  <w:sz w:val="20"/>
                  <w:szCs w:val="20"/>
                  <w:lang w:val="en-AU"/>
                </w:rPr>
                <w:t xml:space="preserve">3853 </w:t>
              </w:r>
            </w:ins>
            <w:del w:id="47" w:author="Aoife Mullins" w:date="2026-02-09T10:24:00Z" w16du:dateUtc="2026-02-09T10:24:46Z">
              <w:r w:rsidRPr="5B5A945D" w:rsidDel="00365ACF">
                <w:rPr>
                  <w:rFonts w:ascii="Arial" w:hAnsi="Arial" w:cs="Arial"/>
                  <w:b/>
                  <w:bCs/>
                  <w:sz w:val="20"/>
                  <w:szCs w:val="20"/>
                  <w:lang w:val="en-AU"/>
                </w:rPr>
                <w:delText>{{Policy Enquiries Phone}}</w:delText>
              </w:r>
            </w:del>
            <w:r w:rsidRPr="5B5A945D">
              <w:rPr>
                <w:rFonts w:ascii="Arial" w:hAnsi="Arial" w:cs="Arial"/>
                <w:b/>
                <w:bCs/>
                <w:sz w:val="20"/>
                <w:szCs w:val="20"/>
                <w:lang w:val="en-AU"/>
              </w:rPr>
              <w:t xml:space="preserve"> </w:t>
            </w:r>
            <w:r w:rsidRPr="5B5A945D">
              <w:rPr>
                <w:rFonts w:ascii="Arial" w:hAnsi="Arial" w:cs="Arial"/>
                <w:sz w:val="20"/>
                <w:szCs w:val="20"/>
                <w:lang w:val="en-AU"/>
              </w:rPr>
              <w:t>between</w:t>
            </w:r>
            <w:ins w:id="48" w:author="Aoife Mullins" w:date="2026-02-09T10:24:00Z" w16du:dateUtc="2026-02-09T10:24:59Z">
              <w:r w:rsidR="7A6538FC" w:rsidRPr="5B5A945D">
                <w:rPr>
                  <w:rFonts w:ascii="Arial" w:hAnsi="Arial" w:cs="Arial"/>
                  <w:sz w:val="20"/>
                  <w:szCs w:val="20"/>
                  <w:lang w:val="en-AU"/>
                </w:rPr>
                <w:t xml:space="preserve"> Monday to Friday 9.00 am t</w:t>
              </w:r>
            </w:ins>
            <w:ins w:id="49" w:author="Aoife Mullins" w:date="2026-02-09T10:25:00Z" w16du:dateUtc="2026-02-09T10:25:13Z">
              <w:r w:rsidR="7A6538FC" w:rsidRPr="5B5A945D">
                <w:rPr>
                  <w:rFonts w:ascii="Arial" w:hAnsi="Arial" w:cs="Arial"/>
                  <w:sz w:val="20"/>
                  <w:szCs w:val="20"/>
                  <w:lang w:val="en-AU"/>
                </w:rPr>
                <w:t>o 5.00pm</w:t>
              </w:r>
            </w:ins>
            <w:r w:rsidRPr="5B5A945D">
              <w:rPr>
                <w:rFonts w:ascii="Arial" w:hAnsi="Arial" w:cs="Arial"/>
                <w:sz w:val="20"/>
                <w:szCs w:val="20"/>
                <w:lang w:val="en-AU"/>
              </w:rPr>
              <w:t xml:space="preserve"> </w:t>
            </w:r>
            <w:del w:id="50" w:author="Aoife Mullins" w:date="2026-02-09T10:25:00Z" w16du:dateUtc="2026-02-09T10:25:19Z">
              <w:r w:rsidRPr="5B5A945D" w:rsidDel="00365ACF">
                <w:rPr>
                  <w:rFonts w:ascii="Arial" w:hAnsi="Arial" w:cs="Arial"/>
                  <w:b/>
                  <w:bCs/>
                  <w:sz w:val="20"/>
                  <w:szCs w:val="20"/>
                  <w:lang w:val="en-AU"/>
                </w:rPr>
                <w:delText>{{Operating Hours &amp; Days of the week}}</w:delText>
              </w:r>
            </w:del>
            <w:r w:rsidRPr="5B5A945D">
              <w:rPr>
                <w:rFonts w:ascii="Arial" w:hAnsi="Arial" w:cs="Arial"/>
                <w:sz w:val="20"/>
                <w:szCs w:val="20"/>
                <w:lang w:val="en-AU"/>
              </w:rPr>
              <w:t xml:space="preserve"> OR email us at</w:t>
            </w:r>
            <w:ins w:id="51" w:author="Aoife Mullins" w:date="2026-02-09T10:25:00Z" w16du:dateUtc="2026-02-09T10:25:32Z">
              <w:r w:rsidR="7FC9F331" w:rsidRPr="5B5A945D">
                <w:rPr>
                  <w:rFonts w:ascii="Arial" w:hAnsi="Arial" w:cs="Arial"/>
                  <w:sz w:val="20"/>
                  <w:szCs w:val="20"/>
                  <w:lang w:val="en-AU"/>
                </w:rPr>
                <w:t xml:space="preserve"> </w:t>
              </w:r>
            </w:ins>
            <w:ins w:id="52" w:author="Paul Brown" w:date="2026-02-26T14:01:00Z" w16du:dateUtc="2026-02-26T14:01:00Z">
              <w:r w:rsidR="00707115">
                <w:rPr>
                  <w:rFonts w:ascii="Arial" w:hAnsi="Arial" w:cs="Arial"/>
                  <w:sz w:val="20"/>
                  <w:szCs w:val="20"/>
                  <w:lang w:val="en-AU"/>
                </w:rPr>
                <w:fldChar w:fldCharType="begin"/>
              </w:r>
              <w:r w:rsidR="00707115">
                <w:rPr>
                  <w:rFonts w:ascii="Arial" w:hAnsi="Arial" w:cs="Arial"/>
                  <w:sz w:val="20"/>
                  <w:szCs w:val="20"/>
                  <w:lang w:val="en-AU"/>
                </w:rPr>
                <w:instrText>HYPERLINK "mailto:expedia@cs.covermoreeurope.com"</w:instrText>
              </w:r>
              <w:r w:rsidR="00707115">
                <w:rPr>
                  <w:rFonts w:ascii="Arial" w:hAnsi="Arial" w:cs="Arial"/>
                  <w:sz w:val="20"/>
                  <w:szCs w:val="20"/>
                  <w:lang w:val="en-AU"/>
                </w:rPr>
              </w:r>
              <w:r w:rsidR="00707115">
                <w:rPr>
                  <w:rFonts w:ascii="Arial" w:hAnsi="Arial" w:cs="Arial"/>
                  <w:sz w:val="20"/>
                  <w:szCs w:val="20"/>
                  <w:lang w:val="en-AU"/>
                </w:rPr>
                <w:fldChar w:fldCharType="separate"/>
              </w:r>
              <w:r w:rsidR="7FC9F331" w:rsidRPr="00707115">
                <w:rPr>
                  <w:rStyle w:val="Hyperlink"/>
                  <w:rFonts w:ascii="Arial" w:hAnsi="Arial" w:cs="Arial"/>
                  <w:sz w:val="20"/>
                  <w:szCs w:val="20"/>
                  <w:lang w:val="en-AU"/>
                </w:rPr>
                <w:t>expedia@cs.covermoreeurope.com</w:t>
              </w:r>
              <w:r w:rsidR="00707115">
                <w:rPr>
                  <w:rFonts w:ascii="Arial" w:hAnsi="Arial" w:cs="Arial"/>
                  <w:sz w:val="20"/>
                  <w:szCs w:val="20"/>
                  <w:lang w:val="en-AU"/>
                </w:rPr>
                <w:fldChar w:fldCharType="end"/>
              </w:r>
            </w:ins>
          </w:p>
          <w:p w:rsidR="00365ACF" w:rsidRPr="009552F1" w:rsidRDefault="00365ACF" w:rsidP="002B7AEA">
            <w:pPr>
              <w:jc w:val="both"/>
              <w:rPr>
                <w:rFonts w:ascii="Arial" w:hAnsi="Arial" w:cs="Arial"/>
                <w:sz w:val="20"/>
                <w:szCs w:val="20"/>
                <w:lang w:val="en-AU"/>
              </w:rPr>
            </w:pPr>
            <w:del w:id="53" w:author="Aoife Mullins" w:date="2026-02-09T10:25:00Z" w16du:dateUtc="2026-02-09T10:25:38Z">
              <w:r w:rsidRPr="5B5A945D" w:rsidDel="00365ACF">
                <w:rPr>
                  <w:rFonts w:ascii="Arial" w:hAnsi="Arial" w:cs="Arial"/>
                  <w:sz w:val="20"/>
                  <w:szCs w:val="20"/>
                  <w:lang w:val="en-AU"/>
                </w:rPr>
                <w:delText xml:space="preserve"> </w:delText>
              </w:r>
              <w:r w:rsidRPr="5B5A945D" w:rsidDel="00365ACF">
                <w:rPr>
                  <w:rFonts w:ascii="Arial" w:hAnsi="Arial" w:cs="Arial"/>
                  <w:b/>
                  <w:bCs/>
                  <w:sz w:val="20"/>
                  <w:szCs w:val="20"/>
                  <w:lang w:val="en-AU"/>
                </w:rPr>
                <w:delText>{{Policy Enquiries Email}}</w:delText>
              </w:r>
            </w:del>
            <w:r w:rsidRPr="5B5A945D">
              <w:rPr>
                <w:rFonts w:ascii="Arial" w:hAnsi="Arial" w:cs="Arial"/>
                <w:sz w:val="20"/>
                <w:szCs w:val="20"/>
                <w:lang w:val="en-AU"/>
              </w:rPr>
              <w:t xml:space="preserve"> and quote your policy number. </w:t>
            </w:r>
          </w:p>
        </w:tc>
      </w:tr>
    </w:tbl>
    <w:p w:rsidR="000B368C" w:rsidRDefault="000B368C" w:rsidP="000D54CA">
      <w:pPr>
        <w:spacing w:after="0" w:line="240" w:lineRule="auto"/>
        <w:rPr>
          <w:rFonts w:ascii="Arial" w:hAnsi="Arial" w:cs="Arial"/>
          <w:sz w:val="20"/>
          <w:szCs w:val="20"/>
        </w:rPr>
      </w:pPr>
    </w:p>
    <w:p w:rsidR="009A5F9B" w:rsidRPr="000B368C" w:rsidRDefault="009A5F9B" w:rsidP="000D54CA">
      <w:pPr>
        <w:spacing w:after="0" w:line="240" w:lineRule="auto"/>
        <w:rPr>
          <w:rFonts w:ascii="Arial" w:hAnsi="Arial" w:cs="Arial"/>
          <w:sz w:val="20"/>
          <w:szCs w:val="20"/>
        </w:rPr>
      </w:pPr>
    </w:p>
    <w:p w:rsidR="009A5F9B" w:rsidRPr="00C47138" w:rsidDel="008F710C" w:rsidRDefault="009A5F9B" w:rsidP="00C47138">
      <w:pPr>
        <w:spacing w:after="0" w:line="240" w:lineRule="auto"/>
        <w:jc w:val="both"/>
        <w:rPr>
          <w:del w:id="54" w:author="Paul Brown" w:date="2026-02-09T14:55:00Z" w16du:dateUtc="2026-02-09T14:55:00Z"/>
          <w:rFonts w:ascii="Arial" w:hAnsi="Arial" w:cs="Arial"/>
          <w:color w:val="000000"/>
          <w:sz w:val="20"/>
          <w:szCs w:val="20"/>
        </w:rPr>
      </w:pPr>
      <w:del w:id="55" w:author="Paul Brown" w:date="2026-02-09T14:55:00Z" w16du:dateUtc="2026-02-09T14:55:00Z">
        <w:r w:rsidRPr="00C47138" w:rsidDel="008F710C">
          <w:rPr>
            <w:rFonts w:ascii="Arial" w:hAnsi="Arial" w:cs="Arial"/>
            <w:color w:val="000000"/>
            <w:sz w:val="20"/>
            <w:szCs w:val="20"/>
          </w:rPr>
          <w:delText>AIG Europe S.A [trading as AIG Travel] is authorised by Commission de Surveillance du Secteur Financier in Luxembourg and is regulated by the Central Bank of Ireland for conduct of business rules.</w:delText>
        </w:r>
      </w:del>
    </w:p>
    <w:p w:rsidR="001D3491" w:rsidRPr="000B368C" w:rsidRDefault="001D3491" w:rsidP="001D3491">
      <w:pPr>
        <w:spacing w:after="0" w:line="240" w:lineRule="auto"/>
      </w:pPr>
    </w:p>
    <w:p w:rsidR="001D3491" w:rsidRPr="000B368C" w:rsidRDefault="001D3491" w:rsidP="001D3491">
      <w:pPr>
        <w:spacing w:after="0" w:line="240" w:lineRule="auto"/>
      </w:pPr>
    </w:p>
    <w:p w:rsidR="00B602A1" w:rsidRPr="008B14BF" w:rsidRDefault="000D54CA" w:rsidP="003132A3">
      <w:pPr>
        <w:spacing w:after="0" w:line="240" w:lineRule="auto"/>
        <w:rPr>
          <w:rFonts w:ascii="Arial" w:hAnsi="Arial"/>
          <w:color w:val="002060"/>
        </w:rPr>
      </w:pPr>
      <w:r w:rsidRPr="6D5BBBF0">
        <w:rPr>
          <w:rFonts w:ascii="Arial" w:hAnsi="Arial" w:cs="Arial"/>
          <w:sz w:val="20"/>
          <w:szCs w:val="20"/>
          <w:lang w:val="en-AU"/>
        </w:rPr>
        <w:t xml:space="preserve">Safe travels! </w:t>
      </w:r>
      <w:r>
        <w:br/>
      </w:r>
      <w:del w:id="56" w:author="Paul Brown" w:date="2026-02-09T14:43:00Z" w16du:dateUtc="2026-02-09T14:43:00Z">
        <w:r w:rsidRPr="6D5BBBF0" w:rsidDel="00BB101B">
          <w:rPr>
            <w:rFonts w:ascii="Arial" w:hAnsi="Arial" w:cs="Arial"/>
            <w:b/>
            <w:bCs/>
            <w:color w:val="002060"/>
            <w:sz w:val="20"/>
            <w:szCs w:val="20"/>
            <w:lang w:val="en-AU"/>
          </w:rPr>
          <w:delText xml:space="preserve">AIG </w:delText>
        </w:r>
      </w:del>
      <w:r w:rsidRPr="6D5BBBF0">
        <w:rPr>
          <w:rFonts w:ascii="Arial" w:hAnsi="Arial" w:cs="Arial"/>
          <w:b/>
          <w:bCs/>
          <w:color w:val="002060"/>
          <w:sz w:val="20"/>
          <w:szCs w:val="20"/>
          <w:lang w:val="en-AU"/>
        </w:rPr>
        <w:t xml:space="preserve">Travel </w:t>
      </w:r>
      <w:ins w:id="57" w:author="Paul Brown" w:date="2026-02-09T14:43:00Z" w16du:dateUtc="2026-02-09T14:43:00Z">
        <w:r w:rsidR="00BB101B">
          <w:rPr>
            <w:rFonts w:ascii="Arial" w:hAnsi="Arial" w:cs="Arial"/>
            <w:b/>
            <w:bCs/>
            <w:color w:val="002060"/>
            <w:sz w:val="20"/>
            <w:szCs w:val="20"/>
            <w:lang w:val="en-AU"/>
          </w:rPr>
          <w:t>Guard</w:t>
        </w:r>
      </w:ins>
    </w:p>
    <w:p w:rsidR="000B368C" w:rsidRPr="0098441A" w:rsidRDefault="000B368C" w:rsidP="00157764">
      <w:pPr>
        <w:rPr>
          <w:rFonts w:ascii="Arial" w:hAnsi="Arial"/>
          <w:color w:val="000000"/>
        </w:rPr>
      </w:pPr>
    </w:p>
    <w:sectPr w:rsidR="000B368C" w:rsidRPr="0098441A" w:rsidSect="004E40BD">
      <w:footerReference w:type="even" r:id="rId13"/>
      <w:footerReference w:type="default" r:id="rId14"/>
      <w:footerReference w:type="first" r:id="rId15"/>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3A69" w:rsidRDefault="00FC3A69" w:rsidP="0005501C">
      <w:pPr>
        <w:spacing w:after="0" w:line="240" w:lineRule="auto"/>
      </w:pPr>
      <w:r>
        <w:separator/>
      </w:r>
    </w:p>
  </w:endnote>
  <w:endnote w:type="continuationSeparator" w:id="0">
    <w:p w:rsidR="00FC3A69" w:rsidRDefault="00FC3A69" w:rsidP="0005501C">
      <w:pPr>
        <w:spacing w:after="0" w:line="240" w:lineRule="auto"/>
      </w:pPr>
      <w:r>
        <w:continuationSeparator/>
      </w:r>
    </w:p>
  </w:endnote>
  <w:endnote w:type="continuationNotice" w:id="1">
    <w:p w:rsidR="00FC3A69" w:rsidRDefault="00FC3A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8276B01E-A058-4F8A-85A6-27288BCEA9D3}"/>
    <w:embedBold r:id="rId2" w:fontKey="{FD22D8A8-9C99-41F7-89FD-FA7BB31A6341}"/>
    <w:embedBoldItalic r:id="rId3" w:fontKey="{AA61723C-DFF4-4F98-BC73-11E3E138C1E0}"/>
  </w:font>
  <w:font w:name="Univers ATT">
    <w:charset w:val="00"/>
    <w:family w:val="swiss"/>
    <w:pitch w:val="variable"/>
    <w:sig w:usb0="00000007" w:usb1="00000000" w:usb2="00000000" w:usb3="00000000" w:csb0="00000013" w:csb1="00000000"/>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Bold r:id="rId4" w:fontKey="{7BAF6658-1392-400E-9537-9346E7191ED9}"/>
  </w:font>
  <w:font w:name="Aptos">
    <w:charset w:val="00"/>
    <w:family w:val="swiss"/>
    <w:pitch w:val="variable"/>
    <w:sig w:usb0="20000287" w:usb1="00000003" w:usb2="00000000" w:usb3="00000000" w:csb0="0000019F" w:csb1="00000000"/>
    <w:embedRegular r:id="rId5" w:subsetted="1" w:fontKey="{F2A6C7BD-6AED-4B9F-A158-7D58BA9D52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6C5C" w:rsidRDefault="00313B9B">
    <w:pPr>
      <w:pStyle w:val="Footer"/>
    </w:pPr>
    <w:r>
      <w:rPr>
        <w:noProof/>
      </w:rPr>
      <mc:AlternateContent>
        <mc:Choice Requires="wps">
          <w:drawing>
            <wp:anchor distT="0" distB="0" distL="0" distR="0" simplePos="0" relativeHeight="251658241" behindDoc="0" locked="0" layoutInCell="1" allowOverlap="1" wp14:anchorId="23F7D009" wp14:editId="57231B30">
              <wp:simplePos x="635" y="635"/>
              <wp:positionH relativeFrom="page">
                <wp:align>left</wp:align>
              </wp:positionH>
              <wp:positionV relativeFrom="page">
                <wp:align>bottom</wp:align>
              </wp:positionV>
              <wp:extent cx="1408430" cy="357505"/>
              <wp:effectExtent l="0" t="0" r="1270" b="0"/>
              <wp:wrapNone/>
              <wp:docPr id="1878781465"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F7D009"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textbox style="mso-fit-shape-to-text:t" inset="20pt,0,0,15pt">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C5516B" w:rsidRDefault="00313B9B">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58242" behindDoc="0" locked="0" layoutInCell="1" allowOverlap="1" wp14:anchorId="6877801D" wp14:editId="4FDF5874">
              <wp:simplePos x="594995" y="9390380"/>
              <wp:positionH relativeFrom="page">
                <wp:align>left</wp:align>
              </wp:positionH>
              <wp:positionV relativeFrom="page">
                <wp:align>bottom</wp:align>
              </wp:positionV>
              <wp:extent cx="1408430" cy="357505"/>
              <wp:effectExtent l="0" t="0" r="1270" b="0"/>
              <wp:wrapNone/>
              <wp:docPr id="1503172145"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77801D"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textbox style="mso-fit-shape-to-text:t" inset="20pt,0,0,15pt">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v:textbox>
              <w10:wrap anchorx="page" anchory="page"/>
            </v:shape>
          </w:pict>
        </mc:Fallback>
      </mc:AlternateContent>
    </w:r>
  </w:p>
  <w:p w:rsidR="00700A92"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6C5C" w:rsidRDefault="00313B9B">
    <w:pPr>
      <w:pStyle w:val="Footer"/>
    </w:pPr>
    <w:r>
      <w:rPr>
        <w:noProof/>
      </w:rPr>
      <mc:AlternateContent>
        <mc:Choice Requires="wps">
          <w:drawing>
            <wp:anchor distT="0" distB="0" distL="0" distR="0" simplePos="0" relativeHeight="251658240" behindDoc="0" locked="0" layoutInCell="1" allowOverlap="1" wp14:anchorId="120FCB0E" wp14:editId="128B609D">
              <wp:simplePos x="596348" y="9803958"/>
              <wp:positionH relativeFrom="page">
                <wp:align>left</wp:align>
              </wp:positionH>
              <wp:positionV relativeFrom="page">
                <wp:align>bottom</wp:align>
              </wp:positionV>
              <wp:extent cx="1408430" cy="357505"/>
              <wp:effectExtent l="0" t="0" r="1270" b="0"/>
              <wp:wrapNone/>
              <wp:docPr id="590170294"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0FCB0E"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textbox style="mso-fit-shape-to-text:t" inset="20pt,0,0,15pt">
                <w:txbxContent>
                  <w:p w:rsidR="00313B9B" w:rsidRPr="00313B9B" w:rsidRDefault="00313B9B" w:rsidP="00313B9B">
                    <w:pPr>
                      <w:spacing w:after="0"/>
                      <w:rPr>
                        <w:rFonts w:ascii="Aptos" w:eastAsia="Aptos" w:hAnsi="Aptos" w:cs="Aptos"/>
                        <w:noProof/>
                        <w:color w:val="000000"/>
                        <w:sz w:val="20"/>
                        <w:szCs w:val="20"/>
                      </w:rPr>
                    </w:pPr>
                    <w:r w:rsidRPr="00313B9B">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3A69" w:rsidRDefault="00FC3A69" w:rsidP="0005501C">
      <w:pPr>
        <w:spacing w:after="0" w:line="240" w:lineRule="auto"/>
      </w:pPr>
      <w:r>
        <w:separator/>
      </w:r>
    </w:p>
  </w:footnote>
  <w:footnote w:type="continuationSeparator" w:id="0">
    <w:p w:rsidR="00FC3A69" w:rsidRDefault="00FC3A69" w:rsidP="0005501C">
      <w:pPr>
        <w:spacing w:after="0" w:line="240" w:lineRule="auto"/>
      </w:pPr>
      <w:r>
        <w:continuationSeparator/>
      </w:r>
    </w:p>
  </w:footnote>
  <w:footnote w:type="continuationNotice" w:id="1">
    <w:p w:rsidR="00FC3A69" w:rsidRDefault="00FC3A6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10DBE"/>
    <w:multiLevelType w:val="hybridMultilevel"/>
    <w:tmpl w:val="0AD6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24798D"/>
    <w:multiLevelType w:val="hybridMultilevel"/>
    <w:tmpl w:val="5616F462"/>
    <w:lvl w:ilvl="0" w:tplc="620E470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DB42F5"/>
    <w:multiLevelType w:val="hybridMultilevel"/>
    <w:tmpl w:val="DCFC4D82"/>
    <w:lvl w:ilvl="0" w:tplc="04090005">
      <w:start w:val="1"/>
      <w:numFmt w:val="bullet"/>
      <w:lvlText w:val=""/>
      <w:lvlJc w:val="left"/>
      <w:pPr>
        <w:ind w:left="360" w:hanging="360"/>
      </w:pPr>
      <w:rPr>
        <w:rFonts w:ascii="Wingdings" w:hAnsi="Wingding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C6EAD"/>
    <w:multiLevelType w:val="hybridMultilevel"/>
    <w:tmpl w:val="85520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11" w15:restartNumberingAfterBreak="0">
    <w:nsid w:val="37D5296A"/>
    <w:multiLevelType w:val="hybridMultilevel"/>
    <w:tmpl w:val="43382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581214"/>
    <w:multiLevelType w:val="hybridMultilevel"/>
    <w:tmpl w:val="B3008A58"/>
    <w:lvl w:ilvl="0" w:tplc="B9C8A488">
      <w:numFmt w:val="bullet"/>
      <w:lvlText w:val=""/>
      <w:lvlJc w:val="left"/>
      <w:pPr>
        <w:ind w:left="360" w:hanging="360"/>
      </w:pPr>
      <w:rPr>
        <w:rFonts w:ascii="Symbol" w:eastAsiaTheme="minorHAnsi" w:hAnsi="Symbol" w:cs="Aria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FE05D4"/>
    <w:multiLevelType w:val="hybridMultilevel"/>
    <w:tmpl w:val="982EB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42862"/>
    <w:multiLevelType w:val="hybridMultilevel"/>
    <w:tmpl w:val="FC82C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C6F3882"/>
    <w:multiLevelType w:val="hybridMultilevel"/>
    <w:tmpl w:val="069C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2560413"/>
    <w:multiLevelType w:val="hybridMultilevel"/>
    <w:tmpl w:val="472E1184"/>
    <w:lvl w:ilvl="0" w:tplc="4142F3B6">
      <w:numFmt w:val="bullet"/>
      <w:lvlText w:val=""/>
      <w:lvlJc w:val="left"/>
      <w:pPr>
        <w:ind w:left="720" w:hanging="360"/>
      </w:pPr>
      <w:rPr>
        <w:rFonts w:ascii="Symbol" w:eastAsia="Univers ATT"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D345B"/>
    <w:multiLevelType w:val="hybridMultilevel"/>
    <w:tmpl w:val="D6AE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747321"/>
    <w:multiLevelType w:val="hybridMultilevel"/>
    <w:tmpl w:val="A066F772"/>
    <w:lvl w:ilvl="0" w:tplc="8F8A4EB4">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5899">
    <w:abstractNumId w:val="21"/>
  </w:num>
  <w:num w:numId="2" w16cid:durableId="480200156">
    <w:abstractNumId w:val="8"/>
  </w:num>
  <w:num w:numId="3" w16cid:durableId="703747536">
    <w:abstractNumId w:val="22"/>
  </w:num>
  <w:num w:numId="4" w16cid:durableId="989678829">
    <w:abstractNumId w:val="10"/>
  </w:num>
  <w:num w:numId="5" w16cid:durableId="850947484">
    <w:abstractNumId w:val="0"/>
  </w:num>
  <w:num w:numId="6" w16cid:durableId="1079671751">
    <w:abstractNumId w:val="20"/>
  </w:num>
  <w:num w:numId="7" w16cid:durableId="1648318429">
    <w:abstractNumId w:val="3"/>
  </w:num>
  <w:num w:numId="8" w16cid:durableId="366177079">
    <w:abstractNumId w:val="16"/>
  </w:num>
  <w:num w:numId="9" w16cid:durableId="1076702739">
    <w:abstractNumId w:val="6"/>
  </w:num>
  <w:num w:numId="10" w16cid:durableId="1939941320">
    <w:abstractNumId w:val="5"/>
  </w:num>
  <w:num w:numId="11" w16cid:durableId="1056398731">
    <w:abstractNumId w:val="2"/>
  </w:num>
  <w:num w:numId="12" w16cid:durableId="1386375688">
    <w:abstractNumId w:val="12"/>
  </w:num>
  <w:num w:numId="13" w16cid:durableId="14276512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544974">
    <w:abstractNumId w:val="4"/>
  </w:num>
  <w:num w:numId="15" w16cid:durableId="168496131">
    <w:abstractNumId w:val="13"/>
  </w:num>
  <w:num w:numId="16" w16cid:durableId="302928405">
    <w:abstractNumId w:val="15"/>
  </w:num>
  <w:num w:numId="17" w16cid:durableId="1754203015">
    <w:abstractNumId w:val="17"/>
  </w:num>
  <w:num w:numId="18" w16cid:durableId="1590037360">
    <w:abstractNumId w:val="7"/>
  </w:num>
  <w:num w:numId="19" w16cid:durableId="160198302">
    <w:abstractNumId w:val="9"/>
  </w:num>
  <w:num w:numId="20" w16cid:durableId="1086806861">
    <w:abstractNumId w:val="11"/>
  </w:num>
  <w:num w:numId="21" w16cid:durableId="1200778589">
    <w:abstractNumId w:val="18"/>
  </w:num>
  <w:num w:numId="22" w16cid:durableId="261186286">
    <w:abstractNumId w:val="1"/>
  </w:num>
  <w:num w:numId="23" w16cid:durableId="122159453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chens, Darcy">
    <w15:presenceInfo w15:providerId="AD" w15:userId="S::Darcy.Kitchens@travelguard.com::9c9e2e40-835b-4d09-adab-f5006cf9e004"/>
  </w15:person>
  <w15:person w15:author="Paul Brown">
    <w15:presenceInfo w15:providerId="AD" w15:userId="S::Paul.Brown@covermore.com::ad81db20-821b-44a0-bd12-3da4dc928b7e"/>
  </w15:person>
  <w15:person w15:author="Osterbrink, Henry">
    <w15:presenceInfo w15:providerId="AD" w15:userId="S::Henry.Osterbrink@travelguard.com::3ad97079-a063-4801-af6f-beb866ac4080"/>
  </w15:person>
  <w15:person w15:author="Legal">
    <w15:presenceInfo w15:providerId="None" w15:userId="Legal"/>
  </w15:person>
  <w15:person w15:author="Aoife Mullins">
    <w15:presenceInfo w15:providerId="AD" w15:userId="S::aoife.mullins_covermore.com#ext#@zurichinsurance.onmicrosoft.com::667c8bb8-56a2-498d-a2c5-453c55d69306"/>
  </w15:person>
  <w15:person w15:author="Katarina Violova">
    <w15:presenceInfo w15:providerId="AD" w15:userId="S::katarina.violova_covermore.com#ext#@zurichinsurance.onmicrosoft.com::385cc29e-835c-4672-88b1-f61851b1fb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A0"/>
    <w:rsid w:val="00003BED"/>
    <w:rsid w:val="00003DCF"/>
    <w:rsid w:val="0000489A"/>
    <w:rsid w:val="000117DC"/>
    <w:rsid w:val="00012A6B"/>
    <w:rsid w:val="000142FD"/>
    <w:rsid w:val="00016BFE"/>
    <w:rsid w:val="00017977"/>
    <w:rsid w:val="00022244"/>
    <w:rsid w:val="000235CD"/>
    <w:rsid w:val="000238EB"/>
    <w:rsid w:val="000267E0"/>
    <w:rsid w:val="000313DF"/>
    <w:rsid w:val="00032065"/>
    <w:rsid w:val="0003226B"/>
    <w:rsid w:val="000404E6"/>
    <w:rsid w:val="00042911"/>
    <w:rsid w:val="00044B91"/>
    <w:rsid w:val="0005501C"/>
    <w:rsid w:val="00055BFF"/>
    <w:rsid w:val="00064FF3"/>
    <w:rsid w:val="00066738"/>
    <w:rsid w:val="00066B7C"/>
    <w:rsid w:val="00075174"/>
    <w:rsid w:val="000812C7"/>
    <w:rsid w:val="000824A8"/>
    <w:rsid w:val="00083BED"/>
    <w:rsid w:val="00086BE6"/>
    <w:rsid w:val="00086E8A"/>
    <w:rsid w:val="00087603"/>
    <w:rsid w:val="00093818"/>
    <w:rsid w:val="00093D8D"/>
    <w:rsid w:val="0009447A"/>
    <w:rsid w:val="0009773F"/>
    <w:rsid w:val="000A010C"/>
    <w:rsid w:val="000A233F"/>
    <w:rsid w:val="000A4AC2"/>
    <w:rsid w:val="000A7704"/>
    <w:rsid w:val="000B2C80"/>
    <w:rsid w:val="000B368C"/>
    <w:rsid w:val="000B52A2"/>
    <w:rsid w:val="000B66C4"/>
    <w:rsid w:val="000C0601"/>
    <w:rsid w:val="000C08BC"/>
    <w:rsid w:val="000C0E38"/>
    <w:rsid w:val="000C1248"/>
    <w:rsid w:val="000C1AF0"/>
    <w:rsid w:val="000D0DEE"/>
    <w:rsid w:val="000D11A3"/>
    <w:rsid w:val="000D44F7"/>
    <w:rsid w:val="000D478E"/>
    <w:rsid w:val="000D52AF"/>
    <w:rsid w:val="000D54CA"/>
    <w:rsid w:val="000D6A76"/>
    <w:rsid w:val="000F09C6"/>
    <w:rsid w:val="000F0A11"/>
    <w:rsid w:val="000F1942"/>
    <w:rsid w:val="000F19DE"/>
    <w:rsid w:val="000F79CF"/>
    <w:rsid w:val="00100750"/>
    <w:rsid w:val="0010249F"/>
    <w:rsid w:val="001025A6"/>
    <w:rsid w:val="00115611"/>
    <w:rsid w:val="0012099B"/>
    <w:rsid w:val="00126487"/>
    <w:rsid w:val="00126D8A"/>
    <w:rsid w:val="00133D72"/>
    <w:rsid w:val="00134620"/>
    <w:rsid w:val="001472D9"/>
    <w:rsid w:val="0014734D"/>
    <w:rsid w:val="0014759B"/>
    <w:rsid w:val="00150005"/>
    <w:rsid w:val="00151CF5"/>
    <w:rsid w:val="001526DC"/>
    <w:rsid w:val="0015510C"/>
    <w:rsid w:val="00155DFD"/>
    <w:rsid w:val="001574CF"/>
    <w:rsid w:val="00157764"/>
    <w:rsid w:val="00160739"/>
    <w:rsid w:val="00162CEA"/>
    <w:rsid w:val="0016411F"/>
    <w:rsid w:val="0016422C"/>
    <w:rsid w:val="001665D1"/>
    <w:rsid w:val="001673B2"/>
    <w:rsid w:val="001725DF"/>
    <w:rsid w:val="00172BD6"/>
    <w:rsid w:val="0017316A"/>
    <w:rsid w:val="00174528"/>
    <w:rsid w:val="00175757"/>
    <w:rsid w:val="00180498"/>
    <w:rsid w:val="00182293"/>
    <w:rsid w:val="0018368B"/>
    <w:rsid w:val="00184F3E"/>
    <w:rsid w:val="0018681A"/>
    <w:rsid w:val="00186C18"/>
    <w:rsid w:val="00190F51"/>
    <w:rsid w:val="00191967"/>
    <w:rsid w:val="001A1808"/>
    <w:rsid w:val="001A32B0"/>
    <w:rsid w:val="001A4AE8"/>
    <w:rsid w:val="001A5E3D"/>
    <w:rsid w:val="001A642D"/>
    <w:rsid w:val="001B0678"/>
    <w:rsid w:val="001B0DEB"/>
    <w:rsid w:val="001B1811"/>
    <w:rsid w:val="001B2A5D"/>
    <w:rsid w:val="001B4AB5"/>
    <w:rsid w:val="001B60EA"/>
    <w:rsid w:val="001B7265"/>
    <w:rsid w:val="001C02CD"/>
    <w:rsid w:val="001C5320"/>
    <w:rsid w:val="001D159F"/>
    <w:rsid w:val="001D1D38"/>
    <w:rsid w:val="001D2481"/>
    <w:rsid w:val="001D3491"/>
    <w:rsid w:val="001D45C8"/>
    <w:rsid w:val="001E2979"/>
    <w:rsid w:val="001E29FA"/>
    <w:rsid w:val="001E675F"/>
    <w:rsid w:val="001F0D33"/>
    <w:rsid w:val="001F1529"/>
    <w:rsid w:val="001F1D0D"/>
    <w:rsid w:val="001F38B5"/>
    <w:rsid w:val="001F4CB5"/>
    <w:rsid w:val="001F6B25"/>
    <w:rsid w:val="001F784F"/>
    <w:rsid w:val="00203776"/>
    <w:rsid w:val="002037D7"/>
    <w:rsid w:val="00204170"/>
    <w:rsid w:val="002052C7"/>
    <w:rsid w:val="00205C51"/>
    <w:rsid w:val="00210281"/>
    <w:rsid w:val="00212761"/>
    <w:rsid w:val="00213732"/>
    <w:rsid w:val="002140A5"/>
    <w:rsid w:val="0021713D"/>
    <w:rsid w:val="0022318F"/>
    <w:rsid w:val="0022552D"/>
    <w:rsid w:val="0022616C"/>
    <w:rsid w:val="00227BF7"/>
    <w:rsid w:val="0023347C"/>
    <w:rsid w:val="00235B37"/>
    <w:rsid w:val="00240D5A"/>
    <w:rsid w:val="00242990"/>
    <w:rsid w:val="00243A08"/>
    <w:rsid w:val="00246CB6"/>
    <w:rsid w:val="00250FB6"/>
    <w:rsid w:val="002562D5"/>
    <w:rsid w:val="00256A9B"/>
    <w:rsid w:val="002579F6"/>
    <w:rsid w:val="00260613"/>
    <w:rsid w:val="00263722"/>
    <w:rsid w:val="00264E86"/>
    <w:rsid w:val="00264FF9"/>
    <w:rsid w:val="00266A8A"/>
    <w:rsid w:val="002805E6"/>
    <w:rsid w:val="002857AA"/>
    <w:rsid w:val="00287E72"/>
    <w:rsid w:val="00293E3A"/>
    <w:rsid w:val="002946C7"/>
    <w:rsid w:val="002953A6"/>
    <w:rsid w:val="002A1A8F"/>
    <w:rsid w:val="002A22DD"/>
    <w:rsid w:val="002A2567"/>
    <w:rsid w:val="002A2B32"/>
    <w:rsid w:val="002A31A6"/>
    <w:rsid w:val="002A4A1D"/>
    <w:rsid w:val="002B7AEA"/>
    <w:rsid w:val="002C182F"/>
    <w:rsid w:val="002C1E08"/>
    <w:rsid w:val="002C4029"/>
    <w:rsid w:val="002C5215"/>
    <w:rsid w:val="002C5B36"/>
    <w:rsid w:val="002C6A43"/>
    <w:rsid w:val="002D07D9"/>
    <w:rsid w:val="002D1EBC"/>
    <w:rsid w:val="002D24B6"/>
    <w:rsid w:val="002E11E3"/>
    <w:rsid w:val="002E22D3"/>
    <w:rsid w:val="002E2A6A"/>
    <w:rsid w:val="002E49E7"/>
    <w:rsid w:val="002E4E05"/>
    <w:rsid w:val="002E4E9D"/>
    <w:rsid w:val="002E4F7D"/>
    <w:rsid w:val="002F0A88"/>
    <w:rsid w:val="002F1320"/>
    <w:rsid w:val="002F331A"/>
    <w:rsid w:val="002F3C5D"/>
    <w:rsid w:val="002F48A0"/>
    <w:rsid w:val="002F6248"/>
    <w:rsid w:val="002F62DD"/>
    <w:rsid w:val="002F7F2D"/>
    <w:rsid w:val="003021E3"/>
    <w:rsid w:val="00303678"/>
    <w:rsid w:val="00304DA7"/>
    <w:rsid w:val="00305580"/>
    <w:rsid w:val="00311C8C"/>
    <w:rsid w:val="003132A3"/>
    <w:rsid w:val="00313B9B"/>
    <w:rsid w:val="00316909"/>
    <w:rsid w:val="003207B6"/>
    <w:rsid w:val="00321B58"/>
    <w:rsid w:val="0032291C"/>
    <w:rsid w:val="00322CB9"/>
    <w:rsid w:val="00323244"/>
    <w:rsid w:val="00324993"/>
    <w:rsid w:val="0032793A"/>
    <w:rsid w:val="00332483"/>
    <w:rsid w:val="003342D9"/>
    <w:rsid w:val="00335808"/>
    <w:rsid w:val="00337F3F"/>
    <w:rsid w:val="0034087C"/>
    <w:rsid w:val="00340F81"/>
    <w:rsid w:val="00342018"/>
    <w:rsid w:val="00343029"/>
    <w:rsid w:val="0034775C"/>
    <w:rsid w:val="003506C5"/>
    <w:rsid w:val="00351BD8"/>
    <w:rsid w:val="00353B36"/>
    <w:rsid w:val="003635C4"/>
    <w:rsid w:val="00365ACF"/>
    <w:rsid w:val="00375903"/>
    <w:rsid w:val="003834A0"/>
    <w:rsid w:val="003849F1"/>
    <w:rsid w:val="00384ECF"/>
    <w:rsid w:val="00385B92"/>
    <w:rsid w:val="00390989"/>
    <w:rsid w:val="00390E41"/>
    <w:rsid w:val="00396ECF"/>
    <w:rsid w:val="003A305E"/>
    <w:rsid w:val="003A5363"/>
    <w:rsid w:val="003B430B"/>
    <w:rsid w:val="003C074D"/>
    <w:rsid w:val="003C4A64"/>
    <w:rsid w:val="003C5E1B"/>
    <w:rsid w:val="003C7E28"/>
    <w:rsid w:val="003D3AD8"/>
    <w:rsid w:val="003D7446"/>
    <w:rsid w:val="003D7B34"/>
    <w:rsid w:val="003E3C58"/>
    <w:rsid w:val="003E6086"/>
    <w:rsid w:val="003E7665"/>
    <w:rsid w:val="003E797B"/>
    <w:rsid w:val="003F01AF"/>
    <w:rsid w:val="003F1861"/>
    <w:rsid w:val="003F21B6"/>
    <w:rsid w:val="003F263A"/>
    <w:rsid w:val="003F3B06"/>
    <w:rsid w:val="0040164E"/>
    <w:rsid w:val="00401E25"/>
    <w:rsid w:val="0040683C"/>
    <w:rsid w:val="00411F31"/>
    <w:rsid w:val="004142EE"/>
    <w:rsid w:val="00414862"/>
    <w:rsid w:val="004151F7"/>
    <w:rsid w:val="0042008B"/>
    <w:rsid w:val="004207E8"/>
    <w:rsid w:val="00425CD8"/>
    <w:rsid w:val="004275BE"/>
    <w:rsid w:val="00430BC1"/>
    <w:rsid w:val="00433713"/>
    <w:rsid w:val="004371D5"/>
    <w:rsid w:val="004371FF"/>
    <w:rsid w:val="00440A77"/>
    <w:rsid w:val="004455DE"/>
    <w:rsid w:val="00445A59"/>
    <w:rsid w:val="0045409F"/>
    <w:rsid w:val="00454D84"/>
    <w:rsid w:val="00460102"/>
    <w:rsid w:val="0046798F"/>
    <w:rsid w:val="0048151D"/>
    <w:rsid w:val="0048749A"/>
    <w:rsid w:val="00491606"/>
    <w:rsid w:val="00494FEC"/>
    <w:rsid w:val="0049629F"/>
    <w:rsid w:val="004A12E2"/>
    <w:rsid w:val="004A2AC9"/>
    <w:rsid w:val="004A5545"/>
    <w:rsid w:val="004A67D0"/>
    <w:rsid w:val="004B3CFA"/>
    <w:rsid w:val="004C043C"/>
    <w:rsid w:val="004C5963"/>
    <w:rsid w:val="004C67E1"/>
    <w:rsid w:val="004D1D1D"/>
    <w:rsid w:val="004D2E20"/>
    <w:rsid w:val="004D3101"/>
    <w:rsid w:val="004D68BD"/>
    <w:rsid w:val="004E050A"/>
    <w:rsid w:val="004E0E4D"/>
    <w:rsid w:val="004E1095"/>
    <w:rsid w:val="004E40BD"/>
    <w:rsid w:val="004E60DE"/>
    <w:rsid w:val="004E7F55"/>
    <w:rsid w:val="004F03C0"/>
    <w:rsid w:val="004F1037"/>
    <w:rsid w:val="004F198F"/>
    <w:rsid w:val="004F5DE5"/>
    <w:rsid w:val="004F7FB2"/>
    <w:rsid w:val="00501F10"/>
    <w:rsid w:val="00502237"/>
    <w:rsid w:val="0050223C"/>
    <w:rsid w:val="00506EEB"/>
    <w:rsid w:val="0050735C"/>
    <w:rsid w:val="005109F5"/>
    <w:rsid w:val="005163E0"/>
    <w:rsid w:val="00516EF4"/>
    <w:rsid w:val="005217A3"/>
    <w:rsid w:val="005306B0"/>
    <w:rsid w:val="00530962"/>
    <w:rsid w:val="00532954"/>
    <w:rsid w:val="005356CF"/>
    <w:rsid w:val="005360D2"/>
    <w:rsid w:val="005364F2"/>
    <w:rsid w:val="00537517"/>
    <w:rsid w:val="0054300A"/>
    <w:rsid w:val="005435BC"/>
    <w:rsid w:val="00547AEF"/>
    <w:rsid w:val="005523D5"/>
    <w:rsid w:val="00557DA0"/>
    <w:rsid w:val="005648E8"/>
    <w:rsid w:val="005703D3"/>
    <w:rsid w:val="00571048"/>
    <w:rsid w:val="00571152"/>
    <w:rsid w:val="00573F10"/>
    <w:rsid w:val="00574A09"/>
    <w:rsid w:val="00575A29"/>
    <w:rsid w:val="00580808"/>
    <w:rsid w:val="005826A7"/>
    <w:rsid w:val="00584415"/>
    <w:rsid w:val="0058445A"/>
    <w:rsid w:val="00585853"/>
    <w:rsid w:val="00585B07"/>
    <w:rsid w:val="0058734E"/>
    <w:rsid w:val="005875C4"/>
    <w:rsid w:val="0059061A"/>
    <w:rsid w:val="005959D2"/>
    <w:rsid w:val="0059779E"/>
    <w:rsid w:val="00597BA5"/>
    <w:rsid w:val="005A3980"/>
    <w:rsid w:val="005A6F91"/>
    <w:rsid w:val="005B104E"/>
    <w:rsid w:val="005B385F"/>
    <w:rsid w:val="005B395A"/>
    <w:rsid w:val="005B3FAC"/>
    <w:rsid w:val="005B4491"/>
    <w:rsid w:val="005B5E6A"/>
    <w:rsid w:val="005B6690"/>
    <w:rsid w:val="005C3343"/>
    <w:rsid w:val="005C4C3D"/>
    <w:rsid w:val="005D1D65"/>
    <w:rsid w:val="005D21A0"/>
    <w:rsid w:val="005D2372"/>
    <w:rsid w:val="005D2751"/>
    <w:rsid w:val="005D2EEA"/>
    <w:rsid w:val="005E0A9F"/>
    <w:rsid w:val="005E1502"/>
    <w:rsid w:val="005E2F39"/>
    <w:rsid w:val="005E3902"/>
    <w:rsid w:val="005E4501"/>
    <w:rsid w:val="005E548F"/>
    <w:rsid w:val="005E5ED7"/>
    <w:rsid w:val="005E686B"/>
    <w:rsid w:val="005E6BAB"/>
    <w:rsid w:val="005E6FB0"/>
    <w:rsid w:val="005F3C22"/>
    <w:rsid w:val="005F420B"/>
    <w:rsid w:val="005F5617"/>
    <w:rsid w:val="005F71EE"/>
    <w:rsid w:val="00601D46"/>
    <w:rsid w:val="00602D31"/>
    <w:rsid w:val="00603453"/>
    <w:rsid w:val="00603CC1"/>
    <w:rsid w:val="00621802"/>
    <w:rsid w:val="00624815"/>
    <w:rsid w:val="00632256"/>
    <w:rsid w:val="00637CA1"/>
    <w:rsid w:val="00644CFF"/>
    <w:rsid w:val="0064690D"/>
    <w:rsid w:val="00651D38"/>
    <w:rsid w:val="00653F01"/>
    <w:rsid w:val="006540A5"/>
    <w:rsid w:val="006560C5"/>
    <w:rsid w:val="006561EA"/>
    <w:rsid w:val="00661098"/>
    <w:rsid w:val="00663AA5"/>
    <w:rsid w:val="006725B4"/>
    <w:rsid w:val="00675D60"/>
    <w:rsid w:val="00676C29"/>
    <w:rsid w:val="00676F28"/>
    <w:rsid w:val="006809BC"/>
    <w:rsid w:val="00680A9D"/>
    <w:rsid w:val="00685D1B"/>
    <w:rsid w:val="00692646"/>
    <w:rsid w:val="00692AE1"/>
    <w:rsid w:val="00692C48"/>
    <w:rsid w:val="006932D0"/>
    <w:rsid w:val="00693430"/>
    <w:rsid w:val="006965C1"/>
    <w:rsid w:val="006A01CD"/>
    <w:rsid w:val="006A0868"/>
    <w:rsid w:val="006A1B03"/>
    <w:rsid w:val="006A1BC8"/>
    <w:rsid w:val="006A34C6"/>
    <w:rsid w:val="006A5BBC"/>
    <w:rsid w:val="006A6E5A"/>
    <w:rsid w:val="006A79CB"/>
    <w:rsid w:val="006B0614"/>
    <w:rsid w:val="006B0C3F"/>
    <w:rsid w:val="006B7A12"/>
    <w:rsid w:val="006C01A2"/>
    <w:rsid w:val="006C18AA"/>
    <w:rsid w:val="006C2EA1"/>
    <w:rsid w:val="006C407B"/>
    <w:rsid w:val="006C6FD2"/>
    <w:rsid w:val="006C754F"/>
    <w:rsid w:val="006D3E46"/>
    <w:rsid w:val="006D3E5C"/>
    <w:rsid w:val="006D5824"/>
    <w:rsid w:val="006E0697"/>
    <w:rsid w:val="006E0DF8"/>
    <w:rsid w:val="006E0E60"/>
    <w:rsid w:val="006E188F"/>
    <w:rsid w:val="006E6F5D"/>
    <w:rsid w:val="006F05DF"/>
    <w:rsid w:val="006F06A2"/>
    <w:rsid w:val="006F1F92"/>
    <w:rsid w:val="006F3327"/>
    <w:rsid w:val="006F3803"/>
    <w:rsid w:val="006F4136"/>
    <w:rsid w:val="006F6C5C"/>
    <w:rsid w:val="00700A92"/>
    <w:rsid w:val="0070273D"/>
    <w:rsid w:val="00703478"/>
    <w:rsid w:val="007046AA"/>
    <w:rsid w:val="0070563A"/>
    <w:rsid w:val="007057E6"/>
    <w:rsid w:val="00707115"/>
    <w:rsid w:val="007128AF"/>
    <w:rsid w:val="00712AA3"/>
    <w:rsid w:val="0071351F"/>
    <w:rsid w:val="00714644"/>
    <w:rsid w:val="00714F6F"/>
    <w:rsid w:val="00721401"/>
    <w:rsid w:val="00721DDD"/>
    <w:rsid w:val="00723443"/>
    <w:rsid w:val="00725C70"/>
    <w:rsid w:val="00730F63"/>
    <w:rsid w:val="00737DEF"/>
    <w:rsid w:val="00741F8D"/>
    <w:rsid w:val="00743C69"/>
    <w:rsid w:val="00747DCA"/>
    <w:rsid w:val="00750074"/>
    <w:rsid w:val="00754A3B"/>
    <w:rsid w:val="007560A0"/>
    <w:rsid w:val="00756240"/>
    <w:rsid w:val="00756271"/>
    <w:rsid w:val="00756D0F"/>
    <w:rsid w:val="00757517"/>
    <w:rsid w:val="007611AA"/>
    <w:rsid w:val="00762C3E"/>
    <w:rsid w:val="00762D64"/>
    <w:rsid w:val="00764022"/>
    <w:rsid w:val="007653D2"/>
    <w:rsid w:val="0077439B"/>
    <w:rsid w:val="00775A56"/>
    <w:rsid w:val="00777929"/>
    <w:rsid w:val="007873DB"/>
    <w:rsid w:val="00792C91"/>
    <w:rsid w:val="0079370A"/>
    <w:rsid w:val="00794541"/>
    <w:rsid w:val="00794F46"/>
    <w:rsid w:val="00796600"/>
    <w:rsid w:val="007B1288"/>
    <w:rsid w:val="007B1877"/>
    <w:rsid w:val="007B62C9"/>
    <w:rsid w:val="007B746B"/>
    <w:rsid w:val="007B7933"/>
    <w:rsid w:val="007B7AE6"/>
    <w:rsid w:val="007B7FB1"/>
    <w:rsid w:val="007C038C"/>
    <w:rsid w:val="007C2D1E"/>
    <w:rsid w:val="007C483D"/>
    <w:rsid w:val="007D030F"/>
    <w:rsid w:val="007D2140"/>
    <w:rsid w:val="007D2579"/>
    <w:rsid w:val="007D3D60"/>
    <w:rsid w:val="007D696B"/>
    <w:rsid w:val="007D6C66"/>
    <w:rsid w:val="007E13F9"/>
    <w:rsid w:val="007E13FA"/>
    <w:rsid w:val="007E170E"/>
    <w:rsid w:val="007E305D"/>
    <w:rsid w:val="007E347A"/>
    <w:rsid w:val="007E4C46"/>
    <w:rsid w:val="007F1091"/>
    <w:rsid w:val="007F63DE"/>
    <w:rsid w:val="007F6B37"/>
    <w:rsid w:val="0080545B"/>
    <w:rsid w:val="00810D85"/>
    <w:rsid w:val="0081184B"/>
    <w:rsid w:val="0081433A"/>
    <w:rsid w:val="00817109"/>
    <w:rsid w:val="00821A59"/>
    <w:rsid w:val="00823564"/>
    <w:rsid w:val="0082686D"/>
    <w:rsid w:val="00826D3D"/>
    <w:rsid w:val="0082786E"/>
    <w:rsid w:val="00832A41"/>
    <w:rsid w:val="00833304"/>
    <w:rsid w:val="008341A5"/>
    <w:rsid w:val="0083633A"/>
    <w:rsid w:val="00836B65"/>
    <w:rsid w:val="00845849"/>
    <w:rsid w:val="008468DD"/>
    <w:rsid w:val="00850E68"/>
    <w:rsid w:val="008510A0"/>
    <w:rsid w:val="008542EB"/>
    <w:rsid w:val="008565E8"/>
    <w:rsid w:val="00856EA6"/>
    <w:rsid w:val="00857AF4"/>
    <w:rsid w:val="00865BCA"/>
    <w:rsid w:val="00866493"/>
    <w:rsid w:val="00874502"/>
    <w:rsid w:val="00877702"/>
    <w:rsid w:val="0088076C"/>
    <w:rsid w:val="00884CF1"/>
    <w:rsid w:val="00886C95"/>
    <w:rsid w:val="008941F1"/>
    <w:rsid w:val="00895157"/>
    <w:rsid w:val="008A2562"/>
    <w:rsid w:val="008A2F82"/>
    <w:rsid w:val="008B14BF"/>
    <w:rsid w:val="008B1D10"/>
    <w:rsid w:val="008B2FDC"/>
    <w:rsid w:val="008B37BA"/>
    <w:rsid w:val="008B7C8F"/>
    <w:rsid w:val="008C0B3E"/>
    <w:rsid w:val="008C21BE"/>
    <w:rsid w:val="008C36B5"/>
    <w:rsid w:val="008C5EF2"/>
    <w:rsid w:val="008D0A85"/>
    <w:rsid w:val="008D203A"/>
    <w:rsid w:val="008D2B51"/>
    <w:rsid w:val="008D6FAA"/>
    <w:rsid w:val="008D7797"/>
    <w:rsid w:val="008D7889"/>
    <w:rsid w:val="008E31AC"/>
    <w:rsid w:val="008E4C41"/>
    <w:rsid w:val="008E7081"/>
    <w:rsid w:val="008F06C6"/>
    <w:rsid w:val="008F1068"/>
    <w:rsid w:val="008F1E69"/>
    <w:rsid w:val="008F26D4"/>
    <w:rsid w:val="008F3281"/>
    <w:rsid w:val="008F42DD"/>
    <w:rsid w:val="008F684B"/>
    <w:rsid w:val="008F710C"/>
    <w:rsid w:val="009007BA"/>
    <w:rsid w:val="00903A29"/>
    <w:rsid w:val="009052F3"/>
    <w:rsid w:val="00917D02"/>
    <w:rsid w:val="00921A4A"/>
    <w:rsid w:val="00924515"/>
    <w:rsid w:val="00925999"/>
    <w:rsid w:val="00927372"/>
    <w:rsid w:val="00931946"/>
    <w:rsid w:val="00932085"/>
    <w:rsid w:val="00941355"/>
    <w:rsid w:val="009453CD"/>
    <w:rsid w:val="0094619C"/>
    <w:rsid w:val="00947052"/>
    <w:rsid w:val="0095232A"/>
    <w:rsid w:val="009573E2"/>
    <w:rsid w:val="00963B74"/>
    <w:rsid w:val="00965360"/>
    <w:rsid w:val="009656DD"/>
    <w:rsid w:val="009664D2"/>
    <w:rsid w:val="00966D04"/>
    <w:rsid w:val="00972016"/>
    <w:rsid w:val="009733D8"/>
    <w:rsid w:val="00976460"/>
    <w:rsid w:val="00980F9B"/>
    <w:rsid w:val="00981760"/>
    <w:rsid w:val="0098441A"/>
    <w:rsid w:val="009846D7"/>
    <w:rsid w:val="0098766E"/>
    <w:rsid w:val="0099472F"/>
    <w:rsid w:val="009954C1"/>
    <w:rsid w:val="009A0CBE"/>
    <w:rsid w:val="009A2124"/>
    <w:rsid w:val="009A385F"/>
    <w:rsid w:val="009A5EAB"/>
    <w:rsid w:val="009A5F9B"/>
    <w:rsid w:val="009B2727"/>
    <w:rsid w:val="009B291C"/>
    <w:rsid w:val="009B3736"/>
    <w:rsid w:val="009B4193"/>
    <w:rsid w:val="009B541F"/>
    <w:rsid w:val="009B67C0"/>
    <w:rsid w:val="009C035A"/>
    <w:rsid w:val="009C2356"/>
    <w:rsid w:val="009C41E3"/>
    <w:rsid w:val="009C6828"/>
    <w:rsid w:val="009D179C"/>
    <w:rsid w:val="009D2A9D"/>
    <w:rsid w:val="009E0418"/>
    <w:rsid w:val="009E0FB6"/>
    <w:rsid w:val="009E184F"/>
    <w:rsid w:val="009E6402"/>
    <w:rsid w:val="009E7733"/>
    <w:rsid w:val="009F181E"/>
    <w:rsid w:val="009F304A"/>
    <w:rsid w:val="009F34E8"/>
    <w:rsid w:val="009F4EDD"/>
    <w:rsid w:val="00A04043"/>
    <w:rsid w:val="00A04EA5"/>
    <w:rsid w:val="00A14FB7"/>
    <w:rsid w:val="00A15565"/>
    <w:rsid w:val="00A1589F"/>
    <w:rsid w:val="00A15F3D"/>
    <w:rsid w:val="00A179BE"/>
    <w:rsid w:val="00A225EC"/>
    <w:rsid w:val="00A23B83"/>
    <w:rsid w:val="00A31286"/>
    <w:rsid w:val="00A35B94"/>
    <w:rsid w:val="00A45D56"/>
    <w:rsid w:val="00A4608C"/>
    <w:rsid w:val="00A503BA"/>
    <w:rsid w:val="00A534FA"/>
    <w:rsid w:val="00A55FF5"/>
    <w:rsid w:val="00A56E57"/>
    <w:rsid w:val="00A5739D"/>
    <w:rsid w:val="00A5774A"/>
    <w:rsid w:val="00A62CCA"/>
    <w:rsid w:val="00A6392A"/>
    <w:rsid w:val="00A6702E"/>
    <w:rsid w:val="00A70FDE"/>
    <w:rsid w:val="00A7150D"/>
    <w:rsid w:val="00A71685"/>
    <w:rsid w:val="00A76211"/>
    <w:rsid w:val="00A766ED"/>
    <w:rsid w:val="00A769D1"/>
    <w:rsid w:val="00A76C06"/>
    <w:rsid w:val="00A81B2E"/>
    <w:rsid w:val="00A82FBE"/>
    <w:rsid w:val="00A90CC9"/>
    <w:rsid w:val="00A90DAD"/>
    <w:rsid w:val="00A94893"/>
    <w:rsid w:val="00A96024"/>
    <w:rsid w:val="00A9769A"/>
    <w:rsid w:val="00A9799E"/>
    <w:rsid w:val="00AA0731"/>
    <w:rsid w:val="00AB19F0"/>
    <w:rsid w:val="00AB20E7"/>
    <w:rsid w:val="00AB4098"/>
    <w:rsid w:val="00AB77B3"/>
    <w:rsid w:val="00AC36F4"/>
    <w:rsid w:val="00AD0010"/>
    <w:rsid w:val="00AD1D6A"/>
    <w:rsid w:val="00AD25DA"/>
    <w:rsid w:val="00AD47B8"/>
    <w:rsid w:val="00AD4B72"/>
    <w:rsid w:val="00AD73FC"/>
    <w:rsid w:val="00AE0108"/>
    <w:rsid w:val="00AE0DCB"/>
    <w:rsid w:val="00AE359C"/>
    <w:rsid w:val="00AE3B27"/>
    <w:rsid w:val="00AE462E"/>
    <w:rsid w:val="00AF1495"/>
    <w:rsid w:val="00AF6FAC"/>
    <w:rsid w:val="00B027B3"/>
    <w:rsid w:val="00B02DDC"/>
    <w:rsid w:val="00B03C6E"/>
    <w:rsid w:val="00B040BC"/>
    <w:rsid w:val="00B056F7"/>
    <w:rsid w:val="00B0692A"/>
    <w:rsid w:val="00B07D3A"/>
    <w:rsid w:val="00B17818"/>
    <w:rsid w:val="00B20533"/>
    <w:rsid w:val="00B26696"/>
    <w:rsid w:val="00B301B1"/>
    <w:rsid w:val="00B318BE"/>
    <w:rsid w:val="00B32D18"/>
    <w:rsid w:val="00B34130"/>
    <w:rsid w:val="00B42A56"/>
    <w:rsid w:val="00B42E0A"/>
    <w:rsid w:val="00B437D4"/>
    <w:rsid w:val="00B46A29"/>
    <w:rsid w:val="00B47E5B"/>
    <w:rsid w:val="00B51B2A"/>
    <w:rsid w:val="00B52722"/>
    <w:rsid w:val="00B53205"/>
    <w:rsid w:val="00B53655"/>
    <w:rsid w:val="00B53C16"/>
    <w:rsid w:val="00B53C7C"/>
    <w:rsid w:val="00B55A95"/>
    <w:rsid w:val="00B602A1"/>
    <w:rsid w:val="00B60980"/>
    <w:rsid w:val="00B63AE2"/>
    <w:rsid w:val="00B6789C"/>
    <w:rsid w:val="00B723B0"/>
    <w:rsid w:val="00B73E49"/>
    <w:rsid w:val="00B748D2"/>
    <w:rsid w:val="00B760A4"/>
    <w:rsid w:val="00B7633B"/>
    <w:rsid w:val="00B778E3"/>
    <w:rsid w:val="00B9058D"/>
    <w:rsid w:val="00B910ED"/>
    <w:rsid w:val="00B9268B"/>
    <w:rsid w:val="00B9448E"/>
    <w:rsid w:val="00B9596F"/>
    <w:rsid w:val="00B96ECD"/>
    <w:rsid w:val="00B97CD5"/>
    <w:rsid w:val="00BA00AD"/>
    <w:rsid w:val="00BA19EB"/>
    <w:rsid w:val="00BA46C7"/>
    <w:rsid w:val="00BA5391"/>
    <w:rsid w:val="00BA6A7A"/>
    <w:rsid w:val="00BA7F21"/>
    <w:rsid w:val="00BB101B"/>
    <w:rsid w:val="00BB2AAF"/>
    <w:rsid w:val="00BB33D8"/>
    <w:rsid w:val="00BB407E"/>
    <w:rsid w:val="00BB4C0E"/>
    <w:rsid w:val="00BC25AE"/>
    <w:rsid w:val="00BC308A"/>
    <w:rsid w:val="00BC3E21"/>
    <w:rsid w:val="00BC79E3"/>
    <w:rsid w:val="00BC7EF0"/>
    <w:rsid w:val="00BD1DBC"/>
    <w:rsid w:val="00BD2031"/>
    <w:rsid w:val="00BD7B4F"/>
    <w:rsid w:val="00BE138F"/>
    <w:rsid w:val="00BE3462"/>
    <w:rsid w:val="00BE5675"/>
    <w:rsid w:val="00BE5A3D"/>
    <w:rsid w:val="00BE609A"/>
    <w:rsid w:val="00BF0711"/>
    <w:rsid w:val="00BF087A"/>
    <w:rsid w:val="00BF1BD0"/>
    <w:rsid w:val="00BF1BDB"/>
    <w:rsid w:val="00BF3C9A"/>
    <w:rsid w:val="00BF4365"/>
    <w:rsid w:val="00C02089"/>
    <w:rsid w:val="00C037F1"/>
    <w:rsid w:val="00C051A1"/>
    <w:rsid w:val="00C15DA9"/>
    <w:rsid w:val="00C16E53"/>
    <w:rsid w:val="00C20006"/>
    <w:rsid w:val="00C201E6"/>
    <w:rsid w:val="00C2162F"/>
    <w:rsid w:val="00C21BF4"/>
    <w:rsid w:val="00C22C56"/>
    <w:rsid w:val="00C30A01"/>
    <w:rsid w:val="00C3504F"/>
    <w:rsid w:val="00C40099"/>
    <w:rsid w:val="00C414EF"/>
    <w:rsid w:val="00C43A5A"/>
    <w:rsid w:val="00C44000"/>
    <w:rsid w:val="00C462C3"/>
    <w:rsid w:val="00C47138"/>
    <w:rsid w:val="00C5266E"/>
    <w:rsid w:val="00C53019"/>
    <w:rsid w:val="00C53F45"/>
    <w:rsid w:val="00C546A1"/>
    <w:rsid w:val="00C5516B"/>
    <w:rsid w:val="00C61117"/>
    <w:rsid w:val="00C70DC0"/>
    <w:rsid w:val="00C742A0"/>
    <w:rsid w:val="00C75013"/>
    <w:rsid w:val="00C75A41"/>
    <w:rsid w:val="00C82DD8"/>
    <w:rsid w:val="00C84916"/>
    <w:rsid w:val="00C854DC"/>
    <w:rsid w:val="00C86257"/>
    <w:rsid w:val="00C87C3E"/>
    <w:rsid w:val="00C92993"/>
    <w:rsid w:val="00CA0C25"/>
    <w:rsid w:val="00CA26B0"/>
    <w:rsid w:val="00CA2B97"/>
    <w:rsid w:val="00CA7D81"/>
    <w:rsid w:val="00CB405C"/>
    <w:rsid w:val="00CB5575"/>
    <w:rsid w:val="00CC41DF"/>
    <w:rsid w:val="00CC4D2B"/>
    <w:rsid w:val="00CC5E57"/>
    <w:rsid w:val="00CC6E00"/>
    <w:rsid w:val="00CD06A6"/>
    <w:rsid w:val="00CD13EE"/>
    <w:rsid w:val="00CE04EB"/>
    <w:rsid w:val="00CE05C2"/>
    <w:rsid w:val="00CE506D"/>
    <w:rsid w:val="00CE56EF"/>
    <w:rsid w:val="00CE6B9F"/>
    <w:rsid w:val="00CF06EC"/>
    <w:rsid w:val="00CF60CC"/>
    <w:rsid w:val="00D01542"/>
    <w:rsid w:val="00D019E5"/>
    <w:rsid w:val="00D03830"/>
    <w:rsid w:val="00D0446C"/>
    <w:rsid w:val="00D0738F"/>
    <w:rsid w:val="00D146A6"/>
    <w:rsid w:val="00D16B1A"/>
    <w:rsid w:val="00D217C8"/>
    <w:rsid w:val="00D22509"/>
    <w:rsid w:val="00D26EA5"/>
    <w:rsid w:val="00D27AB3"/>
    <w:rsid w:val="00D31A11"/>
    <w:rsid w:val="00D32983"/>
    <w:rsid w:val="00D3363D"/>
    <w:rsid w:val="00D33B36"/>
    <w:rsid w:val="00D40364"/>
    <w:rsid w:val="00D40915"/>
    <w:rsid w:val="00D42A42"/>
    <w:rsid w:val="00D4365A"/>
    <w:rsid w:val="00D44CD7"/>
    <w:rsid w:val="00D45DE4"/>
    <w:rsid w:val="00D45FE6"/>
    <w:rsid w:val="00D5018E"/>
    <w:rsid w:val="00D51998"/>
    <w:rsid w:val="00D51AD6"/>
    <w:rsid w:val="00D543F7"/>
    <w:rsid w:val="00D55483"/>
    <w:rsid w:val="00D55EDB"/>
    <w:rsid w:val="00D6029F"/>
    <w:rsid w:val="00D61FF0"/>
    <w:rsid w:val="00D64E72"/>
    <w:rsid w:val="00D666D5"/>
    <w:rsid w:val="00D66A08"/>
    <w:rsid w:val="00D66F3C"/>
    <w:rsid w:val="00D70B64"/>
    <w:rsid w:val="00D73349"/>
    <w:rsid w:val="00D73C04"/>
    <w:rsid w:val="00D74201"/>
    <w:rsid w:val="00D76899"/>
    <w:rsid w:val="00D76CF8"/>
    <w:rsid w:val="00D8052A"/>
    <w:rsid w:val="00D80587"/>
    <w:rsid w:val="00D903B5"/>
    <w:rsid w:val="00D91791"/>
    <w:rsid w:val="00D937AC"/>
    <w:rsid w:val="00D944D4"/>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C7FD8"/>
    <w:rsid w:val="00DD03D3"/>
    <w:rsid w:val="00DD1BB5"/>
    <w:rsid w:val="00DD3CA6"/>
    <w:rsid w:val="00DD60C3"/>
    <w:rsid w:val="00DE2F94"/>
    <w:rsid w:val="00DE521F"/>
    <w:rsid w:val="00DE661C"/>
    <w:rsid w:val="00E0205D"/>
    <w:rsid w:val="00E03FE2"/>
    <w:rsid w:val="00E04167"/>
    <w:rsid w:val="00E06521"/>
    <w:rsid w:val="00E14731"/>
    <w:rsid w:val="00E17E68"/>
    <w:rsid w:val="00E2481E"/>
    <w:rsid w:val="00E259FB"/>
    <w:rsid w:val="00E261B9"/>
    <w:rsid w:val="00E2729F"/>
    <w:rsid w:val="00E31E6A"/>
    <w:rsid w:val="00E32ABC"/>
    <w:rsid w:val="00E35881"/>
    <w:rsid w:val="00E4191B"/>
    <w:rsid w:val="00E44929"/>
    <w:rsid w:val="00E4618F"/>
    <w:rsid w:val="00E507CC"/>
    <w:rsid w:val="00E560DC"/>
    <w:rsid w:val="00E5720A"/>
    <w:rsid w:val="00E57CFE"/>
    <w:rsid w:val="00E62192"/>
    <w:rsid w:val="00E66CF3"/>
    <w:rsid w:val="00E72973"/>
    <w:rsid w:val="00E75CF3"/>
    <w:rsid w:val="00E770E1"/>
    <w:rsid w:val="00E80F78"/>
    <w:rsid w:val="00E81AD8"/>
    <w:rsid w:val="00E839D5"/>
    <w:rsid w:val="00E910AC"/>
    <w:rsid w:val="00E93236"/>
    <w:rsid w:val="00E94FF5"/>
    <w:rsid w:val="00E95858"/>
    <w:rsid w:val="00E95979"/>
    <w:rsid w:val="00E96F88"/>
    <w:rsid w:val="00E9793A"/>
    <w:rsid w:val="00EA047F"/>
    <w:rsid w:val="00EA0D0C"/>
    <w:rsid w:val="00EA25C6"/>
    <w:rsid w:val="00EB2EE6"/>
    <w:rsid w:val="00EB31AA"/>
    <w:rsid w:val="00EB63C8"/>
    <w:rsid w:val="00EB6CAD"/>
    <w:rsid w:val="00EB7D8C"/>
    <w:rsid w:val="00EC0509"/>
    <w:rsid w:val="00EC3336"/>
    <w:rsid w:val="00EC3AD7"/>
    <w:rsid w:val="00EC4A46"/>
    <w:rsid w:val="00EC67A3"/>
    <w:rsid w:val="00ED3351"/>
    <w:rsid w:val="00ED34EB"/>
    <w:rsid w:val="00ED748A"/>
    <w:rsid w:val="00ED76B1"/>
    <w:rsid w:val="00ED771E"/>
    <w:rsid w:val="00EE01C3"/>
    <w:rsid w:val="00EE41F0"/>
    <w:rsid w:val="00EE55B5"/>
    <w:rsid w:val="00EE55C3"/>
    <w:rsid w:val="00EE78F7"/>
    <w:rsid w:val="00EF2C18"/>
    <w:rsid w:val="00EF47FC"/>
    <w:rsid w:val="00F00078"/>
    <w:rsid w:val="00F00AA4"/>
    <w:rsid w:val="00F01499"/>
    <w:rsid w:val="00F01953"/>
    <w:rsid w:val="00F0244C"/>
    <w:rsid w:val="00F12D0C"/>
    <w:rsid w:val="00F143D9"/>
    <w:rsid w:val="00F14FE0"/>
    <w:rsid w:val="00F15B1A"/>
    <w:rsid w:val="00F15C0B"/>
    <w:rsid w:val="00F2150B"/>
    <w:rsid w:val="00F218A5"/>
    <w:rsid w:val="00F223E8"/>
    <w:rsid w:val="00F22D4C"/>
    <w:rsid w:val="00F24C7C"/>
    <w:rsid w:val="00F30259"/>
    <w:rsid w:val="00F31DDC"/>
    <w:rsid w:val="00F320EB"/>
    <w:rsid w:val="00F34EA3"/>
    <w:rsid w:val="00F36535"/>
    <w:rsid w:val="00F36BEE"/>
    <w:rsid w:val="00F37986"/>
    <w:rsid w:val="00F37C2A"/>
    <w:rsid w:val="00F42B3B"/>
    <w:rsid w:val="00F448C0"/>
    <w:rsid w:val="00F44F53"/>
    <w:rsid w:val="00F5091C"/>
    <w:rsid w:val="00F5157A"/>
    <w:rsid w:val="00F51C2C"/>
    <w:rsid w:val="00F530C7"/>
    <w:rsid w:val="00F53DB2"/>
    <w:rsid w:val="00F57812"/>
    <w:rsid w:val="00F603DF"/>
    <w:rsid w:val="00F60BCC"/>
    <w:rsid w:val="00F6148B"/>
    <w:rsid w:val="00F630C5"/>
    <w:rsid w:val="00F6323D"/>
    <w:rsid w:val="00F66D30"/>
    <w:rsid w:val="00F67E97"/>
    <w:rsid w:val="00F72D35"/>
    <w:rsid w:val="00F7452D"/>
    <w:rsid w:val="00F767BF"/>
    <w:rsid w:val="00F86323"/>
    <w:rsid w:val="00F900B8"/>
    <w:rsid w:val="00F90273"/>
    <w:rsid w:val="00F93EC6"/>
    <w:rsid w:val="00F941FF"/>
    <w:rsid w:val="00F94408"/>
    <w:rsid w:val="00FA0123"/>
    <w:rsid w:val="00FA0241"/>
    <w:rsid w:val="00FA4327"/>
    <w:rsid w:val="00FA4AFC"/>
    <w:rsid w:val="00FA7625"/>
    <w:rsid w:val="00FB26DB"/>
    <w:rsid w:val="00FB353E"/>
    <w:rsid w:val="00FB653C"/>
    <w:rsid w:val="00FC00D8"/>
    <w:rsid w:val="00FC0E21"/>
    <w:rsid w:val="00FC1730"/>
    <w:rsid w:val="00FC3A69"/>
    <w:rsid w:val="00FC3FF1"/>
    <w:rsid w:val="00FC459A"/>
    <w:rsid w:val="00FC4694"/>
    <w:rsid w:val="00FC52F6"/>
    <w:rsid w:val="00FC585B"/>
    <w:rsid w:val="00FC6B5F"/>
    <w:rsid w:val="00FC7743"/>
    <w:rsid w:val="00FD261A"/>
    <w:rsid w:val="00FD2914"/>
    <w:rsid w:val="00FD665C"/>
    <w:rsid w:val="00FD6B12"/>
    <w:rsid w:val="00FE1E2E"/>
    <w:rsid w:val="00FE4C11"/>
    <w:rsid w:val="00FE5430"/>
    <w:rsid w:val="00FE6C66"/>
    <w:rsid w:val="057F6E2D"/>
    <w:rsid w:val="05C69EC6"/>
    <w:rsid w:val="0CCD44FD"/>
    <w:rsid w:val="0F50F62D"/>
    <w:rsid w:val="11644266"/>
    <w:rsid w:val="1632C70F"/>
    <w:rsid w:val="1B31B280"/>
    <w:rsid w:val="2204A7E0"/>
    <w:rsid w:val="233E2F26"/>
    <w:rsid w:val="24DA8A12"/>
    <w:rsid w:val="25BD622F"/>
    <w:rsid w:val="2B6DE4D1"/>
    <w:rsid w:val="2EB02728"/>
    <w:rsid w:val="2F73902B"/>
    <w:rsid w:val="3B544008"/>
    <w:rsid w:val="4172F94B"/>
    <w:rsid w:val="528EF8C0"/>
    <w:rsid w:val="56EA112B"/>
    <w:rsid w:val="5B5A945D"/>
    <w:rsid w:val="5C62631F"/>
    <w:rsid w:val="68FB2E74"/>
    <w:rsid w:val="6D5BBBF0"/>
    <w:rsid w:val="6E2FC07A"/>
    <w:rsid w:val="70662ED9"/>
    <w:rsid w:val="733526D0"/>
    <w:rsid w:val="733B91AC"/>
    <w:rsid w:val="7A6538FC"/>
    <w:rsid w:val="7FC9F3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D37936A4-F4AF-450B-A8B9-04CF0C67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paragraph" w:styleId="Revision">
    <w:name w:val="Revision"/>
    <w:hidden/>
    <w:uiPriority w:val="99"/>
    <w:semiHidden/>
    <w:rsid w:val="00B6789C"/>
    <w:pPr>
      <w:spacing w:after="0" w:line="240" w:lineRule="auto"/>
    </w:pPr>
  </w:style>
  <w:style w:type="character" w:styleId="UnresolvedMention">
    <w:name w:val="Unresolved Mention"/>
    <w:basedOn w:val="DefaultParagraphFont"/>
    <w:uiPriority w:val="99"/>
    <w:semiHidden/>
    <w:unhideWhenUsed/>
    <w:rsid w:val="00707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190000401">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0095105">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2.xml><?xml version="1.0" encoding="utf-8"?>
<ds:datastoreItem xmlns:ds="http://schemas.openxmlformats.org/officeDocument/2006/customXml" ds:itemID="{3B573FCF-86CE-4792-A966-BB1C459B8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4.xml><?xml version="1.0" encoding="utf-8"?>
<ds:datastoreItem xmlns:ds="http://schemas.openxmlformats.org/officeDocument/2006/customXml" ds:itemID="{E75FE2F6-B323-4FB2-84E7-19E1EEFC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663</Words>
  <Characters>3691</Characters>
  <Application>Microsoft Office Word</Application>
  <DocSecurity>0</DocSecurity>
  <Lines>217</Lines>
  <Paragraphs>131</Paragraphs>
  <ScaleCrop>false</ScaleCrop>
  <Company>Hewlett-Packard Company</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RachelL</dc:creator>
  <cp:keywords/>
  <cp:lastModifiedBy>Stuart Santos</cp:lastModifiedBy>
  <cp:revision>1</cp:revision>
  <cp:lastPrinted>2016-04-26T13:31:00Z</cp:lastPrinted>
  <dcterms:created xsi:type="dcterms:W3CDTF">2026-04-08T19:04:00Z</dcterms:created>
  <dcterms:modified xsi:type="dcterms:W3CDTF">2026-04-08T19:04:00Z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AIG WCM Content">
    <vt:lpwstr/>
  </property>
  <property fmtid="{D5CDD505-2E9C-101B-9397-08002B2CF9AE}" pid="5" name="AIG WCM IsActive">
    <vt:lpwstr>Yes</vt:lpwstr>
  </property>
  <property fmtid="{D5CDD505-2E9C-101B-9397-08002B2CF9AE}" pid="6" name="PublishingExpirationDate">
    <vt:lpwstr/>
  </property>
  <property fmtid="{D5CDD505-2E9C-101B-9397-08002B2CF9AE}" pid="7" name="PublishingStartDate">
    <vt:lpwstr/>
  </property>
  <property fmtid="{D5CDD505-2E9C-101B-9397-08002B2CF9AE}" pid="8" name="_dlc_DocId">
    <vt:lpwstr>ZJ6WD24Q7F3F-4094-58</vt:lpwstr>
  </property>
  <property fmtid="{D5CDD505-2E9C-101B-9397-08002B2CF9AE}" pid="9" name="_dlc_DocIdUrl">
    <vt:lpwstr>https://contact.aig.net/glb/crcm/cmkt/bc/_layouts/15/DocIdRedir.aspx?ID=ZJ6WD24Q7F3F-4094-58, ZJ6WD24Q7F3F-4094-58</vt:lpwstr>
  </property>
  <property fmtid="{D5CDD505-2E9C-101B-9397-08002B2CF9AE}" pid="10" name="MediaServiceImageTags">
    <vt:lpwstr/>
  </property>
  <property fmtid="{D5CDD505-2E9C-101B-9397-08002B2CF9AE}" pid="11" name="ClassificationContentMarkingFooterShapeIds">
    <vt:lpwstr>232d48b6,6ffbee19,59989631</vt:lpwstr>
  </property>
  <property fmtid="{D5CDD505-2E9C-101B-9397-08002B2CF9AE}" pid="12" name="ClassificationContentMarkingFooterFontProps">
    <vt:lpwstr>#000000,10,Aptos</vt:lpwstr>
  </property>
  <property fmtid="{D5CDD505-2E9C-101B-9397-08002B2CF9AE}" pid="13" name="ClassificationContentMarkingFooterText">
    <vt:lpwstr>INTERNAL USE ONLY</vt:lpwstr>
  </property>
  <property fmtid="{D5CDD505-2E9C-101B-9397-08002B2CF9AE}" pid="14" name="MSIP_Label_9108d454-5c13-4905-93be-12ec8059c842_Enabled">
    <vt:lpwstr>true</vt:lpwstr>
  </property>
  <property fmtid="{D5CDD505-2E9C-101B-9397-08002B2CF9AE}" pid="15" name="MSIP_Label_9108d454-5c13-4905-93be-12ec8059c842_SetDate">
    <vt:lpwstr>2026-02-09T16:27:24Z</vt:lpwstr>
  </property>
  <property fmtid="{D5CDD505-2E9C-101B-9397-08002B2CF9AE}" pid="16" name="MSIP_Label_9108d454-5c13-4905-93be-12ec8059c842_Method">
    <vt:lpwstr>Privileged</vt:lpwstr>
  </property>
  <property fmtid="{D5CDD505-2E9C-101B-9397-08002B2CF9AE}" pid="17" name="MSIP_Label_9108d454-5c13-4905-93be-12ec8059c842_Name">
    <vt:lpwstr>9108d454-5c13-4905-93be-12ec8059c842</vt:lpwstr>
  </property>
  <property fmtid="{D5CDD505-2E9C-101B-9397-08002B2CF9AE}" pid="18" name="MSIP_Label_9108d454-5c13-4905-93be-12ec8059c842_SiteId">
    <vt:lpwstr>473672ba-cd07-4371-a2ae-788b4c61840e</vt:lpwstr>
  </property>
  <property fmtid="{D5CDD505-2E9C-101B-9397-08002B2CF9AE}" pid="19" name="MSIP_Label_9108d454-5c13-4905-93be-12ec8059c842_ActionId">
    <vt:lpwstr>c2d7f2a5-a06b-4a89-b7a6-64470482e5a7</vt:lpwstr>
  </property>
  <property fmtid="{D5CDD505-2E9C-101B-9397-08002B2CF9AE}" pid="20" name="MSIP_Label_9108d454-5c13-4905-93be-12ec8059c842_ContentBits">
    <vt:lpwstr>2</vt:lpwstr>
  </property>
  <property fmtid="{D5CDD505-2E9C-101B-9397-08002B2CF9AE}" pid="21" name="MSIP_Label_9108d454-5c13-4905-93be-12ec8059c842_Tag">
    <vt:lpwstr>10, 0, 1, 1</vt:lpwstr>
  </property>
</Properties>
</file>