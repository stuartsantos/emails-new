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40BD" w:rsidRPr="00E25573" w:rsidRDefault="00651763" w:rsidP="004E40BD">
      <w:pPr>
        <w:spacing w:after="0" w:line="240" w:lineRule="auto"/>
        <w:rPr>
          <w:lang w:val="fr-FR"/>
        </w:rPr>
      </w:pPr>
      <w:ins w:id="0" w:author="Kitchens, Darcy" w:date="2026-02-19T13:18:00Z" w16du:dateUtc="2026-02-19T19:18:00Z">
        <w:r w:rsidRPr="00E34607">
          <w:rPr>
            <w:noProof/>
            <w:lang w:val="fr-FR"/>
          </w:rPr>
          <w:drawing>
            <wp:inline distT="0" distB="0" distL="0" distR="0" wp14:anchorId="04B7F04F" wp14:editId="1F8AA6E2">
              <wp:extent cx="1864800" cy="720000"/>
              <wp:effectExtent l="0" t="0" r="2540" b="4445"/>
              <wp:docPr id="1062708057" name="Picture 10627080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48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1" w:author="Kitchens, Darcy" w:date="2026-02-19T13:18:00Z" w16du:dateUtc="2026-02-19T19:18:00Z">
        <w:r w:rsidR="00046CEE" w:rsidRPr="00AA48CE" w:rsidDel="00651763">
          <w:rPr>
            <w:noProof/>
            <w:lang w:val="fr-FR"/>
            <w:rPrChange w:id="2" w:author="Gabriela Kouahla" w:date="2026-02-04T19:53:00Z" w16du:dateUtc="2026-02-04T18:53:00Z">
              <w:rPr>
                <w:noProof/>
              </w:rPr>
            </w:rPrChange>
          </w:rPr>
          <w:drawing>
            <wp:inline distT="0" distB="0" distL="0" distR="0" wp14:anchorId="6AFCF565" wp14:editId="414F57E1">
              <wp:extent cx="905256" cy="448056"/>
              <wp:effectExtent l="0" t="0" r="0" b="9525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AIG_core_r_rgb.png"/>
                      <pic:cNvPicPr/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5256" cy="44805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:rsidR="004E40BD" w:rsidRPr="00E25573" w:rsidRDefault="004E40BD" w:rsidP="004E40BD">
      <w:pPr>
        <w:spacing w:after="0" w:line="240" w:lineRule="auto"/>
        <w:rPr>
          <w:lang w:val="fr-FR"/>
        </w:rPr>
      </w:pPr>
    </w:p>
    <w:p w:rsidR="004E40BD" w:rsidRPr="00E25573" w:rsidRDefault="004E40BD" w:rsidP="004E40BD">
      <w:pPr>
        <w:spacing w:after="0" w:line="240" w:lineRule="auto"/>
        <w:rPr>
          <w:lang w:val="fr-FR"/>
        </w:rPr>
      </w:pPr>
    </w:p>
    <w:p w:rsidR="000B368C" w:rsidRPr="00802ECC" w:rsidRDefault="000B368C" w:rsidP="004E40BD">
      <w:pPr>
        <w:spacing w:after="0" w:line="240" w:lineRule="auto"/>
        <w:rPr>
          <w:lang w:val="fr-FR"/>
        </w:rPr>
      </w:pPr>
      <w:proofErr w:type="gramStart"/>
      <w:r w:rsidRPr="00E25573">
        <w:rPr>
          <w:rFonts w:ascii="Arial" w:hAnsi="Arial" w:cs="Arial"/>
          <w:b/>
          <w:color w:val="FF0000"/>
          <w:sz w:val="20"/>
          <w:szCs w:val="20"/>
          <w:lang w:val="fr-FR"/>
        </w:rPr>
        <w:t>From:</w:t>
      </w:r>
      <w:proofErr w:type="gramEnd"/>
      <w:r w:rsidRPr="00E25573">
        <w:rPr>
          <w:rFonts w:ascii="Arial" w:hAnsi="Arial" w:cs="Arial"/>
          <w:b/>
          <w:color w:val="FF0000"/>
          <w:sz w:val="20"/>
          <w:szCs w:val="20"/>
          <w:lang w:val="fr-FR"/>
        </w:rPr>
        <w:t xml:space="preserve"> </w:t>
      </w:r>
      <w:r w:rsidRPr="00E25573">
        <w:rPr>
          <w:rFonts w:ascii="Arial" w:hAnsi="Arial" w:cs="Arial"/>
          <w:b/>
          <w:color w:val="FF0000"/>
          <w:sz w:val="20"/>
          <w:szCs w:val="20"/>
          <w:lang w:val="fr-FR"/>
        </w:rPr>
        <w:tab/>
      </w:r>
      <w:r w:rsidRPr="00E25573">
        <w:rPr>
          <w:rFonts w:ascii="Arial" w:hAnsi="Arial" w:cs="Arial"/>
          <w:b/>
          <w:color w:val="FF0000"/>
          <w:sz w:val="20"/>
          <w:szCs w:val="20"/>
          <w:lang w:val="fr-FR"/>
        </w:rPr>
        <w:tab/>
      </w:r>
      <w:del w:id="3" w:author="Gabriela Kouahla" w:date="2026-02-04T19:21:00Z" w16du:dateUtc="2026-02-04T18:21:00Z">
        <w:r w:rsidRPr="00E25573" w:rsidDel="00404B7B">
          <w:rPr>
            <w:rFonts w:ascii="Arial" w:hAnsi="Arial" w:cs="Arial"/>
            <w:b/>
            <w:color w:val="FF0000"/>
            <w:sz w:val="20"/>
            <w:szCs w:val="20"/>
            <w:lang w:val="fr-FR"/>
          </w:rPr>
          <w:delText xml:space="preserve">AIG </w:delText>
        </w:r>
      </w:del>
      <w:r w:rsidRPr="00E25573">
        <w:rPr>
          <w:rFonts w:ascii="Arial" w:hAnsi="Arial" w:cs="Arial"/>
          <w:b/>
          <w:color w:val="FF0000"/>
          <w:sz w:val="20"/>
          <w:szCs w:val="20"/>
          <w:lang w:val="fr-FR"/>
        </w:rPr>
        <w:t>Travel</w:t>
      </w:r>
      <w:ins w:id="4" w:author="Gabriela Kouahla" w:date="2026-02-04T19:21:00Z" w16du:dateUtc="2026-02-04T18:21:00Z">
        <w:r w:rsidR="00404B7B" w:rsidRPr="00AA48CE">
          <w:rPr>
            <w:rFonts w:ascii="Arial" w:hAnsi="Arial" w:cs="Arial"/>
            <w:b/>
            <w:color w:val="FF0000"/>
            <w:sz w:val="20"/>
            <w:szCs w:val="20"/>
            <w:lang w:val="fr-FR"/>
          </w:rPr>
          <w:t xml:space="preserve"> Guard</w:t>
        </w:r>
      </w:ins>
    </w:p>
    <w:p w:rsidR="000D54CA" w:rsidRPr="00802ECC" w:rsidRDefault="000D54CA" w:rsidP="000D54CA">
      <w:pPr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proofErr w:type="gramStart"/>
      <w:r w:rsidRPr="00802ECC">
        <w:rPr>
          <w:rFonts w:ascii="Arial" w:hAnsi="Arial" w:cs="Arial"/>
          <w:b/>
          <w:color w:val="FF0000"/>
          <w:sz w:val="20"/>
          <w:szCs w:val="20"/>
          <w:lang w:val="fr-FR"/>
        </w:rPr>
        <w:t>Subject:</w:t>
      </w:r>
      <w:proofErr w:type="gramEnd"/>
      <w:r w:rsidRPr="00802ECC">
        <w:rPr>
          <w:rFonts w:ascii="Arial" w:hAnsi="Arial" w:cs="Arial"/>
          <w:b/>
          <w:color w:val="FF0000"/>
          <w:sz w:val="20"/>
          <w:szCs w:val="20"/>
          <w:lang w:val="fr-FR"/>
        </w:rPr>
        <w:tab/>
      </w:r>
      <w:r w:rsidR="00EC58ED" w:rsidRPr="00802ECC">
        <w:rPr>
          <w:rFonts w:ascii="Arial" w:hAnsi="Arial" w:cs="Arial"/>
          <w:b/>
          <w:color w:val="FF0000"/>
          <w:sz w:val="20"/>
          <w:szCs w:val="20"/>
          <w:lang w:val="fr-FR"/>
        </w:rPr>
        <w:t>Informations sur votre police d'assurance et conditions générales</w:t>
      </w:r>
      <w:r w:rsidR="00046CEE" w:rsidRPr="00802ECC">
        <w:rPr>
          <w:rFonts w:ascii="Arial" w:hAnsi="Arial" w:cs="Arial"/>
          <w:b/>
          <w:color w:val="FF0000"/>
          <w:sz w:val="20"/>
          <w:szCs w:val="20"/>
          <w:lang w:val="fr-FR"/>
        </w:rPr>
        <w:t xml:space="preserve"> {{Policy Number}}</w:t>
      </w:r>
      <w:r w:rsidR="00EC58ED" w:rsidRPr="00802ECC">
        <w:rPr>
          <w:rFonts w:ascii="Arial" w:hAnsi="Arial" w:cs="Arial"/>
          <w:b/>
          <w:color w:val="FF0000"/>
          <w:sz w:val="20"/>
          <w:szCs w:val="20"/>
          <w:lang w:val="fr-FR"/>
        </w:rPr>
        <w:t xml:space="preserve"> </w:t>
      </w:r>
    </w:p>
    <w:p w:rsidR="007E4C46" w:rsidRPr="00802ECC" w:rsidRDefault="007E4C46" w:rsidP="000D54CA">
      <w:pPr>
        <w:spacing w:after="0" w:line="240" w:lineRule="auto"/>
        <w:rPr>
          <w:rFonts w:ascii="Arial" w:hAnsi="Arial" w:cs="Arial"/>
          <w:sz w:val="20"/>
          <w:szCs w:val="20"/>
          <w:lang w:val="fr-FR"/>
        </w:rPr>
      </w:pPr>
    </w:p>
    <w:p w:rsidR="00A353F5" w:rsidRPr="00802ECC" w:rsidRDefault="00A353F5" w:rsidP="00A353F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02ECC">
        <w:rPr>
          <w:rFonts w:ascii="Arial" w:hAnsi="Arial" w:cs="Arial"/>
          <w:sz w:val="20"/>
          <w:szCs w:val="20"/>
        </w:rPr>
        <w:t xml:space="preserve">Bonjour {{Policy Holder First Name}} {{Policy Holder Last </w:t>
      </w:r>
      <w:proofErr w:type="gramStart"/>
      <w:r w:rsidRPr="00802ECC">
        <w:rPr>
          <w:rFonts w:ascii="Arial" w:hAnsi="Arial" w:cs="Arial"/>
          <w:sz w:val="20"/>
          <w:szCs w:val="20"/>
        </w:rPr>
        <w:t>Name}},</w:t>
      </w:r>
      <w:proofErr w:type="gramEnd"/>
    </w:p>
    <w:p w:rsidR="000D54CA" w:rsidRPr="00802ECC" w:rsidRDefault="000D54CA" w:rsidP="000D54CA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FA4327" w:rsidRPr="00802ECC" w:rsidRDefault="00FA4327" w:rsidP="000D54CA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046CEE" w:rsidRPr="00802ECC" w:rsidRDefault="00046CEE" w:rsidP="00046CEE">
      <w:pPr>
        <w:rPr>
          <w:rFonts w:ascii="Arial" w:hAnsi="Arial" w:cs="Arial"/>
          <w:b/>
          <w:bCs/>
          <w:color w:val="002060"/>
          <w:sz w:val="20"/>
          <w:szCs w:val="20"/>
          <w:lang w:val="fr-FR"/>
        </w:rPr>
      </w:pPr>
      <w:proofErr w:type="gramStart"/>
      <w:r w:rsidRPr="00802ECC">
        <w:rPr>
          <w:rFonts w:ascii="Arial" w:hAnsi="Arial" w:cs="Arial"/>
          <w:b/>
          <w:bCs/>
          <w:color w:val="002060"/>
          <w:sz w:val="20"/>
          <w:szCs w:val="20"/>
          <w:lang w:val="fr-FR"/>
        </w:rPr>
        <w:t>Attention:</w:t>
      </w:r>
      <w:proofErr w:type="gramEnd"/>
      <w:r w:rsidRPr="00802ECC">
        <w:rPr>
          <w:rFonts w:ascii="Arial" w:hAnsi="Arial" w:cs="Arial"/>
          <w:b/>
          <w:bCs/>
          <w:color w:val="002060"/>
          <w:sz w:val="20"/>
          <w:szCs w:val="20"/>
          <w:lang w:val="fr-FR"/>
        </w:rPr>
        <w:t xml:space="preserve"> cette politique ne couvre que les résidents de France</w:t>
      </w:r>
    </w:p>
    <w:p w:rsidR="002F151B" w:rsidRPr="000C7B09" w:rsidRDefault="002F151B" w:rsidP="53CFEB9C">
      <w:pPr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 w:rsidRPr="00802ECC">
        <w:rPr>
          <w:rFonts w:ascii="Arial" w:hAnsi="Arial" w:cs="Arial"/>
          <w:sz w:val="20"/>
          <w:szCs w:val="20"/>
          <w:lang w:val="fr-FR"/>
        </w:rPr>
        <w:t xml:space="preserve">Merci d'ajouter le </w:t>
      </w:r>
      <w:r w:rsidRPr="00802ECC">
        <w:rPr>
          <w:rFonts w:ascii="Arial" w:hAnsi="Arial" w:cs="Arial"/>
          <w:b/>
          <w:bCs/>
          <w:color w:val="002060"/>
          <w:sz w:val="20"/>
          <w:szCs w:val="20"/>
          <w:lang w:val="fr-FR"/>
        </w:rPr>
        <w:t>{{Product Namet}}</w:t>
      </w:r>
      <w:r w:rsidRPr="00802ECC">
        <w:rPr>
          <w:rFonts w:ascii="Arial" w:hAnsi="Arial" w:cs="Arial"/>
          <w:sz w:val="20"/>
          <w:szCs w:val="20"/>
          <w:lang w:val="fr-FR"/>
        </w:rPr>
        <w:t xml:space="preserve"> avec votre réservation.</w:t>
      </w:r>
      <w:del w:id="5" w:author="Gabriela Kouahla" w:date="2026-02-04T19:21:00Z" w16du:dateUtc="2026-02-04T18:21:00Z">
        <w:r w:rsidRPr="00802ECC" w:rsidDel="00404B7B">
          <w:rPr>
            <w:rFonts w:ascii="Arial" w:hAnsi="Arial" w:cs="Arial"/>
            <w:sz w:val="20"/>
            <w:szCs w:val="20"/>
            <w:lang w:val="fr-FR"/>
          </w:rPr>
          <w:delText xml:space="preserve">  </w:delText>
        </w:r>
      </w:del>
      <w:ins w:id="6" w:author="Gabriela Kouahla" w:date="2026-02-04T19:21:00Z" w16du:dateUtc="2026-02-04T18:21:00Z">
        <w:r w:rsidR="00404B7B" w:rsidRPr="00AA48CE">
          <w:rPr>
            <w:rFonts w:ascii="Arial" w:hAnsi="Arial" w:cs="Arial"/>
            <w:sz w:val="20"/>
            <w:szCs w:val="20"/>
            <w:lang w:val="fr-FR"/>
          </w:rPr>
          <w:t xml:space="preserve"> </w:t>
        </w:r>
      </w:ins>
    </w:p>
    <w:p w:rsidR="00A353F5" w:rsidRPr="00AA48CE" w:rsidRDefault="00A353F5" w:rsidP="00A353F5">
      <w:pPr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 w:rsidRPr="00AA48CE">
        <w:rPr>
          <w:rFonts w:ascii="Arial" w:hAnsi="Arial" w:cs="Arial"/>
          <w:sz w:val="20"/>
          <w:szCs w:val="20"/>
          <w:lang w:val="fr-FR"/>
        </w:rPr>
        <w:t>Votre Numéro de Police est</w:t>
      </w:r>
      <w:del w:id="7" w:author="Gabriela Kouahla" w:date="2026-02-04T19:21:00Z" w16du:dateUtc="2026-02-04T18:21:00Z">
        <w:r w:rsidRPr="00AA48CE" w:rsidDel="00404B7B">
          <w:rPr>
            <w:rFonts w:ascii="Arial" w:hAnsi="Arial" w:cs="Arial"/>
            <w:sz w:val="20"/>
            <w:szCs w:val="20"/>
            <w:lang w:val="fr-FR"/>
          </w:rPr>
          <w:delText xml:space="preserve">  </w:delText>
        </w:r>
      </w:del>
      <w:ins w:id="8" w:author="Gabriela Kouahla" w:date="2026-02-04T19:21:00Z" w16du:dateUtc="2026-02-04T18:21:00Z">
        <w:r w:rsidR="00404B7B" w:rsidRPr="00AA48CE">
          <w:rPr>
            <w:rFonts w:ascii="Arial" w:hAnsi="Arial" w:cs="Arial"/>
            <w:sz w:val="20"/>
            <w:szCs w:val="20"/>
            <w:lang w:val="fr-FR"/>
          </w:rPr>
          <w:t xml:space="preserve"> </w:t>
        </w:r>
      </w:ins>
      <w:r w:rsidRPr="00AA48CE">
        <w:rPr>
          <w:rFonts w:ascii="Arial" w:hAnsi="Arial" w:cs="Arial"/>
          <w:sz w:val="20"/>
          <w:szCs w:val="20"/>
          <w:lang w:val="fr-FR"/>
        </w:rPr>
        <w:t>{{Policy Number}}.</w:t>
      </w:r>
    </w:p>
    <w:p w:rsidR="00D03830" w:rsidRPr="000C7B09" w:rsidRDefault="00D03830" w:rsidP="000D54CA">
      <w:pPr>
        <w:spacing w:after="0" w:line="240" w:lineRule="auto"/>
        <w:rPr>
          <w:rFonts w:ascii="Arial" w:hAnsi="Arial" w:cs="Arial"/>
          <w:sz w:val="20"/>
          <w:szCs w:val="20"/>
          <w:lang w:val="fr-FR"/>
        </w:rPr>
      </w:pPr>
    </w:p>
    <w:p w:rsidR="00A353F5" w:rsidRPr="00AA48CE" w:rsidRDefault="00D54580" w:rsidP="00046CEE">
      <w:pPr>
        <w:spacing w:after="0" w:line="240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0C7B09">
        <w:rPr>
          <w:rFonts w:ascii="Arial" w:hAnsi="Arial" w:cs="Arial"/>
          <w:sz w:val="20"/>
          <w:szCs w:val="20"/>
          <w:lang w:val="fr-FR"/>
        </w:rPr>
        <w:t xml:space="preserve">Veuillez </w:t>
      </w:r>
      <w:r w:rsidRPr="000C7B09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cliquer ici </w:t>
      </w:r>
      <w:r w:rsidRPr="000C7B09">
        <w:rPr>
          <w:rFonts w:ascii="Arial" w:hAnsi="Arial" w:cs="Arial"/>
          <w:sz w:val="20"/>
          <w:szCs w:val="20"/>
          <w:lang w:val="fr-FR"/>
        </w:rPr>
        <w:t>pour voir votre</w:t>
      </w:r>
      <w:del w:id="9" w:author="Gabriela Kouahla" w:date="2026-02-04T19:21:00Z" w16du:dateUtc="2026-02-04T18:21:00Z">
        <w:r w:rsidRPr="000C7B09" w:rsidDel="00404B7B">
          <w:rPr>
            <w:rFonts w:ascii="Arial" w:hAnsi="Arial" w:cs="Arial"/>
            <w:sz w:val="20"/>
            <w:szCs w:val="20"/>
            <w:lang w:val="fr-FR"/>
          </w:rPr>
          <w:delText xml:space="preserve"> </w:delText>
        </w:r>
        <w:r w:rsidR="00B040BC" w:rsidRPr="000C7B09" w:rsidDel="00404B7B">
          <w:rPr>
            <w:rFonts w:ascii="Arial" w:hAnsi="Arial" w:cs="Arial"/>
            <w:sz w:val="20"/>
            <w:szCs w:val="20"/>
            <w:lang w:val="fr-FR"/>
          </w:rPr>
          <w:delText xml:space="preserve"> </w:delText>
        </w:r>
      </w:del>
      <w:ins w:id="10" w:author="Gabriela Kouahla" w:date="2026-02-04T19:21:00Z" w16du:dateUtc="2026-02-04T18:21:00Z">
        <w:r w:rsidR="00404B7B" w:rsidRPr="00AA48CE">
          <w:rPr>
            <w:rFonts w:ascii="Arial" w:hAnsi="Arial" w:cs="Arial"/>
            <w:sz w:val="20"/>
            <w:szCs w:val="20"/>
            <w:lang w:val="fr-FR"/>
          </w:rPr>
          <w:t xml:space="preserve"> </w:t>
        </w:r>
      </w:ins>
      <w:r w:rsidR="00B040BC" w:rsidRPr="000C7B09">
        <w:rPr>
          <w:rFonts w:ascii="Arial" w:hAnsi="Arial" w:cs="Arial"/>
          <w:b/>
          <w:bCs/>
          <w:color w:val="002060"/>
          <w:sz w:val="20"/>
          <w:szCs w:val="20"/>
          <w:lang w:val="fr-FR"/>
        </w:rPr>
        <w:t xml:space="preserve">Certificat </w:t>
      </w:r>
      <w:r w:rsidR="001D0E88" w:rsidRPr="000C7B09">
        <w:rPr>
          <w:rFonts w:ascii="Arial" w:hAnsi="Arial" w:cs="Arial"/>
          <w:b/>
          <w:bCs/>
          <w:color w:val="002060"/>
          <w:sz w:val="20"/>
          <w:szCs w:val="20"/>
          <w:lang w:val="fr-FR"/>
        </w:rPr>
        <w:t>d’assurance</w:t>
      </w:r>
      <w:r w:rsidR="00B040BC" w:rsidRPr="000C7B09">
        <w:rPr>
          <w:rFonts w:ascii="Arial" w:hAnsi="Arial" w:cs="Arial"/>
          <w:b/>
          <w:bCs/>
          <w:color w:val="002060"/>
          <w:sz w:val="20"/>
          <w:szCs w:val="20"/>
          <w:lang w:val="fr-FR"/>
        </w:rPr>
        <w:t xml:space="preserve"> (</w:t>
      </w:r>
      <w:r w:rsidR="001D0E88" w:rsidRPr="000C7B09">
        <w:rPr>
          <w:rFonts w:ascii="Arial" w:hAnsi="Arial" w:cs="Arial"/>
          <w:b/>
          <w:bCs/>
          <w:color w:val="002060"/>
          <w:sz w:val="20"/>
          <w:szCs w:val="20"/>
          <w:lang w:val="fr-FR"/>
        </w:rPr>
        <w:t>CDA</w:t>
      </w:r>
      <w:r w:rsidR="00B040BC" w:rsidRPr="000C7B09">
        <w:rPr>
          <w:rFonts w:ascii="Arial" w:hAnsi="Arial" w:cs="Arial"/>
          <w:b/>
          <w:bCs/>
          <w:color w:val="002060"/>
          <w:sz w:val="20"/>
          <w:szCs w:val="20"/>
          <w:lang w:val="fr-FR"/>
        </w:rPr>
        <w:t xml:space="preserve">), </w:t>
      </w:r>
      <w:r w:rsidR="001D0E88" w:rsidRPr="000C7B09">
        <w:rPr>
          <w:rFonts w:ascii="Arial" w:hAnsi="Arial" w:cs="Arial"/>
          <w:b/>
          <w:bCs/>
          <w:color w:val="002060"/>
          <w:sz w:val="20"/>
          <w:szCs w:val="20"/>
          <w:lang w:val="fr-FR"/>
        </w:rPr>
        <w:t>Document d'Information &amp; Conditions Générales et Particulières</w:t>
      </w:r>
      <w:r w:rsidR="00B6789C" w:rsidRPr="000C7B09">
        <w:rPr>
          <w:rFonts w:ascii="Arial" w:hAnsi="Arial" w:cs="Arial"/>
          <w:b/>
          <w:bCs/>
          <w:color w:val="002060"/>
          <w:sz w:val="20"/>
          <w:szCs w:val="20"/>
          <w:lang w:val="fr-FR"/>
        </w:rPr>
        <w:t xml:space="preserve">. </w:t>
      </w:r>
      <w:r w:rsidR="00A353F5" w:rsidRPr="00AA48CE">
        <w:rPr>
          <w:rFonts w:ascii="Arial" w:hAnsi="Arial" w:cs="Arial"/>
          <w:sz w:val="20"/>
          <w:szCs w:val="20"/>
          <w:lang w:val="fr-FR"/>
        </w:rPr>
        <w:t xml:space="preserve">Afin de vous connecter, vous aurez besoin de votre Numéro de Police et de votre Nom. </w:t>
      </w:r>
    </w:p>
    <w:p w:rsidR="00762D64" w:rsidRPr="000C7B09" w:rsidRDefault="00762D64" w:rsidP="000D54CA">
      <w:pPr>
        <w:spacing w:after="0" w:line="240" w:lineRule="auto"/>
        <w:rPr>
          <w:rFonts w:ascii="Arial" w:hAnsi="Arial" w:cs="Arial"/>
          <w:b/>
          <w:sz w:val="20"/>
          <w:szCs w:val="20"/>
          <w:lang w:val="fr-FR"/>
        </w:rPr>
      </w:pPr>
    </w:p>
    <w:p w:rsidR="00D01414" w:rsidRPr="00AA48CE" w:rsidRDefault="00D01414" w:rsidP="00D01414">
      <w:pPr>
        <w:spacing w:after="0" w:line="240" w:lineRule="auto"/>
        <w:rPr>
          <w:color w:val="002060"/>
          <w:lang w:val="fr-FR"/>
        </w:rPr>
      </w:pPr>
      <w:r w:rsidRPr="00AA48CE">
        <w:rPr>
          <w:rFonts w:ascii="Arial" w:hAnsi="Arial" w:cs="Arial"/>
          <w:b/>
          <w:bCs/>
          <w:color w:val="002060"/>
          <w:sz w:val="24"/>
          <w:szCs w:val="24"/>
          <w:lang w:val="fr-FR"/>
        </w:rPr>
        <w:t>Que couvre votre Police ?</w:t>
      </w:r>
      <w:r w:rsidRPr="00AA48CE">
        <w:rPr>
          <w:color w:val="002060"/>
          <w:lang w:val="fr-FR"/>
        </w:rPr>
        <w:t xml:space="preserve"> </w:t>
      </w:r>
    </w:p>
    <w:p w:rsidR="000D54CA" w:rsidRPr="000C7B09" w:rsidRDefault="000D54CA" w:rsidP="000D54CA">
      <w:pPr>
        <w:spacing w:after="0" w:line="240" w:lineRule="auto"/>
        <w:rPr>
          <w:rFonts w:ascii="Arial" w:hAnsi="Arial"/>
          <w:sz w:val="20"/>
          <w:lang w:val="fr-FR"/>
        </w:rPr>
      </w:pPr>
    </w:p>
    <w:p w:rsidR="00150198" w:rsidRPr="00AA48CE" w:rsidRDefault="008F4D2A" w:rsidP="00046CEE">
      <w:pPr>
        <w:spacing w:after="0" w:line="240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AA48CE">
        <w:rPr>
          <w:rStyle w:val="tlid-translation"/>
          <w:sz w:val="20"/>
          <w:szCs w:val="20"/>
          <w:lang w:val="fr-FR"/>
        </w:rPr>
        <w:t xml:space="preserve">Les avantages inclus dans votre police d’assurance sont indiqués dans votre Certificat d’Assurance et dans le </w:t>
      </w:r>
      <w:r w:rsidR="00D426B6" w:rsidRPr="00AA48CE">
        <w:rPr>
          <w:rFonts w:ascii="Arial" w:hAnsi="Arial" w:cs="Arial"/>
          <w:sz w:val="20"/>
          <w:szCs w:val="20"/>
          <w:lang w:val="fr-FR"/>
        </w:rPr>
        <w:t>Termes de Votre Police</w:t>
      </w:r>
      <w:r w:rsidR="00150198" w:rsidRPr="00AA48CE">
        <w:rPr>
          <w:rFonts w:ascii="Arial" w:hAnsi="Arial" w:cs="Arial"/>
          <w:sz w:val="20"/>
          <w:szCs w:val="20"/>
          <w:lang w:val="fr-FR"/>
        </w:rPr>
        <w:t xml:space="preserve">. </w:t>
      </w:r>
    </w:p>
    <w:p w:rsidR="00B040BC" w:rsidRPr="000C7B09" w:rsidRDefault="00150198" w:rsidP="00B040BC">
      <w:pPr>
        <w:spacing w:after="0" w:line="240" w:lineRule="auto"/>
        <w:rPr>
          <w:rFonts w:ascii="Arial" w:hAnsi="Arial"/>
          <w:b/>
          <w:sz w:val="20"/>
          <w:lang w:val="fr-FR"/>
        </w:rPr>
      </w:pPr>
      <w:r w:rsidRPr="000C7B09" w:rsidDel="00D039EE">
        <w:rPr>
          <w:rFonts w:ascii="Arial" w:hAnsi="Arial" w:cs="Arial"/>
          <w:sz w:val="20"/>
          <w:szCs w:val="20"/>
          <w:lang w:val="fr-FR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4"/>
      </w:tblGrid>
      <w:tr w:rsidR="00B040BC" w:rsidRPr="007164BE" w:rsidTr="361D7A8E">
        <w:tc>
          <w:tcPr>
            <w:tcW w:w="10574" w:type="dxa"/>
          </w:tcPr>
          <w:p w:rsidR="00866AAB" w:rsidRPr="00AA48CE" w:rsidRDefault="00866AAB" w:rsidP="00866AAB">
            <w:pPr>
              <w:rPr>
                <w:rStyle w:val="tlid-translation"/>
                <w:b/>
                <w:sz w:val="20"/>
                <w:szCs w:val="20"/>
                <w:lang w:val="fr-FR"/>
              </w:rPr>
            </w:pPr>
            <w:r w:rsidRPr="00AA48CE">
              <w:rPr>
                <w:rStyle w:val="tlid-translation"/>
                <w:b/>
                <w:sz w:val="20"/>
                <w:szCs w:val="20"/>
                <w:lang w:val="fr-FR"/>
              </w:rPr>
              <w:t xml:space="preserve">RAPPELS DES CRITERES </w:t>
            </w:r>
            <w:proofErr w:type="gramStart"/>
            <w:r w:rsidRPr="00AA48CE">
              <w:rPr>
                <w:rStyle w:val="tlid-translation"/>
                <w:b/>
                <w:sz w:val="20"/>
                <w:szCs w:val="20"/>
                <w:lang w:val="fr-FR"/>
              </w:rPr>
              <w:t>D'ÉLIGIBILITÉ:</w:t>
            </w:r>
            <w:proofErr w:type="gramEnd"/>
          </w:p>
          <w:p w:rsidR="00524CC9" w:rsidRPr="000C7B09" w:rsidRDefault="00524CC9">
            <w:pPr>
              <w:rPr>
                <w:rFonts w:ascii="Arial" w:hAnsi="Arial" w:cs="Arial"/>
                <w:b/>
                <w:sz w:val="20"/>
                <w:szCs w:val="20"/>
                <w:lang w:val="fr-FR"/>
              </w:rPr>
            </w:pPr>
            <w:r w:rsidRPr="000C7B09">
              <w:rPr>
                <w:rFonts w:ascii="Arial" w:hAnsi="Arial" w:cs="Arial"/>
                <w:b/>
                <w:sz w:val="20"/>
                <w:szCs w:val="20"/>
                <w:lang w:val="fr-FR"/>
              </w:rPr>
              <w:t>Rappels généraux pour tous les produits :</w:t>
            </w:r>
          </w:p>
          <w:p w:rsidR="00524CC9" w:rsidRPr="000C7B09" w:rsidRDefault="00524CC9" w:rsidP="00A30FA6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0C7B09">
              <w:rPr>
                <w:rFonts w:ascii="Arial" w:hAnsi="Arial" w:cs="Arial"/>
                <w:sz w:val="20"/>
                <w:szCs w:val="20"/>
                <w:lang w:val="fr-FR"/>
              </w:rPr>
              <w:t>Tous les assurés doivent être résidents en France.</w:t>
            </w:r>
          </w:p>
          <w:p w:rsidR="00524CC9" w:rsidRPr="000C7B09" w:rsidRDefault="00524CC9" w:rsidP="00A30FA6">
            <w:pPr>
              <w:pStyle w:val="ListParagraph"/>
              <w:numPr>
                <w:ilvl w:val="0"/>
                <w:numId w:val="35"/>
              </w:numPr>
              <w:rPr>
                <w:sz w:val="20"/>
                <w:szCs w:val="20"/>
                <w:lang w:val="fr-FR"/>
              </w:rPr>
            </w:pPr>
            <w:r w:rsidRPr="000C7B09">
              <w:rPr>
                <w:rFonts w:ascii="Arial" w:hAnsi="Arial" w:cs="Arial"/>
                <w:sz w:val="20"/>
                <w:szCs w:val="20"/>
                <w:lang w:val="fr-FR"/>
              </w:rPr>
              <w:t>Veuillez consulter votre police pour obtenir la liste complète des conditions d'éligibilité.</w:t>
            </w:r>
          </w:p>
          <w:p w:rsidR="00524CC9" w:rsidRPr="000C7B09" w:rsidRDefault="00524CC9" w:rsidP="00046CEE">
            <w:pPr>
              <w:pStyle w:val="ListParagraph"/>
              <w:rPr>
                <w:sz w:val="20"/>
                <w:szCs w:val="20"/>
                <w:lang w:val="fr-FR"/>
              </w:rPr>
            </w:pPr>
          </w:p>
          <w:p w:rsidR="00B040BC" w:rsidRPr="000C7B09" w:rsidRDefault="008446C8" w:rsidP="00046CEE">
            <w:pPr>
              <w:jc w:val="both"/>
              <w:rPr>
                <w:b/>
                <w:lang w:val="fr-FR"/>
              </w:rPr>
            </w:pPr>
            <w:r w:rsidRPr="000C7B09">
              <w:rPr>
                <w:rFonts w:ascii="Arial" w:hAnsi="Arial" w:cs="Arial"/>
                <w:b/>
                <w:sz w:val="20"/>
                <w:szCs w:val="20"/>
                <w:lang w:val="fr-FR"/>
              </w:rPr>
              <w:t xml:space="preserve">Les informations </w:t>
            </w:r>
            <w:r w:rsidRPr="000C7B09">
              <w:rPr>
                <w:rFonts w:ascii="Arial" w:hAnsi="Arial" w:cs="Arial"/>
                <w:b/>
                <w:sz w:val="20"/>
                <w:szCs w:val="20"/>
                <w:u w:val="single"/>
                <w:lang w:val="fr-FR"/>
              </w:rPr>
              <w:t>spécifiques au produit</w:t>
            </w:r>
            <w:r w:rsidRPr="000C7B09">
              <w:rPr>
                <w:rFonts w:ascii="Arial" w:hAnsi="Arial" w:cs="Arial"/>
                <w:b/>
                <w:sz w:val="20"/>
                <w:szCs w:val="20"/>
                <w:lang w:val="fr-FR"/>
              </w:rPr>
              <w:t xml:space="preserve"> que vous avez acheté sont fournies ci-dessous (veuillez noter le nom du produit au début de ce courriel) : </w:t>
            </w:r>
          </w:p>
          <w:p w:rsidR="008446C8" w:rsidRPr="000C7B09" w:rsidRDefault="008446C8" w:rsidP="00B6789C">
            <w:pPr>
              <w:rPr>
                <w:b/>
                <w:lang w:val="fr-FR"/>
              </w:rPr>
            </w:pPr>
          </w:p>
          <w:p w:rsidR="00B040BC" w:rsidRPr="000C7B09" w:rsidRDefault="005E6C3D" w:rsidP="361D7A8E">
            <w:pPr>
              <w:rPr>
                <w:rFonts w:ascii="Arial" w:hAnsi="Arial" w:cs="Arial"/>
                <w:b/>
                <w:bCs/>
                <w:color w:val="00B0F0"/>
                <w:sz w:val="20"/>
                <w:szCs w:val="20"/>
                <w:lang w:val="fr-FR"/>
              </w:rPr>
            </w:pPr>
            <w:r w:rsidRPr="000C7B09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fr-FR"/>
              </w:rPr>
              <w:t xml:space="preserve">Assurance </w:t>
            </w:r>
            <w:r w:rsidR="00046CEE" w:rsidRPr="000C7B09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fr-FR"/>
              </w:rPr>
              <w:t>Voyage</w:t>
            </w:r>
            <w:r w:rsidRPr="000C7B09">
              <w:rPr>
                <w:rFonts w:ascii="Arial" w:hAnsi="Arial" w:cs="Arial"/>
                <w:b/>
                <w:bCs/>
                <w:color w:val="00B0F0"/>
                <w:sz w:val="20"/>
                <w:szCs w:val="20"/>
                <w:lang w:val="fr-FR"/>
              </w:rPr>
              <w:t xml:space="preserve"> </w:t>
            </w:r>
          </w:p>
          <w:p w:rsidR="006F06DE" w:rsidRPr="00AA48CE" w:rsidRDefault="006F06DE" w:rsidP="00AC5222">
            <w:pPr>
              <w:pStyle w:val="ListParagraph"/>
              <w:numPr>
                <w:ilvl w:val="0"/>
                <w:numId w:val="38"/>
              </w:numPr>
              <w:jc w:val="both"/>
              <w:rPr>
                <w:rStyle w:val="tlid-translation"/>
                <w:rFonts w:ascii="Arial" w:hAnsi="Arial"/>
                <w:sz w:val="20"/>
                <w:szCs w:val="20"/>
                <w:lang w:val="fr-FR"/>
              </w:rPr>
            </w:pPr>
            <w:r w:rsidRPr="00AA48CE">
              <w:rPr>
                <w:rStyle w:val="tlid-translation"/>
                <w:rFonts w:ascii="Arial" w:hAnsi="Arial"/>
                <w:sz w:val="20"/>
                <w:szCs w:val="20"/>
                <w:lang w:val="fr-FR"/>
              </w:rPr>
              <w:t xml:space="preserve">Toutes les personnes assurées doivent être âgées de moins de 76 ans à la date de départ pour </w:t>
            </w:r>
            <w:del w:id="11" w:author="Gabriela Kouahla" w:date="2026-02-04T19:22:00Z" w16du:dateUtc="2026-02-04T18:22:00Z">
              <w:r w:rsidRPr="00AA48CE" w:rsidDel="00404B7B">
                <w:rPr>
                  <w:rStyle w:val="tlid-translation"/>
                  <w:rFonts w:ascii="Arial" w:hAnsi="Arial"/>
                  <w:sz w:val="20"/>
                  <w:szCs w:val="20"/>
                  <w:lang w:val="fr-FR"/>
                </w:rPr>
                <w:delText xml:space="preserve">le </w:delText>
              </w:r>
              <w:r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>Assurance Annulation</w:delText>
              </w:r>
            </w:del>
            <w:ins w:id="12" w:author="Gabriela Kouahla" w:date="2026-02-04T19:22:00Z" w16du:dateUtc="2026-02-04T18:22:00Z">
              <w:r w:rsidR="00404B7B" w:rsidRPr="00AA48CE">
                <w:rPr>
                  <w:rStyle w:val="tlid-translation"/>
                  <w:rFonts w:ascii="Arial" w:hAnsi="Arial"/>
                  <w:sz w:val="20"/>
                  <w:szCs w:val="20"/>
                  <w:lang w:val="fr-FR"/>
                </w:rPr>
                <w:t>l’Assurance Annulation</w:t>
              </w:r>
            </w:ins>
            <w:r w:rsidRPr="00AA48CE">
              <w:rPr>
                <w:rStyle w:val="tlid-translation"/>
                <w:rFonts w:ascii="Arial" w:hAnsi="Arial"/>
                <w:b/>
                <w:bCs/>
                <w:sz w:val="20"/>
                <w:szCs w:val="20"/>
                <w:lang w:val="fr-FR"/>
              </w:rPr>
              <w:t xml:space="preserve">, </w:t>
            </w:r>
            <w:del w:id="13" w:author="Gabriela Kouahla" w:date="2026-02-04T19:22:00Z" w16du:dateUtc="2026-02-04T18:22:00Z">
              <w:r w:rsidRPr="00AA48CE" w:rsidDel="00404B7B">
                <w:rPr>
                  <w:rStyle w:val="tlid-translation"/>
                  <w:rFonts w:ascii="Arial" w:hAnsi="Arial"/>
                  <w:sz w:val="20"/>
                  <w:szCs w:val="20"/>
                  <w:lang w:val="fr-FR"/>
                </w:rPr>
                <w:delText>la</w:delText>
              </w:r>
              <w:r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 xml:space="preserve"> Assurance </w:delText>
              </w:r>
              <w:r w:rsidR="00FE4292"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>v</w:delText>
              </w:r>
              <w:r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 xml:space="preserve">oyage </w:delText>
              </w:r>
              <w:r w:rsidR="00FE4292"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>de base</w:delText>
              </w:r>
              <w:r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 xml:space="preserve">, </w:delText>
              </w:r>
              <w:r w:rsidRPr="00AA48CE" w:rsidDel="00404B7B">
                <w:rPr>
                  <w:rStyle w:val="tlid-translation"/>
                  <w:rFonts w:ascii="Arial" w:hAnsi="Arial"/>
                  <w:sz w:val="20"/>
                  <w:szCs w:val="20"/>
                  <w:lang w:val="fr-FR"/>
                </w:rPr>
                <w:delText>la</w:delText>
              </w:r>
              <w:r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 xml:space="preserve"> Assurance </w:delText>
              </w:r>
              <w:r w:rsidR="00FE4292"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>v</w:delText>
              </w:r>
              <w:r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>oyage Plus</w:delText>
              </w:r>
              <w:r w:rsidRPr="00AA48CE" w:rsidDel="00404B7B">
                <w:rPr>
                  <w:rStyle w:val="tlid-translation"/>
                  <w:rFonts w:ascii="Arial" w:hAnsi="Arial"/>
                  <w:sz w:val="20"/>
                  <w:szCs w:val="20"/>
                  <w:lang w:val="fr-FR"/>
                </w:rPr>
                <w:delText xml:space="preserve"> </w:delText>
              </w:r>
            </w:del>
            <w:r w:rsidRPr="00AA48CE">
              <w:rPr>
                <w:rStyle w:val="tlid-translation"/>
                <w:rFonts w:ascii="Arial" w:hAnsi="Arial"/>
                <w:sz w:val="20"/>
                <w:szCs w:val="20"/>
                <w:lang w:val="fr-FR"/>
              </w:rPr>
              <w:t xml:space="preserve">et de moins de 66 ans à la date de départ pour </w:t>
            </w:r>
            <w:del w:id="14" w:author="Gabriela Kouahla" w:date="2026-02-04T19:26:00Z" w16du:dateUtc="2026-02-04T18:26:00Z">
              <w:r w:rsidRPr="00AA48CE" w:rsidDel="00404B7B">
                <w:rPr>
                  <w:rStyle w:val="tlid-translation"/>
                  <w:rFonts w:ascii="Arial" w:hAnsi="Arial"/>
                  <w:sz w:val="20"/>
                  <w:szCs w:val="20"/>
                  <w:lang w:val="fr-FR"/>
                </w:rPr>
                <w:delText xml:space="preserve">le </w:delText>
              </w:r>
              <w:r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>Assurance Protection</w:delText>
              </w:r>
            </w:del>
            <w:ins w:id="15" w:author="Gabriela Kouahla" w:date="2026-02-04T19:26:00Z" w16du:dateUtc="2026-02-04T18:26:00Z">
              <w:r w:rsidR="00404B7B" w:rsidRPr="00AA48CE">
                <w:rPr>
                  <w:rStyle w:val="tlid-translation"/>
                  <w:rFonts w:ascii="Arial" w:hAnsi="Arial"/>
                  <w:sz w:val="20"/>
                  <w:szCs w:val="20"/>
                  <w:lang w:val="fr-FR"/>
                </w:rPr>
                <w:t>l’Assurance Protection</w:t>
              </w:r>
            </w:ins>
            <w:del w:id="16" w:author="Gabriela Kouahla" w:date="2026-02-04T19:22:00Z" w16du:dateUtc="2026-02-04T18:22:00Z">
              <w:r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 xml:space="preserve"> </w:delText>
              </w:r>
              <w:r w:rsidRPr="00AA48CE" w:rsidDel="00404B7B">
                <w:rPr>
                  <w:rStyle w:val="tlid-translation"/>
                  <w:rFonts w:ascii="Arial" w:hAnsi="Arial"/>
                  <w:sz w:val="20"/>
                  <w:szCs w:val="20"/>
                  <w:lang w:val="fr-FR"/>
                </w:rPr>
                <w:delText>et la</w:delText>
              </w:r>
              <w:r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 xml:space="preserve"> Assurance </w:delText>
              </w:r>
              <w:r w:rsidR="00FE4292"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>v</w:delText>
              </w:r>
              <w:r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>oyage Premier</w:delText>
              </w:r>
              <w:r w:rsidRPr="00AA48CE" w:rsidDel="00404B7B">
                <w:rPr>
                  <w:rStyle w:val="tlid-translation"/>
                  <w:rFonts w:ascii="Arial" w:hAnsi="Arial"/>
                  <w:sz w:val="20"/>
                  <w:szCs w:val="20"/>
                  <w:lang w:val="fr-FR"/>
                </w:rPr>
                <w:delText>.</w:delText>
              </w:r>
            </w:del>
            <w:ins w:id="17" w:author="Gabriela Kouahla" w:date="2026-02-04T19:22:00Z" w16du:dateUtc="2026-02-04T18:22:00Z">
              <w:r w:rsidR="00404B7B" w:rsidRPr="00AA48CE">
                <w:rPr>
                  <w:rStyle w:val="tlid-translation"/>
                  <w:rFonts w:ascii="Arial" w:hAnsi="Arial"/>
                  <w:sz w:val="20"/>
                  <w:szCs w:val="20"/>
                  <w:lang w:val="fr-FR"/>
                </w:rPr>
                <w:t>.</w:t>
              </w:r>
            </w:ins>
          </w:p>
          <w:p w:rsidR="006F06DE" w:rsidRPr="00AA48CE" w:rsidRDefault="006F06DE" w:rsidP="00AC5222">
            <w:pPr>
              <w:pStyle w:val="ListParagraph"/>
              <w:numPr>
                <w:ilvl w:val="0"/>
                <w:numId w:val="38"/>
              </w:numPr>
              <w:jc w:val="both"/>
              <w:rPr>
                <w:rStyle w:val="tlid-translation"/>
                <w:rFonts w:ascii="Arial" w:hAnsi="Arial"/>
                <w:sz w:val="20"/>
                <w:szCs w:val="20"/>
                <w:lang w:val="fr-FR"/>
              </w:rPr>
            </w:pPr>
            <w:del w:id="18" w:author="Gabriela Kouahla" w:date="2026-02-04T19:22:00Z" w16du:dateUtc="2026-02-04T18:22:00Z">
              <w:r w:rsidRPr="00AA48CE" w:rsidDel="00404B7B">
                <w:rPr>
                  <w:rStyle w:val="tlid-translation"/>
                  <w:rFonts w:ascii="Arial" w:hAnsi="Arial"/>
                  <w:sz w:val="20"/>
                  <w:szCs w:val="20"/>
                  <w:lang w:val="fr-FR"/>
                </w:rPr>
                <w:delText xml:space="preserve">Le </w:delText>
              </w:r>
              <w:r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>Assurance Protection</w:delText>
              </w:r>
            </w:del>
            <w:ins w:id="19" w:author="Gabriela Kouahla" w:date="2026-02-04T19:22:00Z" w16du:dateUtc="2026-02-04T18:22:00Z">
              <w:r w:rsidR="00404B7B" w:rsidRPr="00AA48CE">
                <w:rPr>
                  <w:rStyle w:val="tlid-translation"/>
                  <w:rFonts w:ascii="Arial" w:hAnsi="Arial"/>
                  <w:sz w:val="20"/>
                  <w:szCs w:val="20"/>
                  <w:lang w:val="fr-FR"/>
                </w:rPr>
                <w:t>L’Assurance Protection</w:t>
              </w:r>
            </w:ins>
            <w:r w:rsidRPr="00AA48CE">
              <w:rPr>
                <w:rStyle w:val="tlid-translation"/>
                <w:rFonts w:ascii="Arial" w:hAnsi="Arial"/>
                <w:b/>
                <w:bCs/>
                <w:sz w:val="20"/>
                <w:szCs w:val="20"/>
                <w:lang w:val="fr-FR"/>
              </w:rPr>
              <w:t xml:space="preserve"> </w:t>
            </w:r>
            <w:del w:id="20" w:author="Gabriela Kouahla" w:date="2026-02-04T19:22:00Z" w16du:dateUtc="2026-02-04T18:22:00Z">
              <w:r w:rsidRPr="00AA48CE" w:rsidDel="00404B7B">
                <w:rPr>
                  <w:rStyle w:val="tlid-translation"/>
                  <w:rFonts w:ascii="Arial" w:hAnsi="Arial"/>
                  <w:sz w:val="20"/>
                  <w:szCs w:val="20"/>
                  <w:lang w:val="fr-FR"/>
                </w:rPr>
                <w:delText>et</w:delText>
              </w:r>
              <w:r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 xml:space="preserve"> </w:delText>
              </w:r>
              <w:r w:rsidRPr="00AA48CE" w:rsidDel="00404B7B">
                <w:rPr>
                  <w:rStyle w:val="tlid-translation"/>
                  <w:rFonts w:ascii="Arial" w:hAnsi="Arial"/>
                  <w:sz w:val="20"/>
                  <w:szCs w:val="20"/>
                  <w:lang w:val="fr-FR"/>
                </w:rPr>
                <w:delText>la</w:delText>
              </w:r>
              <w:r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 xml:space="preserve"> Assurance </w:delText>
              </w:r>
              <w:r w:rsidR="00FE4292"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>v</w:delText>
              </w:r>
              <w:r w:rsidRPr="00AA48CE" w:rsidDel="00404B7B">
                <w:rPr>
                  <w:rStyle w:val="tlid-translation"/>
                  <w:rFonts w:ascii="Arial" w:hAnsi="Arial"/>
                  <w:b/>
                  <w:bCs/>
                  <w:sz w:val="20"/>
                  <w:szCs w:val="20"/>
                  <w:lang w:val="fr-FR"/>
                </w:rPr>
                <w:delText>oyage Premier</w:delText>
              </w:r>
              <w:r w:rsidRPr="00AA48CE" w:rsidDel="00404B7B">
                <w:rPr>
                  <w:rStyle w:val="tlid-translation"/>
                  <w:rFonts w:ascii="Arial" w:hAnsi="Arial"/>
                  <w:sz w:val="20"/>
                  <w:szCs w:val="20"/>
                  <w:lang w:val="fr-FR"/>
                </w:rPr>
                <w:delText xml:space="preserve"> </w:delText>
              </w:r>
            </w:del>
            <w:r w:rsidRPr="00AA48CE">
              <w:rPr>
                <w:rStyle w:val="tlid-translation"/>
                <w:rFonts w:ascii="Arial" w:hAnsi="Arial"/>
                <w:sz w:val="20"/>
                <w:szCs w:val="20"/>
                <w:lang w:val="fr-FR"/>
              </w:rPr>
              <w:t>couvre</w:t>
            </w:r>
            <w:del w:id="21" w:author="Gabriela Kouahla" w:date="2026-02-04T19:22:00Z" w16du:dateUtc="2026-02-04T18:22:00Z">
              <w:r w:rsidRPr="00AA48CE" w:rsidDel="00404B7B">
                <w:rPr>
                  <w:rStyle w:val="tlid-translation"/>
                  <w:rFonts w:ascii="Arial" w:hAnsi="Arial"/>
                  <w:sz w:val="20"/>
                  <w:szCs w:val="20"/>
                  <w:lang w:val="fr-FR"/>
                </w:rPr>
                <w:delText>nt</w:delText>
              </w:r>
            </w:del>
            <w:r w:rsidRPr="00AA48CE">
              <w:rPr>
                <w:rStyle w:val="tlid-translation"/>
                <w:rFonts w:ascii="Arial" w:hAnsi="Arial"/>
                <w:sz w:val="20"/>
                <w:szCs w:val="20"/>
                <w:lang w:val="fr-FR"/>
              </w:rPr>
              <w:t xml:space="preserve"> jusqu'à </w:t>
            </w:r>
            <w:r w:rsidRPr="00AA48CE">
              <w:rPr>
                <w:rStyle w:val="tlid-translation"/>
                <w:rFonts w:ascii="Arial" w:hAnsi="Arial"/>
                <w:b/>
                <w:bCs/>
                <w:sz w:val="20"/>
                <w:szCs w:val="20"/>
                <w:lang w:val="fr-FR"/>
              </w:rPr>
              <w:t xml:space="preserve">175 000 € </w:t>
            </w:r>
            <w:r w:rsidRPr="00AA48CE">
              <w:rPr>
                <w:rStyle w:val="tlid-translation"/>
                <w:rFonts w:ascii="Arial" w:hAnsi="Arial"/>
                <w:sz w:val="20"/>
                <w:szCs w:val="20"/>
                <w:lang w:val="fr-FR"/>
              </w:rPr>
              <w:t xml:space="preserve">au total pour les </w:t>
            </w:r>
            <w:r w:rsidRPr="00AA48CE">
              <w:rPr>
                <w:rStyle w:val="tlid-translation"/>
                <w:rFonts w:ascii="Arial" w:hAnsi="Arial"/>
                <w:b/>
                <w:bCs/>
                <w:sz w:val="20"/>
                <w:szCs w:val="20"/>
                <w:lang w:val="fr-FR"/>
              </w:rPr>
              <w:t>frais médicaux d'urgence</w:t>
            </w:r>
            <w:r w:rsidRPr="00AA48CE">
              <w:rPr>
                <w:rStyle w:val="tlid-translation"/>
                <w:rFonts w:ascii="Arial" w:hAnsi="Arial"/>
                <w:sz w:val="20"/>
                <w:szCs w:val="20"/>
                <w:lang w:val="fr-FR"/>
              </w:rPr>
              <w:t xml:space="preserve"> </w:t>
            </w:r>
            <w:r w:rsidRPr="00AA48CE">
              <w:rPr>
                <w:rStyle w:val="tlid-translation"/>
                <w:rFonts w:ascii="Arial" w:hAnsi="Arial"/>
                <w:b/>
                <w:bCs/>
                <w:sz w:val="20"/>
                <w:szCs w:val="20"/>
                <w:lang w:val="fr-FR"/>
              </w:rPr>
              <w:t>B1 et B2</w:t>
            </w:r>
            <w:r w:rsidRPr="00AA48CE">
              <w:rPr>
                <w:rStyle w:val="tlid-translation"/>
                <w:rFonts w:ascii="Arial" w:hAnsi="Arial"/>
                <w:sz w:val="20"/>
                <w:szCs w:val="20"/>
                <w:lang w:val="fr-FR"/>
              </w:rPr>
              <w:t xml:space="preserve"> - </w:t>
            </w:r>
            <w:r w:rsidRPr="00AA48CE">
              <w:rPr>
                <w:rStyle w:val="tlid-translation"/>
                <w:rFonts w:ascii="Arial" w:hAnsi="Arial"/>
                <w:b/>
                <w:bCs/>
                <w:sz w:val="20"/>
                <w:szCs w:val="20"/>
                <w:lang w:val="fr-FR"/>
              </w:rPr>
              <w:t>évacuation médicale d'urgence et rapatriement</w:t>
            </w:r>
            <w:r w:rsidRPr="00AA48CE">
              <w:rPr>
                <w:rStyle w:val="tlid-translation"/>
                <w:rFonts w:ascii="Arial" w:hAnsi="Arial"/>
                <w:sz w:val="20"/>
                <w:szCs w:val="20"/>
                <w:lang w:val="fr-FR"/>
              </w:rPr>
              <w:t xml:space="preserve"> si une personne assurée reçoit un diagnostic de COVID-19 pendant son voyage.</w:t>
            </w:r>
          </w:p>
          <w:p w:rsidR="00B040BC" w:rsidRPr="00E25573" w:rsidRDefault="00B040BC">
            <w:pPr>
              <w:pStyle w:val="ListParagraph"/>
              <w:rPr>
                <w:lang w:val="fr-FR"/>
              </w:rPr>
            </w:pPr>
          </w:p>
          <w:p w:rsidR="00B040BC" w:rsidRPr="00E25573" w:rsidRDefault="008001A3" w:rsidP="361D7A8E">
            <w:pPr>
              <w:rPr>
                <w:rFonts w:ascii="Arial" w:hAnsi="Arial"/>
                <w:b/>
                <w:bCs/>
                <w:color w:val="002060"/>
                <w:sz w:val="20"/>
                <w:szCs w:val="20"/>
                <w:lang w:val="fr-FR"/>
              </w:rPr>
            </w:pPr>
            <w:r w:rsidRPr="00E25573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fr-FR"/>
              </w:rPr>
              <w:t>Assurance Auto « Plus »</w:t>
            </w:r>
            <w:del w:id="22" w:author="Gabriela Kouahla" w:date="2026-02-04T19:23:00Z" w16du:dateUtc="2026-02-04T18:23:00Z">
              <w:r w:rsidRPr="00E25573" w:rsidDel="00404B7B">
                <w:rPr>
                  <w:rFonts w:ascii="Arial" w:hAnsi="Arial" w:cs="Arial"/>
                  <w:b/>
                  <w:bCs/>
                  <w:color w:val="002060"/>
                  <w:sz w:val="20"/>
                  <w:szCs w:val="20"/>
                  <w:lang w:val="fr-FR"/>
                </w:rPr>
                <w:delText xml:space="preserve"> et Assurance Auto « Premier » </w:delText>
              </w:r>
            </w:del>
          </w:p>
          <w:p w:rsidR="000E5D32" w:rsidRPr="00E25573" w:rsidRDefault="000E5D32" w:rsidP="00A30FA6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E25573">
              <w:rPr>
                <w:rFonts w:ascii="Arial" w:hAnsi="Arial" w:cs="Arial"/>
                <w:sz w:val="20"/>
                <w:szCs w:val="20"/>
                <w:lang w:val="fr-FR"/>
              </w:rPr>
              <w:t xml:space="preserve">Tous les assurés doivent être âgés de 18 ans ou plus et être titulaires d'un permis de conduire en cours de validité les autorisant à conduire dans le pays concerné. Cela inclut tout conducteur supplémentaire que vous ajoutez à votre contrat de location. </w:t>
            </w:r>
          </w:p>
          <w:p w:rsidR="006B4B06" w:rsidRPr="00E25573" w:rsidRDefault="006B4B06" w:rsidP="00A30FA6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E25573">
              <w:rPr>
                <w:rFonts w:ascii="Arial" w:hAnsi="Arial" w:cs="Arial"/>
                <w:sz w:val="20"/>
                <w:szCs w:val="20"/>
                <w:lang w:val="fr-FR"/>
              </w:rPr>
              <w:t xml:space="preserve">Cette police ne remplace pas votre police d'assurance automobile et n'est pas une police de dommages primaires couvrant le véhicule de location lui-même. Elle ne couvre que le montant dont vous êtes responsable aux termes de votre contrat de location de voiture, jusqu'à concurrence du montant indiqué dans le </w:t>
            </w:r>
            <w:r w:rsidRPr="00E25573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fr-FR"/>
              </w:rPr>
              <w:t>certificat d'assurance</w:t>
            </w:r>
            <w:r w:rsidRPr="00E25573">
              <w:rPr>
                <w:rFonts w:ascii="Arial" w:hAnsi="Arial" w:cs="Arial"/>
                <w:sz w:val="20"/>
                <w:szCs w:val="20"/>
                <w:lang w:val="fr-FR"/>
              </w:rPr>
              <w:t>, et non la valeur totale du véhicule de location lui-même.</w:t>
            </w:r>
          </w:p>
          <w:p w:rsidR="00B040BC" w:rsidRPr="00E25573" w:rsidRDefault="006B4B06" w:rsidP="361D7A8E">
            <w:pPr>
              <w:pStyle w:val="ListParagraph"/>
              <w:numPr>
                <w:ilvl w:val="0"/>
                <w:numId w:val="35"/>
              </w:numPr>
              <w:jc w:val="both"/>
              <w:rPr>
                <w:sz w:val="18"/>
                <w:szCs w:val="18"/>
                <w:lang w:val="fr-FR"/>
              </w:rPr>
            </w:pPr>
            <w:r w:rsidRPr="00E25573">
              <w:rPr>
                <w:rFonts w:ascii="Arial" w:hAnsi="Arial" w:cs="Arial"/>
                <w:sz w:val="20"/>
                <w:szCs w:val="20"/>
                <w:lang w:val="fr-FR"/>
              </w:rPr>
              <w:t xml:space="preserve">Nous disposons d'une liste de </w:t>
            </w:r>
            <w:r w:rsidR="00046CEE" w:rsidRPr="00E25573">
              <w:rPr>
                <w:rFonts w:ascii="Webdings" w:eastAsia="Webdings" w:hAnsi="Webdings" w:cs="Webdings"/>
                <w:b/>
                <w:bCs/>
                <w:sz w:val="28"/>
                <w:szCs w:val="28"/>
                <w:lang w:val="fr-FR"/>
              </w:rPr>
              <w:t>i</w:t>
            </w:r>
            <w:r w:rsidR="00046CEE" w:rsidRPr="00E25573">
              <w:rPr>
                <w:b/>
                <w:bCs/>
                <w:sz w:val="28"/>
                <w:szCs w:val="28"/>
                <w:lang w:val="fr-FR"/>
              </w:rPr>
              <w:t xml:space="preserve"> </w:t>
            </w:r>
            <w:r w:rsidRPr="00E25573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fr-FR"/>
              </w:rPr>
              <w:t>conseils clés</w:t>
            </w:r>
            <w:r w:rsidRPr="00E25573">
              <w:rPr>
                <w:rFonts w:ascii="Arial" w:hAnsi="Arial" w:cs="Arial"/>
                <w:color w:val="002060"/>
                <w:sz w:val="20"/>
                <w:szCs w:val="20"/>
                <w:lang w:val="fr-FR"/>
              </w:rPr>
              <w:t xml:space="preserve"> </w:t>
            </w:r>
            <w:r w:rsidRPr="00E25573">
              <w:rPr>
                <w:rFonts w:ascii="Arial" w:hAnsi="Arial" w:cs="Arial"/>
                <w:sz w:val="20"/>
                <w:szCs w:val="20"/>
                <w:lang w:val="fr-FR"/>
              </w:rPr>
              <w:t>pour la prise en charge de votre véhicule de location ; veuillez la consulter avant de prendre possession de votre véhicule de location.</w:t>
            </w:r>
          </w:p>
        </w:tc>
      </w:tr>
    </w:tbl>
    <w:p w:rsidR="000B368C" w:rsidRPr="000C7B09" w:rsidRDefault="000B368C" w:rsidP="000D54CA">
      <w:pPr>
        <w:spacing w:after="0" w:line="240" w:lineRule="auto"/>
        <w:rPr>
          <w:rFonts w:ascii="Arial" w:hAnsi="Arial" w:cs="Arial"/>
          <w:sz w:val="20"/>
          <w:szCs w:val="20"/>
          <w:lang w:val="fr-FR"/>
        </w:rPr>
      </w:pPr>
    </w:p>
    <w:p w:rsidR="006446DA" w:rsidRPr="00AA48CE" w:rsidRDefault="006446DA" w:rsidP="00046CEE">
      <w:pPr>
        <w:spacing w:after="0" w:line="240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AA48CE">
        <w:rPr>
          <w:rFonts w:ascii="Arial" w:hAnsi="Arial" w:cs="Arial"/>
          <w:sz w:val="20"/>
          <w:szCs w:val="20"/>
          <w:lang w:val="fr-FR"/>
        </w:rPr>
        <w:t xml:space="preserve">Avant de voyager, prenez le temps de lire les Termes de Votre Police afin de vous assurer qu'elle répond à vos besoins spécifiques. Cette police couvre des situations et des événements spécifiques pendant votre voyage. Certaines exclusions pouvant s’appliquer à des circonstances particulières, il est donc préférable de prendre connaissance des Termes de Votre Police dès que vous le pouvez. </w:t>
      </w:r>
    </w:p>
    <w:p w:rsidR="00CC41DF" w:rsidRPr="000C7B09" w:rsidRDefault="00CC41DF" w:rsidP="002D24B6">
      <w:pPr>
        <w:spacing w:after="0" w:line="240" w:lineRule="auto"/>
        <w:rPr>
          <w:rFonts w:ascii="Arial" w:hAnsi="Arial" w:cs="Arial"/>
          <w:sz w:val="20"/>
          <w:szCs w:val="20"/>
          <w:lang w:val="fr-FR"/>
        </w:rPr>
      </w:pPr>
    </w:p>
    <w:p w:rsidR="00A353F5" w:rsidRPr="00AA48CE" w:rsidRDefault="00A353F5" w:rsidP="361D7A8E">
      <w:pPr>
        <w:spacing w:after="0" w:line="240" w:lineRule="auto"/>
        <w:rPr>
          <w:rFonts w:ascii="Arial" w:eastAsia="Arial" w:hAnsi="Arial" w:cs="Arial"/>
          <w:b/>
          <w:bCs/>
          <w:color w:val="002060"/>
          <w:sz w:val="24"/>
          <w:szCs w:val="24"/>
          <w:lang w:val="fr-FR"/>
        </w:rPr>
      </w:pPr>
      <w:r w:rsidRPr="00AA48CE">
        <w:rPr>
          <w:rFonts w:ascii="Arial" w:eastAsia="Arial" w:hAnsi="Arial" w:cs="Arial"/>
          <w:b/>
          <w:bCs/>
          <w:color w:val="002060"/>
          <w:sz w:val="24"/>
          <w:szCs w:val="24"/>
          <w:lang w:val="fr-FR"/>
        </w:rPr>
        <w:t>Coordonnées IMPORTANTES</w:t>
      </w:r>
    </w:p>
    <w:p w:rsidR="000B368C" w:rsidRPr="00830D1A" w:rsidRDefault="000B368C" w:rsidP="000B368C">
      <w:pPr>
        <w:spacing w:after="0" w:line="240" w:lineRule="auto"/>
        <w:rPr>
          <w:rFonts w:ascii="Arial" w:hAnsi="Arial" w:cs="Arial"/>
          <w:b/>
          <w:sz w:val="20"/>
          <w:szCs w:val="20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8239"/>
      </w:tblGrid>
      <w:tr w:rsidR="000B368C" w:rsidRPr="007164BE" w:rsidTr="361D7A8E">
        <w:tc>
          <w:tcPr>
            <w:tcW w:w="2335" w:type="dxa"/>
          </w:tcPr>
          <w:p w:rsidR="000B368C" w:rsidRPr="00830D1A" w:rsidRDefault="00E556C5" w:rsidP="361D7A8E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fr-FR"/>
              </w:rPr>
            </w:pPr>
            <w:r w:rsidRPr="00830D1A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fr-FR"/>
              </w:rPr>
              <w:t xml:space="preserve">Qui dois-je contacter si j'ai une question concernant la police d'assurance ? </w:t>
            </w:r>
          </w:p>
        </w:tc>
        <w:tc>
          <w:tcPr>
            <w:tcW w:w="8239" w:type="dxa"/>
          </w:tcPr>
          <w:p w:rsidR="00E556C5" w:rsidRPr="00AA48CE" w:rsidRDefault="00E556C5" w:rsidP="00046CEE">
            <w:pPr>
              <w:jc w:val="both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AA48CE">
              <w:rPr>
                <w:rFonts w:ascii="Arial" w:hAnsi="Arial" w:cs="Arial"/>
                <w:sz w:val="20"/>
                <w:szCs w:val="20"/>
                <w:lang w:val="fr-FR"/>
              </w:rPr>
              <w:t xml:space="preserve">Pour toute question, merci de nous appeler au </w:t>
            </w:r>
            <w:ins w:id="23" w:author="Kitchens, Darcy" w:date="2026-02-19T13:19:00Z" w16du:dateUtc="2026-02-19T19:19:00Z">
              <w:r w:rsidR="00926342" w:rsidRPr="00E34607">
                <w:rPr>
                  <w:sz w:val="20"/>
                  <w:szCs w:val="20"/>
                  <w:lang w:val="fr-FR"/>
                </w:rPr>
                <w:t>+33 (0)1 71 23 02 95</w:t>
              </w:r>
              <w:r w:rsidR="00926342" w:rsidRPr="00927CB9">
                <w:rPr>
                  <w:rFonts w:ascii="Arial" w:hAnsi="Arial" w:cs="Arial"/>
                  <w:b/>
                  <w:sz w:val="20"/>
                  <w:szCs w:val="20"/>
                  <w:lang w:val="fr-FR"/>
                </w:rPr>
                <w:t xml:space="preserve"> </w:t>
              </w:r>
              <w:r w:rsidR="00926342" w:rsidRPr="00E34607">
                <w:rPr>
                  <w:rFonts w:ascii="Arial" w:hAnsi="Arial" w:cs="Arial"/>
                  <w:bCs/>
                  <w:sz w:val="20"/>
                  <w:szCs w:val="20"/>
                  <w:lang w:val="fr-FR"/>
                </w:rPr>
                <w:t>entre 9h et 17h du Lundi au Vendredi</w:t>
              </w:r>
              <w:r w:rsidR="00926342" w:rsidRPr="00AA48CE" w:rsidDel="00926342">
                <w:rPr>
                  <w:rFonts w:ascii="Arial" w:hAnsi="Arial" w:cs="Arial"/>
                  <w:b/>
                  <w:sz w:val="20"/>
                  <w:szCs w:val="20"/>
                  <w:lang w:val="fr-FR"/>
                </w:rPr>
                <w:t xml:space="preserve"> </w:t>
              </w:r>
            </w:ins>
            <w:del w:id="24" w:author="Kitchens, Darcy" w:date="2026-02-19T13:19:00Z" w16du:dateUtc="2026-02-19T19:19:00Z">
              <w:r w:rsidRPr="00AA48CE" w:rsidDel="00926342">
                <w:rPr>
                  <w:rFonts w:ascii="Arial" w:hAnsi="Arial" w:cs="Arial"/>
                  <w:b/>
                  <w:sz w:val="20"/>
                  <w:szCs w:val="20"/>
                  <w:lang w:val="fr-FR"/>
                </w:rPr>
                <w:delText>{{Policy Enquiries Phone}} {{Operating Hours &amp; Days of the week}}</w:delText>
              </w:r>
            </w:del>
            <w:ins w:id="25" w:author="Gabriela Kouahla" w:date="2026-02-04T19:23:00Z" w16du:dateUtc="2026-02-04T18:23:00Z">
              <w:del w:id="26" w:author="Kitchens, Darcy" w:date="2026-02-19T13:19:00Z" w16du:dateUtc="2026-02-19T19:19:00Z">
                <w:r w:rsidR="00404B7B" w:rsidRPr="00AA48CE" w:rsidDel="00926342">
                  <w:rPr>
                    <w:rFonts w:ascii="Arial" w:hAnsi="Arial" w:cs="Arial"/>
                    <w:b/>
                    <w:sz w:val="20"/>
                    <w:szCs w:val="20"/>
                    <w:lang w:val="fr-FR"/>
                  </w:rPr>
                  <w:delText xml:space="preserve">, </w:delText>
                </w:r>
              </w:del>
            </w:ins>
            <w:ins w:id="27" w:author="Gabriela Kouahla" w:date="2026-02-04T19:24:00Z" w16du:dateUtc="2026-02-04T18:24:00Z">
              <w:r w:rsidR="00404B7B" w:rsidRPr="00AA48CE">
                <w:rPr>
                  <w:rFonts w:ascii="Arial" w:hAnsi="Arial" w:cs="Arial"/>
                  <w:sz w:val="20"/>
                  <w:szCs w:val="20"/>
                  <w:lang w:val="fr-FR"/>
                </w:rPr>
                <w:t>e</w:t>
              </w:r>
            </w:ins>
            <w:ins w:id="28" w:author="Gabriela Kouahla" w:date="2026-02-04T19:24:00Z">
              <w:r w:rsidR="00404B7B" w:rsidRPr="00AA48CE">
                <w:rPr>
                  <w:rFonts w:ascii="Arial" w:hAnsi="Arial" w:cs="Arial"/>
                  <w:sz w:val="20"/>
                  <w:szCs w:val="20"/>
                  <w:lang w:val="fr-FR"/>
                  <w:rPrChange w:id="29" w:author="Gabriela Kouahla" w:date="2026-02-04T19:53:00Z" w16du:dateUtc="2026-02-04T18:53:00Z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rPrChange>
                </w:rPr>
                <w:t>n remplissant notre formulaire en ligne</w:t>
              </w:r>
              <w:r w:rsidR="00404B7B" w:rsidRPr="00AA48CE">
                <w:rPr>
                  <w:rFonts w:ascii="Arial" w:hAnsi="Arial" w:cs="Arial"/>
                  <w:sz w:val="20"/>
                  <w:szCs w:val="20"/>
                  <w:lang w:val="fr-FR"/>
                  <w:rPrChange w:id="30" w:author="Gabriela Kouahla" w:date="2026-02-04T19:53:00Z" w16du:dateUtc="2026-02-04T18:53:00Z">
                    <w:rPr>
                      <w:rFonts w:ascii="Arial" w:hAnsi="Arial" w:cs="Arial"/>
                      <w:b/>
                      <w:sz w:val="20"/>
                      <w:szCs w:val="20"/>
                    </w:rPr>
                  </w:rPrChange>
                </w:rPr>
                <w:t xml:space="preserve"> </w:t>
              </w:r>
              <w:r w:rsidR="00404B7B" w:rsidRPr="00AA48CE">
                <w:rPr>
                  <w:rFonts w:ascii="Arial" w:hAnsi="Arial" w:cs="Arial"/>
                  <w:sz w:val="20"/>
                  <w:szCs w:val="20"/>
                  <w:lang w:val="fr-FR"/>
                  <w:rPrChange w:id="31" w:author="Gabriela Kouahla" w:date="2026-02-04T19:53:00Z" w16du:dateUtc="2026-02-04T18:53:00Z">
                    <w:rPr>
                      <w:rFonts w:ascii="Arial" w:hAnsi="Arial" w:cs="Arial"/>
                      <w:b/>
                      <w:sz w:val="20"/>
                      <w:szCs w:val="20"/>
                    </w:rPr>
                  </w:rPrChange>
                </w:rPr>
                <w:fldChar w:fldCharType="begin"/>
              </w:r>
              <w:r w:rsidR="00404B7B" w:rsidRPr="00AA48CE">
                <w:rPr>
                  <w:rFonts w:ascii="Arial" w:hAnsi="Arial" w:cs="Arial"/>
                  <w:sz w:val="20"/>
                  <w:szCs w:val="20"/>
                  <w:lang w:val="fr-FR"/>
                  <w:rPrChange w:id="32" w:author="Gabriela Kouahla" w:date="2026-02-04T19:53:00Z" w16du:dateUtc="2026-02-04T18:53:00Z">
                    <w:rPr>
                      <w:rFonts w:ascii="Arial" w:hAnsi="Arial" w:cs="Arial"/>
                      <w:b/>
                      <w:sz w:val="20"/>
                      <w:szCs w:val="20"/>
                    </w:rPr>
                  </w:rPrChange>
                </w:rPr>
                <w:instrText>HYPERLINK "https://covermore-europe-expedia.zendesk.com/hc/" \t "_new"</w:instrText>
              </w:r>
              <w:r w:rsidR="00404B7B" w:rsidRPr="0046694E">
                <w:rPr>
                  <w:rFonts w:ascii="Arial" w:hAnsi="Arial" w:cs="Arial"/>
                  <w:sz w:val="20"/>
                  <w:szCs w:val="20"/>
                  <w:lang w:val="fr-FR"/>
                </w:rPr>
              </w:r>
              <w:r w:rsidR="00404B7B" w:rsidRPr="00AA48CE">
                <w:rPr>
                  <w:rFonts w:ascii="Arial" w:hAnsi="Arial" w:cs="Arial"/>
                  <w:sz w:val="20"/>
                  <w:szCs w:val="20"/>
                  <w:lang w:val="fr-FR"/>
                  <w:rPrChange w:id="33" w:author="Gabriela Kouahla" w:date="2026-02-04T19:53:00Z" w16du:dateUtc="2026-02-04T18:53:00Z">
                    <w:rPr>
                      <w:rFonts w:ascii="Arial" w:hAnsi="Arial" w:cs="Arial"/>
                      <w:b/>
                      <w:sz w:val="20"/>
                      <w:szCs w:val="20"/>
                      <w:lang w:val="fr-FR"/>
                    </w:rPr>
                  </w:rPrChange>
                </w:rPr>
                <w:fldChar w:fldCharType="separate"/>
              </w:r>
              <w:r w:rsidR="00404B7B" w:rsidRPr="00AA48CE">
                <w:rPr>
                  <w:rStyle w:val="Hyperlink"/>
                  <w:rFonts w:ascii="Arial" w:hAnsi="Arial" w:cs="Arial"/>
                  <w:sz w:val="20"/>
                  <w:szCs w:val="20"/>
                  <w:lang w:val="fr-FR"/>
                  <w:rPrChange w:id="34" w:author="Gabriela Kouahla" w:date="2026-02-04T19:53:00Z" w16du:dateUtc="2026-02-04T18:53:00Z">
                    <w:rPr>
                      <w:rStyle w:val="Hyperlink"/>
                      <w:rFonts w:ascii="Arial" w:hAnsi="Arial" w:cs="Arial"/>
                      <w:b/>
                      <w:sz w:val="20"/>
                      <w:szCs w:val="20"/>
                    </w:rPr>
                  </w:rPrChange>
                </w:rPr>
                <w:t>https://covermore-europe-expedia.zendesk.com/hc/</w:t>
              </w:r>
            </w:ins>
            <w:ins w:id="35" w:author="Gabriela Kouahla" w:date="2026-02-04T19:24:00Z" w16du:dateUtc="2026-02-04T18:24:00Z">
              <w:r w:rsidR="00404B7B" w:rsidRPr="00AA48CE">
                <w:rPr>
                  <w:rFonts w:ascii="Arial" w:hAnsi="Arial" w:cs="Arial"/>
                  <w:sz w:val="20"/>
                  <w:szCs w:val="20"/>
                  <w:lang w:val="fr-FR"/>
                  <w:rPrChange w:id="36" w:author="Gabriela Kouahla" w:date="2026-02-04T19:53:00Z" w16du:dateUtc="2026-02-04T18:53:00Z">
                    <w:rPr>
                      <w:rFonts w:ascii="Arial" w:hAnsi="Arial" w:cs="Arial"/>
                      <w:b/>
                      <w:sz w:val="20"/>
                      <w:szCs w:val="20"/>
                      <w:lang w:val="fr-FR"/>
                    </w:rPr>
                  </w:rPrChange>
                </w:rPr>
                <w:fldChar w:fldCharType="end"/>
              </w:r>
              <w:r w:rsidR="00404B7B" w:rsidRPr="00AA48CE">
                <w:rPr>
                  <w:rFonts w:ascii="Arial" w:hAnsi="Arial" w:cs="Arial"/>
                  <w:sz w:val="20"/>
                  <w:szCs w:val="20"/>
                  <w:lang w:val="fr-FR"/>
                </w:rPr>
                <w:t xml:space="preserve"> </w:t>
              </w:r>
            </w:ins>
            <w:del w:id="37" w:author="Gabriela Kouahla" w:date="2026-02-04T19:24:00Z" w16du:dateUtc="2026-02-04T18:24:00Z">
              <w:r w:rsidRPr="00AA48CE" w:rsidDel="00404B7B">
                <w:rPr>
                  <w:rFonts w:ascii="Arial" w:hAnsi="Arial" w:cs="Arial"/>
                  <w:sz w:val="20"/>
                  <w:szCs w:val="20"/>
                  <w:lang w:val="fr-FR"/>
                </w:rPr>
                <w:delText xml:space="preserve"> </w:delText>
              </w:r>
            </w:del>
            <w:r w:rsidRPr="00AA48CE">
              <w:rPr>
                <w:rFonts w:ascii="Arial" w:hAnsi="Arial" w:cs="Arial"/>
                <w:sz w:val="20"/>
                <w:szCs w:val="20"/>
                <w:lang w:val="fr-FR"/>
              </w:rPr>
              <w:t>ou de nous envoyer un courriel à l’adresse suivante</w:t>
            </w:r>
            <w:r w:rsidRPr="00AA48CE">
              <w:rPr>
                <w:color w:val="1F497D"/>
                <w:lang w:val="fr-FR"/>
              </w:rPr>
              <w:t> </w:t>
            </w:r>
            <w:ins w:id="38" w:author="Kitchens, Darcy" w:date="2026-02-19T13:19:00Z" w16du:dateUtc="2026-02-19T19:19:00Z">
              <w:r w:rsidR="007158B8">
                <w:fldChar w:fldCharType="begin"/>
              </w:r>
              <w:r w:rsidR="007158B8" w:rsidRPr="00D61081">
                <w:rPr>
                  <w:lang w:val="fr-FR"/>
                </w:rPr>
                <w:instrText>HYPERLINK "mailto:expedia@cs.covermoreeurope.com"</w:instrText>
              </w:r>
              <w:r w:rsidR="007158B8">
                <w:fldChar w:fldCharType="separate"/>
              </w:r>
              <w:r w:rsidR="007158B8" w:rsidRPr="00E34607">
                <w:rPr>
                  <w:rStyle w:val="Hyperlink"/>
                  <w:rFonts w:ascii="Arial" w:hAnsi="Arial" w:cs="Arial"/>
                  <w:bCs/>
                  <w:sz w:val="20"/>
                  <w:szCs w:val="20"/>
                  <w:lang w:val="fr-FR"/>
                </w:rPr>
                <w:t>expedia@cs.covermoreeurope.com</w:t>
              </w:r>
              <w:r w:rsidR="007158B8">
                <w:fldChar w:fldCharType="end"/>
              </w:r>
            </w:ins>
            <w:ins w:id="39" w:author="Gabriela Kouahla" w:date="2026-02-04T19:21:00Z" w16du:dateUtc="2026-02-04T18:21:00Z">
              <w:r w:rsidR="00404B7B" w:rsidRPr="00AA48CE">
                <w:rPr>
                  <w:rFonts w:ascii="Arial" w:hAnsi="Arial" w:cs="Arial"/>
                  <w:sz w:val="20"/>
                  <w:szCs w:val="20"/>
                  <w:lang w:val="fr-FR"/>
                </w:rPr>
                <w:t xml:space="preserve"> </w:t>
              </w:r>
            </w:ins>
            <w:r w:rsidRPr="00AA48CE">
              <w:rPr>
                <w:rFonts w:ascii="Arial" w:hAnsi="Arial" w:cs="Arial"/>
                <w:sz w:val="20"/>
                <w:szCs w:val="20"/>
                <w:lang w:val="fr-FR"/>
              </w:rPr>
              <w:t xml:space="preserve">en indiquant votre Numéro de Police </w:t>
            </w:r>
            <w:r w:rsidRPr="00AA48CE">
              <w:rPr>
                <w:rFonts w:ascii="Arial" w:hAnsi="Arial" w:cs="Arial"/>
                <w:b/>
                <w:sz w:val="20"/>
                <w:szCs w:val="20"/>
                <w:lang w:val="fr-FR"/>
              </w:rPr>
              <w:t>{{Policy Number}}</w:t>
            </w:r>
            <w:r w:rsidRPr="00AA48CE">
              <w:rPr>
                <w:rFonts w:ascii="Arial" w:hAnsi="Arial" w:cs="Arial"/>
                <w:sz w:val="20"/>
                <w:szCs w:val="20"/>
                <w:lang w:val="fr-FR"/>
              </w:rPr>
              <w:t xml:space="preserve">. </w:t>
            </w:r>
          </w:p>
          <w:p w:rsidR="00E556C5" w:rsidRPr="00AA48CE" w:rsidRDefault="00E556C5" w:rsidP="00046CEE">
            <w:pPr>
              <w:jc w:val="both"/>
              <w:rPr>
                <w:rFonts w:ascii="Arial" w:hAnsi="Arial" w:cs="Arial"/>
                <w:sz w:val="20"/>
                <w:szCs w:val="20"/>
                <w:lang w:val="fr-FR"/>
              </w:rPr>
            </w:pPr>
          </w:p>
          <w:p w:rsidR="00E556C5" w:rsidRPr="00AA48CE" w:rsidRDefault="00E556C5" w:rsidP="00046CEE">
            <w:pPr>
              <w:jc w:val="both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AA48CE">
              <w:rPr>
                <w:rFonts w:ascii="Arial" w:hAnsi="Arial" w:cs="Arial"/>
                <w:sz w:val="20"/>
                <w:szCs w:val="20"/>
                <w:lang w:val="fr-FR"/>
              </w:rPr>
              <w:t xml:space="preserve">Si vous souhaitez recevoir </w:t>
            </w:r>
            <w:r w:rsidRPr="00AA48CE">
              <w:rPr>
                <w:rFonts w:ascii="Arial" w:hAnsi="Arial" w:cs="Arial"/>
                <w:sz w:val="20"/>
                <w:szCs w:val="20"/>
                <w:u w:val="single"/>
                <w:lang w:val="fr-FR"/>
              </w:rPr>
              <w:t>votre documentation relative à la police par courrier postal</w:t>
            </w:r>
            <w:r w:rsidRPr="00AA48CE">
              <w:rPr>
                <w:rFonts w:ascii="Arial" w:hAnsi="Arial" w:cs="Arial"/>
                <w:sz w:val="20"/>
                <w:szCs w:val="20"/>
                <w:lang w:val="fr-FR"/>
              </w:rPr>
              <w:t xml:space="preserve">, vous pouvez nous appeler ou nous envoyer un courrier électronique en utilisant les informations fournies ci-dessus pour en faire la demande. </w:t>
            </w:r>
          </w:p>
          <w:p w:rsidR="000B368C" w:rsidRPr="00830D1A" w:rsidRDefault="000B368C" w:rsidP="00046CEE">
            <w:pPr>
              <w:jc w:val="both"/>
              <w:rPr>
                <w:rFonts w:ascii="Arial" w:hAnsi="Arial" w:cs="Arial"/>
                <w:b/>
                <w:color w:val="00B0F0"/>
                <w:sz w:val="20"/>
                <w:szCs w:val="20"/>
                <w:lang w:val="fr-FR"/>
              </w:rPr>
            </w:pPr>
          </w:p>
        </w:tc>
      </w:tr>
      <w:tr w:rsidR="000B368C" w:rsidRPr="00721C65" w:rsidTr="361D7A8E">
        <w:tc>
          <w:tcPr>
            <w:tcW w:w="2335" w:type="dxa"/>
          </w:tcPr>
          <w:p w:rsidR="000B015A" w:rsidRPr="00AA48CE" w:rsidRDefault="000B015A" w:rsidP="361D7A8E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fr-FR"/>
              </w:rPr>
            </w:pPr>
            <w:r w:rsidRPr="00AA48CE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fr-FR"/>
              </w:rPr>
              <w:t xml:space="preserve">Que faire en cas d’urgence à l’étranger ? </w:t>
            </w:r>
          </w:p>
          <w:p w:rsidR="000B368C" w:rsidRPr="00E421BA" w:rsidRDefault="000B368C" w:rsidP="361D7A8E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fr-FR"/>
              </w:rPr>
            </w:pPr>
          </w:p>
        </w:tc>
        <w:tc>
          <w:tcPr>
            <w:tcW w:w="8239" w:type="dxa"/>
          </w:tcPr>
          <w:p w:rsidR="000B015A" w:rsidRPr="00AA48CE" w:rsidRDefault="000B015A" w:rsidP="00046CEE">
            <w:pPr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fr-FR"/>
              </w:rPr>
            </w:pPr>
            <w:r w:rsidRPr="00AA48CE">
              <w:rPr>
                <w:rFonts w:ascii="Arial" w:hAnsi="Arial" w:cs="Arial"/>
                <w:iCs/>
                <w:sz w:val="20"/>
                <w:szCs w:val="20"/>
                <w:lang w:val="fr-FR"/>
              </w:rPr>
              <w:t xml:space="preserve">Appelez </w:t>
            </w:r>
            <w:del w:id="40" w:author="Gabriela Kouahla" w:date="2026-02-04T19:24:00Z" w16du:dateUtc="2026-02-04T18:24:00Z">
              <w:r w:rsidRPr="00AA48CE" w:rsidDel="00404B7B">
                <w:rPr>
                  <w:rFonts w:ascii="Arial" w:hAnsi="Arial" w:cs="Arial"/>
                  <w:iCs/>
                  <w:sz w:val="20"/>
                  <w:szCs w:val="20"/>
                  <w:lang w:val="fr-FR"/>
                </w:rPr>
                <w:delText xml:space="preserve">AIG </w:delText>
              </w:r>
            </w:del>
            <w:r w:rsidRPr="00AA48CE">
              <w:rPr>
                <w:rFonts w:ascii="Arial" w:hAnsi="Arial" w:cs="Arial"/>
                <w:iCs/>
                <w:sz w:val="20"/>
                <w:szCs w:val="20"/>
                <w:lang w:val="fr-FR"/>
              </w:rPr>
              <w:t xml:space="preserve">Travel </w:t>
            </w:r>
            <w:ins w:id="41" w:author="Gabriela Kouahla" w:date="2026-02-04T19:24:00Z" w16du:dateUtc="2026-02-04T18:24:00Z">
              <w:r w:rsidR="00404B7B" w:rsidRPr="00AA48CE">
                <w:rPr>
                  <w:rFonts w:ascii="Arial" w:hAnsi="Arial" w:cs="Arial"/>
                  <w:iCs/>
                  <w:sz w:val="20"/>
                  <w:szCs w:val="20"/>
                  <w:lang w:val="fr-FR"/>
                </w:rPr>
                <w:t xml:space="preserve">Guard </w:t>
              </w:r>
            </w:ins>
            <w:r w:rsidRPr="00AA48CE">
              <w:rPr>
                <w:rFonts w:ascii="Arial" w:hAnsi="Arial" w:cs="Arial"/>
                <w:iCs/>
                <w:sz w:val="20"/>
                <w:szCs w:val="20"/>
                <w:lang w:val="fr-FR"/>
              </w:rPr>
              <w:t xml:space="preserve">à tout moment au </w:t>
            </w:r>
            <w:r w:rsidRPr="00AA48CE">
              <w:rPr>
                <w:rFonts w:ascii="Arial" w:hAnsi="Arial" w:cs="Arial"/>
                <w:b/>
                <w:bCs/>
                <w:iCs/>
                <w:sz w:val="20"/>
                <w:szCs w:val="20"/>
                <w:lang w:val="fr-FR"/>
              </w:rPr>
              <w:t xml:space="preserve">+33 </w:t>
            </w:r>
            <w:ins w:id="42" w:author="Kitchens, Darcy" w:date="2026-02-19T13:20:00Z" w16du:dateUtc="2026-02-19T19:20:00Z">
              <w:r w:rsidR="005F3D60" w:rsidRPr="00646C17">
                <w:rPr>
                  <w:sz w:val="20"/>
                  <w:szCs w:val="20"/>
                  <w:lang w:val="fr-FR"/>
                </w:rPr>
                <w:t>(0)</w:t>
              </w:r>
              <w:r w:rsidR="005F3D60" w:rsidRPr="00D61081">
                <w:rPr>
                  <w:sz w:val="20"/>
                  <w:lang w:val="fr-FR"/>
                </w:rPr>
                <w:t xml:space="preserve">1 </w:t>
              </w:r>
              <w:r w:rsidR="005F3D60" w:rsidRPr="00646C17">
                <w:rPr>
                  <w:sz w:val="20"/>
                  <w:szCs w:val="20"/>
                  <w:lang w:val="fr-FR"/>
                </w:rPr>
                <w:t>71 23 02 95</w:t>
              </w:r>
            </w:ins>
            <w:del w:id="43" w:author="Kitchens, Darcy" w:date="2026-02-19T13:20:00Z" w16du:dateUtc="2026-02-19T19:20:00Z">
              <w:r w:rsidRPr="00AA48CE" w:rsidDel="005F3D60">
                <w:rPr>
                  <w:rFonts w:ascii="Arial" w:hAnsi="Arial" w:cs="Arial"/>
                  <w:b/>
                  <w:bCs/>
                  <w:iCs/>
                  <w:sz w:val="20"/>
                  <w:szCs w:val="20"/>
                  <w:lang w:val="fr-FR"/>
                </w:rPr>
                <w:delText>1 7072 1270</w:delText>
              </w:r>
            </w:del>
            <w:r w:rsidRPr="00AA48CE">
              <w:rPr>
                <w:rFonts w:ascii="Arial" w:hAnsi="Arial" w:cs="Arial"/>
                <w:bCs/>
                <w:iCs/>
                <w:sz w:val="20"/>
                <w:szCs w:val="20"/>
                <w:lang w:val="fr-FR"/>
              </w:rPr>
              <w:t>.</w:t>
            </w:r>
            <w:r w:rsidRPr="00AA48CE">
              <w:rPr>
                <w:rFonts w:ascii="Arial" w:hAnsi="Arial" w:cs="Arial"/>
                <w:b/>
                <w:bCs/>
                <w:iCs/>
                <w:sz w:val="20"/>
                <w:szCs w:val="20"/>
                <w:lang w:val="fr-FR"/>
              </w:rPr>
              <w:t xml:space="preserve"> </w:t>
            </w:r>
            <w:r w:rsidRPr="00AA48CE">
              <w:rPr>
                <w:rFonts w:ascii="Arial" w:hAnsi="Arial" w:cs="Arial"/>
                <w:bCs/>
                <w:iCs/>
                <w:sz w:val="20"/>
                <w:szCs w:val="20"/>
                <w:lang w:val="fr-FR"/>
              </w:rPr>
              <w:t xml:space="preserve">Nos centres de services sont opérationnels 24h/24 – 7j/7. </w:t>
            </w:r>
          </w:p>
          <w:p w:rsidR="00B63AE2" w:rsidRPr="00E421BA" w:rsidRDefault="00B63AE2" w:rsidP="00046CEE">
            <w:pPr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fr-FR"/>
              </w:rPr>
            </w:pPr>
          </w:p>
        </w:tc>
      </w:tr>
      <w:tr w:rsidR="00DC7FD8" w:rsidRPr="00440FB5" w:rsidTr="361D7A8E">
        <w:tc>
          <w:tcPr>
            <w:tcW w:w="2335" w:type="dxa"/>
          </w:tcPr>
          <w:p w:rsidR="00DC7FD8" w:rsidRPr="00E421BA" w:rsidRDefault="004362FC" w:rsidP="361D7A8E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fr-FR"/>
              </w:rPr>
            </w:pPr>
            <w:r w:rsidRPr="00AA48CE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fr-FR"/>
              </w:rPr>
              <w:t>Comment déclarer un sinistre ?</w:t>
            </w:r>
          </w:p>
        </w:tc>
        <w:tc>
          <w:tcPr>
            <w:tcW w:w="8239" w:type="dxa"/>
          </w:tcPr>
          <w:p w:rsidR="004362FC" w:rsidRPr="00E421BA" w:rsidRDefault="004362FC" w:rsidP="00DC7FD8">
            <w:pPr>
              <w:rPr>
                <w:rFonts w:ascii="Arial" w:hAnsi="Arial" w:cs="Arial"/>
                <w:b/>
                <w:sz w:val="20"/>
                <w:szCs w:val="20"/>
                <w:lang w:val="fr-FR"/>
              </w:rPr>
            </w:pPr>
            <w:r w:rsidRPr="00AA48CE">
              <w:rPr>
                <w:rFonts w:ascii="Arial" w:hAnsi="Arial" w:cs="Arial"/>
                <w:bCs/>
                <w:iCs/>
                <w:sz w:val="20"/>
                <w:szCs w:val="20"/>
                <w:lang w:val="fr-FR"/>
              </w:rPr>
              <w:t xml:space="preserve">Déclarez votre sinistre ici : </w:t>
            </w:r>
            <w:ins w:id="44" w:author="Kitchens, Darcy" w:date="2026-02-19T13:21:00Z" w16du:dateUtc="2026-02-19T19:21:00Z">
              <w:r w:rsidR="0036768E">
                <w:rPr>
                  <w:rFonts w:ascii="Arial" w:hAnsi="Arial" w:cs="Arial"/>
                  <w:b/>
                  <w:bCs/>
                  <w:iCs/>
                  <w:sz w:val="20"/>
                  <w:szCs w:val="20"/>
                  <w:lang w:val="fr-FR"/>
                </w:rPr>
                <w:fldChar w:fldCharType="begin"/>
              </w:r>
              <w:r w:rsidR="0036768E">
                <w:rPr>
                  <w:rFonts w:ascii="Arial" w:hAnsi="Arial" w:cs="Arial"/>
                  <w:b/>
                  <w:bCs/>
                  <w:iCs/>
                  <w:sz w:val="20"/>
                  <w:szCs w:val="20"/>
                  <w:lang w:val="fr-FR"/>
                </w:rPr>
                <w:instrText>HYPERLINK "https://claims.travelguard.com/myclaim/fr"</w:instrText>
              </w:r>
              <w:r w:rsidR="0036768E">
                <w:rPr>
                  <w:rFonts w:ascii="Arial" w:hAnsi="Arial" w:cs="Arial"/>
                  <w:b/>
                  <w:bCs/>
                  <w:iCs/>
                  <w:sz w:val="20"/>
                  <w:szCs w:val="20"/>
                  <w:lang w:val="fr-FR"/>
                </w:rPr>
              </w:r>
              <w:r w:rsidR="0036768E">
                <w:rPr>
                  <w:rFonts w:ascii="Arial" w:hAnsi="Arial" w:cs="Arial"/>
                  <w:b/>
                  <w:bCs/>
                  <w:iCs/>
                  <w:sz w:val="20"/>
                  <w:szCs w:val="20"/>
                  <w:lang w:val="fr-FR"/>
                </w:rPr>
                <w:fldChar w:fldCharType="separate"/>
              </w:r>
              <w:r w:rsidR="00E73946">
                <w:fldChar w:fldCharType="begin"/>
              </w:r>
              <w:r w:rsidR="00E73946" w:rsidRPr="00D61081">
                <w:rPr>
                  <w:lang w:val="fr-FR"/>
                </w:rPr>
                <w:instrText>HYPERLINK "https://claims.travelguard.com/myclaim/fr"</w:instrText>
              </w:r>
              <w:r w:rsidR="00E73946">
                <w:fldChar w:fldCharType="separate"/>
              </w:r>
              <w:r w:rsidR="00E73946" w:rsidRPr="00E34607">
                <w:rPr>
                  <w:rStyle w:val="Hyperlink"/>
                  <w:sz w:val="20"/>
                  <w:szCs w:val="20"/>
                  <w:lang w:val="fr-FR"/>
                </w:rPr>
                <w:t>https://claims.travelguard.com/myclaim/fr</w:t>
              </w:r>
              <w:r w:rsidR="00E73946">
                <w:fldChar w:fldCharType="end"/>
              </w:r>
              <w:r w:rsidRPr="0036768E">
                <w:rPr>
                  <w:rStyle w:val="Hyperlink"/>
                  <w:rFonts w:ascii="Arial" w:hAnsi="Arial" w:cs="Arial"/>
                  <w:b/>
                  <w:bCs/>
                  <w:iCs/>
                  <w:sz w:val="20"/>
                  <w:szCs w:val="20"/>
                  <w:lang w:val="fr-FR"/>
                </w:rPr>
                <w:t>.</w:t>
              </w:r>
              <w:del w:id="45" w:author="Gabriela Kouahla" w:date="2026-02-04T19:21:00Z" w16du:dateUtc="2026-02-04T18:21:00Z">
                <w:r w:rsidRPr="0036768E" w:rsidDel="00404B7B">
                  <w:rPr>
                    <w:rStyle w:val="Hyperlink"/>
                    <w:rFonts w:ascii="Arial" w:hAnsi="Arial" w:cs="Arial"/>
                    <w:sz w:val="20"/>
                    <w:szCs w:val="20"/>
                    <w:lang w:val="fr-FR"/>
                  </w:rPr>
                  <w:delText xml:space="preserve"> </w:delText>
                </w:r>
                <w:r w:rsidRPr="0036768E" w:rsidDel="00404B7B">
                  <w:rPr>
                    <w:rStyle w:val="Hyperlink"/>
                    <w:rFonts w:ascii="Arial" w:hAnsi="Arial" w:cs="Arial"/>
                    <w:b/>
                    <w:sz w:val="20"/>
                    <w:szCs w:val="20"/>
                    <w:lang w:val="fr-FR"/>
                  </w:rPr>
                  <w:delText xml:space="preserve"> </w:delText>
                </w:r>
              </w:del>
              <w:r w:rsidR="0036768E">
                <w:rPr>
                  <w:rFonts w:ascii="Arial" w:hAnsi="Arial" w:cs="Arial"/>
                  <w:b/>
                  <w:bCs/>
                  <w:iCs/>
                  <w:sz w:val="20"/>
                  <w:szCs w:val="20"/>
                  <w:lang w:val="fr-FR"/>
                </w:rPr>
                <w:fldChar w:fldCharType="end"/>
              </w:r>
            </w:ins>
            <w:ins w:id="46" w:author="Gabriela Kouahla" w:date="2026-02-04T19:21:00Z" w16du:dateUtc="2026-02-04T18:21:00Z">
              <w:r w:rsidR="00404B7B" w:rsidRPr="00AA48CE">
                <w:rPr>
                  <w:rFonts w:ascii="Arial" w:hAnsi="Arial" w:cs="Arial"/>
                  <w:sz w:val="20"/>
                  <w:szCs w:val="20"/>
                  <w:lang w:val="fr-FR"/>
                </w:rPr>
                <w:t xml:space="preserve"> </w:t>
              </w:r>
            </w:ins>
          </w:p>
          <w:p w:rsidR="004362FC" w:rsidRPr="00E421BA" w:rsidRDefault="004362FC" w:rsidP="00DC7FD8">
            <w:pPr>
              <w:rPr>
                <w:rFonts w:ascii="Arial" w:hAnsi="Arial" w:cs="Arial"/>
                <w:b/>
                <w:sz w:val="20"/>
                <w:szCs w:val="20"/>
                <w:u w:val="single"/>
                <w:lang w:val="fr-FR"/>
              </w:rPr>
            </w:pPr>
            <w:proofErr w:type="gramStart"/>
            <w:r w:rsidRPr="00E421BA">
              <w:rPr>
                <w:rFonts w:ascii="Arial" w:hAnsi="Arial" w:cs="Arial"/>
                <w:sz w:val="20"/>
                <w:szCs w:val="20"/>
                <w:lang w:val="fr-FR"/>
              </w:rPr>
              <w:t>ou</w:t>
            </w:r>
            <w:proofErr w:type="gramEnd"/>
            <w:r w:rsidRPr="00E421BA">
              <w:rPr>
                <w:rFonts w:ascii="Arial" w:hAnsi="Arial" w:cs="Arial"/>
                <w:sz w:val="20"/>
                <w:szCs w:val="20"/>
                <w:lang w:val="fr-FR"/>
              </w:rPr>
              <w:t xml:space="preserve"> nous contacter en utilisant les informations fournies dans le libellé de </w:t>
            </w:r>
            <w:r w:rsidR="00782119" w:rsidRPr="00AA48CE">
              <w:rPr>
                <w:rFonts w:ascii="Arial" w:hAnsi="Arial" w:cs="Arial"/>
                <w:sz w:val="20"/>
                <w:szCs w:val="20"/>
                <w:lang w:val="fr-FR"/>
              </w:rPr>
              <w:t>Termes de Votre Police</w:t>
            </w:r>
          </w:p>
          <w:p w:rsidR="00DC7FD8" w:rsidRPr="00E421BA" w:rsidRDefault="00DC7FD8" w:rsidP="00DC7FD8">
            <w:pPr>
              <w:rPr>
                <w:rFonts w:ascii="Arial" w:hAnsi="Arial" w:cs="Arial"/>
                <w:b/>
                <w:color w:val="00B0F0"/>
                <w:sz w:val="20"/>
                <w:szCs w:val="20"/>
                <w:lang w:val="fr-FR"/>
              </w:rPr>
            </w:pPr>
          </w:p>
        </w:tc>
      </w:tr>
      <w:tr w:rsidR="00365ACF" w:rsidRPr="00440FB5" w:rsidTr="361D7A8E">
        <w:tc>
          <w:tcPr>
            <w:tcW w:w="2335" w:type="dxa"/>
          </w:tcPr>
          <w:p w:rsidR="00365ACF" w:rsidRPr="00E421BA" w:rsidRDefault="00150198" w:rsidP="361D7A8E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fr-FR"/>
              </w:rPr>
            </w:pPr>
            <w:r w:rsidRPr="00E421BA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fr-FR"/>
              </w:rPr>
              <w:t>Renonciation, résiliation</w:t>
            </w:r>
            <w:del w:id="47" w:author="Gabriela Kouahla" w:date="2026-02-04T19:21:00Z" w16du:dateUtc="2026-02-04T18:21:00Z">
              <w:r w:rsidRPr="00E421BA" w:rsidDel="00404B7B">
                <w:rPr>
                  <w:rFonts w:ascii="Arial" w:hAnsi="Arial" w:cs="Arial"/>
                  <w:b/>
                  <w:bCs/>
                  <w:color w:val="002060"/>
                  <w:sz w:val="20"/>
                  <w:szCs w:val="20"/>
                  <w:lang w:val="fr-FR"/>
                </w:rPr>
                <w:delText xml:space="preserve">  </w:delText>
              </w:r>
            </w:del>
            <w:ins w:id="48" w:author="Gabriela Kouahla" w:date="2026-02-04T19:21:00Z" w16du:dateUtc="2026-02-04T18:21:00Z">
              <w:r w:rsidR="00404B7B" w:rsidRPr="00E421BA">
                <w:rPr>
                  <w:rFonts w:ascii="Arial" w:hAnsi="Arial" w:cs="Arial"/>
                  <w:b/>
                  <w:bCs/>
                  <w:color w:val="002060"/>
                  <w:sz w:val="20"/>
                  <w:szCs w:val="20"/>
                  <w:lang w:val="fr-FR"/>
                </w:rPr>
                <w:t xml:space="preserve"> </w:t>
              </w:r>
            </w:ins>
            <w:r w:rsidRPr="00E421BA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fr-FR"/>
              </w:rPr>
              <w:t>et remboursements</w:t>
            </w:r>
          </w:p>
        </w:tc>
        <w:tc>
          <w:tcPr>
            <w:tcW w:w="8239" w:type="dxa"/>
          </w:tcPr>
          <w:p w:rsidR="004362FC" w:rsidRPr="00E421BA" w:rsidRDefault="004362FC" w:rsidP="00046CEE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proofErr w:type="spellStart"/>
            <w:r w:rsidRPr="00E421BA">
              <w:rPr>
                <w:rFonts w:ascii="Arial" w:hAnsi="Arial" w:cs="Arial"/>
                <w:b/>
                <w:sz w:val="20"/>
                <w:szCs w:val="20"/>
                <w:lang w:val="fr-FR"/>
              </w:rPr>
              <w:t>Veuillez vous</w:t>
            </w:r>
            <w:proofErr w:type="spellEnd"/>
            <w:r w:rsidRPr="00E421BA">
              <w:rPr>
                <w:rFonts w:ascii="Arial" w:hAnsi="Arial" w:cs="Arial"/>
                <w:b/>
                <w:sz w:val="20"/>
                <w:szCs w:val="20"/>
                <w:lang w:val="fr-FR"/>
              </w:rPr>
              <w:t xml:space="preserve"> référer au libellé de la </w:t>
            </w:r>
            <w:r w:rsidR="004F2BD1" w:rsidRPr="00E421BA">
              <w:rPr>
                <w:rFonts w:ascii="Arial" w:hAnsi="Arial" w:cs="Arial"/>
                <w:b/>
                <w:sz w:val="20"/>
                <w:szCs w:val="20"/>
                <w:lang w:val="fr-FR"/>
              </w:rPr>
              <w:t>police</w:t>
            </w:r>
            <w:r w:rsidRPr="00E421BA">
              <w:rPr>
                <w:rFonts w:ascii="Arial" w:hAnsi="Arial" w:cs="Arial"/>
                <w:b/>
                <w:sz w:val="20"/>
                <w:szCs w:val="20"/>
                <w:lang w:val="fr-FR"/>
              </w:rPr>
              <w:t xml:space="preserve"> ou à l'IPID pour savoir quand et comment vous pouvez annuler votre pol</w:t>
            </w:r>
            <w:r w:rsidR="004F2BD1" w:rsidRPr="00E421BA">
              <w:rPr>
                <w:rFonts w:ascii="Arial" w:hAnsi="Arial" w:cs="Arial"/>
                <w:b/>
                <w:sz w:val="20"/>
                <w:szCs w:val="20"/>
                <w:lang w:val="fr-FR"/>
              </w:rPr>
              <w:t>ice</w:t>
            </w:r>
            <w:r w:rsidRPr="00E421BA">
              <w:rPr>
                <w:rFonts w:ascii="Arial" w:hAnsi="Arial" w:cs="Arial"/>
                <w:b/>
                <w:sz w:val="20"/>
                <w:szCs w:val="20"/>
                <w:lang w:val="fr-FR"/>
              </w:rPr>
              <w:t xml:space="preserve">. </w:t>
            </w:r>
          </w:p>
          <w:p w:rsidR="004362FC" w:rsidRPr="00E421BA" w:rsidRDefault="004362FC" w:rsidP="004362FC">
            <w:pPr>
              <w:jc w:val="both"/>
              <w:rPr>
                <w:rFonts w:ascii="Arial" w:hAnsi="Arial" w:cs="Arial"/>
                <w:sz w:val="20"/>
                <w:szCs w:val="20"/>
                <w:lang w:val="fr-FR"/>
              </w:rPr>
            </w:pPr>
          </w:p>
          <w:p w:rsidR="004362FC" w:rsidRPr="00E421BA" w:rsidRDefault="004362FC">
            <w:pPr>
              <w:jc w:val="both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E421BA">
              <w:rPr>
                <w:rFonts w:ascii="Arial" w:hAnsi="Arial" w:cs="Arial"/>
                <w:sz w:val="20"/>
                <w:szCs w:val="20"/>
                <w:lang w:val="fr-FR"/>
              </w:rPr>
              <w:t xml:space="preserve">Si vous avez besoin d'aide, vous pouvez nous appeler au </w:t>
            </w:r>
            <w:ins w:id="49" w:author="Kitchens, Darcy" w:date="2026-02-19T13:21:00Z" w16du:dateUtc="2026-02-19T19:21:00Z">
              <w:r w:rsidR="0008430C" w:rsidRPr="00646C17">
                <w:rPr>
                  <w:sz w:val="20"/>
                  <w:szCs w:val="20"/>
                  <w:lang w:val="fr-FR"/>
                </w:rPr>
                <w:t>+33 (0)1 71 23 02 95</w:t>
              </w:r>
            </w:ins>
            <w:del w:id="50" w:author="Kitchens, Darcy" w:date="2026-02-19T13:21:00Z" w16du:dateUtc="2026-02-19T19:21:00Z">
              <w:r w:rsidRPr="00AA48CE" w:rsidDel="0008430C">
                <w:rPr>
                  <w:rFonts w:ascii="Arial" w:hAnsi="Arial" w:cs="Arial"/>
                  <w:b/>
                  <w:sz w:val="20"/>
                  <w:szCs w:val="20"/>
                  <w:lang w:val="fr-FR"/>
                  <w:rPrChange w:id="51" w:author="Gabriela Kouahla" w:date="2026-02-04T19:53:00Z" w16du:dateUtc="2026-02-04T18:53:00Z">
                    <w:rPr>
                      <w:rFonts w:ascii="Arial" w:hAnsi="Arial" w:cs="Arial"/>
                      <w:b/>
                      <w:sz w:val="20"/>
                      <w:szCs w:val="20"/>
                      <w:lang w:val="en-AU"/>
                    </w:rPr>
                  </w:rPrChange>
                </w:rPr>
                <w:delText>{{Policy Enquiries Phone}}</w:delText>
              </w:r>
            </w:del>
            <w:r w:rsidR="0097614F" w:rsidRPr="00AA48CE">
              <w:rPr>
                <w:rFonts w:ascii="Arial" w:hAnsi="Arial" w:cs="Arial"/>
                <w:sz w:val="20"/>
                <w:szCs w:val="20"/>
                <w:lang w:val="fr-FR"/>
                <w:rPrChange w:id="52" w:author="Gabriela Kouahla" w:date="2026-02-04T19:53:00Z" w16du:dateUtc="2026-02-04T18:53:00Z">
                  <w:rPr>
                    <w:rFonts w:ascii="Arial" w:hAnsi="Arial" w:cs="Arial"/>
                    <w:sz w:val="20"/>
                    <w:szCs w:val="20"/>
                    <w:lang w:val="en-AU"/>
                  </w:rPr>
                </w:rPrChange>
              </w:rPr>
              <w:t xml:space="preserve"> entre </w:t>
            </w:r>
            <w:ins w:id="53" w:author="Kitchens, Darcy" w:date="2026-02-19T13:22:00Z" w16du:dateUtc="2026-02-19T19:22:00Z">
              <w:r w:rsidR="0080709A" w:rsidRPr="00646C17">
                <w:rPr>
                  <w:rFonts w:ascii="Arial" w:hAnsi="Arial" w:cs="Arial"/>
                  <w:bCs/>
                  <w:sz w:val="20"/>
                  <w:szCs w:val="20"/>
                  <w:lang w:val="fr-FR"/>
                </w:rPr>
                <w:t xml:space="preserve">9h et 17h du </w:t>
              </w:r>
              <w:proofErr w:type="gramStart"/>
              <w:r w:rsidR="0080709A" w:rsidRPr="00646C17">
                <w:rPr>
                  <w:rFonts w:ascii="Arial" w:hAnsi="Arial" w:cs="Arial"/>
                  <w:bCs/>
                  <w:sz w:val="20"/>
                  <w:szCs w:val="20"/>
                  <w:lang w:val="fr-FR"/>
                </w:rPr>
                <w:t>Lundi</w:t>
              </w:r>
              <w:proofErr w:type="gramEnd"/>
              <w:r w:rsidR="0080709A" w:rsidRPr="00646C17">
                <w:rPr>
                  <w:rFonts w:ascii="Arial" w:hAnsi="Arial" w:cs="Arial"/>
                  <w:bCs/>
                  <w:sz w:val="20"/>
                  <w:szCs w:val="20"/>
                  <w:lang w:val="fr-FR"/>
                </w:rPr>
                <w:t xml:space="preserve"> au </w:t>
              </w:r>
              <w:proofErr w:type="gramStart"/>
              <w:r w:rsidR="0080709A" w:rsidRPr="00646C17">
                <w:rPr>
                  <w:rFonts w:ascii="Arial" w:hAnsi="Arial" w:cs="Arial"/>
                  <w:bCs/>
                  <w:sz w:val="20"/>
                  <w:szCs w:val="20"/>
                  <w:lang w:val="fr-FR"/>
                </w:rPr>
                <w:t>Vendredi</w:t>
              </w:r>
            </w:ins>
            <w:proofErr w:type="gramEnd"/>
            <w:del w:id="54" w:author="Kitchens, Darcy" w:date="2026-02-19T13:22:00Z" w16du:dateUtc="2026-02-19T19:22:00Z">
              <w:r w:rsidR="0097614F" w:rsidRPr="00AA48CE" w:rsidDel="0080709A">
                <w:rPr>
                  <w:rFonts w:ascii="Arial" w:hAnsi="Arial" w:cs="Arial"/>
                  <w:b/>
                  <w:sz w:val="20"/>
                  <w:szCs w:val="20"/>
                  <w:lang w:val="fr-FR"/>
                  <w:rPrChange w:id="55" w:author="Gabriela Kouahla" w:date="2026-02-04T19:53:00Z" w16du:dateUtc="2026-02-04T18:53:00Z">
                    <w:rPr>
                      <w:rFonts w:ascii="Arial" w:hAnsi="Arial" w:cs="Arial"/>
                      <w:b/>
                      <w:sz w:val="20"/>
                      <w:szCs w:val="20"/>
                      <w:lang w:val="en-AU"/>
                    </w:rPr>
                  </w:rPrChange>
                </w:rPr>
                <w:delText>{{Operating Hours &amp; Days of the week}}</w:delText>
              </w:r>
            </w:del>
            <w:r w:rsidR="00120CF8" w:rsidRPr="00AA48CE">
              <w:rPr>
                <w:rFonts w:ascii="Arial" w:hAnsi="Arial" w:cs="Arial"/>
                <w:b/>
                <w:sz w:val="20"/>
                <w:szCs w:val="20"/>
                <w:lang w:val="fr-FR"/>
                <w:rPrChange w:id="56" w:author="Gabriela Kouahla" w:date="2026-02-04T19:53:00Z" w16du:dateUtc="2026-02-04T18:53:00Z">
                  <w:rPr>
                    <w:rFonts w:ascii="Arial" w:hAnsi="Arial" w:cs="Arial"/>
                    <w:b/>
                    <w:sz w:val="20"/>
                    <w:szCs w:val="20"/>
                    <w:lang w:val="en-AU"/>
                  </w:rPr>
                </w:rPrChange>
              </w:rPr>
              <w:t xml:space="preserve"> </w:t>
            </w:r>
            <w:r w:rsidRPr="00AA48CE">
              <w:rPr>
                <w:rFonts w:ascii="Arial" w:hAnsi="Arial" w:cs="Arial"/>
                <w:sz w:val="20"/>
                <w:szCs w:val="20"/>
                <w:lang w:val="fr-FR"/>
                <w:rPrChange w:id="57" w:author="Gabriela Kouahla" w:date="2026-02-04T19:53:00Z" w16du:dateUtc="2026-02-04T18:53:00Z">
                  <w:rPr>
                    <w:rFonts w:ascii="Arial" w:hAnsi="Arial" w:cs="Arial"/>
                    <w:sz w:val="20"/>
                    <w:szCs w:val="20"/>
                    <w:lang w:val="en-AU"/>
                  </w:rPr>
                </w:rPrChange>
              </w:rPr>
              <w:t>OU envoyez-nous un courriel à</w:t>
            </w:r>
            <w:ins w:id="58" w:author="Kitchens, Darcy" w:date="2026-02-19T13:23:00Z" w16du:dateUtc="2026-02-19T19:23:00Z">
              <w:r w:rsidR="004E74D1">
                <w:rPr>
                  <w:rFonts w:ascii="Arial" w:hAnsi="Arial" w:cs="Arial"/>
                  <w:sz w:val="20"/>
                  <w:szCs w:val="20"/>
                  <w:lang w:val="fr-FR"/>
                </w:rPr>
                <w:t xml:space="preserve"> </w:t>
              </w:r>
            </w:ins>
            <w:del w:id="59" w:author="Kitchens, Darcy" w:date="2026-02-19T13:23:00Z" w16du:dateUtc="2026-02-19T19:23:00Z">
              <w:r w:rsidRPr="00AA48CE" w:rsidDel="004E74D1">
                <w:rPr>
                  <w:rFonts w:ascii="Arial" w:hAnsi="Arial" w:cs="Arial"/>
                  <w:sz w:val="20"/>
                  <w:szCs w:val="20"/>
                  <w:lang w:val="fr-FR"/>
                  <w:rPrChange w:id="60" w:author="Gabriela Kouahla" w:date="2026-02-04T19:53:00Z" w16du:dateUtc="2026-02-04T18:53:00Z">
                    <w:rPr>
                      <w:rFonts w:ascii="Arial" w:hAnsi="Arial" w:cs="Arial"/>
                      <w:sz w:val="20"/>
                      <w:szCs w:val="20"/>
                      <w:lang w:val="en-AU"/>
                    </w:rPr>
                  </w:rPrChange>
                </w:rPr>
                <w:delText xml:space="preserve"> </w:delText>
              </w:r>
            </w:del>
            <w:r w:rsidR="00901E8A">
              <w:rPr>
                <w:rFonts w:ascii="Arial" w:hAnsi="Arial" w:cs="Arial"/>
                <w:bCs/>
                <w:sz w:val="20"/>
                <w:szCs w:val="20"/>
                <w:lang w:val="fr-FR"/>
              </w:rPr>
              <w:fldChar w:fldCharType="begin"/>
            </w:r>
            <w:r w:rsidR="00901E8A">
              <w:rPr>
                <w:rFonts w:ascii="Arial" w:hAnsi="Arial" w:cs="Arial"/>
                <w:bCs/>
                <w:sz w:val="20"/>
                <w:szCs w:val="20"/>
                <w:lang w:val="fr-FR"/>
              </w:rPr>
              <w:instrText>HYPERLINK "mailto:</w:instrText>
            </w:r>
            <w:r w:rsidR="00901E8A" w:rsidRPr="005F59B8">
              <w:rPr>
                <w:lang w:val="fr-FR"/>
              </w:rPr>
              <w:instrText>expedia@cs.covermoreeurope.com</w:instrText>
            </w:r>
            <w:r w:rsidR="00901E8A">
              <w:rPr>
                <w:rFonts w:ascii="Arial" w:hAnsi="Arial" w:cs="Arial"/>
                <w:bCs/>
                <w:sz w:val="20"/>
                <w:szCs w:val="20"/>
                <w:lang w:val="fr-FR"/>
              </w:rPr>
              <w:instrText>"</w:instrText>
            </w:r>
            <w:r w:rsidR="00901E8A">
              <w:rPr>
                <w:rFonts w:ascii="Arial" w:hAnsi="Arial" w:cs="Arial"/>
                <w:bCs/>
                <w:sz w:val="20"/>
                <w:szCs w:val="20"/>
                <w:lang w:val="fr-FR"/>
              </w:rPr>
            </w:r>
            <w:r w:rsidR="00901E8A">
              <w:rPr>
                <w:rFonts w:ascii="Arial" w:hAnsi="Arial" w:cs="Arial"/>
                <w:bCs/>
                <w:sz w:val="20"/>
                <w:szCs w:val="20"/>
                <w:lang w:val="fr-FR"/>
              </w:rPr>
              <w:fldChar w:fldCharType="separate"/>
            </w:r>
            <w:ins w:id="61" w:author="Kitchens, Darcy" w:date="2026-02-19T13:23:00Z" w16du:dateUtc="2026-02-19T19:23:00Z">
              <w:r w:rsidR="00901E8A" w:rsidRPr="00901E8A">
                <w:rPr>
                  <w:rStyle w:val="Hyperlink"/>
                  <w:rFonts w:ascii="Arial" w:hAnsi="Arial" w:cs="Arial"/>
                  <w:bCs/>
                  <w:sz w:val="20"/>
                  <w:szCs w:val="20"/>
                  <w:lang w:val="fr-FR"/>
                </w:rPr>
                <w:t>expedia@cs.covermoreeurope.com</w:t>
              </w:r>
              <w:r w:rsidR="00901E8A">
                <w:rPr>
                  <w:rFonts w:ascii="Arial" w:hAnsi="Arial" w:cs="Arial"/>
                  <w:bCs/>
                  <w:sz w:val="20"/>
                  <w:szCs w:val="20"/>
                  <w:lang w:val="fr-FR"/>
                </w:rPr>
                <w:fldChar w:fldCharType="end"/>
              </w:r>
            </w:ins>
            <w:r w:rsidRPr="00E421BA">
              <w:rPr>
                <w:rFonts w:ascii="Arial" w:hAnsi="Arial" w:cs="Arial"/>
                <w:sz w:val="20"/>
                <w:szCs w:val="20"/>
                <w:lang w:val="fr-FR"/>
              </w:rPr>
              <w:t xml:space="preserve"> et indiquez votre numéro de police.</w:t>
            </w:r>
          </w:p>
        </w:tc>
      </w:tr>
    </w:tbl>
    <w:p w:rsidR="000B368C" w:rsidRPr="00E421BA" w:rsidRDefault="000B368C" w:rsidP="000D54CA">
      <w:pPr>
        <w:spacing w:after="0" w:line="240" w:lineRule="auto"/>
        <w:rPr>
          <w:rFonts w:ascii="Arial" w:hAnsi="Arial" w:cs="Arial"/>
          <w:sz w:val="20"/>
          <w:szCs w:val="20"/>
          <w:lang w:val="fr-FR"/>
        </w:rPr>
      </w:pPr>
    </w:p>
    <w:p w:rsidR="009A5F9B" w:rsidRPr="00E421BA" w:rsidRDefault="009A5F9B" w:rsidP="000D54CA">
      <w:pPr>
        <w:spacing w:after="0" w:line="240" w:lineRule="auto"/>
        <w:rPr>
          <w:rFonts w:ascii="Arial" w:hAnsi="Arial" w:cs="Arial"/>
          <w:sz w:val="20"/>
          <w:szCs w:val="20"/>
          <w:lang w:val="fr-FR"/>
        </w:rPr>
      </w:pPr>
    </w:p>
    <w:p w:rsidR="00404B7B" w:rsidRPr="00AA48CE" w:rsidRDefault="00404B7B" w:rsidP="00404B7B">
      <w:pPr>
        <w:spacing w:after="0" w:line="240" w:lineRule="auto"/>
        <w:jc w:val="both"/>
        <w:rPr>
          <w:ins w:id="62" w:author="Gabriela Kouahla" w:date="2026-02-04T19:25:00Z"/>
          <w:sz w:val="20"/>
          <w:szCs w:val="20"/>
          <w:lang w:val="fr-FR"/>
        </w:rPr>
      </w:pPr>
      <w:ins w:id="63" w:author="Gabriela Kouahla" w:date="2026-02-04T19:25:00Z">
        <w:r w:rsidRPr="00AA48CE">
          <w:rPr>
            <w:sz w:val="20"/>
            <w:szCs w:val="20"/>
            <w:lang w:val="fr-FR"/>
            <w:rPrChange w:id="64" w:author="Gabriela Kouahla" w:date="2026-02-04T19:53:00Z" w16du:dateUtc="2026-02-04T18:53:00Z">
              <w:rPr>
                <w:b/>
                <w:bCs/>
                <w:sz w:val="20"/>
                <w:szCs w:val="20"/>
                <w:lang w:val="fr-FR"/>
              </w:rPr>
            </w:rPrChange>
          </w:rPr>
          <w:t>Cover-More Blue Insurance Services Limited</w:t>
        </w:r>
        <w:r w:rsidRPr="00AA48CE">
          <w:rPr>
            <w:sz w:val="20"/>
            <w:szCs w:val="20"/>
            <w:lang w:val="fr-FR"/>
          </w:rPr>
          <w:t xml:space="preserve"> (opérant sous le nom commercial </w:t>
        </w:r>
        <w:r w:rsidRPr="00AA48CE">
          <w:rPr>
            <w:sz w:val="20"/>
            <w:szCs w:val="20"/>
            <w:lang w:val="fr-FR"/>
            <w:rPrChange w:id="65" w:author="Gabriela Kouahla" w:date="2026-02-04T19:53:00Z" w16du:dateUtc="2026-02-04T18:53:00Z">
              <w:rPr>
                <w:b/>
                <w:bCs/>
                <w:sz w:val="20"/>
                <w:szCs w:val="20"/>
                <w:lang w:val="fr-FR"/>
              </w:rPr>
            </w:rPrChange>
          </w:rPr>
          <w:t>Travel Guard</w:t>
        </w:r>
        <w:r w:rsidRPr="00AA48CE">
          <w:rPr>
            <w:sz w:val="20"/>
            <w:szCs w:val="20"/>
            <w:lang w:val="fr-FR"/>
          </w:rPr>
          <w:t xml:space="preserve">) est agréée et réglementée par la </w:t>
        </w:r>
        <w:r w:rsidRPr="00AA48CE">
          <w:rPr>
            <w:sz w:val="20"/>
            <w:szCs w:val="20"/>
            <w:lang w:val="fr-FR"/>
            <w:rPrChange w:id="66" w:author="Gabriela Kouahla" w:date="2026-02-04T19:53:00Z" w16du:dateUtc="2026-02-04T18:53:00Z">
              <w:rPr>
                <w:b/>
                <w:bCs/>
                <w:sz w:val="20"/>
                <w:szCs w:val="20"/>
                <w:lang w:val="fr-FR"/>
              </w:rPr>
            </w:rPrChange>
          </w:rPr>
          <w:t>Banque centrale d’Irlande (Central Bank of Ireland)</w:t>
        </w:r>
        <w:r w:rsidRPr="00AA48CE">
          <w:rPr>
            <w:sz w:val="20"/>
            <w:szCs w:val="20"/>
            <w:lang w:val="fr-FR"/>
          </w:rPr>
          <w:t>, sous le numéro de référence C29373.</w:t>
        </w:r>
      </w:ins>
    </w:p>
    <w:p w:rsidR="001D3491" w:rsidRPr="00AA48CE" w:rsidDel="00404B7B" w:rsidRDefault="00E25FD0" w:rsidP="00046CEE">
      <w:pPr>
        <w:spacing w:after="0" w:line="240" w:lineRule="auto"/>
        <w:jc w:val="both"/>
        <w:rPr>
          <w:del w:id="67" w:author="Gabriela Kouahla" w:date="2026-02-04T19:25:00Z" w16du:dateUtc="2026-02-04T18:25:00Z"/>
          <w:sz w:val="20"/>
          <w:szCs w:val="20"/>
          <w:lang w:val="fr-FR"/>
          <w:rPrChange w:id="68" w:author="Gabriela Kouahla" w:date="2026-02-04T19:53:00Z" w16du:dateUtc="2026-02-04T18:53:00Z">
            <w:rPr>
              <w:del w:id="69" w:author="Gabriela Kouahla" w:date="2026-02-04T19:25:00Z" w16du:dateUtc="2026-02-04T18:25:00Z"/>
              <w:sz w:val="20"/>
              <w:szCs w:val="20"/>
            </w:rPr>
          </w:rPrChange>
        </w:rPr>
      </w:pPr>
      <w:del w:id="70" w:author="Gabriela Kouahla" w:date="2026-02-04T19:25:00Z" w16du:dateUtc="2026-02-04T18:25:00Z">
        <w:r w:rsidRPr="00AA48CE" w:rsidDel="00404B7B">
          <w:rPr>
            <w:sz w:val="20"/>
            <w:szCs w:val="20"/>
            <w:lang w:val="fr-FR"/>
            <w:rPrChange w:id="71" w:author="Gabriela Kouahla" w:date="2026-02-04T19:53:00Z" w16du:dateUtc="2026-02-04T18:53:00Z">
              <w:rPr>
                <w:sz w:val="20"/>
                <w:szCs w:val="20"/>
              </w:rPr>
            </w:rPrChange>
          </w:rPr>
          <w:delText>AIG Europe S.A [opérant sous le nom de AIG Travel] est autorisée par la Commission de Surveillance du Secteur Financier à Luxembourg et est réglementée par la Banque Centrale d'Irlande pour les règles de conduite.</w:delText>
        </w:r>
      </w:del>
    </w:p>
    <w:p w:rsidR="00A353F5" w:rsidRPr="00AA48CE" w:rsidRDefault="00A353F5" w:rsidP="00A353F5">
      <w:pPr>
        <w:spacing w:after="0" w:line="240" w:lineRule="auto"/>
        <w:rPr>
          <w:lang w:val="fr-FR"/>
        </w:rPr>
      </w:pPr>
    </w:p>
    <w:p w:rsidR="00A353F5" w:rsidRPr="00AA48CE" w:rsidRDefault="00A353F5" w:rsidP="00A353F5">
      <w:pPr>
        <w:spacing w:after="0" w:line="240" w:lineRule="auto"/>
        <w:rPr>
          <w:rFonts w:ascii="Arial" w:hAnsi="Arial" w:cs="Arial"/>
          <w:color w:val="002060"/>
          <w:sz w:val="20"/>
          <w:szCs w:val="20"/>
          <w:lang w:val="fr-FR"/>
        </w:rPr>
      </w:pPr>
      <w:r w:rsidRPr="00AA48CE">
        <w:rPr>
          <w:rFonts w:ascii="Arial" w:hAnsi="Arial" w:cs="Arial"/>
          <w:sz w:val="20"/>
          <w:szCs w:val="20"/>
          <w:lang w:val="fr-FR"/>
        </w:rPr>
        <w:t xml:space="preserve">Bon voyage ! </w:t>
      </w:r>
      <w:r w:rsidRPr="00E421BA">
        <w:rPr>
          <w:lang w:val="fr-FR"/>
        </w:rPr>
        <w:br/>
      </w:r>
      <w:del w:id="72" w:author="Gabriela Kouahla" w:date="2026-02-04T19:24:00Z" w16du:dateUtc="2026-02-04T18:24:00Z">
        <w:r w:rsidRPr="00AA48CE" w:rsidDel="00404B7B">
          <w:rPr>
            <w:rFonts w:ascii="Arial" w:hAnsi="Arial" w:cs="Arial"/>
            <w:b/>
            <w:bCs/>
            <w:color w:val="002060"/>
            <w:sz w:val="20"/>
            <w:szCs w:val="20"/>
            <w:lang w:val="fr-FR"/>
          </w:rPr>
          <w:delText xml:space="preserve">AIG </w:delText>
        </w:r>
      </w:del>
      <w:r w:rsidRPr="00AA48CE">
        <w:rPr>
          <w:rFonts w:ascii="Arial" w:hAnsi="Arial" w:cs="Arial"/>
          <w:b/>
          <w:bCs/>
          <w:color w:val="002060"/>
          <w:sz w:val="20"/>
          <w:szCs w:val="20"/>
          <w:lang w:val="fr-FR"/>
        </w:rPr>
        <w:t xml:space="preserve">Travel </w:t>
      </w:r>
      <w:ins w:id="73" w:author="Gabriela Kouahla" w:date="2026-02-04T19:24:00Z" w16du:dateUtc="2026-02-04T18:24:00Z">
        <w:r w:rsidR="00404B7B" w:rsidRPr="00AA48CE">
          <w:rPr>
            <w:rFonts w:ascii="Arial" w:hAnsi="Arial" w:cs="Arial"/>
            <w:b/>
            <w:bCs/>
            <w:color w:val="002060"/>
            <w:sz w:val="20"/>
            <w:szCs w:val="20"/>
            <w:lang w:val="fr-FR"/>
          </w:rPr>
          <w:t>Guard</w:t>
        </w:r>
      </w:ins>
    </w:p>
    <w:p w:rsidR="00A353F5" w:rsidRPr="00AA48CE" w:rsidRDefault="00A353F5" w:rsidP="00A353F5">
      <w:pPr>
        <w:rPr>
          <w:rFonts w:ascii="Arial" w:hAnsi="Arial" w:cs="Arial"/>
          <w:sz w:val="20"/>
          <w:szCs w:val="20"/>
          <w:lang w:val="fr-FR"/>
        </w:rPr>
      </w:pPr>
    </w:p>
    <w:p w:rsidR="00A353F5" w:rsidRPr="00AA48CE" w:rsidRDefault="00A353F5" w:rsidP="00A353F5">
      <w:pPr>
        <w:rPr>
          <w:rFonts w:ascii="Arial" w:hAnsi="Arial" w:cs="Arial"/>
          <w:color w:val="000000"/>
          <w:lang w:val="fr-FR"/>
        </w:rPr>
      </w:pPr>
    </w:p>
    <w:p w:rsidR="000B368C" w:rsidRPr="00E421BA" w:rsidRDefault="000B368C" w:rsidP="00157764">
      <w:pPr>
        <w:rPr>
          <w:rFonts w:ascii="Arial" w:hAnsi="Arial" w:cs="Arial"/>
          <w:b/>
          <w:color w:val="FF0000"/>
          <w:sz w:val="20"/>
          <w:szCs w:val="20"/>
          <w:lang w:val="fr-FR"/>
        </w:rPr>
      </w:pPr>
    </w:p>
    <w:p w:rsidR="00046CEE" w:rsidRPr="00E421BA" w:rsidRDefault="00046CEE" w:rsidP="00046CEE">
      <w:pPr>
        <w:rPr>
          <w:rFonts w:ascii="Arial" w:hAnsi="Arial"/>
          <w:lang w:val="fr-FR"/>
        </w:rPr>
      </w:pPr>
    </w:p>
    <w:p w:rsidR="00046CEE" w:rsidRPr="00E421BA" w:rsidRDefault="00046CEE" w:rsidP="00046CEE">
      <w:pPr>
        <w:rPr>
          <w:rFonts w:ascii="Arial" w:hAnsi="Arial" w:cs="Arial"/>
          <w:b/>
          <w:color w:val="FF0000"/>
          <w:sz w:val="20"/>
          <w:szCs w:val="20"/>
          <w:lang w:val="fr-FR"/>
        </w:rPr>
      </w:pPr>
    </w:p>
    <w:p w:rsidR="00046CEE" w:rsidRPr="00E421BA" w:rsidRDefault="00046CEE" w:rsidP="00046CEE">
      <w:pPr>
        <w:tabs>
          <w:tab w:val="left" w:pos="1215"/>
        </w:tabs>
        <w:rPr>
          <w:rFonts w:ascii="Arial" w:hAnsi="Arial"/>
          <w:lang w:val="fr-FR"/>
        </w:rPr>
      </w:pPr>
      <w:r w:rsidRPr="00E421BA">
        <w:rPr>
          <w:rFonts w:ascii="Arial" w:hAnsi="Arial"/>
          <w:lang w:val="fr-FR"/>
        </w:rPr>
        <w:tab/>
      </w:r>
    </w:p>
    <w:sectPr w:rsidR="00046CEE" w:rsidRPr="00E421BA" w:rsidSect="004E40BD">
      <w:footerReference w:type="default" r:id="rId13"/>
      <w:type w:val="continuous"/>
      <w:pgSz w:w="12240" w:h="15840"/>
      <w:pgMar w:top="1152" w:right="720" w:bottom="1440" w:left="720" w:header="720" w:footer="144" w:gutter="216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7822" w:rsidRDefault="00757822" w:rsidP="0005501C">
      <w:pPr>
        <w:spacing w:after="0" w:line="240" w:lineRule="auto"/>
      </w:pPr>
      <w:r>
        <w:separator/>
      </w:r>
    </w:p>
  </w:endnote>
  <w:endnote w:type="continuationSeparator" w:id="0">
    <w:p w:rsidR="00757822" w:rsidRDefault="00757822" w:rsidP="0005501C">
      <w:pPr>
        <w:spacing w:after="0" w:line="240" w:lineRule="auto"/>
      </w:pPr>
      <w:r>
        <w:continuationSeparator/>
      </w:r>
    </w:p>
  </w:endnote>
  <w:endnote w:type="continuationNotice" w:id="1">
    <w:p w:rsidR="00757822" w:rsidRDefault="007578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Bold r:id="rId1" w:subsetted="1" w:fontKey="{295F46AB-8C3D-4FAF-B610-86F3C643B5B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D7A6E508-8B38-44E0-B999-2142AB3DE972}"/>
    <w:embedBold r:id="rId3" w:fontKey="{239AB581-67AB-4A32-8F29-1190C285BE21}"/>
    <w:embedItalic r:id="rId4" w:fontKey="{C4CD26E4-D2C8-4E6A-9F0F-BF705916588C}"/>
    <w:embedBoldItalic r:id="rId5" w:fontKey="{AF07F512-42B2-4402-BB0B-4A2C029FBEFF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Univers ATT">
    <w:charset w:val="00"/>
    <w:family w:val="swiss"/>
    <w:pitch w:val="variable"/>
    <w:sig w:usb0="00000007" w:usb1="00000000" w:usb2="00000000" w:usb3="00000000" w:csb0="00000013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ITC Avant Garde Std M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Bold r:id="rId6" w:fontKey="{2AEC0B57-F68E-443D-B7AE-4876D3B5EA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0A92" w:rsidRPr="00757AC8" w:rsidRDefault="00700A92">
    <w:pPr>
      <w:jc w:val="right"/>
      <w:rPr>
        <w:rFonts w:ascii="Segoe UI" w:hAnsi="Segoe UI" w:cs="Segoe UI"/>
        <w:color w:val="4F81BD"/>
        <w:szCs w:val="20"/>
      </w:rPr>
    </w:pPr>
  </w:p>
  <w:p w:rsidR="00700A92" w:rsidRDefault="00700A92" w:rsidP="00700A9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7822" w:rsidRDefault="00757822" w:rsidP="0005501C">
      <w:pPr>
        <w:spacing w:after="0" w:line="240" w:lineRule="auto"/>
      </w:pPr>
      <w:r>
        <w:separator/>
      </w:r>
    </w:p>
  </w:footnote>
  <w:footnote w:type="continuationSeparator" w:id="0">
    <w:p w:rsidR="00757822" w:rsidRDefault="00757822" w:rsidP="0005501C">
      <w:pPr>
        <w:spacing w:after="0" w:line="240" w:lineRule="auto"/>
      </w:pPr>
      <w:r>
        <w:continuationSeparator/>
      </w:r>
    </w:p>
  </w:footnote>
  <w:footnote w:type="continuationNotice" w:id="1">
    <w:p w:rsidR="00757822" w:rsidRDefault="0075782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45D"/>
    <w:multiLevelType w:val="hybridMultilevel"/>
    <w:tmpl w:val="1BAE62F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2A016D"/>
    <w:multiLevelType w:val="hybridMultilevel"/>
    <w:tmpl w:val="3BF81DB0"/>
    <w:lvl w:ilvl="0" w:tplc="08D07EF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670B0"/>
    <w:multiLevelType w:val="hybridMultilevel"/>
    <w:tmpl w:val="A5CCED4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082536"/>
    <w:multiLevelType w:val="hybridMultilevel"/>
    <w:tmpl w:val="85489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43019"/>
    <w:multiLevelType w:val="hybridMultilevel"/>
    <w:tmpl w:val="E984F1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56E64"/>
    <w:multiLevelType w:val="hybridMultilevel"/>
    <w:tmpl w:val="10A00B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3C7F71"/>
    <w:multiLevelType w:val="hybridMultilevel"/>
    <w:tmpl w:val="D946E8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10DBE"/>
    <w:multiLevelType w:val="hybridMultilevel"/>
    <w:tmpl w:val="0AD60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B47BB"/>
    <w:multiLevelType w:val="hybridMultilevel"/>
    <w:tmpl w:val="B9767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C1545"/>
    <w:multiLevelType w:val="hybridMultilevel"/>
    <w:tmpl w:val="369C6F9C"/>
    <w:lvl w:ilvl="0" w:tplc="3E6621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3EB9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B850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18DB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126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6C12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16C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42E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AC4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20F47D1"/>
    <w:multiLevelType w:val="hybridMultilevel"/>
    <w:tmpl w:val="B1741C4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24798D"/>
    <w:multiLevelType w:val="hybridMultilevel"/>
    <w:tmpl w:val="5616F462"/>
    <w:lvl w:ilvl="0" w:tplc="620E470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DC7EBB"/>
    <w:multiLevelType w:val="hybridMultilevel"/>
    <w:tmpl w:val="274E66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B31ABB"/>
    <w:multiLevelType w:val="hybridMultilevel"/>
    <w:tmpl w:val="30AA5D02"/>
    <w:lvl w:ilvl="0" w:tplc="68A0562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D5056B"/>
    <w:multiLevelType w:val="hybridMultilevel"/>
    <w:tmpl w:val="3612D8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EB2674"/>
    <w:multiLevelType w:val="hybridMultilevel"/>
    <w:tmpl w:val="0C94CA92"/>
    <w:lvl w:ilvl="0" w:tplc="3C6A2F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DB42F5"/>
    <w:multiLevelType w:val="hybridMultilevel"/>
    <w:tmpl w:val="DCFC4D8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color w:val="auto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C9C19D3"/>
    <w:multiLevelType w:val="hybridMultilevel"/>
    <w:tmpl w:val="EEA280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C1311E"/>
    <w:multiLevelType w:val="hybridMultilevel"/>
    <w:tmpl w:val="1F2A0EA6"/>
    <w:lvl w:ilvl="0" w:tplc="641E62C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5C6EAD"/>
    <w:multiLevelType w:val="hybridMultilevel"/>
    <w:tmpl w:val="85520B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77529C"/>
    <w:multiLevelType w:val="hybridMultilevel"/>
    <w:tmpl w:val="D2522FA6"/>
    <w:lvl w:ilvl="0" w:tplc="3A3A1782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1" w:tplc="44E8C56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2" w:tplc="FB0C94E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3" w:tplc="EF5C23B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4" w:tplc="EEBC373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5" w:tplc="B380D83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6" w:tplc="9352263E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  <w:lvl w:ilvl="7" w:tplc="952416BE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hint="default"/>
      </w:rPr>
    </w:lvl>
    <w:lvl w:ilvl="8" w:tplc="DC7075B4" w:tentative="1">
      <w:start w:val="1"/>
      <w:numFmt w:val="bullet"/>
      <w:lvlText w:val="•"/>
      <w:lvlJc w:val="left"/>
      <w:pPr>
        <w:tabs>
          <w:tab w:val="num" w:pos="8280"/>
        </w:tabs>
        <w:ind w:left="8280" w:hanging="360"/>
      </w:pPr>
      <w:rPr>
        <w:rFonts w:ascii="Arial" w:hAnsi="Arial" w:hint="default"/>
      </w:rPr>
    </w:lvl>
  </w:abstractNum>
  <w:abstractNum w:abstractNumId="21" w15:restartNumberingAfterBreak="0">
    <w:nsid w:val="37D5296A"/>
    <w:multiLevelType w:val="hybridMultilevel"/>
    <w:tmpl w:val="433822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81214"/>
    <w:multiLevelType w:val="hybridMultilevel"/>
    <w:tmpl w:val="B3008A58"/>
    <w:lvl w:ilvl="0" w:tplc="B9C8A488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  <w:b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9FE05D4"/>
    <w:multiLevelType w:val="hybridMultilevel"/>
    <w:tmpl w:val="982EB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342862"/>
    <w:multiLevelType w:val="hybridMultilevel"/>
    <w:tmpl w:val="FC82C9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6F3882"/>
    <w:multiLevelType w:val="hybridMultilevel"/>
    <w:tmpl w:val="069CD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043406"/>
    <w:multiLevelType w:val="hybridMultilevel"/>
    <w:tmpl w:val="241A7984"/>
    <w:lvl w:ilvl="0" w:tplc="5CD0F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FCA1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6663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9005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78E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5871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4E37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66A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6803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47990D00"/>
    <w:multiLevelType w:val="hybridMultilevel"/>
    <w:tmpl w:val="C92068B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2560413"/>
    <w:multiLevelType w:val="hybridMultilevel"/>
    <w:tmpl w:val="472E1184"/>
    <w:lvl w:ilvl="0" w:tplc="4142F3B6">
      <w:numFmt w:val="bullet"/>
      <w:lvlText w:val=""/>
      <w:lvlJc w:val="left"/>
      <w:pPr>
        <w:ind w:left="720" w:hanging="360"/>
      </w:pPr>
      <w:rPr>
        <w:rFonts w:ascii="Symbol" w:eastAsia="Univers ATT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D345B"/>
    <w:multiLevelType w:val="hybridMultilevel"/>
    <w:tmpl w:val="D6AE9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747321"/>
    <w:multiLevelType w:val="hybridMultilevel"/>
    <w:tmpl w:val="A066F772"/>
    <w:lvl w:ilvl="0" w:tplc="8F8A4E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AE37E81"/>
    <w:multiLevelType w:val="hybridMultilevel"/>
    <w:tmpl w:val="E6722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6B265A"/>
    <w:multiLevelType w:val="hybridMultilevel"/>
    <w:tmpl w:val="4F26EFCA"/>
    <w:lvl w:ilvl="0" w:tplc="3A3A1782">
      <w:start w:val="1"/>
      <w:numFmt w:val="bullet"/>
      <w:lvlText w:val="•"/>
      <w:lvlJc w:val="left"/>
      <w:pPr>
        <w:ind w:left="3600" w:hanging="36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3" w15:restartNumberingAfterBreak="0">
    <w:nsid w:val="635B709F"/>
    <w:multiLevelType w:val="hybridMultilevel"/>
    <w:tmpl w:val="B0BED7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722A3E"/>
    <w:multiLevelType w:val="hybridMultilevel"/>
    <w:tmpl w:val="5802B370"/>
    <w:lvl w:ilvl="0" w:tplc="452CF660">
      <w:start w:val="1"/>
      <w:numFmt w:val="bullet"/>
      <w:pStyle w:val="4BulletTex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D63B79"/>
    <w:multiLevelType w:val="hybridMultilevel"/>
    <w:tmpl w:val="31F02EDE"/>
    <w:lvl w:ilvl="0" w:tplc="47CA9D82">
      <w:start w:val="29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Semi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477B24"/>
    <w:multiLevelType w:val="hybridMultilevel"/>
    <w:tmpl w:val="D5EC3DE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9952187"/>
    <w:multiLevelType w:val="hybridMultilevel"/>
    <w:tmpl w:val="D20A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421665">
    <w:abstractNumId w:val="34"/>
  </w:num>
  <w:num w:numId="2" w16cid:durableId="843282012">
    <w:abstractNumId w:val="18"/>
  </w:num>
  <w:num w:numId="3" w16cid:durableId="1327125960">
    <w:abstractNumId w:val="35"/>
  </w:num>
  <w:num w:numId="4" w16cid:durableId="1798065393">
    <w:abstractNumId w:val="20"/>
  </w:num>
  <w:num w:numId="5" w16cid:durableId="2093698666">
    <w:abstractNumId w:val="3"/>
  </w:num>
  <w:num w:numId="6" w16cid:durableId="1269389353">
    <w:abstractNumId w:val="32"/>
  </w:num>
  <w:num w:numId="7" w16cid:durableId="506408159">
    <w:abstractNumId w:val="9"/>
  </w:num>
  <w:num w:numId="8" w16cid:durableId="1083726676">
    <w:abstractNumId w:val="26"/>
  </w:num>
  <w:num w:numId="9" w16cid:durableId="710809498">
    <w:abstractNumId w:val="13"/>
  </w:num>
  <w:num w:numId="10" w16cid:durableId="1131898956">
    <w:abstractNumId w:val="12"/>
  </w:num>
  <w:num w:numId="11" w16cid:durableId="72775037">
    <w:abstractNumId w:val="8"/>
  </w:num>
  <w:num w:numId="12" w16cid:durableId="1767461190">
    <w:abstractNumId w:val="22"/>
  </w:num>
  <w:num w:numId="13" w16cid:durableId="95868828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23044658">
    <w:abstractNumId w:val="11"/>
  </w:num>
  <w:num w:numId="15" w16cid:durableId="1431009495">
    <w:abstractNumId w:val="23"/>
  </w:num>
  <w:num w:numId="16" w16cid:durableId="675304881">
    <w:abstractNumId w:val="25"/>
  </w:num>
  <w:num w:numId="17" w16cid:durableId="56786811">
    <w:abstractNumId w:val="28"/>
  </w:num>
  <w:num w:numId="18" w16cid:durableId="1773357641">
    <w:abstractNumId w:val="16"/>
  </w:num>
  <w:num w:numId="19" w16cid:durableId="869149363">
    <w:abstractNumId w:val="19"/>
  </w:num>
  <w:num w:numId="20" w16cid:durableId="419915598">
    <w:abstractNumId w:val="21"/>
  </w:num>
  <w:num w:numId="21" w16cid:durableId="1385791440">
    <w:abstractNumId w:val="29"/>
  </w:num>
  <w:num w:numId="22" w16cid:durableId="670254176">
    <w:abstractNumId w:val="7"/>
  </w:num>
  <w:num w:numId="23" w16cid:durableId="1787626447">
    <w:abstractNumId w:val="30"/>
  </w:num>
  <w:num w:numId="24" w16cid:durableId="288248863">
    <w:abstractNumId w:val="37"/>
  </w:num>
  <w:num w:numId="25" w16cid:durableId="1574387990">
    <w:abstractNumId w:val="17"/>
  </w:num>
  <w:num w:numId="26" w16cid:durableId="1545943449">
    <w:abstractNumId w:val="0"/>
  </w:num>
  <w:num w:numId="27" w16cid:durableId="1293705384">
    <w:abstractNumId w:val="14"/>
  </w:num>
  <w:num w:numId="28" w16cid:durableId="914048748">
    <w:abstractNumId w:val="6"/>
  </w:num>
  <w:num w:numId="29" w16cid:durableId="761298665">
    <w:abstractNumId w:val="4"/>
  </w:num>
  <w:num w:numId="30" w16cid:durableId="1454712929">
    <w:abstractNumId w:val="33"/>
  </w:num>
  <w:num w:numId="31" w16cid:durableId="560167454">
    <w:abstractNumId w:val="36"/>
  </w:num>
  <w:num w:numId="32" w16cid:durableId="1902448607">
    <w:abstractNumId w:val="15"/>
  </w:num>
  <w:num w:numId="33" w16cid:durableId="1359038243">
    <w:abstractNumId w:val="27"/>
  </w:num>
  <w:num w:numId="34" w16cid:durableId="1058090434">
    <w:abstractNumId w:val="1"/>
  </w:num>
  <w:num w:numId="35" w16cid:durableId="404883862">
    <w:abstractNumId w:val="2"/>
  </w:num>
  <w:num w:numId="36" w16cid:durableId="1018044089">
    <w:abstractNumId w:val="5"/>
  </w:num>
  <w:num w:numId="37" w16cid:durableId="1226528405">
    <w:abstractNumId w:val="31"/>
  </w:num>
  <w:num w:numId="38" w16cid:durableId="1426225714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tchens, Darcy">
    <w15:presenceInfo w15:providerId="AD" w15:userId="S::Darcy.Kitchens@travelguard.com::9c9e2e40-835b-4d09-adab-f5006cf9e004"/>
  </w15:person>
  <w15:person w15:author="Gabriela Kouahla">
    <w15:presenceInfo w15:providerId="None" w15:userId="Gabriela Kouahl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 w:grammar="clean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A0"/>
    <w:rsid w:val="00003BED"/>
    <w:rsid w:val="00003DCF"/>
    <w:rsid w:val="0000489A"/>
    <w:rsid w:val="000117DC"/>
    <w:rsid w:val="00012A6B"/>
    <w:rsid w:val="000142FD"/>
    <w:rsid w:val="00016BFE"/>
    <w:rsid w:val="00017977"/>
    <w:rsid w:val="00022244"/>
    <w:rsid w:val="000235CD"/>
    <w:rsid w:val="000238EB"/>
    <w:rsid w:val="000267E0"/>
    <w:rsid w:val="000313DF"/>
    <w:rsid w:val="00032065"/>
    <w:rsid w:val="0003226B"/>
    <w:rsid w:val="000404E6"/>
    <w:rsid w:val="00042911"/>
    <w:rsid w:val="00044B91"/>
    <w:rsid w:val="00046CEE"/>
    <w:rsid w:val="0005501C"/>
    <w:rsid w:val="00055BFF"/>
    <w:rsid w:val="0005790B"/>
    <w:rsid w:val="00064FF3"/>
    <w:rsid w:val="00066738"/>
    <w:rsid w:val="00066B7C"/>
    <w:rsid w:val="00075174"/>
    <w:rsid w:val="000812C7"/>
    <w:rsid w:val="000824A8"/>
    <w:rsid w:val="00082758"/>
    <w:rsid w:val="00083BED"/>
    <w:rsid w:val="0008430C"/>
    <w:rsid w:val="00086BE6"/>
    <w:rsid w:val="00086E8A"/>
    <w:rsid w:val="00087603"/>
    <w:rsid w:val="00093818"/>
    <w:rsid w:val="00093D8D"/>
    <w:rsid w:val="0009447A"/>
    <w:rsid w:val="0009773F"/>
    <w:rsid w:val="000A010C"/>
    <w:rsid w:val="000A233F"/>
    <w:rsid w:val="000A4AC2"/>
    <w:rsid w:val="000A7704"/>
    <w:rsid w:val="000B015A"/>
    <w:rsid w:val="000B2C80"/>
    <w:rsid w:val="000B368C"/>
    <w:rsid w:val="000B52A2"/>
    <w:rsid w:val="000B66C4"/>
    <w:rsid w:val="000C0601"/>
    <w:rsid w:val="000C08BC"/>
    <w:rsid w:val="000C0E38"/>
    <w:rsid w:val="000C1248"/>
    <w:rsid w:val="000C1AF0"/>
    <w:rsid w:val="000C7B09"/>
    <w:rsid w:val="000D0DEE"/>
    <w:rsid w:val="000D11A3"/>
    <w:rsid w:val="000D44F7"/>
    <w:rsid w:val="000D478E"/>
    <w:rsid w:val="000D52AF"/>
    <w:rsid w:val="000D54CA"/>
    <w:rsid w:val="000D6A76"/>
    <w:rsid w:val="000E5D32"/>
    <w:rsid w:val="000F09C6"/>
    <w:rsid w:val="000F0A11"/>
    <w:rsid w:val="000F1942"/>
    <w:rsid w:val="000F19DE"/>
    <w:rsid w:val="000F79CF"/>
    <w:rsid w:val="00100750"/>
    <w:rsid w:val="0010249F"/>
    <w:rsid w:val="001025A6"/>
    <w:rsid w:val="00110AC4"/>
    <w:rsid w:val="00115611"/>
    <w:rsid w:val="0012099B"/>
    <w:rsid w:val="00120CF8"/>
    <w:rsid w:val="00126487"/>
    <w:rsid w:val="00126D8A"/>
    <w:rsid w:val="00133D72"/>
    <w:rsid w:val="00134620"/>
    <w:rsid w:val="001472D9"/>
    <w:rsid w:val="0014734D"/>
    <w:rsid w:val="0014759B"/>
    <w:rsid w:val="00150005"/>
    <w:rsid w:val="00150198"/>
    <w:rsid w:val="00151CF5"/>
    <w:rsid w:val="001526DC"/>
    <w:rsid w:val="0015510C"/>
    <w:rsid w:val="00155DFD"/>
    <w:rsid w:val="001574CF"/>
    <w:rsid w:val="00157764"/>
    <w:rsid w:val="00160739"/>
    <w:rsid w:val="00162CEA"/>
    <w:rsid w:val="0016411F"/>
    <w:rsid w:val="001665D1"/>
    <w:rsid w:val="001673B2"/>
    <w:rsid w:val="001725DF"/>
    <w:rsid w:val="00172BD6"/>
    <w:rsid w:val="0017316A"/>
    <w:rsid w:val="00174528"/>
    <w:rsid w:val="00175757"/>
    <w:rsid w:val="00180498"/>
    <w:rsid w:val="00182293"/>
    <w:rsid w:val="0018368B"/>
    <w:rsid w:val="00184F3E"/>
    <w:rsid w:val="0018681A"/>
    <w:rsid w:val="00186C18"/>
    <w:rsid w:val="00190F51"/>
    <w:rsid w:val="00191967"/>
    <w:rsid w:val="001A1808"/>
    <w:rsid w:val="001A32B0"/>
    <w:rsid w:val="001A4AE8"/>
    <w:rsid w:val="001A5E3D"/>
    <w:rsid w:val="001A642D"/>
    <w:rsid w:val="001B0678"/>
    <w:rsid w:val="001B0DEB"/>
    <w:rsid w:val="001B1811"/>
    <w:rsid w:val="001B2A5D"/>
    <w:rsid w:val="001B4AB5"/>
    <w:rsid w:val="001B60EA"/>
    <w:rsid w:val="001B7265"/>
    <w:rsid w:val="001C02CD"/>
    <w:rsid w:val="001C5320"/>
    <w:rsid w:val="001D0E88"/>
    <w:rsid w:val="001D159F"/>
    <w:rsid w:val="001D1D38"/>
    <w:rsid w:val="001D2481"/>
    <w:rsid w:val="001D3491"/>
    <w:rsid w:val="001D45C8"/>
    <w:rsid w:val="001E2979"/>
    <w:rsid w:val="001E29FA"/>
    <w:rsid w:val="001E675F"/>
    <w:rsid w:val="001F0D33"/>
    <w:rsid w:val="001F1529"/>
    <w:rsid w:val="001F1D0D"/>
    <w:rsid w:val="001F38B5"/>
    <w:rsid w:val="001F4CB5"/>
    <w:rsid w:val="001F6B25"/>
    <w:rsid w:val="001F784F"/>
    <w:rsid w:val="00203776"/>
    <w:rsid w:val="00204170"/>
    <w:rsid w:val="002052C7"/>
    <w:rsid w:val="00205C51"/>
    <w:rsid w:val="00210281"/>
    <w:rsid w:val="00212761"/>
    <w:rsid w:val="002140A5"/>
    <w:rsid w:val="00215B44"/>
    <w:rsid w:val="0021713D"/>
    <w:rsid w:val="0022318F"/>
    <w:rsid w:val="0022552D"/>
    <w:rsid w:val="0022616C"/>
    <w:rsid w:val="00227BF7"/>
    <w:rsid w:val="00235B37"/>
    <w:rsid w:val="00240D5A"/>
    <w:rsid w:val="00242990"/>
    <w:rsid w:val="00243A08"/>
    <w:rsid w:val="00246CB6"/>
    <w:rsid w:val="00250FB6"/>
    <w:rsid w:val="002562D5"/>
    <w:rsid w:val="00256A9B"/>
    <w:rsid w:val="002579F6"/>
    <w:rsid w:val="00260613"/>
    <w:rsid w:val="00263722"/>
    <w:rsid w:val="00264E86"/>
    <w:rsid w:val="00264FF9"/>
    <w:rsid w:val="00266A8A"/>
    <w:rsid w:val="002805E6"/>
    <w:rsid w:val="002857AA"/>
    <w:rsid w:val="00287E72"/>
    <w:rsid w:val="00293E3A"/>
    <w:rsid w:val="002946C7"/>
    <w:rsid w:val="002953A6"/>
    <w:rsid w:val="002A1A8F"/>
    <w:rsid w:val="002A22DD"/>
    <w:rsid w:val="002A2567"/>
    <w:rsid w:val="002A2B32"/>
    <w:rsid w:val="002A31A6"/>
    <w:rsid w:val="002A4A1D"/>
    <w:rsid w:val="002B0F86"/>
    <w:rsid w:val="002C182F"/>
    <w:rsid w:val="002C1E08"/>
    <w:rsid w:val="002C4029"/>
    <w:rsid w:val="002C5215"/>
    <w:rsid w:val="002C5B36"/>
    <w:rsid w:val="002C6A43"/>
    <w:rsid w:val="002D07D9"/>
    <w:rsid w:val="002D1EBC"/>
    <w:rsid w:val="002D24B6"/>
    <w:rsid w:val="002E11E3"/>
    <w:rsid w:val="002E22D3"/>
    <w:rsid w:val="002E2A6A"/>
    <w:rsid w:val="002E49E7"/>
    <w:rsid w:val="002E4E05"/>
    <w:rsid w:val="002E4E9D"/>
    <w:rsid w:val="002E4F7D"/>
    <w:rsid w:val="002E6BE6"/>
    <w:rsid w:val="002F0A88"/>
    <w:rsid w:val="002F1320"/>
    <w:rsid w:val="002F151B"/>
    <w:rsid w:val="002F331A"/>
    <w:rsid w:val="002F3C5D"/>
    <w:rsid w:val="002F48A0"/>
    <w:rsid w:val="002F6248"/>
    <w:rsid w:val="002F62DD"/>
    <w:rsid w:val="002F7F2D"/>
    <w:rsid w:val="0030145E"/>
    <w:rsid w:val="003021E3"/>
    <w:rsid w:val="00303678"/>
    <w:rsid w:val="00304DA7"/>
    <w:rsid w:val="00305580"/>
    <w:rsid w:val="00311C8C"/>
    <w:rsid w:val="003132A3"/>
    <w:rsid w:val="003207B6"/>
    <w:rsid w:val="00321B58"/>
    <w:rsid w:val="0032291C"/>
    <w:rsid w:val="00322CB9"/>
    <w:rsid w:val="00323244"/>
    <w:rsid w:val="00324993"/>
    <w:rsid w:val="0032793A"/>
    <w:rsid w:val="00332483"/>
    <w:rsid w:val="003342D9"/>
    <w:rsid w:val="00335808"/>
    <w:rsid w:val="00337F3F"/>
    <w:rsid w:val="0034087C"/>
    <w:rsid w:val="00340F81"/>
    <w:rsid w:val="00343029"/>
    <w:rsid w:val="0034775C"/>
    <w:rsid w:val="003506C5"/>
    <w:rsid w:val="00351BD8"/>
    <w:rsid w:val="00353B36"/>
    <w:rsid w:val="003635C4"/>
    <w:rsid w:val="00365ACF"/>
    <w:rsid w:val="0036768E"/>
    <w:rsid w:val="00375903"/>
    <w:rsid w:val="003834A0"/>
    <w:rsid w:val="003849F1"/>
    <w:rsid w:val="00384ECF"/>
    <w:rsid w:val="00385B92"/>
    <w:rsid w:val="00390989"/>
    <w:rsid w:val="00390E41"/>
    <w:rsid w:val="00396ECF"/>
    <w:rsid w:val="003A305E"/>
    <w:rsid w:val="003A5363"/>
    <w:rsid w:val="003B430B"/>
    <w:rsid w:val="003B5E8E"/>
    <w:rsid w:val="003C074D"/>
    <w:rsid w:val="003C5E1B"/>
    <w:rsid w:val="003C7E28"/>
    <w:rsid w:val="003C7F7B"/>
    <w:rsid w:val="003D3AD8"/>
    <w:rsid w:val="003D7446"/>
    <w:rsid w:val="003D7B34"/>
    <w:rsid w:val="003E3C58"/>
    <w:rsid w:val="003E6086"/>
    <w:rsid w:val="003E7665"/>
    <w:rsid w:val="003E797B"/>
    <w:rsid w:val="003F01AF"/>
    <w:rsid w:val="003F04B2"/>
    <w:rsid w:val="003F1861"/>
    <w:rsid w:val="003F21B6"/>
    <w:rsid w:val="003F263A"/>
    <w:rsid w:val="003F3B06"/>
    <w:rsid w:val="0040164E"/>
    <w:rsid w:val="00401E25"/>
    <w:rsid w:val="00404B7B"/>
    <w:rsid w:val="0040683C"/>
    <w:rsid w:val="00411F31"/>
    <w:rsid w:val="004142EE"/>
    <w:rsid w:val="00414862"/>
    <w:rsid w:val="004151F7"/>
    <w:rsid w:val="0042008B"/>
    <w:rsid w:val="004207E8"/>
    <w:rsid w:val="00425CD8"/>
    <w:rsid w:val="004275BE"/>
    <w:rsid w:val="00433713"/>
    <w:rsid w:val="004362FC"/>
    <w:rsid w:val="004371D5"/>
    <w:rsid w:val="004371FF"/>
    <w:rsid w:val="00440A77"/>
    <w:rsid w:val="00440FB5"/>
    <w:rsid w:val="004455DE"/>
    <w:rsid w:val="00445A59"/>
    <w:rsid w:val="0045409F"/>
    <w:rsid w:val="00454D84"/>
    <w:rsid w:val="0046694E"/>
    <w:rsid w:val="0046798F"/>
    <w:rsid w:val="0048151D"/>
    <w:rsid w:val="00491606"/>
    <w:rsid w:val="00494FEC"/>
    <w:rsid w:val="0049629F"/>
    <w:rsid w:val="004A12E2"/>
    <w:rsid w:val="004A2AC9"/>
    <w:rsid w:val="004A5545"/>
    <w:rsid w:val="004B3CFA"/>
    <w:rsid w:val="004C043C"/>
    <w:rsid w:val="004C5963"/>
    <w:rsid w:val="004C67E1"/>
    <w:rsid w:val="004D1D1D"/>
    <w:rsid w:val="004D2E20"/>
    <w:rsid w:val="004D3101"/>
    <w:rsid w:val="004D68BD"/>
    <w:rsid w:val="004E050A"/>
    <w:rsid w:val="004E0E4D"/>
    <w:rsid w:val="004E1095"/>
    <w:rsid w:val="004E40BD"/>
    <w:rsid w:val="004E60DE"/>
    <w:rsid w:val="004E74D1"/>
    <w:rsid w:val="004E7F55"/>
    <w:rsid w:val="004F03C0"/>
    <w:rsid w:val="004F1037"/>
    <w:rsid w:val="004F198F"/>
    <w:rsid w:val="004F2BD1"/>
    <w:rsid w:val="004F7FB2"/>
    <w:rsid w:val="00501F10"/>
    <w:rsid w:val="00502237"/>
    <w:rsid w:val="0050223C"/>
    <w:rsid w:val="00506D69"/>
    <w:rsid w:val="00506EEB"/>
    <w:rsid w:val="0050735C"/>
    <w:rsid w:val="005109F5"/>
    <w:rsid w:val="005163E0"/>
    <w:rsid w:val="00516EF4"/>
    <w:rsid w:val="005217A3"/>
    <w:rsid w:val="00524CC9"/>
    <w:rsid w:val="005306B0"/>
    <w:rsid w:val="00530962"/>
    <w:rsid w:val="00532954"/>
    <w:rsid w:val="005356CF"/>
    <w:rsid w:val="005360D2"/>
    <w:rsid w:val="005364F2"/>
    <w:rsid w:val="00537517"/>
    <w:rsid w:val="0054300A"/>
    <w:rsid w:val="005435BC"/>
    <w:rsid w:val="00547AEF"/>
    <w:rsid w:val="005523D5"/>
    <w:rsid w:val="00557DA0"/>
    <w:rsid w:val="005648E8"/>
    <w:rsid w:val="005703D3"/>
    <w:rsid w:val="00571152"/>
    <w:rsid w:val="00573F10"/>
    <w:rsid w:val="00574A09"/>
    <w:rsid w:val="00575A29"/>
    <w:rsid w:val="00580808"/>
    <w:rsid w:val="005826A7"/>
    <w:rsid w:val="005842B8"/>
    <w:rsid w:val="0058445A"/>
    <w:rsid w:val="00585853"/>
    <w:rsid w:val="00585B07"/>
    <w:rsid w:val="0058734E"/>
    <w:rsid w:val="005875C4"/>
    <w:rsid w:val="0059061A"/>
    <w:rsid w:val="005959D2"/>
    <w:rsid w:val="0059779E"/>
    <w:rsid w:val="00597BA5"/>
    <w:rsid w:val="005A1332"/>
    <w:rsid w:val="005A3980"/>
    <w:rsid w:val="005A6F91"/>
    <w:rsid w:val="005B104E"/>
    <w:rsid w:val="005B395A"/>
    <w:rsid w:val="005B3FAC"/>
    <w:rsid w:val="005B4491"/>
    <w:rsid w:val="005B5E6A"/>
    <w:rsid w:val="005B6690"/>
    <w:rsid w:val="005B7FED"/>
    <w:rsid w:val="005C3343"/>
    <w:rsid w:val="005C4C3D"/>
    <w:rsid w:val="005D1D65"/>
    <w:rsid w:val="005D21A0"/>
    <w:rsid w:val="005D2372"/>
    <w:rsid w:val="005D2EEA"/>
    <w:rsid w:val="005E0A9F"/>
    <w:rsid w:val="005E1502"/>
    <w:rsid w:val="005E2F39"/>
    <w:rsid w:val="005E3902"/>
    <w:rsid w:val="005E4501"/>
    <w:rsid w:val="005E548F"/>
    <w:rsid w:val="005E5ED7"/>
    <w:rsid w:val="005E686B"/>
    <w:rsid w:val="005E6BAB"/>
    <w:rsid w:val="005E6C3D"/>
    <w:rsid w:val="005E6FB0"/>
    <w:rsid w:val="005F3C22"/>
    <w:rsid w:val="005F3D60"/>
    <w:rsid w:val="005F5617"/>
    <w:rsid w:val="005F59B8"/>
    <w:rsid w:val="005F71EE"/>
    <w:rsid w:val="00601D46"/>
    <w:rsid w:val="00602D31"/>
    <w:rsid w:val="00603453"/>
    <w:rsid w:val="00603CC1"/>
    <w:rsid w:val="00615EF0"/>
    <w:rsid w:val="00621802"/>
    <w:rsid w:val="00624815"/>
    <w:rsid w:val="00632256"/>
    <w:rsid w:val="00637CA1"/>
    <w:rsid w:val="006446DA"/>
    <w:rsid w:val="00644CFF"/>
    <w:rsid w:val="0064690D"/>
    <w:rsid w:val="00651763"/>
    <w:rsid w:val="00651D38"/>
    <w:rsid w:val="00653F01"/>
    <w:rsid w:val="006540A5"/>
    <w:rsid w:val="006560C5"/>
    <w:rsid w:val="006561EA"/>
    <w:rsid w:val="00661098"/>
    <w:rsid w:val="00663AA5"/>
    <w:rsid w:val="006725B4"/>
    <w:rsid w:val="00675D60"/>
    <w:rsid w:val="00676C29"/>
    <w:rsid w:val="00676F28"/>
    <w:rsid w:val="006809BC"/>
    <w:rsid w:val="00680A9D"/>
    <w:rsid w:val="00685D1B"/>
    <w:rsid w:val="00692646"/>
    <w:rsid w:val="00692AE1"/>
    <w:rsid w:val="00692C48"/>
    <w:rsid w:val="006932D0"/>
    <w:rsid w:val="00693430"/>
    <w:rsid w:val="006965C1"/>
    <w:rsid w:val="006A01CD"/>
    <w:rsid w:val="006A0868"/>
    <w:rsid w:val="006A1B03"/>
    <w:rsid w:val="006A1BC8"/>
    <w:rsid w:val="006A34C6"/>
    <w:rsid w:val="006A6E5A"/>
    <w:rsid w:val="006A79CB"/>
    <w:rsid w:val="006B0614"/>
    <w:rsid w:val="006B0C3F"/>
    <w:rsid w:val="006B4B06"/>
    <w:rsid w:val="006B7A12"/>
    <w:rsid w:val="006C01A2"/>
    <w:rsid w:val="006C18AA"/>
    <w:rsid w:val="006C2EA1"/>
    <w:rsid w:val="006C407B"/>
    <w:rsid w:val="006C6FD2"/>
    <w:rsid w:val="006C754F"/>
    <w:rsid w:val="006D3E46"/>
    <w:rsid w:val="006D3E5C"/>
    <w:rsid w:val="006D5824"/>
    <w:rsid w:val="006E0697"/>
    <w:rsid w:val="006E0DF8"/>
    <w:rsid w:val="006E0E60"/>
    <w:rsid w:val="006E188F"/>
    <w:rsid w:val="006E6F5D"/>
    <w:rsid w:val="006F05DF"/>
    <w:rsid w:val="006F06A2"/>
    <w:rsid w:val="006F06DE"/>
    <w:rsid w:val="006F1F92"/>
    <w:rsid w:val="006F3327"/>
    <w:rsid w:val="006F3803"/>
    <w:rsid w:val="006F3876"/>
    <w:rsid w:val="006F4136"/>
    <w:rsid w:val="00700A92"/>
    <w:rsid w:val="00703478"/>
    <w:rsid w:val="007046AA"/>
    <w:rsid w:val="0070563A"/>
    <w:rsid w:val="007057E6"/>
    <w:rsid w:val="007128AF"/>
    <w:rsid w:val="00712AA3"/>
    <w:rsid w:val="0071351F"/>
    <w:rsid w:val="00714644"/>
    <w:rsid w:val="00714F6F"/>
    <w:rsid w:val="007158B8"/>
    <w:rsid w:val="007164BE"/>
    <w:rsid w:val="00721401"/>
    <w:rsid w:val="00721C65"/>
    <w:rsid w:val="00721DDD"/>
    <w:rsid w:val="00723443"/>
    <w:rsid w:val="00725C70"/>
    <w:rsid w:val="00730F63"/>
    <w:rsid w:val="00737DEF"/>
    <w:rsid w:val="00741F8D"/>
    <w:rsid w:val="00747DCA"/>
    <w:rsid w:val="00750074"/>
    <w:rsid w:val="00754A3B"/>
    <w:rsid w:val="007560A0"/>
    <w:rsid w:val="00756240"/>
    <w:rsid w:val="00756271"/>
    <w:rsid w:val="00756D0F"/>
    <w:rsid w:val="00757517"/>
    <w:rsid w:val="00757822"/>
    <w:rsid w:val="00757AC8"/>
    <w:rsid w:val="007611AA"/>
    <w:rsid w:val="00762C3E"/>
    <w:rsid w:val="00762D64"/>
    <w:rsid w:val="00764022"/>
    <w:rsid w:val="007653D2"/>
    <w:rsid w:val="0077439B"/>
    <w:rsid w:val="00775A56"/>
    <w:rsid w:val="00777929"/>
    <w:rsid w:val="00782119"/>
    <w:rsid w:val="007873DB"/>
    <w:rsid w:val="00792C91"/>
    <w:rsid w:val="0079370A"/>
    <w:rsid w:val="00794541"/>
    <w:rsid w:val="00794F46"/>
    <w:rsid w:val="00796600"/>
    <w:rsid w:val="007B1877"/>
    <w:rsid w:val="007B3B1E"/>
    <w:rsid w:val="007B62C9"/>
    <w:rsid w:val="007B746B"/>
    <w:rsid w:val="007B7933"/>
    <w:rsid w:val="007B7AE6"/>
    <w:rsid w:val="007B7FB1"/>
    <w:rsid w:val="007C038C"/>
    <w:rsid w:val="007C2D1E"/>
    <w:rsid w:val="007C483D"/>
    <w:rsid w:val="007D030F"/>
    <w:rsid w:val="007D2140"/>
    <w:rsid w:val="007D2579"/>
    <w:rsid w:val="007D3D60"/>
    <w:rsid w:val="007D696B"/>
    <w:rsid w:val="007D6C66"/>
    <w:rsid w:val="007E13F9"/>
    <w:rsid w:val="007E170E"/>
    <w:rsid w:val="007E305D"/>
    <w:rsid w:val="007E347A"/>
    <w:rsid w:val="007E4C46"/>
    <w:rsid w:val="007F1091"/>
    <w:rsid w:val="007F63DE"/>
    <w:rsid w:val="007F6B37"/>
    <w:rsid w:val="008001A3"/>
    <w:rsid w:val="00802ECC"/>
    <w:rsid w:val="0080545B"/>
    <w:rsid w:val="0080709A"/>
    <w:rsid w:val="00810D85"/>
    <w:rsid w:val="0081184B"/>
    <w:rsid w:val="0081433A"/>
    <w:rsid w:val="00817109"/>
    <w:rsid w:val="00821A59"/>
    <w:rsid w:val="00823564"/>
    <w:rsid w:val="0082686D"/>
    <w:rsid w:val="00826D3D"/>
    <w:rsid w:val="0082786E"/>
    <w:rsid w:val="00830D1A"/>
    <w:rsid w:val="00832A41"/>
    <w:rsid w:val="00833304"/>
    <w:rsid w:val="008341A5"/>
    <w:rsid w:val="0083633A"/>
    <w:rsid w:val="008446C8"/>
    <w:rsid w:val="00845849"/>
    <w:rsid w:val="008468DD"/>
    <w:rsid w:val="00850E68"/>
    <w:rsid w:val="008542EB"/>
    <w:rsid w:val="008565E8"/>
    <w:rsid w:val="00857AF4"/>
    <w:rsid w:val="00865BCA"/>
    <w:rsid w:val="00866493"/>
    <w:rsid w:val="00866AAB"/>
    <w:rsid w:val="00874502"/>
    <w:rsid w:val="00877702"/>
    <w:rsid w:val="0088076C"/>
    <w:rsid w:val="00884CF1"/>
    <w:rsid w:val="00886C95"/>
    <w:rsid w:val="008941F1"/>
    <w:rsid w:val="00895157"/>
    <w:rsid w:val="008A2562"/>
    <w:rsid w:val="008A2F82"/>
    <w:rsid w:val="008B1D10"/>
    <w:rsid w:val="008B2FDC"/>
    <w:rsid w:val="008B37BA"/>
    <w:rsid w:val="008B7C8F"/>
    <w:rsid w:val="008C0B3E"/>
    <w:rsid w:val="008C21BE"/>
    <w:rsid w:val="008C36B5"/>
    <w:rsid w:val="008C5EF2"/>
    <w:rsid w:val="008D0A85"/>
    <w:rsid w:val="008D203A"/>
    <w:rsid w:val="008D2B51"/>
    <w:rsid w:val="008D7797"/>
    <w:rsid w:val="008D7889"/>
    <w:rsid w:val="008E31AC"/>
    <w:rsid w:val="008E4C41"/>
    <w:rsid w:val="008E7081"/>
    <w:rsid w:val="008F06C6"/>
    <w:rsid w:val="008F1068"/>
    <w:rsid w:val="008F1E69"/>
    <w:rsid w:val="008F26D4"/>
    <w:rsid w:val="008F3281"/>
    <w:rsid w:val="008F42DD"/>
    <w:rsid w:val="008F4D2A"/>
    <w:rsid w:val="008F684B"/>
    <w:rsid w:val="009007BA"/>
    <w:rsid w:val="00901E8A"/>
    <w:rsid w:val="00903A29"/>
    <w:rsid w:val="009052F3"/>
    <w:rsid w:val="00917D02"/>
    <w:rsid w:val="00921A4A"/>
    <w:rsid w:val="00924515"/>
    <w:rsid w:val="00925999"/>
    <w:rsid w:val="00926342"/>
    <w:rsid w:val="00927372"/>
    <w:rsid w:val="00931946"/>
    <w:rsid w:val="00932085"/>
    <w:rsid w:val="00941355"/>
    <w:rsid w:val="009453CD"/>
    <w:rsid w:val="00947052"/>
    <w:rsid w:val="00952D7E"/>
    <w:rsid w:val="009573E2"/>
    <w:rsid w:val="00963B74"/>
    <w:rsid w:val="009656DD"/>
    <w:rsid w:val="009664D2"/>
    <w:rsid w:val="00966D04"/>
    <w:rsid w:val="009711CC"/>
    <w:rsid w:val="00972016"/>
    <w:rsid w:val="009733D8"/>
    <w:rsid w:val="00975546"/>
    <w:rsid w:val="0097614F"/>
    <w:rsid w:val="00976460"/>
    <w:rsid w:val="00980F9B"/>
    <w:rsid w:val="00981760"/>
    <w:rsid w:val="0098441A"/>
    <w:rsid w:val="009846D7"/>
    <w:rsid w:val="0098766E"/>
    <w:rsid w:val="00987A8A"/>
    <w:rsid w:val="0099472F"/>
    <w:rsid w:val="009954C1"/>
    <w:rsid w:val="009A0CBE"/>
    <w:rsid w:val="009A2124"/>
    <w:rsid w:val="009A291A"/>
    <w:rsid w:val="009A385F"/>
    <w:rsid w:val="009A5EAB"/>
    <w:rsid w:val="009A5F9B"/>
    <w:rsid w:val="009B2727"/>
    <w:rsid w:val="009B291C"/>
    <w:rsid w:val="009B3736"/>
    <w:rsid w:val="009B4193"/>
    <w:rsid w:val="009B541F"/>
    <w:rsid w:val="009B67C0"/>
    <w:rsid w:val="009C035A"/>
    <w:rsid w:val="009C2356"/>
    <w:rsid w:val="009C41E3"/>
    <w:rsid w:val="009C6828"/>
    <w:rsid w:val="009D179C"/>
    <w:rsid w:val="009D2A9D"/>
    <w:rsid w:val="009E0418"/>
    <w:rsid w:val="009E0FB6"/>
    <w:rsid w:val="009E184F"/>
    <w:rsid w:val="009E6402"/>
    <w:rsid w:val="009E7733"/>
    <w:rsid w:val="009F181E"/>
    <w:rsid w:val="009F304A"/>
    <w:rsid w:val="009F34E8"/>
    <w:rsid w:val="009F4EDD"/>
    <w:rsid w:val="009F63FD"/>
    <w:rsid w:val="00A04043"/>
    <w:rsid w:val="00A04EA5"/>
    <w:rsid w:val="00A15565"/>
    <w:rsid w:val="00A1589F"/>
    <w:rsid w:val="00A15F3D"/>
    <w:rsid w:val="00A179BE"/>
    <w:rsid w:val="00A225EC"/>
    <w:rsid w:val="00A23B83"/>
    <w:rsid w:val="00A30FA6"/>
    <w:rsid w:val="00A31286"/>
    <w:rsid w:val="00A353F5"/>
    <w:rsid w:val="00A35B94"/>
    <w:rsid w:val="00A45D56"/>
    <w:rsid w:val="00A4608C"/>
    <w:rsid w:val="00A503BA"/>
    <w:rsid w:val="00A534FA"/>
    <w:rsid w:val="00A55FF5"/>
    <w:rsid w:val="00A56E57"/>
    <w:rsid w:val="00A5739D"/>
    <w:rsid w:val="00A5774A"/>
    <w:rsid w:val="00A62CCA"/>
    <w:rsid w:val="00A6392A"/>
    <w:rsid w:val="00A6702E"/>
    <w:rsid w:val="00A70FDE"/>
    <w:rsid w:val="00A7150D"/>
    <w:rsid w:val="00A71685"/>
    <w:rsid w:val="00A76211"/>
    <w:rsid w:val="00A766ED"/>
    <w:rsid w:val="00A769D1"/>
    <w:rsid w:val="00A76C06"/>
    <w:rsid w:val="00A82FBE"/>
    <w:rsid w:val="00A90CC9"/>
    <w:rsid w:val="00A90DAD"/>
    <w:rsid w:val="00A90FD5"/>
    <w:rsid w:val="00A927E9"/>
    <w:rsid w:val="00A96024"/>
    <w:rsid w:val="00A9769A"/>
    <w:rsid w:val="00A9799E"/>
    <w:rsid w:val="00AA0731"/>
    <w:rsid w:val="00AA48CE"/>
    <w:rsid w:val="00AB19F0"/>
    <w:rsid w:val="00AB20E7"/>
    <w:rsid w:val="00AB4098"/>
    <w:rsid w:val="00AB77B3"/>
    <w:rsid w:val="00AC5222"/>
    <w:rsid w:val="00AD0010"/>
    <w:rsid w:val="00AD1D6A"/>
    <w:rsid w:val="00AD25DA"/>
    <w:rsid w:val="00AD47B8"/>
    <w:rsid w:val="00AD4B72"/>
    <w:rsid w:val="00AD73FC"/>
    <w:rsid w:val="00AE0108"/>
    <w:rsid w:val="00AE0DCB"/>
    <w:rsid w:val="00AE359C"/>
    <w:rsid w:val="00AE3B27"/>
    <w:rsid w:val="00AE462E"/>
    <w:rsid w:val="00AF1495"/>
    <w:rsid w:val="00AF6FAC"/>
    <w:rsid w:val="00B027B3"/>
    <w:rsid w:val="00B02DDC"/>
    <w:rsid w:val="00B040BC"/>
    <w:rsid w:val="00B056F7"/>
    <w:rsid w:val="00B0692A"/>
    <w:rsid w:val="00B06EE6"/>
    <w:rsid w:val="00B07D3A"/>
    <w:rsid w:val="00B17818"/>
    <w:rsid w:val="00B20533"/>
    <w:rsid w:val="00B26696"/>
    <w:rsid w:val="00B301B1"/>
    <w:rsid w:val="00B318BE"/>
    <w:rsid w:val="00B32D18"/>
    <w:rsid w:val="00B34130"/>
    <w:rsid w:val="00B42A56"/>
    <w:rsid w:val="00B42E0A"/>
    <w:rsid w:val="00B437D4"/>
    <w:rsid w:val="00B47E5B"/>
    <w:rsid w:val="00B51B2A"/>
    <w:rsid w:val="00B52722"/>
    <w:rsid w:val="00B53205"/>
    <w:rsid w:val="00B53C16"/>
    <w:rsid w:val="00B53C7C"/>
    <w:rsid w:val="00B602A1"/>
    <w:rsid w:val="00B60980"/>
    <w:rsid w:val="00B63AE2"/>
    <w:rsid w:val="00B6789C"/>
    <w:rsid w:val="00B723B0"/>
    <w:rsid w:val="00B73E49"/>
    <w:rsid w:val="00B748D2"/>
    <w:rsid w:val="00B760A4"/>
    <w:rsid w:val="00B7633B"/>
    <w:rsid w:val="00B778E3"/>
    <w:rsid w:val="00B83A2D"/>
    <w:rsid w:val="00B9058D"/>
    <w:rsid w:val="00B910ED"/>
    <w:rsid w:val="00B9268B"/>
    <w:rsid w:val="00B9316C"/>
    <w:rsid w:val="00B9448E"/>
    <w:rsid w:val="00B9596F"/>
    <w:rsid w:val="00B96ECD"/>
    <w:rsid w:val="00B97CD5"/>
    <w:rsid w:val="00BA00AD"/>
    <w:rsid w:val="00BA46C7"/>
    <w:rsid w:val="00BA5391"/>
    <w:rsid w:val="00BA6A7A"/>
    <w:rsid w:val="00BA7F21"/>
    <w:rsid w:val="00BB2AAF"/>
    <w:rsid w:val="00BB33D8"/>
    <w:rsid w:val="00BB4C0E"/>
    <w:rsid w:val="00BC25AE"/>
    <w:rsid w:val="00BC308A"/>
    <w:rsid w:val="00BC3E21"/>
    <w:rsid w:val="00BC78E4"/>
    <w:rsid w:val="00BC79E3"/>
    <w:rsid w:val="00BC7EF0"/>
    <w:rsid w:val="00BD1DBC"/>
    <w:rsid w:val="00BD2031"/>
    <w:rsid w:val="00BD7B4F"/>
    <w:rsid w:val="00BE138F"/>
    <w:rsid w:val="00BE3462"/>
    <w:rsid w:val="00BE5675"/>
    <w:rsid w:val="00BE5A3D"/>
    <w:rsid w:val="00BE609A"/>
    <w:rsid w:val="00BF0711"/>
    <w:rsid w:val="00BF087A"/>
    <w:rsid w:val="00BF1BD0"/>
    <w:rsid w:val="00BF1BDB"/>
    <w:rsid w:val="00BF30EA"/>
    <w:rsid w:val="00BF4365"/>
    <w:rsid w:val="00BF4518"/>
    <w:rsid w:val="00C02089"/>
    <w:rsid w:val="00C051A1"/>
    <w:rsid w:val="00C07957"/>
    <w:rsid w:val="00C15DA9"/>
    <w:rsid w:val="00C16E53"/>
    <w:rsid w:val="00C20006"/>
    <w:rsid w:val="00C201E6"/>
    <w:rsid w:val="00C2162F"/>
    <w:rsid w:val="00C21BF4"/>
    <w:rsid w:val="00C22C56"/>
    <w:rsid w:val="00C30A01"/>
    <w:rsid w:val="00C3504F"/>
    <w:rsid w:val="00C40099"/>
    <w:rsid w:val="00C414EF"/>
    <w:rsid w:val="00C43A5A"/>
    <w:rsid w:val="00C44000"/>
    <w:rsid w:val="00C462C3"/>
    <w:rsid w:val="00C47138"/>
    <w:rsid w:val="00C5266E"/>
    <w:rsid w:val="00C53019"/>
    <w:rsid w:val="00C53F45"/>
    <w:rsid w:val="00C546A1"/>
    <w:rsid w:val="00C5516B"/>
    <w:rsid w:val="00C61117"/>
    <w:rsid w:val="00C70DC0"/>
    <w:rsid w:val="00C742A0"/>
    <w:rsid w:val="00C75013"/>
    <w:rsid w:val="00C75A41"/>
    <w:rsid w:val="00C82DD8"/>
    <w:rsid w:val="00C84916"/>
    <w:rsid w:val="00C854DC"/>
    <w:rsid w:val="00C86257"/>
    <w:rsid w:val="00C87C3E"/>
    <w:rsid w:val="00C91A40"/>
    <w:rsid w:val="00C92993"/>
    <w:rsid w:val="00CA26B0"/>
    <w:rsid w:val="00CA2B97"/>
    <w:rsid w:val="00CA7D81"/>
    <w:rsid w:val="00CB405C"/>
    <w:rsid w:val="00CB5575"/>
    <w:rsid w:val="00CC41DF"/>
    <w:rsid w:val="00CC4D2B"/>
    <w:rsid w:val="00CC5E57"/>
    <w:rsid w:val="00CC6E00"/>
    <w:rsid w:val="00CD06A6"/>
    <w:rsid w:val="00CD13EE"/>
    <w:rsid w:val="00CD26BA"/>
    <w:rsid w:val="00CE04EB"/>
    <w:rsid w:val="00CE05C2"/>
    <w:rsid w:val="00CE506D"/>
    <w:rsid w:val="00CE56EF"/>
    <w:rsid w:val="00CF06EC"/>
    <w:rsid w:val="00CF23D3"/>
    <w:rsid w:val="00CF60CC"/>
    <w:rsid w:val="00D01414"/>
    <w:rsid w:val="00D01542"/>
    <w:rsid w:val="00D019E5"/>
    <w:rsid w:val="00D03830"/>
    <w:rsid w:val="00D039EE"/>
    <w:rsid w:val="00D0446C"/>
    <w:rsid w:val="00D0738F"/>
    <w:rsid w:val="00D146A6"/>
    <w:rsid w:val="00D16B1A"/>
    <w:rsid w:val="00D217C8"/>
    <w:rsid w:val="00D22509"/>
    <w:rsid w:val="00D26EA5"/>
    <w:rsid w:val="00D27AB3"/>
    <w:rsid w:val="00D31A11"/>
    <w:rsid w:val="00D32983"/>
    <w:rsid w:val="00D3363D"/>
    <w:rsid w:val="00D33B36"/>
    <w:rsid w:val="00D40364"/>
    <w:rsid w:val="00D40915"/>
    <w:rsid w:val="00D426B6"/>
    <w:rsid w:val="00D42A42"/>
    <w:rsid w:val="00D4365A"/>
    <w:rsid w:val="00D44CD7"/>
    <w:rsid w:val="00D45DE4"/>
    <w:rsid w:val="00D45FE6"/>
    <w:rsid w:val="00D5018E"/>
    <w:rsid w:val="00D51998"/>
    <w:rsid w:val="00D543F7"/>
    <w:rsid w:val="00D54580"/>
    <w:rsid w:val="00D55483"/>
    <w:rsid w:val="00D55EDB"/>
    <w:rsid w:val="00D6029F"/>
    <w:rsid w:val="00D61FF0"/>
    <w:rsid w:val="00D64E72"/>
    <w:rsid w:val="00D666D5"/>
    <w:rsid w:val="00D66A08"/>
    <w:rsid w:val="00D66F3C"/>
    <w:rsid w:val="00D70B64"/>
    <w:rsid w:val="00D73349"/>
    <w:rsid w:val="00D73C04"/>
    <w:rsid w:val="00D74201"/>
    <w:rsid w:val="00D76899"/>
    <w:rsid w:val="00D8052A"/>
    <w:rsid w:val="00D80587"/>
    <w:rsid w:val="00D903B5"/>
    <w:rsid w:val="00D91791"/>
    <w:rsid w:val="00D937AC"/>
    <w:rsid w:val="00D944D4"/>
    <w:rsid w:val="00DA25BA"/>
    <w:rsid w:val="00DA26F7"/>
    <w:rsid w:val="00DA32A6"/>
    <w:rsid w:val="00DA4517"/>
    <w:rsid w:val="00DA489F"/>
    <w:rsid w:val="00DA4BFD"/>
    <w:rsid w:val="00DB03FA"/>
    <w:rsid w:val="00DB0575"/>
    <w:rsid w:val="00DB25FA"/>
    <w:rsid w:val="00DB281E"/>
    <w:rsid w:val="00DB4BFD"/>
    <w:rsid w:val="00DB5C54"/>
    <w:rsid w:val="00DB6033"/>
    <w:rsid w:val="00DC221F"/>
    <w:rsid w:val="00DC54BF"/>
    <w:rsid w:val="00DC6341"/>
    <w:rsid w:val="00DC7FD8"/>
    <w:rsid w:val="00DD03D3"/>
    <w:rsid w:val="00DD1BB5"/>
    <w:rsid w:val="00DD3CA6"/>
    <w:rsid w:val="00DD60C3"/>
    <w:rsid w:val="00DD6175"/>
    <w:rsid w:val="00DE2F94"/>
    <w:rsid w:val="00DE521F"/>
    <w:rsid w:val="00DE661C"/>
    <w:rsid w:val="00E0205D"/>
    <w:rsid w:val="00E03FE2"/>
    <w:rsid w:val="00E04167"/>
    <w:rsid w:val="00E06521"/>
    <w:rsid w:val="00E06A25"/>
    <w:rsid w:val="00E14731"/>
    <w:rsid w:val="00E17E68"/>
    <w:rsid w:val="00E2481E"/>
    <w:rsid w:val="00E25573"/>
    <w:rsid w:val="00E259FB"/>
    <w:rsid w:val="00E25FD0"/>
    <w:rsid w:val="00E261B9"/>
    <w:rsid w:val="00E2729F"/>
    <w:rsid w:val="00E31E6A"/>
    <w:rsid w:val="00E32ABC"/>
    <w:rsid w:val="00E32CEF"/>
    <w:rsid w:val="00E35881"/>
    <w:rsid w:val="00E4191B"/>
    <w:rsid w:val="00E421BA"/>
    <w:rsid w:val="00E44929"/>
    <w:rsid w:val="00E4618F"/>
    <w:rsid w:val="00E507CC"/>
    <w:rsid w:val="00E556C5"/>
    <w:rsid w:val="00E560DC"/>
    <w:rsid w:val="00E5720A"/>
    <w:rsid w:val="00E57CFE"/>
    <w:rsid w:val="00E62192"/>
    <w:rsid w:val="00E66CF3"/>
    <w:rsid w:val="00E73946"/>
    <w:rsid w:val="00E75CF3"/>
    <w:rsid w:val="00E80F78"/>
    <w:rsid w:val="00E81AD8"/>
    <w:rsid w:val="00E839D5"/>
    <w:rsid w:val="00E910AC"/>
    <w:rsid w:val="00E9288F"/>
    <w:rsid w:val="00E93236"/>
    <w:rsid w:val="00E94FF5"/>
    <w:rsid w:val="00E95858"/>
    <w:rsid w:val="00E95979"/>
    <w:rsid w:val="00E96F88"/>
    <w:rsid w:val="00E9793A"/>
    <w:rsid w:val="00EA047F"/>
    <w:rsid w:val="00EA0D0C"/>
    <w:rsid w:val="00EA25C6"/>
    <w:rsid w:val="00EB31AA"/>
    <w:rsid w:val="00EB63C8"/>
    <w:rsid w:val="00EB6CAD"/>
    <w:rsid w:val="00EB7D8C"/>
    <w:rsid w:val="00EC0509"/>
    <w:rsid w:val="00EC3336"/>
    <w:rsid w:val="00EC3AD7"/>
    <w:rsid w:val="00EC4A46"/>
    <w:rsid w:val="00EC58ED"/>
    <w:rsid w:val="00EC67A3"/>
    <w:rsid w:val="00ED3351"/>
    <w:rsid w:val="00ED34EB"/>
    <w:rsid w:val="00ED748A"/>
    <w:rsid w:val="00ED76B1"/>
    <w:rsid w:val="00ED771E"/>
    <w:rsid w:val="00EE01C3"/>
    <w:rsid w:val="00EE41F0"/>
    <w:rsid w:val="00EE55B5"/>
    <w:rsid w:val="00EE55C3"/>
    <w:rsid w:val="00EE78F7"/>
    <w:rsid w:val="00EF2C18"/>
    <w:rsid w:val="00EF47FC"/>
    <w:rsid w:val="00F00078"/>
    <w:rsid w:val="00F00AA4"/>
    <w:rsid w:val="00F01499"/>
    <w:rsid w:val="00F01953"/>
    <w:rsid w:val="00F0244C"/>
    <w:rsid w:val="00F12D0C"/>
    <w:rsid w:val="00F1360E"/>
    <w:rsid w:val="00F143D9"/>
    <w:rsid w:val="00F14FE0"/>
    <w:rsid w:val="00F15B1A"/>
    <w:rsid w:val="00F15C0B"/>
    <w:rsid w:val="00F2150B"/>
    <w:rsid w:val="00F218A5"/>
    <w:rsid w:val="00F223E8"/>
    <w:rsid w:val="00F22D4C"/>
    <w:rsid w:val="00F24C7C"/>
    <w:rsid w:val="00F31DDC"/>
    <w:rsid w:val="00F320EB"/>
    <w:rsid w:val="00F34EA3"/>
    <w:rsid w:val="00F36535"/>
    <w:rsid w:val="00F36BEE"/>
    <w:rsid w:val="00F37986"/>
    <w:rsid w:val="00F37C2A"/>
    <w:rsid w:val="00F42B3B"/>
    <w:rsid w:val="00F448C0"/>
    <w:rsid w:val="00F44F53"/>
    <w:rsid w:val="00F5091C"/>
    <w:rsid w:val="00F5157A"/>
    <w:rsid w:val="00F51C2C"/>
    <w:rsid w:val="00F530C7"/>
    <w:rsid w:val="00F53DB2"/>
    <w:rsid w:val="00F57812"/>
    <w:rsid w:val="00F603DF"/>
    <w:rsid w:val="00F60BCC"/>
    <w:rsid w:val="00F6148B"/>
    <w:rsid w:val="00F630C5"/>
    <w:rsid w:val="00F6323D"/>
    <w:rsid w:val="00F66D30"/>
    <w:rsid w:val="00F67E97"/>
    <w:rsid w:val="00F72D35"/>
    <w:rsid w:val="00F7452D"/>
    <w:rsid w:val="00F767BF"/>
    <w:rsid w:val="00F86323"/>
    <w:rsid w:val="00F900B8"/>
    <w:rsid w:val="00F90273"/>
    <w:rsid w:val="00F93EC6"/>
    <w:rsid w:val="00F94408"/>
    <w:rsid w:val="00FA0123"/>
    <w:rsid w:val="00FA0241"/>
    <w:rsid w:val="00FA4327"/>
    <w:rsid w:val="00FA4AFC"/>
    <w:rsid w:val="00FA7625"/>
    <w:rsid w:val="00FB26DB"/>
    <w:rsid w:val="00FB353E"/>
    <w:rsid w:val="00FB54DC"/>
    <w:rsid w:val="00FB653C"/>
    <w:rsid w:val="00FC00D8"/>
    <w:rsid w:val="00FC0E21"/>
    <w:rsid w:val="00FC1730"/>
    <w:rsid w:val="00FC3FF1"/>
    <w:rsid w:val="00FC459A"/>
    <w:rsid w:val="00FC52F6"/>
    <w:rsid w:val="00FC585B"/>
    <w:rsid w:val="00FC6B5F"/>
    <w:rsid w:val="00FC7743"/>
    <w:rsid w:val="00FD261A"/>
    <w:rsid w:val="00FD2914"/>
    <w:rsid w:val="00FD665C"/>
    <w:rsid w:val="00FD6B12"/>
    <w:rsid w:val="00FE1E2E"/>
    <w:rsid w:val="00FE4292"/>
    <w:rsid w:val="00FE4C11"/>
    <w:rsid w:val="00FE6C66"/>
    <w:rsid w:val="361D7A8E"/>
    <w:rsid w:val="53CFE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4E7460"/>
  <w15:docId w15:val="{FF91DDEE-EA3E-40C9-83A4-540EB88A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231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A0"/>
    <w:rPr>
      <w:rFonts w:ascii="Segoe UI" w:hAnsi="Segoe UI" w:cs="Segoe UI"/>
      <w:sz w:val="18"/>
      <w:szCs w:val="18"/>
    </w:rPr>
  </w:style>
  <w:style w:type="paragraph" w:customStyle="1" w:styleId="2BodyText">
    <w:name w:val="2. Body Text"/>
    <w:link w:val="2BodyTextChar"/>
    <w:qFormat/>
    <w:rsid w:val="00174528"/>
    <w:pPr>
      <w:spacing w:after="0" w:line="240" w:lineRule="auto"/>
    </w:pPr>
    <w:rPr>
      <w:rFonts w:ascii="Arial" w:hAnsi="Arial" w:cs="Segoe UI Semilight"/>
      <w:color w:val="141414" w:themeColor="text1"/>
      <w:sz w:val="20"/>
      <w:szCs w:val="20"/>
    </w:rPr>
  </w:style>
  <w:style w:type="paragraph" w:customStyle="1" w:styleId="3Subhead">
    <w:name w:val="3. Subhead"/>
    <w:link w:val="3SubheadChar"/>
    <w:qFormat/>
    <w:rsid w:val="0009447A"/>
    <w:pPr>
      <w:spacing w:after="0" w:line="240" w:lineRule="auto"/>
    </w:pPr>
    <w:rPr>
      <w:rFonts w:ascii="Arial" w:hAnsi="Arial" w:cs="Segoe UI Semibold"/>
      <w:b/>
      <w:sz w:val="24"/>
      <w:szCs w:val="24"/>
    </w:rPr>
  </w:style>
  <w:style w:type="character" w:customStyle="1" w:styleId="2BodyTextChar">
    <w:name w:val="2. Body Text Char"/>
    <w:basedOn w:val="DefaultParagraphFont"/>
    <w:link w:val="2BodyText"/>
    <w:rsid w:val="00174528"/>
    <w:rPr>
      <w:rFonts w:ascii="Arial" w:hAnsi="Arial" w:cs="Segoe UI Semilight"/>
      <w:color w:val="141414" w:themeColor="text1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3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3SubheadChar">
    <w:name w:val="3. Subhead Char"/>
    <w:basedOn w:val="2BodyTextChar"/>
    <w:link w:val="3Subhead"/>
    <w:rsid w:val="0009447A"/>
    <w:rPr>
      <w:rFonts w:ascii="Arial" w:hAnsi="Arial" w:cs="Segoe UI Semibold"/>
      <w:b/>
      <w:color w:val="141414" w:themeColor="text1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235CD"/>
  </w:style>
  <w:style w:type="paragraph" w:styleId="Footer">
    <w:name w:val="footer"/>
    <w:basedOn w:val="Normal"/>
    <w:link w:val="FooterChar"/>
    <w:uiPriority w:val="99"/>
    <w:unhideWhenUsed/>
    <w:rsid w:val="00023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5CD"/>
  </w:style>
  <w:style w:type="table" w:styleId="TableGrid">
    <w:name w:val="Table Grid"/>
    <w:basedOn w:val="TableNormal"/>
    <w:uiPriority w:val="39"/>
    <w:rsid w:val="00190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876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6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6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6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603"/>
    <w:rPr>
      <w:b/>
      <w:bCs/>
      <w:sz w:val="20"/>
      <w:szCs w:val="20"/>
    </w:rPr>
  </w:style>
  <w:style w:type="paragraph" w:customStyle="1" w:styleId="5Sources">
    <w:name w:val="5. Sources"/>
    <w:qFormat/>
    <w:rsid w:val="0022318F"/>
    <w:pPr>
      <w:spacing w:before="60" w:after="0" w:line="160" w:lineRule="exact"/>
    </w:pPr>
    <w:rPr>
      <w:rFonts w:ascii="Arial" w:hAnsi="Arial" w:cs="Segoe UI Semilight"/>
      <w:sz w:val="16"/>
      <w:szCs w:val="20"/>
    </w:rPr>
  </w:style>
  <w:style w:type="paragraph" w:customStyle="1" w:styleId="4BulletText">
    <w:name w:val="4. Bullet Text"/>
    <w:link w:val="4BulletTextChar"/>
    <w:qFormat/>
    <w:rsid w:val="00174528"/>
    <w:pPr>
      <w:numPr>
        <w:numId w:val="1"/>
      </w:numPr>
      <w:spacing w:before="180" w:after="0" w:line="240" w:lineRule="auto"/>
    </w:pPr>
    <w:rPr>
      <w:rFonts w:ascii="Arial" w:hAnsi="Arial" w:cs="Segoe UI Semilight"/>
      <w:sz w:val="20"/>
      <w:szCs w:val="20"/>
    </w:rPr>
  </w:style>
  <w:style w:type="character" w:customStyle="1" w:styleId="4BulletTextChar">
    <w:name w:val="4. Bullet Text Char"/>
    <w:basedOn w:val="2BodyTextChar"/>
    <w:link w:val="4BulletText"/>
    <w:rsid w:val="00174528"/>
    <w:rPr>
      <w:rFonts w:ascii="Arial" w:hAnsi="Arial" w:cs="Segoe UI Semilight"/>
      <w:color w:val="141414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022244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B056F7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056F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4300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4300A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1LargeTitle">
    <w:name w:val="1. Large Title"/>
    <w:basedOn w:val="Normal"/>
    <w:link w:val="1LargeTitleChar"/>
    <w:qFormat/>
    <w:rsid w:val="0009447A"/>
    <w:pPr>
      <w:spacing w:after="0" w:line="240" w:lineRule="auto"/>
    </w:pPr>
    <w:rPr>
      <w:rFonts w:ascii="Arial" w:hAnsi="Arial" w:cs="Segoe UI Semibold"/>
      <w:b/>
      <w:color w:val="00A4E4" w:themeColor="accent1"/>
      <w:sz w:val="48"/>
      <w:szCs w:val="48"/>
    </w:rPr>
  </w:style>
  <w:style w:type="character" w:customStyle="1" w:styleId="1LargeTitleChar">
    <w:name w:val="1. Large Title Char"/>
    <w:basedOn w:val="DefaultParagraphFont"/>
    <w:link w:val="1LargeTitle"/>
    <w:rsid w:val="0009447A"/>
    <w:rPr>
      <w:rFonts w:ascii="Arial" w:hAnsi="Arial" w:cs="Segoe UI Semibold"/>
      <w:b/>
      <w:color w:val="00A4E4" w:themeColor="accent1"/>
      <w:sz w:val="48"/>
      <w:szCs w:val="48"/>
    </w:rPr>
  </w:style>
  <w:style w:type="paragraph" w:customStyle="1" w:styleId="Pa9">
    <w:name w:val="Pa9"/>
    <w:basedOn w:val="Normal"/>
    <w:next w:val="Normal"/>
    <w:rsid w:val="004E40BD"/>
    <w:pPr>
      <w:autoSpaceDE w:val="0"/>
      <w:autoSpaceDN w:val="0"/>
      <w:adjustRightInd w:val="0"/>
      <w:spacing w:after="0" w:line="161" w:lineRule="atLeast"/>
    </w:pPr>
    <w:rPr>
      <w:rFonts w:ascii="ITC Avant Garde Std Md" w:eastAsia="Times New Roman" w:hAnsi="ITC Avant Garde Std Md" w:cs="Times New Roman"/>
      <w:sz w:val="24"/>
      <w:szCs w:val="24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BD"/>
    <w:pPr>
      <w:numPr>
        <w:ilvl w:val="1"/>
      </w:numPr>
      <w:spacing w:line="240" w:lineRule="auto"/>
    </w:pPr>
    <w:rPr>
      <w:rFonts w:eastAsiaTheme="minorEastAsia"/>
      <w:color w:val="666666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40BD"/>
    <w:rPr>
      <w:rFonts w:eastAsiaTheme="minorEastAsia"/>
      <w:color w:val="666666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FC52F6"/>
    <w:rPr>
      <w:color w:val="0000FF"/>
      <w:u w:val="single"/>
    </w:rPr>
  </w:style>
  <w:style w:type="paragraph" w:styleId="Revision">
    <w:name w:val="Revision"/>
    <w:hidden/>
    <w:uiPriority w:val="99"/>
    <w:semiHidden/>
    <w:rsid w:val="00B6789C"/>
    <w:pPr>
      <w:spacing w:after="0" w:line="240" w:lineRule="auto"/>
    </w:pPr>
  </w:style>
  <w:style w:type="character" w:customStyle="1" w:styleId="tlid-translation">
    <w:name w:val="tlid-translation"/>
    <w:basedOn w:val="DefaultParagraphFont"/>
    <w:rsid w:val="00866AAB"/>
  </w:style>
  <w:style w:type="table" w:customStyle="1" w:styleId="Grilledutableau1">
    <w:name w:val="Grille du tableau1"/>
    <w:basedOn w:val="TableNormal"/>
    <w:next w:val="TableGrid"/>
    <w:uiPriority w:val="59"/>
    <w:rsid w:val="00757AC8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04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0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1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5130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102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9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025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1680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2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4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Custom 8">
      <a:dk1>
        <a:srgbClr val="141414"/>
      </a:dk1>
      <a:lt1>
        <a:sysClr val="window" lastClr="FFFFFF"/>
      </a:lt1>
      <a:dk2>
        <a:srgbClr val="141414"/>
      </a:dk2>
      <a:lt2>
        <a:srgbClr val="E7E6E6"/>
      </a:lt2>
      <a:accent1>
        <a:srgbClr val="00A4E4"/>
      </a:accent1>
      <a:accent2>
        <a:srgbClr val="FBCA5C"/>
      </a:accent2>
      <a:accent3>
        <a:srgbClr val="92B45B"/>
      </a:accent3>
      <a:accent4>
        <a:srgbClr val="0073AE"/>
      </a:accent4>
      <a:accent5>
        <a:srgbClr val="FDDF9D"/>
      </a:accent5>
      <a:accent6>
        <a:srgbClr val="BDD19D"/>
      </a:accent6>
      <a:hlink>
        <a:srgbClr val="00A4E4"/>
      </a:hlink>
      <a:folHlink>
        <a:srgbClr val="33333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114DE0BF701045AD2403C163A63BBD" ma:contentTypeVersion="24" ma:contentTypeDescription="Create a new document." ma:contentTypeScope="" ma:versionID="d22f1679e070d80fde07c0aa1e02a1d7">
  <xsd:schema xmlns:xsd="http://www.w3.org/2001/XMLSchema" xmlns:xs="http://www.w3.org/2001/XMLSchema" xmlns:p="http://schemas.microsoft.com/office/2006/metadata/properties" xmlns:ns1="http://schemas.microsoft.com/sharepoint/v3" xmlns:ns2="694a2687-4383-4267-b4dc-f7657eaaabf8" xmlns:ns3="e42673de-b264-43ab-b333-25166615ddcb" targetNamespace="http://schemas.microsoft.com/office/2006/metadata/properties" ma:root="true" ma:fieldsID="a4304071a50c429e02536ead82bdb62a" ns1:_="" ns2:_="" ns3:_="">
    <xsd:import namespace="http://schemas.microsoft.com/sharepoint/v3"/>
    <xsd:import namespace="694a2687-4383-4267-b4dc-f7657eaaabf8"/>
    <xsd:import namespace="e42673de-b264-43ab-b333-25166615d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Country" minOccurs="0"/>
                <xsd:element ref="ns2:Language" minOccurs="0"/>
                <xsd:element ref="ns2:RevisionDate" minOccurs="0"/>
                <xsd:element ref="ns2:DocumentType" minOccurs="0"/>
                <xsd:element ref="ns2:MediaServiceBillingMetadata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a2687-4383-4267-b4dc-f7657eaaa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b35ed4-3d6d-4cb4-974a-070d1834f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ments" ma:index="2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Country" ma:index="26" nillable="true" ma:displayName="Country" ma:format="Dropdown" ma:internalName="Country">
      <xsd:simpleType>
        <xsd:restriction base="dms:Text">
          <xsd:maxLength value="255"/>
        </xsd:restriction>
      </xsd:simpleType>
    </xsd:element>
    <xsd:element name="Language" ma:index="27" nillable="true" ma:displayName="Language" ma:format="Dropdown" ma:internalName="Language">
      <xsd:simpleType>
        <xsd:restriction base="dms:Text">
          <xsd:maxLength value="255"/>
        </xsd:restriction>
      </xsd:simpleType>
    </xsd:element>
    <xsd:element name="RevisionDate" ma:index="28" nillable="true" ma:displayName="Revision Date" ma:format="DateOnly" ma:internalName="RevisionDate">
      <xsd:simpleType>
        <xsd:restriction base="dms:DateTime"/>
      </xsd:simpleType>
    </xsd:element>
    <xsd:element name="DocumentType" ma:index="29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" ma:index="31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673de-b264-43ab-b333-25166615d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638ee36-09d7-452e-b9a6-bfa895f7966b}" ma:internalName="TaxCatchAll" ma:showField="CatchAllData" ma:web="e42673de-b264-43ab-b333-25166615dd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RevisionDate xmlns="694a2687-4383-4267-b4dc-f7657eaaabf8" xsi:nil="true"/>
    <TaxCatchAll xmlns="e42673de-b264-43ab-b333-25166615ddcb" xsi:nil="true"/>
    <Country xmlns="694a2687-4383-4267-b4dc-f7657eaaabf8" xsi:nil="true"/>
    <Date xmlns="694a2687-4383-4267-b4dc-f7657eaaabf8" xsi:nil="true"/>
    <Comments xmlns="694a2687-4383-4267-b4dc-f7657eaaabf8" xsi:nil="true"/>
    <_ip_UnifiedCompliancePolicyProperties xmlns="http://schemas.microsoft.com/sharepoint/v3" xsi:nil="true"/>
    <lcf76f155ced4ddcb4097134ff3c332f xmlns="694a2687-4383-4267-b4dc-f7657eaaabf8">
      <Terms xmlns="http://schemas.microsoft.com/office/infopath/2007/PartnerControls"/>
    </lcf76f155ced4ddcb4097134ff3c332f>
    <Language xmlns="694a2687-4383-4267-b4dc-f7657eaaabf8" xsi:nil="true"/>
    <DocumentType xmlns="694a2687-4383-4267-b4dc-f7657eaaabf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41C5A-CBE3-4F1D-922F-1D7D4DB8C7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CE2098-F6ED-4B3C-AB5B-6FB02796D9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4a2687-4383-4267-b4dc-f7657eaaabf8"/>
    <ds:schemaRef ds:uri="e42673de-b264-43ab-b333-25166615d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516BF2-C96D-4873-9EC6-6D1D8CFB03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94a2687-4383-4267-b4dc-f7657eaaabf8"/>
    <ds:schemaRef ds:uri="e42673de-b264-43ab-b333-25166615ddcb"/>
  </ds:schemaRefs>
</ds:datastoreItem>
</file>

<file path=customXml/itemProps4.xml><?xml version="1.0" encoding="utf-8"?>
<ds:datastoreItem xmlns:ds="http://schemas.openxmlformats.org/officeDocument/2006/customXml" ds:itemID="{B34D27B7-DD8D-4906-91A0-1120E0458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806</Words>
  <Characters>4558</Characters>
  <Application>Microsoft Office Word</Application>
  <DocSecurity>0</DocSecurity>
  <Lines>268</Lines>
  <Paragraphs>157</Paragraphs>
  <ScaleCrop>false</ScaleCrop>
  <Company>Hewlett-Packard Company</Company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RachelL</dc:creator>
  <cp:lastModifiedBy>Stuart Santos</cp:lastModifiedBy>
  <cp:revision>1</cp:revision>
  <cp:lastPrinted>2016-04-26T15:31:00Z</cp:lastPrinted>
  <dcterms:created xsi:type="dcterms:W3CDTF">2026-04-08T18:52:00Z</dcterms:created>
  <dcterms:modified xsi:type="dcterms:W3CDTF">2026-04-08T18:52:00Z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0x0101005B114DE0BF701045AD2403C163A63BBD</vt:lpwstr>
  </property>
  <property fmtid="{D5CDD505-2E9C-101B-9397-08002B2CF9AE}" pid="3" name="_dlc_DocIdItemGuid">
    <vt:lpwstr>019b6dea-a520-4c47-8347-f36fa16098d9</vt:lpwstr>
  </property>
  <property fmtid="{D5CDD505-2E9C-101B-9397-08002B2CF9AE}" pid="4" name="AIG WCM Content">
    <vt:lpwstr/>
  </property>
  <property fmtid="{D5CDD505-2E9C-101B-9397-08002B2CF9AE}" pid="5" name="AIG WCM IsActive">
    <vt:lpwstr>Yes</vt:lpwstr>
  </property>
  <property fmtid="{D5CDD505-2E9C-101B-9397-08002B2CF9AE}" pid="6" name="PublishingExpirationDate">
    <vt:lpwstr/>
  </property>
  <property fmtid="{D5CDD505-2E9C-101B-9397-08002B2CF9AE}" pid="7" name="PublishingStartDate">
    <vt:lpwstr/>
  </property>
  <property fmtid="{D5CDD505-2E9C-101B-9397-08002B2CF9AE}" pid="8" name="_dlc_DocId">
    <vt:lpwstr>ZJ6WD24Q7F3F-4094-58</vt:lpwstr>
  </property>
  <property fmtid="{D5CDD505-2E9C-101B-9397-08002B2CF9AE}" pid="9" name="_dlc_DocIdUrl">
    <vt:lpwstr>https://contact.aig.net/glb/crcm/cmkt/bc/_layouts/15/DocIdRedir.aspx?ID=ZJ6WD24Q7F3F-4094-58, ZJ6WD24Q7F3F-4094-58</vt:lpwstr>
  </property>
  <property fmtid="{D5CDD505-2E9C-101B-9397-08002B2CF9AE}" pid="10" name="MediaServiceImageTags">
    <vt:lpwstr/>
  </property>
  <property fmtid="{D5CDD505-2E9C-101B-9397-08002B2CF9AE}" pid="11" name="MSIP_Label_bae40d21-6309-4c17-93eb-fcf64ebc4f54_Enabled">
    <vt:lpwstr>true</vt:lpwstr>
  </property>
  <property fmtid="{D5CDD505-2E9C-101B-9397-08002B2CF9AE}" pid="12" name="MSIP_Label_bae40d21-6309-4c17-93eb-fcf64ebc4f54_SetDate">
    <vt:lpwstr>2026-02-09T09:57:40Z</vt:lpwstr>
  </property>
  <property fmtid="{D5CDD505-2E9C-101B-9397-08002B2CF9AE}" pid="13" name="MSIP_Label_bae40d21-6309-4c17-93eb-fcf64ebc4f54_Method">
    <vt:lpwstr>Privileged</vt:lpwstr>
  </property>
  <property fmtid="{D5CDD505-2E9C-101B-9397-08002B2CF9AE}" pid="14" name="MSIP_Label_bae40d21-6309-4c17-93eb-fcf64ebc4f54_Name">
    <vt:lpwstr>Lexxika - Non-Confidential Data</vt:lpwstr>
  </property>
  <property fmtid="{D5CDD505-2E9C-101B-9397-08002B2CF9AE}" pid="15" name="MSIP_Label_bae40d21-6309-4c17-93eb-fcf64ebc4f54_SiteId">
    <vt:lpwstr>e61f3ce7-b380-49a8-a874-ebd96595ddb4</vt:lpwstr>
  </property>
  <property fmtid="{D5CDD505-2E9C-101B-9397-08002B2CF9AE}" pid="16" name="MSIP_Label_bae40d21-6309-4c17-93eb-fcf64ebc4f54_ActionId">
    <vt:lpwstr>e66e8ae9-2b7e-4899-b8b3-9521ec2a6252</vt:lpwstr>
  </property>
  <property fmtid="{D5CDD505-2E9C-101B-9397-08002B2CF9AE}" pid="17" name="MSIP_Label_bae40d21-6309-4c17-93eb-fcf64ebc4f54_ContentBits">
    <vt:lpwstr>0</vt:lpwstr>
  </property>
  <property fmtid="{D5CDD505-2E9C-101B-9397-08002B2CF9AE}" pid="18" name="MSIP_Label_bae40d21-6309-4c17-93eb-fcf64ebc4f54_Tag">
    <vt:lpwstr>10, 0, 1, 1</vt:lpwstr>
  </property>
  <property fmtid="{D5CDD505-2E9C-101B-9397-08002B2CF9AE}" pid="19" name="MSIP_Label_9a7ed875-cb67-40d7-9ea6-a804b08b1148_Enabled">
    <vt:lpwstr>true</vt:lpwstr>
  </property>
  <property fmtid="{D5CDD505-2E9C-101B-9397-08002B2CF9AE}" pid="20" name="MSIP_Label_9a7ed875-cb67-40d7-9ea6-a804b08b1148_SetDate">
    <vt:lpwstr>2026-04-08T18:52:42Z</vt:lpwstr>
  </property>
  <property fmtid="{D5CDD505-2E9C-101B-9397-08002B2CF9AE}" pid="21" name="MSIP_Label_9a7ed875-cb67-40d7-9ea6-a804b08b1148_Method">
    <vt:lpwstr>Privileged</vt:lpwstr>
  </property>
  <property fmtid="{D5CDD505-2E9C-101B-9397-08002B2CF9AE}" pid="22" name="MSIP_Label_9a7ed875-cb67-40d7-9ea6-a804b08b1148_Name">
    <vt:lpwstr>9a7ed875-cb67-40d7-9ea6-a804b08b1148</vt:lpwstr>
  </property>
  <property fmtid="{D5CDD505-2E9C-101B-9397-08002B2CF9AE}" pid="23" name="MSIP_Label_9a7ed875-cb67-40d7-9ea6-a804b08b1148_SiteId">
    <vt:lpwstr>473672ba-cd07-4371-a2ae-788b4c61840e</vt:lpwstr>
  </property>
  <property fmtid="{D5CDD505-2E9C-101B-9397-08002B2CF9AE}" pid="24" name="MSIP_Label_9a7ed875-cb67-40d7-9ea6-a804b08b1148_ActionId">
    <vt:lpwstr>da6c62d1-0105-4ce5-89e1-fde6ba7b7a80</vt:lpwstr>
  </property>
  <property fmtid="{D5CDD505-2E9C-101B-9397-08002B2CF9AE}" pid="25" name="MSIP_Label_9a7ed875-cb67-40d7-9ea6-a804b08b1148_ContentBits">
    <vt:lpwstr>0</vt:lpwstr>
  </property>
  <property fmtid="{D5CDD505-2E9C-101B-9397-08002B2CF9AE}" pid="26" name="MSIP_Label_9a7ed875-cb67-40d7-9ea6-a804b08b1148_Tag">
    <vt:lpwstr>10, 0, 1, 1</vt:lpwstr>
  </property>
</Properties>
</file>