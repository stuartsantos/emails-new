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0BD" w:rsidRPr="00FB5F11" w:rsidRDefault="001E2B13" w:rsidP="004E40BD">
      <w:pPr>
        <w:spacing w:after="0" w:line="240" w:lineRule="auto"/>
      </w:pPr>
      <w:ins w:id="0" w:author="Kitchens, Darcy" w:date="2026-02-19T15:13:00Z" w16du:dateUtc="2026-02-19T21:13:00Z">
        <w:r>
          <w:rPr>
            <w:noProof/>
          </w:rPr>
          <w:drawing>
            <wp:inline distT="0" distB="0" distL="0" distR="0" wp14:anchorId="10BF7EFA" wp14:editId="1D76F817">
              <wp:extent cx="1864800" cy="720000"/>
              <wp:effectExtent l="0" t="0" r="2540" b="4445"/>
              <wp:docPr id="571130944" name="Picture 57113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1864800" cy="720000"/>
                      </a:xfrm>
                      <a:prstGeom prst="rect">
                        <a:avLst/>
                      </a:prstGeom>
                    </pic:spPr>
                  </pic:pic>
                </a:graphicData>
              </a:graphic>
            </wp:inline>
          </w:drawing>
        </w:r>
      </w:ins>
      <w:del w:id="1" w:author="Kitchens, Darcy" w:date="2026-02-19T15:13:00Z" w16du:dateUtc="2026-02-19T21:13:00Z">
        <w:r w:rsidR="00A819C0" w:rsidDel="001E2B13">
          <w:rPr>
            <w:noProof/>
          </w:rPr>
          <w:drawing>
            <wp:inline distT="0" distB="0" distL="0" distR="0" wp14:anchorId="0ED271A6" wp14:editId="2DCF2213">
              <wp:extent cx="921539"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G_core_r_rgb.png"/>
                      <pic:cNvPicPr/>
                    </pic:nvPicPr>
                    <pic:blipFill>
                      <a:blip r:embed="rId12">
                        <a:extLst>
                          <a:ext uri="{28A0092B-C50C-407E-A947-70E740481C1C}">
                            <a14:useLocalDpi xmlns:a14="http://schemas.microsoft.com/office/drawing/2010/main" val="0"/>
                          </a:ext>
                        </a:extLst>
                      </a:blip>
                      <a:stretch>
                        <a:fillRect/>
                      </a:stretch>
                    </pic:blipFill>
                    <pic:spPr>
                      <a:xfrm>
                        <a:off x="0" y="0"/>
                        <a:ext cx="921539" cy="457200"/>
                      </a:xfrm>
                      <a:prstGeom prst="rect">
                        <a:avLst/>
                      </a:prstGeom>
                    </pic:spPr>
                  </pic:pic>
                </a:graphicData>
              </a:graphic>
            </wp:inline>
          </w:drawing>
        </w:r>
      </w:del>
    </w:p>
    <w:p w:rsidR="004E40BD" w:rsidRPr="00FB5F11" w:rsidRDefault="004E40BD" w:rsidP="004E40BD">
      <w:pPr>
        <w:spacing w:after="0" w:line="240" w:lineRule="auto"/>
      </w:pPr>
    </w:p>
    <w:p w:rsidR="004E40BD" w:rsidRPr="007E07FB" w:rsidRDefault="004E40BD" w:rsidP="004E40BD">
      <w:pPr>
        <w:spacing w:after="0" w:line="240" w:lineRule="auto"/>
        <w:rPr>
          <w:lang w:val="es-ES"/>
        </w:rPr>
      </w:pPr>
    </w:p>
    <w:p w:rsidR="0089020A" w:rsidRDefault="0089020A" w:rsidP="000D54CA">
      <w:pPr>
        <w:spacing w:after="0" w:line="240" w:lineRule="auto"/>
        <w:rPr>
          <w:rFonts w:ascii="Arial" w:hAnsi="Arial" w:cs="Arial"/>
          <w:b/>
          <w:color w:val="FF0000"/>
          <w:sz w:val="20"/>
          <w:szCs w:val="20"/>
          <w:lang w:val="es-ES"/>
        </w:rPr>
      </w:pPr>
      <w:r w:rsidRPr="0089020A">
        <w:rPr>
          <w:rFonts w:ascii="Arial" w:hAnsi="Arial" w:cs="Arial"/>
          <w:b/>
          <w:color w:val="FF0000"/>
          <w:sz w:val="20"/>
          <w:szCs w:val="20"/>
          <w:lang w:val="es-ES"/>
        </w:rPr>
        <w:t xml:space="preserve">De:  </w:t>
      </w:r>
      <w:r w:rsidRPr="0089020A">
        <w:rPr>
          <w:rFonts w:ascii="Arial" w:hAnsi="Arial" w:cs="Arial"/>
          <w:b/>
          <w:color w:val="FF0000"/>
          <w:sz w:val="20"/>
          <w:szCs w:val="20"/>
          <w:lang w:val="es-ES"/>
        </w:rPr>
        <w:tab/>
      </w:r>
      <w:r w:rsidRPr="0089020A">
        <w:rPr>
          <w:rFonts w:ascii="Arial" w:hAnsi="Arial" w:cs="Arial"/>
          <w:b/>
          <w:color w:val="FF0000"/>
          <w:sz w:val="20"/>
          <w:szCs w:val="20"/>
          <w:lang w:val="es-ES"/>
        </w:rPr>
        <w:tab/>
      </w:r>
      <w:del w:id="2" w:author="Laia Fairen" w:date="2026-02-03T11:07:00Z" w16du:dateUtc="2026-02-03T11:07:00Z">
        <w:r w:rsidRPr="0089020A" w:rsidDel="00F90D0A">
          <w:rPr>
            <w:rFonts w:ascii="Arial" w:hAnsi="Arial" w:cs="Arial"/>
            <w:b/>
            <w:color w:val="FF0000"/>
            <w:sz w:val="20"/>
            <w:szCs w:val="20"/>
            <w:lang w:val="es-ES"/>
          </w:rPr>
          <w:delText xml:space="preserve">AIG </w:delText>
        </w:r>
      </w:del>
      <w:r w:rsidRPr="0089020A">
        <w:rPr>
          <w:rFonts w:ascii="Arial" w:hAnsi="Arial" w:cs="Arial"/>
          <w:b/>
          <w:color w:val="FF0000"/>
          <w:sz w:val="20"/>
          <w:szCs w:val="20"/>
          <w:lang w:val="es-ES"/>
        </w:rPr>
        <w:t>Travel</w:t>
      </w:r>
      <w:ins w:id="3" w:author="Laia Fairen" w:date="2026-02-03T11:07:00Z" w16du:dateUtc="2026-02-03T11:07:00Z">
        <w:r w:rsidR="00F90D0A">
          <w:rPr>
            <w:rFonts w:ascii="Arial" w:hAnsi="Arial" w:cs="Arial"/>
            <w:b/>
            <w:color w:val="FF0000"/>
            <w:sz w:val="20"/>
            <w:szCs w:val="20"/>
            <w:lang w:val="es-ES"/>
          </w:rPr>
          <w:t xml:space="preserve"> Guard</w:t>
        </w:r>
      </w:ins>
    </w:p>
    <w:p w:rsidR="000D54CA" w:rsidRPr="007E07FB" w:rsidRDefault="007E07FB" w:rsidP="000D54CA">
      <w:pPr>
        <w:spacing w:after="0" w:line="240" w:lineRule="auto"/>
        <w:rPr>
          <w:rFonts w:ascii="Arial" w:hAnsi="Arial" w:cs="Arial"/>
          <w:b/>
          <w:color w:val="FF0000"/>
          <w:sz w:val="20"/>
          <w:szCs w:val="20"/>
          <w:lang w:val="es-ES"/>
        </w:rPr>
      </w:pPr>
      <w:r w:rsidRPr="007E07FB">
        <w:rPr>
          <w:rFonts w:ascii="Arial" w:hAnsi="Arial" w:cs="Arial"/>
          <w:b/>
          <w:color w:val="FF0000"/>
          <w:sz w:val="20"/>
          <w:szCs w:val="20"/>
          <w:lang w:val="es-ES"/>
        </w:rPr>
        <w:t>Asunto</w:t>
      </w:r>
      <w:r w:rsidR="000D54CA" w:rsidRPr="007E07FB">
        <w:rPr>
          <w:rFonts w:ascii="Arial" w:hAnsi="Arial" w:cs="Arial"/>
          <w:b/>
          <w:color w:val="FF0000"/>
          <w:sz w:val="20"/>
          <w:szCs w:val="20"/>
          <w:lang w:val="es-ES"/>
        </w:rPr>
        <w:t>:</w:t>
      </w:r>
      <w:r w:rsidR="000D54CA" w:rsidRPr="007E07FB">
        <w:rPr>
          <w:rFonts w:ascii="Arial" w:hAnsi="Arial" w:cs="Arial"/>
          <w:b/>
          <w:color w:val="FF0000"/>
          <w:sz w:val="20"/>
          <w:szCs w:val="20"/>
          <w:lang w:val="es-ES"/>
        </w:rPr>
        <w:tab/>
      </w:r>
      <w:del w:id="4" w:author="Laia Fairen" w:date="2026-02-03T11:07:00Z" w16du:dateUtc="2026-02-03T11:07:00Z">
        <w:r w:rsidR="000D54CA" w:rsidRPr="007E07FB" w:rsidDel="00F90D0A">
          <w:rPr>
            <w:rFonts w:ascii="Arial" w:hAnsi="Arial" w:cs="Arial"/>
            <w:b/>
            <w:color w:val="FF0000"/>
            <w:sz w:val="20"/>
            <w:szCs w:val="20"/>
            <w:lang w:val="es-ES"/>
          </w:rPr>
          <w:delText xml:space="preserve">AIG </w:delText>
        </w:r>
      </w:del>
      <w:ins w:id="5" w:author="Laia Fairen" w:date="2026-02-03T11:08:00Z" w16du:dateUtc="2026-02-03T11:08:00Z">
        <w:r w:rsidR="00F90D0A">
          <w:rPr>
            <w:rFonts w:ascii="Arial" w:hAnsi="Arial" w:cs="Arial"/>
            <w:b/>
            <w:color w:val="FF0000"/>
            <w:sz w:val="20"/>
            <w:szCs w:val="20"/>
            <w:lang w:val="es-ES"/>
          </w:rPr>
          <w:t>Travel Guard</w:t>
        </w:r>
      </w:ins>
      <w:ins w:id="6" w:author="Laia Fairen" w:date="2026-02-03T11:07:00Z" w16du:dateUtc="2026-02-03T11:07:00Z">
        <w:r w:rsidR="00F90D0A" w:rsidRPr="007E07FB">
          <w:rPr>
            <w:rFonts w:ascii="Arial" w:hAnsi="Arial" w:cs="Arial"/>
            <w:b/>
            <w:color w:val="FF0000"/>
            <w:sz w:val="20"/>
            <w:szCs w:val="20"/>
            <w:lang w:val="es-ES"/>
          </w:rPr>
          <w:t xml:space="preserve"> </w:t>
        </w:r>
      </w:ins>
      <w:r>
        <w:rPr>
          <w:rFonts w:ascii="Arial" w:hAnsi="Arial" w:cs="Arial"/>
          <w:b/>
          <w:color w:val="FF0000"/>
          <w:sz w:val="20"/>
          <w:szCs w:val="20"/>
          <w:lang w:val="es-ES"/>
        </w:rPr>
        <w:t>Confirmación del Seguro de Viaje</w:t>
      </w:r>
      <w:r w:rsidR="000D54CA" w:rsidRPr="007E07FB">
        <w:rPr>
          <w:rFonts w:ascii="Arial" w:hAnsi="Arial" w:cs="Arial"/>
          <w:b/>
          <w:color w:val="FF0000"/>
          <w:sz w:val="20"/>
          <w:szCs w:val="20"/>
          <w:lang w:val="es-ES"/>
        </w:rPr>
        <w:t xml:space="preserve"> </w:t>
      </w:r>
      <w:r>
        <w:rPr>
          <w:rFonts w:ascii="Arial" w:hAnsi="Arial" w:cs="Arial"/>
          <w:b/>
          <w:color w:val="FF0000"/>
          <w:sz w:val="20"/>
          <w:szCs w:val="20"/>
          <w:lang w:val="es-ES"/>
        </w:rPr>
        <w:t xml:space="preserve">bajo </w:t>
      </w:r>
      <w:r w:rsidR="005969C3">
        <w:rPr>
          <w:rFonts w:ascii="Arial" w:hAnsi="Arial" w:cs="Arial"/>
          <w:b/>
          <w:color w:val="FF0000"/>
          <w:sz w:val="20"/>
          <w:szCs w:val="20"/>
          <w:lang w:val="es-ES"/>
        </w:rPr>
        <w:t>la</w:t>
      </w:r>
      <w:r w:rsidR="000D54CA" w:rsidRPr="007E07FB">
        <w:rPr>
          <w:rFonts w:ascii="Arial" w:hAnsi="Arial" w:cs="Arial"/>
          <w:b/>
          <w:color w:val="FF0000"/>
          <w:sz w:val="20"/>
          <w:szCs w:val="20"/>
          <w:lang w:val="es-ES"/>
        </w:rPr>
        <w:t xml:space="preserve"> P</w:t>
      </w:r>
      <w:r w:rsidR="005969C3">
        <w:rPr>
          <w:rFonts w:ascii="Arial" w:hAnsi="Arial" w:cs="Arial"/>
          <w:b/>
          <w:color w:val="FF0000"/>
          <w:sz w:val="20"/>
          <w:szCs w:val="20"/>
          <w:lang w:val="es-ES"/>
        </w:rPr>
        <w:t>óliza</w:t>
      </w:r>
      <w:r w:rsidR="000D54CA" w:rsidRPr="007E07FB">
        <w:rPr>
          <w:rFonts w:ascii="Arial" w:hAnsi="Arial" w:cs="Arial"/>
          <w:b/>
          <w:color w:val="FF0000"/>
          <w:sz w:val="20"/>
          <w:szCs w:val="20"/>
          <w:lang w:val="es-ES"/>
        </w:rPr>
        <w:t xml:space="preserve"> </w:t>
      </w:r>
      <w:r w:rsidR="0014119F">
        <w:rPr>
          <w:rFonts w:ascii="Arial" w:hAnsi="Arial" w:cs="Arial"/>
          <w:b/>
          <w:color w:val="FF0000"/>
          <w:sz w:val="20"/>
          <w:szCs w:val="20"/>
          <w:lang w:val="es-ES"/>
        </w:rPr>
        <w:t>{{</w:t>
      </w:r>
      <w:r w:rsidR="000C6AC0">
        <w:rPr>
          <w:rFonts w:ascii="Arial" w:hAnsi="Arial" w:cs="Arial"/>
          <w:b/>
          <w:color w:val="FF0000"/>
          <w:sz w:val="20"/>
          <w:szCs w:val="20"/>
          <w:lang w:val="es-ES"/>
        </w:rPr>
        <w:t>Policy</w:t>
      </w:r>
      <w:r w:rsidR="00546652">
        <w:rPr>
          <w:rFonts w:ascii="Arial" w:hAnsi="Arial" w:cs="Arial"/>
          <w:b/>
          <w:color w:val="FF0000"/>
          <w:sz w:val="20"/>
          <w:szCs w:val="20"/>
          <w:lang w:val="es-ES"/>
        </w:rPr>
        <w:t xml:space="preserve"> </w:t>
      </w:r>
      <w:r w:rsidR="000C6AC0">
        <w:rPr>
          <w:rFonts w:ascii="Arial" w:hAnsi="Arial" w:cs="Arial"/>
          <w:b/>
          <w:color w:val="FF0000"/>
          <w:sz w:val="20"/>
          <w:szCs w:val="20"/>
          <w:lang w:val="es-ES"/>
        </w:rPr>
        <w:t>Number</w:t>
      </w:r>
      <w:r w:rsidR="0014119F">
        <w:rPr>
          <w:rFonts w:ascii="Arial" w:hAnsi="Arial" w:cs="Arial"/>
          <w:b/>
          <w:color w:val="FF0000"/>
          <w:sz w:val="20"/>
          <w:szCs w:val="20"/>
          <w:lang w:val="es-ES"/>
        </w:rPr>
        <w:t>}}</w:t>
      </w:r>
    </w:p>
    <w:p w:rsidR="000D54CA" w:rsidRPr="007E07FB" w:rsidRDefault="000D54CA" w:rsidP="000D54CA">
      <w:pPr>
        <w:spacing w:after="0" w:line="240" w:lineRule="auto"/>
        <w:rPr>
          <w:rFonts w:ascii="Arial" w:hAnsi="Arial" w:cs="Arial"/>
          <w:sz w:val="20"/>
          <w:szCs w:val="20"/>
          <w:lang w:val="es-ES"/>
        </w:rPr>
      </w:pPr>
    </w:p>
    <w:p w:rsidR="007E4C46" w:rsidRPr="007E07FB" w:rsidRDefault="007E4C46" w:rsidP="000D54CA">
      <w:pPr>
        <w:spacing w:after="0" w:line="240" w:lineRule="auto"/>
        <w:rPr>
          <w:rFonts w:ascii="Arial" w:hAnsi="Arial" w:cs="Arial"/>
          <w:sz w:val="20"/>
          <w:szCs w:val="20"/>
          <w:lang w:val="es-ES"/>
        </w:rPr>
      </w:pPr>
    </w:p>
    <w:p w:rsidR="000D54CA" w:rsidRDefault="000D54CA" w:rsidP="000D54CA">
      <w:pPr>
        <w:spacing w:after="0" w:line="240" w:lineRule="auto"/>
        <w:rPr>
          <w:rFonts w:ascii="Arial" w:hAnsi="Arial" w:cs="Arial"/>
          <w:sz w:val="20"/>
          <w:szCs w:val="20"/>
          <w:lang w:val="en-AU"/>
        </w:rPr>
      </w:pPr>
      <w:r w:rsidRPr="00FB5F11">
        <w:rPr>
          <w:rFonts w:ascii="Arial" w:hAnsi="Arial" w:cs="Arial"/>
          <w:sz w:val="20"/>
          <w:szCs w:val="20"/>
          <w:lang w:val="en-AU"/>
        </w:rPr>
        <w:t>H</w:t>
      </w:r>
      <w:r w:rsidR="005969C3">
        <w:rPr>
          <w:rFonts w:ascii="Arial" w:hAnsi="Arial" w:cs="Arial"/>
          <w:sz w:val="20"/>
          <w:szCs w:val="20"/>
          <w:lang w:val="en-AU"/>
        </w:rPr>
        <w:t>ola</w:t>
      </w:r>
      <w:r w:rsidRPr="00FB5F11">
        <w:rPr>
          <w:rFonts w:ascii="Arial" w:hAnsi="Arial" w:cs="Arial"/>
          <w:sz w:val="20"/>
          <w:szCs w:val="20"/>
          <w:lang w:val="en-AU"/>
        </w:rPr>
        <w:t xml:space="preserve"> </w:t>
      </w:r>
      <w:r w:rsidR="0014119F">
        <w:rPr>
          <w:rFonts w:ascii="Arial" w:hAnsi="Arial" w:cs="Arial"/>
          <w:sz w:val="20"/>
          <w:szCs w:val="20"/>
          <w:lang w:val="en-AU"/>
        </w:rPr>
        <w:t>{{</w:t>
      </w:r>
      <w:r w:rsidRPr="00FB5F11">
        <w:rPr>
          <w:rFonts w:ascii="Arial" w:hAnsi="Arial" w:cs="Arial"/>
          <w:sz w:val="20"/>
          <w:szCs w:val="20"/>
          <w:lang w:val="en-AU"/>
        </w:rPr>
        <w:t>Policy Holder First Name</w:t>
      </w:r>
      <w:r w:rsidR="0014119F">
        <w:rPr>
          <w:rFonts w:ascii="Arial" w:hAnsi="Arial" w:cs="Arial"/>
          <w:sz w:val="20"/>
          <w:szCs w:val="20"/>
          <w:lang w:val="en-AU"/>
        </w:rPr>
        <w:t>}}</w:t>
      </w:r>
      <w:r w:rsidRPr="00FB5F11">
        <w:rPr>
          <w:rFonts w:ascii="Arial" w:hAnsi="Arial" w:cs="Arial"/>
          <w:sz w:val="20"/>
          <w:szCs w:val="20"/>
          <w:lang w:val="en-AU"/>
        </w:rPr>
        <w:t> </w:t>
      </w:r>
      <w:r w:rsidR="0014119F">
        <w:rPr>
          <w:rFonts w:ascii="Arial" w:hAnsi="Arial" w:cs="Arial"/>
          <w:sz w:val="20"/>
          <w:szCs w:val="20"/>
          <w:lang w:val="en-AU"/>
        </w:rPr>
        <w:t>{{</w:t>
      </w:r>
      <w:r w:rsidRPr="00FB5F11">
        <w:rPr>
          <w:rFonts w:ascii="Arial" w:hAnsi="Arial" w:cs="Arial"/>
          <w:sz w:val="20"/>
          <w:szCs w:val="20"/>
          <w:lang w:val="en-AU"/>
        </w:rPr>
        <w:t>Policy Holder Last Name</w:t>
      </w:r>
      <w:r w:rsidR="0014119F">
        <w:rPr>
          <w:rFonts w:ascii="Arial" w:hAnsi="Arial" w:cs="Arial"/>
          <w:sz w:val="20"/>
          <w:szCs w:val="20"/>
          <w:lang w:val="en-AU"/>
        </w:rPr>
        <w:t>}}</w:t>
      </w:r>
      <w:r w:rsidRPr="00FB5F11">
        <w:rPr>
          <w:rFonts w:ascii="Arial" w:hAnsi="Arial" w:cs="Arial"/>
          <w:sz w:val="20"/>
          <w:szCs w:val="20"/>
          <w:lang w:val="en-AU"/>
        </w:rPr>
        <w:t>,</w:t>
      </w:r>
    </w:p>
    <w:p w:rsidR="005026E3" w:rsidRDefault="005026E3" w:rsidP="000D54CA">
      <w:pPr>
        <w:spacing w:after="0" w:line="240" w:lineRule="auto"/>
        <w:rPr>
          <w:rFonts w:ascii="Arial" w:hAnsi="Arial" w:cs="Arial"/>
          <w:sz w:val="20"/>
          <w:szCs w:val="20"/>
          <w:lang w:val="en-AU"/>
        </w:rPr>
      </w:pPr>
    </w:p>
    <w:p w:rsidR="005026E3" w:rsidRPr="0092168C" w:rsidRDefault="005026E3" w:rsidP="005026E3">
      <w:pPr>
        <w:rPr>
          <w:rFonts w:ascii="Arial" w:hAnsi="Arial" w:cs="Arial"/>
          <w:b/>
          <w:color w:val="002060"/>
          <w:sz w:val="20"/>
          <w:szCs w:val="20"/>
          <w:lang w:val="es-ES"/>
        </w:rPr>
      </w:pPr>
      <w:r w:rsidRPr="0092168C">
        <w:rPr>
          <w:rFonts w:ascii="Arial" w:hAnsi="Arial" w:cs="Arial"/>
          <w:b/>
          <w:color w:val="002060"/>
          <w:sz w:val="20"/>
          <w:szCs w:val="20"/>
          <w:lang w:val="es-ES"/>
        </w:rPr>
        <w:t>Por favor, tenga en cuenta: Esta póliza sólo cubre a los residentes de España.</w:t>
      </w:r>
    </w:p>
    <w:p w:rsidR="00F37C2A" w:rsidRPr="00B41A64" w:rsidRDefault="00863F2B" w:rsidP="0092168C">
      <w:pPr>
        <w:spacing w:after="0" w:line="240" w:lineRule="auto"/>
        <w:jc w:val="both"/>
        <w:rPr>
          <w:rFonts w:ascii="Arial" w:hAnsi="Arial" w:cs="Arial"/>
          <w:sz w:val="20"/>
          <w:szCs w:val="20"/>
          <w:lang w:val="es-ES"/>
        </w:rPr>
      </w:pPr>
      <w:r w:rsidRPr="00B41A64">
        <w:rPr>
          <w:rFonts w:ascii="Arial" w:hAnsi="Arial" w:cs="Arial"/>
          <w:sz w:val="20"/>
          <w:szCs w:val="20"/>
          <w:lang w:val="es-ES"/>
        </w:rPr>
        <w:t>Gracias por elegir</w:t>
      </w:r>
      <w:r w:rsidR="00F37C2A" w:rsidRPr="00B41A64">
        <w:rPr>
          <w:rFonts w:ascii="Arial" w:hAnsi="Arial" w:cs="Arial"/>
          <w:sz w:val="20"/>
          <w:szCs w:val="20"/>
          <w:lang w:val="es-ES"/>
        </w:rPr>
        <w:t xml:space="preserve"> </w:t>
      </w:r>
      <w:r w:rsidR="00B41A64">
        <w:rPr>
          <w:rFonts w:ascii="Arial" w:hAnsi="Arial" w:cs="Arial"/>
          <w:sz w:val="20"/>
          <w:szCs w:val="20"/>
          <w:lang w:val="es-ES"/>
        </w:rPr>
        <w:t xml:space="preserve">un Seguro de Viaje </w:t>
      </w:r>
      <w:r w:rsidR="00F37C2A" w:rsidRPr="00B41A64">
        <w:rPr>
          <w:rFonts w:ascii="Arial" w:hAnsi="Arial" w:cs="Arial"/>
          <w:sz w:val="20"/>
          <w:szCs w:val="20"/>
          <w:lang w:val="es-ES"/>
        </w:rPr>
        <w:t>Travel Guard</w:t>
      </w:r>
      <w:r w:rsidR="00F37C2A" w:rsidRPr="00B41A64">
        <w:rPr>
          <w:rFonts w:ascii="Arial" w:hAnsi="Arial" w:cs="Arial"/>
          <w:sz w:val="20"/>
          <w:szCs w:val="20"/>
          <w:vertAlign w:val="superscript"/>
          <w:lang w:val="es-ES"/>
        </w:rPr>
        <w:t>®</w:t>
      </w:r>
      <w:del w:id="7" w:author="Laia Fairen" w:date="2026-02-03T11:08:00Z" w16du:dateUtc="2026-02-03T11:08:00Z">
        <w:r w:rsidR="00F37C2A" w:rsidRPr="00B41A64" w:rsidDel="00F90D0A">
          <w:rPr>
            <w:rFonts w:ascii="Arial" w:hAnsi="Arial" w:cs="Arial"/>
            <w:sz w:val="20"/>
            <w:szCs w:val="20"/>
            <w:lang w:val="es-ES"/>
          </w:rPr>
          <w:delText xml:space="preserve"> </w:delText>
        </w:r>
        <w:r w:rsidR="00B41A64" w:rsidDel="00F90D0A">
          <w:rPr>
            <w:rFonts w:ascii="Arial" w:hAnsi="Arial" w:cs="Arial"/>
            <w:sz w:val="20"/>
            <w:szCs w:val="20"/>
            <w:lang w:val="es-ES"/>
          </w:rPr>
          <w:delText>de</w:delText>
        </w:r>
        <w:r w:rsidR="00F37C2A" w:rsidRPr="00B41A64" w:rsidDel="00F90D0A">
          <w:rPr>
            <w:rFonts w:ascii="Arial" w:hAnsi="Arial" w:cs="Arial"/>
            <w:sz w:val="20"/>
            <w:szCs w:val="20"/>
            <w:lang w:val="es-ES"/>
          </w:rPr>
          <w:delText xml:space="preserve"> AIG Travel</w:delText>
        </w:r>
      </w:del>
      <w:r w:rsidR="00F37C2A" w:rsidRPr="00B41A64">
        <w:rPr>
          <w:rFonts w:ascii="Arial" w:hAnsi="Arial" w:cs="Arial"/>
          <w:sz w:val="20"/>
          <w:szCs w:val="20"/>
          <w:lang w:val="es-ES"/>
        </w:rPr>
        <w:t xml:space="preserve">! </w:t>
      </w:r>
    </w:p>
    <w:p w:rsidR="00D03830" w:rsidRPr="00CF309C" w:rsidRDefault="00CF309C" w:rsidP="0092168C">
      <w:pPr>
        <w:spacing w:after="0" w:line="240" w:lineRule="auto"/>
        <w:jc w:val="both"/>
        <w:rPr>
          <w:rFonts w:ascii="Arial" w:hAnsi="Arial" w:cs="Arial"/>
          <w:sz w:val="20"/>
          <w:szCs w:val="20"/>
          <w:lang w:val="es-ES"/>
        </w:rPr>
      </w:pPr>
      <w:r w:rsidRPr="00CF309C">
        <w:rPr>
          <w:rFonts w:ascii="Arial" w:hAnsi="Arial" w:cs="Arial"/>
          <w:sz w:val="20"/>
          <w:szCs w:val="20"/>
          <w:lang w:val="es-ES"/>
        </w:rPr>
        <w:t>Su número de Póliza es</w:t>
      </w:r>
      <w:r w:rsidR="00D03830" w:rsidRPr="00CF309C">
        <w:rPr>
          <w:rFonts w:ascii="Arial" w:hAnsi="Arial" w:cs="Arial"/>
          <w:sz w:val="20"/>
          <w:szCs w:val="20"/>
          <w:lang w:val="es-ES"/>
        </w:rPr>
        <w:t xml:space="preserve"> </w:t>
      </w:r>
      <w:r w:rsidR="0014119F">
        <w:rPr>
          <w:rFonts w:ascii="Arial" w:hAnsi="Arial" w:cs="Arial"/>
          <w:sz w:val="20"/>
          <w:szCs w:val="20"/>
          <w:lang w:val="es-ES"/>
        </w:rPr>
        <w:t>{{</w:t>
      </w:r>
      <w:r w:rsidR="00D03830" w:rsidRPr="00CF309C">
        <w:rPr>
          <w:rFonts w:ascii="Arial" w:hAnsi="Arial" w:cs="Arial"/>
          <w:sz w:val="20"/>
          <w:szCs w:val="20"/>
          <w:lang w:val="es-ES"/>
        </w:rPr>
        <w:t>Policy Number</w:t>
      </w:r>
      <w:r w:rsidR="0014119F">
        <w:rPr>
          <w:rFonts w:ascii="Arial" w:hAnsi="Arial" w:cs="Arial"/>
          <w:sz w:val="20"/>
          <w:szCs w:val="20"/>
          <w:lang w:val="es-ES"/>
        </w:rPr>
        <w:t>}}</w:t>
      </w:r>
      <w:r w:rsidR="00D03830" w:rsidRPr="00CF309C">
        <w:rPr>
          <w:rFonts w:ascii="Arial" w:hAnsi="Arial" w:cs="Arial"/>
          <w:sz w:val="20"/>
          <w:szCs w:val="20"/>
          <w:lang w:val="es-ES"/>
        </w:rPr>
        <w:t>.</w:t>
      </w:r>
    </w:p>
    <w:p w:rsidR="00D03830" w:rsidRPr="00CF309C" w:rsidRDefault="00D03830" w:rsidP="0092168C">
      <w:pPr>
        <w:spacing w:after="0" w:line="240" w:lineRule="auto"/>
        <w:jc w:val="both"/>
        <w:rPr>
          <w:rFonts w:ascii="Arial" w:hAnsi="Arial" w:cs="Arial"/>
          <w:sz w:val="20"/>
          <w:szCs w:val="20"/>
          <w:lang w:val="es-ES"/>
        </w:rPr>
      </w:pPr>
    </w:p>
    <w:p w:rsidR="00D03830" w:rsidRPr="0092168C" w:rsidRDefault="00CF309C" w:rsidP="0092168C">
      <w:pPr>
        <w:spacing w:after="0" w:line="240" w:lineRule="auto"/>
        <w:jc w:val="both"/>
        <w:rPr>
          <w:rFonts w:ascii="Arial" w:hAnsi="Arial" w:cs="Arial"/>
          <w:b/>
          <w:sz w:val="20"/>
          <w:szCs w:val="20"/>
          <w:lang w:val="es-ES"/>
        </w:rPr>
      </w:pPr>
      <w:r w:rsidRPr="008F1689">
        <w:rPr>
          <w:rFonts w:ascii="Arial" w:hAnsi="Arial" w:cs="Arial"/>
          <w:sz w:val="20"/>
          <w:szCs w:val="20"/>
          <w:lang w:val="es-ES"/>
        </w:rPr>
        <w:t xml:space="preserve">Por </w:t>
      </w:r>
      <w:r w:rsidR="00131C9E" w:rsidRPr="008F1689">
        <w:rPr>
          <w:rFonts w:ascii="Arial" w:hAnsi="Arial" w:cs="Arial"/>
          <w:sz w:val="20"/>
          <w:szCs w:val="20"/>
          <w:lang w:val="es-ES"/>
        </w:rPr>
        <w:t>favor haga</w:t>
      </w:r>
      <w:r w:rsidR="00D03830" w:rsidRPr="008F1689">
        <w:rPr>
          <w:rFonts w:ascii="Arial" w:hAnsi="Arial" w:cs="Arial"/>
          <w:sz w:val="20"/>
          <w:szCs w:val="20"/>
          <w:lang w:val="es-ES"/>
        </w:rPr>
        <w:t xml:space="preserve"> </w:t>
      </w:r>
      <w:del w:id="8" w:author="Laia Fairen" w:date="2026-02-03T11:08:00Z" w16du:dateUtc="2026-02-03T11:08:00Z">
        <w:r w:rsidR="00D03830" w:rsidRPr="008F1689" w:rsidDel="00F90D0A">
          <w:rPr>
            <w:rFonts w:ascii="Arial" w:hAnsi="Arial" w:cs="Arial"/>
            <w:b/>
            <w:sz w:val="20"/>
            <w:szCs w:val="20"/>
            <w:u w:val="single"/>
            <w:lang w:val="es-ES"/>
          </w:rPr>
          <w:delText>click</w:delText>
        </w:r>
        <w:r w:rsidR="00131C9E" w:rsidRPr="008F1689" w:rsidDel="00F90D0A">
          <w:rPr>
            <w:rFonts w:ascii="Arial" w:hAnsi="Arial" w:cs="Arial"/>
            <w:b/>
            <w:sz w:val="20"/>
            <w:szCs w:val="20"/>
            <w:u w:val="single"/>
            <w:lang w:val="es-ES"/>
          </w:rPr>
          <w:delText xml:space="preserve"> </w:delText>
        </w:r>
      </w:del>
      <w:ins w:id="9" w:author="Laia Fairen" w:date="2026-02-03T11:08:00Z" w16du:dateUtc="2026-02-03T11:08:00Z">
        <w:r w:rsidR="00F90D0A">
          <w:rPr>
            <w:rFonts w:ascii="Arial" w:hAnsi="Arial" w:cs="Arial"/>
            <w:b/>
            <w:sz w:val="20"/>
            <w:szCs w:val="20"/>
            <w:u w:val="single"/>
            <w:lang w:val="es-ES"/>
          </w:rPr>
          <w:t>clic</w:t>
        </w:r>
        <w:r w:rsidR="00F90D0A" w:rsidRPr="008F1689">
          <w:rPr>
            <w:rFonts w:ascii="Arial" w:hAnsi="Arial" w:cs="Arial"/>
            <w:b/>
            <w:sz w:val="20"/>
            <w:szCs w:val="20"/>
            <w:u w:val="single"/>
            <w:lang w:val="es-ES"/>
          </w:rPr>
          <w:t xml:space="preserve"> </w:t>
        </w:r>
      </w:ins>
      <w:r w:rsidR="00131C9E" w:rsidRPr="008F1689">
        <w:rPr>
          <w:rFonts w:ascii="Arial" w:hAnsi="Arial" w:cs="Arial"/>
          <w:b/>
          <w:sz w:val="20"/>
          <w:szCs w:val="20"/>
          <w:u w:val="single"/>
          <w:lang w:val="es-ES"/>
        </w:rPr>
        <w:t>aquí</w:t>
      </w:r>
      <w:r w:rsidR="00D03830" w:rsidRPr="008F1689">
        <w:rPr>
          <w:rFonts w:ascii="Arial" w:hAnsi="Arial" w:cs="Arial"/>
          <w:sz w:val="20"/>
          <w:szCs w:val="20"/>
          <w:lang w:val="es-ES"/>
        </w:rPr>
        <w:t xml:space="preserve"> </w:t>
      </w:r>
      <w:r w:rsidR="00131C9E" w:rsidRPr="008F1689">
        <w:rPr>
          <w:rFonts w:ascii="Arial" w:hAnsi="Arial" w:cs="Arial"/>
          <w:sz w:val="20"/>
          <w:szCs w:val="20"/>
          <w:lang w:val="es-ES"/>
        </w:rPr>
        <w:t xml:space="preserve">para ver </w:t>
      </w:r>
      <w:r w:rsidR="006B3E88" w:rsidRPr="008F1689">
        <w:rPr>
          <w:rFonts w:ascii="Arial" w:hAnsi="Arial" w:cs="Arial"/>
          <w:sz w:val="20"/>
          <w:szCs w:val="20"/>
          <w:lang w:val="es-ES"/>
        </w:rPr>
        <w:t>las</w:t>
      </w:r>
      <w:r w:rsidR="00D03830" w:rsidRPr="008F1689">
        <w:rPr>
          <w:rFonts w:ascii="Arial" w:hAnsi="Arial" w:cs="Arial"/>
          <w:sz w:val="20"/>
          <w:szCs w:val="20"/>
          <w:lang w:val="es-ES"/>
        </w:rPr>
        <w:t xml:space="preserve"> </w:t>
      </w:r>
      <w:r w:rsidR="000D54CA" w:rsidRPr="0092168C">
        <w:rPr>
          <w:rFonts w:ascii="Arial" w:hAnsi="Arial" w:cs="Arial"/>
          <w:b/>
          <w:sz w:val="20"/>
          <w:szCs w:val="20"/>
          <w:lang w:val="es-ES"/>
        </w:rPr>
        <w:t>C</w:t>
      </w:r>
      <w:r w:rsidR="006B3E88" w:rsidRPr="0092168C">
        <w:rPr>
          <w:rFonts w:ascii="Arial" w:hAnsi="Arial" w:cs="Arial"/>
          <w:b/>
          <w:sz w:val="20"/>
          <w:szCs w:val="20"/>
          <w:lang w:val="es-ES"/>
        </w:rPr>
        <w:t>ondiciones Particulares del Seguro</w:t>
      </w:r>
      <w:r w:rsidR="00D03830" w:rsidRPr="0092168C">
        <w:rPr>
          <w:rFonts w:ascii="Arial" w:hAnsi="Arial" w:cs="Arial"/>
          <w:b/>
          <w:sz w:val="20"/>
          <w:szCs w:val="20"/>
          <w:lang w:val="es-ES"/>
        </w:rPr>
        <w:t xml:space="preserve"> </w:t>
      </w:r>
      <w:r w:rsidR="00BE5D64" w:rsidRPr="008F1689">
        <w:rPr>
          <w:rFonts w:ascii="Arial" w:hAnsi="Arial" w:cs="Arial"/>
          <w:sz w:val="20"/>
          <w:szCs w:val="20"/>
          <w:lang w:val="es-ES"/>
        </w:rPr>
        <w:t>y el texto completo de su</w:t>
      </w:r>
      <w:r w:rsidR="00BE5D64" w:rsidRPr="0092168C">
        <w:rPr>
          <w:rFonts w:ascii="Arial" w:hAnsi="Arial" w:cs="Arial"/>
          <w:b/>
          <w:sz w:val="20"/>
          <w:szCs w:val="20"/>
          <w:lang w:val="es-ES"/>
        </w:rPr>
        <w:t xml:space="preserve"> Póliza</w:t>
      </w:r>
      <w:r w:rsidR="00D03830" w:rsidRPr="0092168C">
        <w:rPr>
          <w:rFonts w:ascii="Arial" w:hAnsi="Arial" w:cs="Arial"/>
          <w:b/>
          <w:sz w:val="20"/>
          <w:szCs w:val="20"/>
          <w:lang w:val="es-ES"/>
        </w:rPr>
        <w:t xml:space="preserve">. </w:t>
      </w:r>
    </w:p>
    <w:p w:rsidR="000D54CA" w:rsidRPr="008F1689" w:rsidRDefault="00BE5D64" w:rsidP="0092168C">
      <w:pPr>
        <w:spacing w:after="0" w:line="240" w:lineRule="auto"/>
        <w:jc w:val="both"/>
        <w:rPr>
          <w:rFonts w:ascii="Arial" w:hAnsi="Arial" w:cs="Arial"/>
          <w:sz w:val="20"/>
          <w:szCs w:val="20"/>
          <w:lang w:val="es-ES"/>
        </w:rPr>
      </w:pPr>
      <w:r w:rsidRPr="008F1689">
        <w:rPr>
          <w:rFonts w:ascii="Arial" w:hAnsi="Arial" w:cs="Arial"/>
          <w:sz w:val="20"/>
          <w:szCs w:val="20"/>
          <w:lang w:val="es-ES"/>
        </w:rPr>
        <w:t xml:space="preserve">Para </w:t>
      </w:r>
      <w:r w:rsidR="004B3927" w:rsidRPr="008F1689">
        <w:rPr>
          <w:rFonts w:ascii="Arial" w:hAnsi="Arial" w:cs="Arial"/>
          <w:sz w:val="20"/>
          <w:szCs w:val="20"/>
          <w:lang w:val="es-ES"/>
        </w:rPr>
        <w:t>acceder necesita su Número de Póliza y su Apellido</w:t>
      </w:r>
      <w:r w:rsidR="00D03830" w:rsidRPr="008F1689">
        <w:rPr>
          <w:rFonts w:ascii="Arial" w:hAnsi="Arial" w:cs="Arial"/>
          <w:sz w:val="20"/>
          <w:szCs w:val="20"/>
          <w:lang w:val="es-ES"/>
        </w:rPr>
        <w:t>.</w:t>
      </w:r>
    </w:p>
    <w:p w:rsidR="00946356" w:rsidRPr="004B3927" w:rsidRDefault="00946356" w:rsidP="0092168C">
      <w:pPr>
        <w:spacing w:after="0" w:line="240" w:lineRule="auto"/>
        <w:jc w:val="both"/>
        <w:rPr>
          <w:rFonts w:ascii="Arial" w:hAnsi="Arial" w:cs="Arial"/>
          <w:sz w:val="20"/>
          <w:szCs w:val="20"/>
          <w:lang w:val="es-ES"/>
        </w:rPr>
      </w:pPr>
    </w:p>
    <w:p w:rsidR="00D31AAA" w:rsidRPr="001030EF" w:rsidRDefault="003F19E4" w:rsidP="0092168C">
      <w:pPr>
        <w:spacing w:after="0" w:line="240" w:lineRule="auto"/>
        <w:jc w:val="both"/>
        <w:rPr>
          <w:rFonts w:ascii="Arial" w:hAnsi="Arial" w:cs="Arial"/>
          <w:sz w:val="20"/>
          <w:szCs w:val="20"/>
          <w:lang w:val="es-ES"/>
        </w:rPr>
      </w:pPr>
      <w:r w:rsidRPr="008F7CA3">
        <w:rPr>
          <w:rFonts w:ascii="Arial" w:hAnsi="Arial" w:cs="Arial"/>
          <w:sz w:val="20"/>
          <w:szCs w:val="20"/>
          <w:lang w:val="es-ES"/>
        </w:rPr>
        <w:t>Por favor, compruebe que tod</w:t>
      </w:r>
      <w:r w:rsidR="008F7CA3" w:rsidRPr="008F7CA3">
        <w:rPr>
          <w:rFonts w:ascii="Arial" w:hAnsi="Arial" w:cs="Arial"/>
          <w:sz w:val="20"/>
          <w:szCs w:val="20"/>
          <w:lang w:val="es-ES"/>
        </w:rPr>
        <w:t>os los datos incluidos en la</w:t>
      </w:r>
      <w:r w:rsidR="008F7CA3">
        <w:rPr>
          <w:rFonts w:ascii="Arial" w:hAnsi="Arial" w:cs="Arial"/>
          <w:sz w:val="20"/>
          <w:szCs w:val="20"/>
          <w:lang w:val="es-ES"/>
        </w:rPr>
        <w:t>s Condiciones Particulares son correctos.</w:t>
      </w:r>
      <w:r w:rsidR="00CE7ED3">
        <w:rPr>
          <w:rFonts w:ascii="Arial" w:hAnsi="Arial" w:cs="Arial"/>
          <w:sz w:val="20"/>
          <w:szCs w:val="20"/>
          <w:lang w:val="es-ES"/>
        </w:rPr>
        <w:t xml:space="preserve"> </w:t>
      </w:r>
      <w:r w:rsidR="00CE7ED3" w:rsidRPr="001030EF">
        <w:rPr>
          <w:rFonts w:ascii="Arial" w:hAnsi="Arial" w:cs="Arial"/>
          <w:sz w:val="20"/>
          <w:szCs w:val="20"/>
          <w:lang w:val="es-ES"/>
        </w:rPr>
        <w:t>Es importante que nos envíe una copia firmada de las Condiciones Particulares</w:t>
      </w:r>
      <w:r w:rsidR="001030EF" w:rsidRPr="001030EF">
        <w:rPr>
          <w:rFonts w:ascii="Arial" w:hAnsi="Arial" w:cs="Arial"/>
          <w:sz w:val="20"/>
          <w:szCs w:val="20"/>
          <w:lang w:val="es-ES"/>
        </w:rPr>
        <w:t xml:space="preserve"> por correo electrónico a</w:t>
      </w:r>
      <w:r w:rsidR="00946356" w:rsidRPr="001030EF">
        <w:rPr>
          <w:rFonts w:ascii="Arial" w:hAnsi="Arial" w:cs="Arial"/>
          <w:sz w:val="20"/>
          <w:szCs w:val="20"/>
          <w:lang w:val="es-ES"/>
        </w:rPr>
        <w:t xml:space="preserve"> </w:t>
      </w:r>
      <w:ins w:id="10" w:author="Kitchens, Darcy" w:date="2026-02-19T15:14:00Z" w16du:dateUtc="2026-02-19T21:14:00Z">
        <w:r w:rsidR="000E1349" w:rsidRPr="000E1349">
          <w:rPr>
            <w:sz w:val="20"/>
            <w:szCs w:val="20"/>
            <w:lang w:val="es-ES"/>
            <w:rPrChange w:id="11" w:author="Kitchens, Darcy" w:date="2026-02-19T15:14:00Z" w16du:dateUtc="2026-02-19T21:14:00Z">
              <w:rPr>
                <w:lang w:val="es-ES"/>
              </w:rPr>
            </w:rPrChange>
          </w:rPr>
          <w:fldChar w:fldCharType="begin"/>
        </w:r>
      </w:ins>
      <w:ins w:id="12" w:author="Stuart Santos" w:date="2026-04-08T16:05:00Z" w16du:dateUtc="2026-04-08T20:05:00Z">
        <w:r w:rsidR="00946712">
          <w:rPr>
            <w:sz w:val="20"/>
            <w:szCs w:val="20"/>
            <w:lang w:val="es-ES"/>
          </w:rPr>
          <w:instrText>HYPERLINK "C:\\Users\\STUART.SANTOS\\AppData\\Local\\Microsoft\\Windows\\INetCache\\Content.Word\\expedia@cs.covermoreeurope.com"</w:instrText>
        </w:r>
      </w:ins>
      <w:ins w:id="13" w:author="Kitchens, Darcy" w:date="2026-02-19T15:14:00Z" w16du:dateUtc="2026-02-19T21:14:00Z">
        <w:del w:id="14" w:author="Stuart Santos" w:date="2026-04-08T16:05:00Z" w16du:dateUtc="2026-04-08T20:05:00Z">
          <w:r w:rsidR="000E1349" w:rsidRPr="000E1349" w:rsidDel="00946712">
            <w:rPr>
              <w:sz w:val="20"/>
              <w:szCs w:val="20"/>
              <w:lang w:val="es-ES"/>
              <w:rPrChange w:id="15" w:author="Kitchens, Darcy" w:date="2026-02-19T15:14:00Z" w16du:dateUtc="2026-02-19T21:14:00Z">
                <w:rPr>
                  <w:lang w:val="es-ES"/>
                </w:rPr>
              </w:rPrChange>
            </w:rPr>
            <w:delInstrText>HYPERLINK "expedia@cs.covermoreeurope.com"</w:delInstrText>
          </w:r>
        </w:del>
      </w:ins>
      <w:ins w:id="16" w:author="Stuart Santos" w:date="2026-04-08T16:05:00Z" w16du:dateUtc="2026-04-08T20:05:00Z">
        <w:r w:rsidR="00946712" w:rsidRPr="000E1349">
          <w:rPr>
            <w:sz w:val="20"/>
            <w:szCs w:val="20"/>
            <w:lang w:val="es-ES"/>
            <w:rPrChange w:id="17" w:author="Kitchens, Darcy" w:date="2026-02-19T15:14:00Z" w16du:dateUtc="2026-02-19T21:14:00Z">
              <w:rPr>
                <w:sz w:val="20"/>
                <w:szCs w:val="20"/>
                <w:lang w:val="es-ES"/>
              </w:rPr>
            </w:rPrChange>
          </w:rPr>
        </w:r>
      </w:ins>
      <w:ins w:id="18" w:author="Kitchens, Darcy" w:date="2026-02-19T15:14:00Z" w16du:dateUtc="2026-02-19T21:14:00Z">
        <w:r w:rsidR="000E1349" w:rsidRPr="000E1349">
          <w:rPr>
            <w:sz w:val="20"/>
            <w:szCs w:val="20"/>
            <w:lang w:val="es-ES"/>
            <w:rPrChange w:id="19" w:author="Kitchens, Darcy" w:date="2026-02-19T15:14:00Z" w16du:dateUtc="2026-02-19T21:14:00Z">
              <w:rPr>
                <w:lang w:val="es-ES"/>
              </w:rPr>
            </w:rPrChange>
          </w:rPr>
          <w:fldChar w:fldCharType="separate"/>
        </w:r>
        <w:r w:rsidR="00F90D0A" w:rsidRPr="000E1349">
          <w:rPr>
            <w:rStyle w:val="Hyperlink"/>
            <w:sz w:val="20"/>
            <w:szCs w:val="20"/>
            <w:lang w:val="es-ES"/>
            <w:rPrChange w:id="20" w:author="Kitchens, Darcy" w:date="2026-02-19T15:14:00Z" w16du:dateUtc="2026-02-19T21:14:00Z">
              <w:rPr/>
            </w:rPrChange>
          </w:rPr>
          <w:t>expedia@cs.covermoreeurope.com</w:t>
        </w:r>
        <w:r w:rsidR="000E1349" w:rsidRPr="000E1349">
          <w:rPr>
            <w:sz w:val="20"/>
            <w:szCs w:val="20"/>
            <w:lang w:val="es-ES"/>
            <w:rPrChange w:id="21" w:author="Kitchens, Darcy" w:date="2026-02-19T15:14:00Z" w16du:dateUtc="2026-02-19T21:14:00Z">
              <w:rPr>
                <w:lang w:val="es-ES"/>
              </w:rPr>
            </w:rPrChange>
          </w:rPr>
          <w:fldChar w:fldCharType="end"/>
        </w:r>
      </w:ins>
      <w:del w:id="22" w:author="Laia Fairen" w:date="2026-02-03T11:09:00Z" w16du:dateUtc="2026-02-03T11:09:00Z">
        <w:r w:rsidR="00D31AAA" w:rsidDel="00F90D0A">
          <w:fldChar w:fldCharType="begin"/>
        </w:r>
        <w:r w:rsidR="00D31AAA" w:rsidRPr="00F90D0A" w:rsidDel="00F90D0A">
          <w:rPr>
            <w:lang w:val="es-ES"/>
            <w:rPrChange w:id="23" w:author="Laia Fairen" w:date="2026-02-03T11:07:00Z" w16du:dateUtc="2026-02-03T11:07:00Z">
              <w:rPr/>
            </w:rPrChange>
          </w:rPr>
          <w:delInstrText>HYPERLINK "mailto:ES.custsvc@aig.com"</w:delInstrText>
        </w:r>
        <w:r w:rsidR="00D31AAA" w:rsidDel="00F90D0A">
          <w:fldChar w:fldCharType="separate"/>
        </w:r>
        <w:r w:rsidR="00D31AAA" w:rsidRPr="001030EF" w:rsidDel="00F90D0A">
          <w:rPr>
            <w:rStyle w:val="Hyperlink"/>
            <w:rFonts w:ascii="Arial" w:hAnsi="Arial" w:cs="Arial"/>
            <w:sz w:val="20"/>
            <w:szCs w:val="20"/>
            <w:lang w:val="es-ES"/>
          </w:rPr>
          <w:delText>ES.</w:delText>
        </w:r>
        <w:r w:rsidR="00460DF1" w:rsidDel="00F90D0A">
          <w:rPr>
            <w:rStyle w:val="Hyperlink"/>
            <w:rFonts w:ascii="Arial" w:hAnsi="Arial" w:cs="Arial"/>
            <w:sz w:val="20"/>
            <w:szCs w:val="20"/>
            <w:lang w:val="es-ES"/>
          </w:rPr>
          <w:delText>exp</w:delText>
        </w:r>
        <w:r w:rsidR="00D31AAA" w:rsidRPr="001030EF" w:rsidDel="00F90D0A">
          <w:rPr>
            <w:rStyle w:val="Hyperlink"/>
            <w:rFonts w:ascii="Arial" w:hAnsi="Arial" w:cs="Arial"/>
            <w:sz w:val="20"/>
            <w:szCs w:val="20"/>
            <w:lang w:val="es-ES"/>
          </w:rPr>
          <w:delText>custsvc@aig.com</w:delText>
        </w:r>
        <w:r w:rsidR="00D31AAA" w:rsidDel="00F90D0A">
          <w:fldChar w:fldCharType="end"/>
        </w:r>
      </w:del>
      <w:r w:rsidR="00D31AAA" w:rsidRPr="001030EF">
        <w:rPr>
          <w:rFonts w:ascii="Arial" w:hAnsi="Arial" w:cs="Arial"/>
          <w:sz w:val="20"/>
          <w:szCs w:val="20"/>
          <w:lang w:val="es-ES"/>
        </w:rPr>
        <w:t xml:space="preserve"> </w:t>
      </w:r>
      <w:r w:rsidR="001030EF" w:rsidRPr="001030EF">
        <w:rPr>
          <w:rFonts w:ascii="Arial" w:hAnsi="Arial" w:cs="Arial"/>
          <w:sz w:val="20"/>
          <w:szCs w:val="20"/>
          <w:lang w:val="es-ES"/>
        </w:rPr>
        <w:t>o</w:t>
      </w:r>
      <w:r w:rsidR="001030EF">
        <w:rPr>
          <w:rFonts w:ascii="Arial" w:hAnsi="Arial" w:cs="Arial"/>
          <w:sz w:val="20"/>
          <w:szCs w:val="20"/>
          <w:lang w:val="es-ES"/>
        </w:rPr>
        <w:t xml:space="preserve"> por correo postal a</w:t>
      </w:r>
      <w:r w:rsidR="0044148A" w:rsidRPr="001030EF">
        <w:rPr>
          <w:rFonts w:ascii="Arial" w:hAnsi="Arial" w:cs="Arial"/>
          <w:sz w:val="20"/>
          <w:szCs w:val="20"/>
          <w:lang w:val="es-ES"/>
        </w:rPr>
        <w:t xml:space="preserve">: </w:t>
      </w:r>
    </w:p>
    <w:p w:rsidR="0044148A" w:rsidRPr="001030EF" w:rsidRDefault="0044148A" w:rsidP="0092168C">
      <w:pPr>
        <w:spacing w:after="0" w:line="240" w:lineRule="auto"/>
        <w:jc w:val="both"/>
        <w:rPr>
          <w:rFonts w:ascii="Arial" w:hAnsi="Arial" w:cs="Arial"/>
          <w:sz w:val="20"/>
          <w:szCs w:val="20"/>
          <w:lang w:val="es-ES"/>
        </w:rPr>
      </w:pPr>
    </w:p>
    <w:p w:rsidR="00762D64" w:rsidRPr="000C6AC0" w:rsidRDefault="00F90D0A" w:rsidP="000D54CA">
      <w:pPr>
        <w:spacing w:after="0" w:line="240" w:lineRule="auto"/>
        <w:rPr>
          <w:rFonts w:ascii="Arial" w:hAnsi="Arial" w:cs="Arial"/>
          <w:sz w:val="20"/>
          <w:szCs w:val="20"/>
          <w:lang w:val="es-ES"/>
        </w:rPr>
      </w:pPr>
      <w:ins w:id="24" w:author="Laia Fairen" w:date="2026-02-03T11:09:00Z" w16du:dateUtc="2026-02-03T11:09:00Z">
        <w:r>
          <w:rPr>
            <w:rFonts w:ascii="Arial" w:hAnsi="Arial" w:cs="Arial"/>
            <w:sz w:val="20"/>
            <w:szCs w:val="20"/>
            <w:lang w:val="es-ES"/>
          </w:rPr>
          <w:t>Zurich Insurance Europe AG</w:t>
        </w:r>
        <w:r>
          <w:rPr>
            <w:rFonts w:ascii="Arial" w:hAnsi="Arial" w:cs="Arial"/>
            <w:sz w:val="20"/>
            <w:szCs w:val="20"/>
            <w:lang w:val="es-ES"/>
          </w:rPr>
          <w:br/>
          <w:t>Referencia: Travel Guard</w:t>
        </w:r>
        <w:r>
          <w:rPr>
            <w:rFonts w:ascii="Arial" w:hAnsi="Arial" w:cs="Arial"/>
            <w:sz w:val="20"/>
            <w:szCs w:val="20"/>
            <w:lang w:val="es-ES"/>
          </w:rPr>
          <w:br/>
          <w:t>PO Box 5597</w:t>
        </w:r>
        <w:r>
          <w:rPr>
            <w:rFonts w:ascii="Arial" w:hAnsi="Arial" w:cs="Arial"/>
            <w:sz w:val="20"/>
            <w:szCs w:val="20"/>
            <w:lang w:val="es-ES"/>
          </w:rPr>
          <w:br/>
          <w:t>BN50 8WY Brighton</w:t>
        </w:r>
        <w:r>
          <w:rPr>
            <w:rFonts w:ascii="Arial" w:hAnsi="Arial" w:cs="Arial"/>
            <w:sz w:val="20"/>
            <w:szCs w:val="20"/>
            <w:lang w:val="es-ES"/>
          </w:rPr>
          <w:br/>
          <w:t>Reino Unido</w:t>
        </w:r>
      </w:ins>
      <w:del w:id="25" w:author="Laia Fairen" w:date="2026-02-03T11:09:00Z" w16du:dateUtc="2026-02-03T11:09:00Z">
        <w:r w:rsidR="000C6AC0" w:rsidRPr="000C6AC0" w:rsidDel="00F90D0A">
          <w:rPr>
            <w:rFonts w:ascii="Arial" w:hAnsi="Arial" w:cs="Arial"/>
            <w:sz w:val="20"/>
            <w:szCs w:val="20"/>
            <w:lang w:val="es-ES"/>
          </w:rPr>
          <w:delText>AIG Europe SA- Sucursal en España</w:delText>
        </w:r>
        <w:r w:rsidR="000C6AC0" w:rsidRPr="000C6AC0" w:rsidDel="00F90D0A">
          <w:rPr>
            <w:rFonts w:ascii="Arial" w:hAnsi="Arial" w:cs="Arial"/>
            <w:sz w:val="20"/>
            <w:szCs w:val="20"/>
            <w:lang w:val="es-ES"/>
          </w:rPr>
          <w:br/>
          <w:delText>Referencia: Siniestros Expedia</w:delText>
        </w:r>
        <w:r w:rsidR="000C6AC0" w:rsidRPr="000C6AC0" w:rsidDel="00F90D0A">
          <w:rPr>
            <w:rFonts w:ascii="Arial" w:hAnsi="Arial" w:cs="Arial"/>
            <w:sz w:val="20"/>
            <w:szCs w:val="20"/>
            <w:lang w:val="es-ES"/>
          </w:rPr>
          <w:br/>
          <w:delText>Apartado Postal 151026</w:delText>
        </w:r>
        <w:r w:rsidR="000C6AC0" w:rsidRPr="000C6AC0" w:rsidDel="00F90D0A">
          <w:rPr>
            <w:rFonts w:ascii="Arial" w:hAnsi="Arial" w:cs="Arial"/>
            <w:sz w:val="20"/>
            <w:szCs w:val="20"/>
            <w:lang w:val="es-ES"/>
          </w:rPr>
          <w:br/>
          <w:delText>28080 – Madrid</w:delText>
        </w:r>
      </w:del>
    </w:p>
    <w:p w:rsidR="000C6AC0" w:rsidRPr="0030606A" w:rsidRDefault="000C6AC0" w:rsidP="000D54CA">
      <w:pPr>
        <w:spacing w:after="0" w:line="240" w:lineRule="auto"/>
        <w:rPr>
          <w:rFonts w:ascii="Arial" w:hAnsi="Arial" w:cs="Arial"/>
          <w:b/>
          <w:sz w:val="20"/>
          <w:szCs w:val="20"/>
          <w:lang w:val="es-ES"/>
        </w:rPr>
      </w:pPr>
    </w:p>
    <w:p w:rsidR="000D54CA" w:rsidRPr="00F26AA1" w:rsidRDefault="0070461C" w:rsidP="4BCC244F">
      <w:pPr>
        <w:spacing w:after="0" w:line="240" w:lineRule="auto"/>
        <w:rPr>
          <w:rFonts w:ascii="Arial" w:hAnsi="Arial" w:cs="Arial"/>
          <w:b/>
          <w:bCs/>
          <w:color w:val="002060"/>
          <w:sz w:val="24"/>
          <w:szCs w:val="24"/>
          <w:lang w:val="es-ES"/>
          <w:rPrChange w:id="26" w:author="Kitchens, Darcy" w:date="2026-02-25T13:47:00Z" w16du:dateUtc="2026-02-25T19:47:00Z">
            <w:rPr>
              <w:rFonts w:ascii="Arial" w:hAnsi="Arial" w:cs="Arial"/>
              <w:b/>
              <w:bCs/>
              <w:color w:val="002060"/>
              <w:sz w:val="24"/>
              <w:szCs w:val="24"/>
            </w:rPr>
          </w:rPrChange>
        </w:rPr>
      </w:pPr>
      <w:r w:rsidRPr="00F26AA1">
        <w:rPr>
          <w:rFonts w:ascii="Arial" w:hAnsi="Arial" w:cs="Arial"/>
          <w:b/>
          <w:bCs/>
          <w:color w:val="002060"/>
          <w:sz w:val="24"/>
          <w:szCs w:val="24"/>
          <w:lang w:val="es-ES"/>
          <w:rPrChange w:id="27" w:author="Kitchens, Darcy" w:date="2026-02-25T13:47:00Z" w16du:dateUtc="2026-02-25T19:47:00Z">
            <w:rPr>
              <w:rFonts w:ascii="Arial" w:hAnsi="Arial" w:cs="Arial"/>
              <w:b/>
              <w:bCs/>
              <w:color w:val="002060"/>
              <w:sz w:val="24"/>
              <w:szCs w:val="24"/>
            </w:rPr>
          </w:rPrChange>
        </w:rPr>
        <w:t>¿</w:t>
      </w:r>
      <w:r w:rsidR="00D9174B" w:rsidRPr="00F26AA1">
        <w:rPr>
          <w:rFonts w:ascii="Arial" w:hAnsi="Arial" w:cs="Arial"/>
          <w:b/>
          <w:bCs/>
          <w:color w:val="002060"/>
          <w:sz w:val="24"/>
          <w:szCs w:val="24"/>
          <w:lang w:val="es-ES"/>
          <w:rPrChange w:id="28" w:author="Kitchens, Darcy" w:date="2026-02-25T13:47:00Z" w16du:dateUtc="2026-02-25T19:47:00Z">
            <w:rPr>
              <w:rFonts w:ascii="Arial" w:hAnsi="Arial" w:cs="Arial"/>
              <w:b/>
              <w:bCs/>
              <w:color w:val="002060"/>
              <w:sz w:val="24"/>
              <w:szCs w:val="24"/>
            </w:rPr>
          </w:rPrChange>
        </w:rPr>
        <w:t>Frente a</w:t>
      </w:r>
      <w:r w:rsidR="000D1A18" w:rsidRPr="00F26AA1">
        <w:rPr>
          <w:rFonts w:ascii="Arial" w:hAnsi="Arial" w:cs="Arial"/>
          <w:b/>
          <w:bCs/>
          <w:color w:val="002060"/>
          <w:sz w:val="24"/>
          <w:szCs w:val="24"/>
          <w:lang w:val="es-ES"/>
          <w:rPrChange w:id="29" w:author="Kitchens, Darcy" w:date="2026-02-25T13:47:00Z" w16du:dateUtc="2026-02-25T19:47:00Z">
            <w:rPr>
              <w:rFonts w:ascii="Arial" w:hAnsi="Arial" w:cs="Arial"/>
              <w:b/>
              <w:bCs/>
              <w:color w:val="002060"/>
              <w:sz w:val="24"/>
              <w:szCs w:val="24"/>
            </w:rPr>
          </w:rPrChange>
        </w:rPr>
        <w:t xml:space="preserve"> qué estoy cubierto</w:t>
      </w:r>
      <w:r w:rsidRPr="00F26AA1">
        <w:rPr>
          <w:rFonts w:ascii="Arial" w:hAnsi="Arial" w:cs="Arial"/>
          <w:b/>
          <w:bCs/>
          <w:color w:val="002060"/>
          <w:sz w:val="24"/>
          <w:szCs w:val="24"/>
          <w:lang w:val="es-ES"/>
          <w:rPrChange w:id="30" w:author="Kitchens, Darcy" w:date="2026-02-25T13:47:00Z" w16du:dateUtc="2026-02-25T19:47:00Z">
            <w:rPr>
              <w:rFonts w:ascii="Arial" w:hAnsi="Arial" w:cs="Arial"/>
              <w:b/>
              <w:bCs/>
              <w:color w:val="002060"/>
              <w:sz w:val="24"/>
              <w:szCs w:val="24"/>
            </w:rPr>
          </w:rPrChange>
        </w:rPr>
        <w:t>?</w:t>
      </w:r>
      <w:r w:rsidR="000D1A18" w:rsidRPr="00F26AA1">
        <w:rPr>
          <w:rFonts w:ascii="Arial" w:hAnsi="Arial" w:cs="Arial"/>
          <w:b/>
          <w:bCs/>
          <w:color w:val="002060"/>
          <w:sz w:val="24"/>
          <w:szCs w:val="24"/>
          <w:lang w:val="es-ES"/>
          <w:rPrChange w:id="31" w:author="Kitchens, Darcy" w:date="2026-02-25T13:47:00Z" w16du:dateUtc="2026-02-25T19:47:00Z">
            <w:rPr>
              <w:rFonts w:ascii="Arial" w:hAnsi="Arial" w:cs="Arial"/>
              <w:b/>
              <w:bCs/>
              <w:color w:val="002060"/>
              <w:sz w:val="24"/>
              <w:szCs w:val="24"/>
            </w:rPr>
          </w:rPrChange>
        </w:rPr>
        <w:t xml:space="preserve"> </w:t>
      </w:r>
      <w:r w:rsidR="000D54CA" w:rsidRPr="00F26AA1">
        <w:rPr>
          <w:rFonts w:ascii="Arial" w:hAnsi="Arial" w:cs="Arial"/>
          <w:b/>
          <w:bCs/>
          <w:color w:val="002060"/>
          <w:sz w:val="24"/>
          <w:szCs w:val="24"/>
          <w:lang w:val="es-ES"/>
          <w:rPrChange w:id="32" w:author="Kitchens, Darcy" w:date="2026-02-25T13:47:00Z" w16du:dateUtc="2026-02-25T19:47:00Z">
            <w:rPr>
              <w:rFonts w:ascii="Arial" w:hAnsi="Arial" w:cs="Arial"/>
              <w:b/>
              <w:bCs/>
              <w:color w:val="002060"/>
              <w:sz w:val="24"/>
              <w:szCs w:val="24"/>
            </w:rPr>
          </w:rPrChange>
        </w:rPr>
        <w:t xml:space="preserve"> </w:t>
      </w:r>
    </w:p>
    <w:p w:rsidR="0014119F" w:rsidRDefault="0014119F" w:rsidP="000D54CA">
      <w:pPr>
        <w:spacing w:after="0" w:line="240" w:lineRule="auto"/>
        <w:rPr>
          <w:rFonts w:ascii="Arial" w:hAnsi="Arial" w:cs="Arial"/>
          <w:b/>
          <w:color w:val="00B0F0"/>
          <w:sz w:val="24"/>
          <w:szCs w:val="24"/>
          <w:lang w:val="es-ES"/>
        </w:rPr>
      </w:pPr>
    </w:p>
    <w:p w:rsidR="0014119F" w:rsidRPr="0014119F" w:rsidRDefault="0014119F" w:rsidP="0014119F">
      <w:pPr>
        <w:rPr>
          <w:rFonts w:ascii="Arial" w:hAnsi="Arial" w:cs="Arial"/>
          <w:sz w:val="20"/>
          <w:szCs w:val="20"/>
          <w:lang w:val="es-ES"/>
        </w:rPr>
      </w:pPr>
      <w:r w:rsidRPr="0014119F">
        <w:rPr>
          <w:rFonts w:ascii="Arial" w:hAnsi="Arial" w:cs="Arial"/>
          <w:sz w:val="20"/>
          <w:szCs w:val="20"/>
          <w:lang w:val="es-ES"/>
        </w:rPr>
        <w:t xml:space="preserve">Ha comprado el </w:t>
      </w:r>
      <w:r>
        <w:rPr>
          <w:rFonts w:ascii="Arial" w:hAnsi="Arial" w:cs="Arial"/>
          <w:sz w:val="20"/>
          <w:szCs w:val="20"/>
          <w:lang w:val="es-ES"/>
        </w:rPr>
        <w:t>{</w:t>
      </w:r>
      <w:r w:rsidRPr="0014119F">
        <w:rPr>
          <w:rFonts w:ascii="Arial" w:hAnsi="Arial" w:cs="Arial"/>
          <w:sz w:val="20"/>
          <w:szCs w:val="20"/>
          <w:lang w:val="es-ES"/>
        </w:rPr>
        <w:t>{</w:t>
      </w:r>
      <w:r w:rsidR="000D1183">
        <w:rPr>
          <w:rFonts w:ascii="Arial" w:hAnsi="Arial" w:cs="Arial"/>
          <w:sz w:val="20"/>
          <w:szCs w:val="20"/>
          <w:lang w:val="es-ES"/>
        </w:rPr>
        <w:t>Pro</w:t>
      </w:r>
      <w:r>
        <w:rPr>
          <w:rFonts w:ascii="Arial" w:hAnsi="Arial" w:cs="Arial"/>
          <w:sz w:val="20"/>
          <w:szCs w:val="20"/>
          <w:lang w:val="es-ES"/>
        </w:rPr>
        <w:t>duct</w:t>
      </w:r>
      <w:r w:rsidR="008F1689">
        <w:rPr>
          <w:rFonts w:ascii="Arial" w:hAnsi="Arial" w:cs="Arial"/>
          <w:sz w:val="20"/>
          <w:szCs w:val="20"/>
          <w:lang w:val="es-ES"/>
        </w:rPr>
        <w:t xml:space="preserve"> </w:t>
      </w:r>
      <w:r>
        <w:rPr>
          <w:rFonts w:ascii="Arial" w:hAnsi="Arial" w:cs="Arial"/>
          <w:sz w:val="20"/>
          <w:szCs w:val="20"/>
          <w:lang w:val="es-ES"/>
        </w:rPr>
        <w:t>Name}</w:t>
      </w:r>
      <w:r w:rsidRPr="0014119F">
        <w:rPr>
          <w:rFonts w:ascii="Arial" w:hAnsi="Arial" w:cs="Arial"/>
          <w:sz w:val="20"/>
          <w:szCs w:val="20"/>
          <w:lang w:val="es-ES"/>
        </w:rPr>
        <w:t xml:space="preserve">}. Los beneficios incluidos en su póliza se indican en su Condicionado general y en las condiciones particulares de su póliza. </w:t>
      </w:r>
    </w:p>
    <w:tbl>
      <w:tblPr>
        <w:tblStyle w:val="TableGrid"/>
        <w:tblW w:w="0" w:type="auto"/>
        <w:tblLook w:val="04A0" w:firstRow="1" w:lastRow="0" w:firstColumn="1" w:lastColumn="0" w:noHBand="0" w:noVBand="1"/>
      </w:tblPr>
      <w:tblGrid>
        <w:gridCol w:w="10800"/>
      </w:tblGrid>
      <w:tr w:rsidR="002975D7" w:rsidRPr="00F26AA1" w:rsidTr="08E7FB0D">
        <w:tc>
          <w:tcPr>
            <w:tcW w:w="10800" w:type="dxa"/>
          </w:tcPr>
          <w:p w:rsidR="003733AB" w:rsidRPr="0030606A" w:rsidRDefault="003733AB" w:rsidP="0092168C">
            <w:pPr>
              <w:rPr>
                <w:rFonts w:ascii="Arial" w:hAnsi="Arial" w:cs="Arial"/>
                <w:sz w:val="20"/>
                <w:szCs w:val="20"/>
                <w:lang w:val="es-ES"/>
              </w:rPr>
            </w:pPr>
            <w:r w:rsidRPr="0030606A">
              <w:rPr>
                <w:rFonts w:ascii="Arial" w:hAnsi="Arial" w:cs="Arial"/>
                <w:b/>
                <w:color w:val="FF0000"/>
                <w:sz w:val="20"/>
                <w:szCs w:val="20"/>
                <w:lang w:val="es-ES"/>
              </w:rPr>
              <w:t>RECORDATORIOS IMPORTANTES para todos los productos:</w:t>
            </w:r>
          </w:p>
          <w:p w:rsidR="00937E78" w:rsidRPr="0030606A" w:rsidRDefault="00937E78" w:rsidP="00937E78">
            <w:pPr>
              <w:pStyle w:val="ListParagraph"/>
              <w:numPr>
                <w:ilvl w:val="0"/>
                <w:numId w:val="13"/>
              </w:numPr>
              <w:rPr>
                <w:rFonts w:ascii="Arial" w:hAnsi="Arial" w:cs="Arial"/>
                <w:sz w:val="20"/>
                <w:szCs w:val="20"/>
                <w:lang w:val="es-ES"/>
              </w:rPr>
            </w:pPr>
            <w:r w:rsidRPr="00A24A59">
              <w:rPr>
                <w:rFonts w:ascii="Arial" w:hAnsi="Arial" w:cs="Arial"/>
                <w:sz w:val="20"/>
                <w:szCs w:val="20"/>
                <w:lang w:val="es-ES"/>
              </w:rPr>
              <w:t>Todos los asegurados deberán residir en España</w:t>
            </w:r>
          </w:p>
          <w:p w:rsidR="00937E78" w:rsidRPr="0030606A" w:rsidRDefault="00937E78" w:rsidP="00937E78">
            <w:pPr>
              <w:pStyle w:val="ListParagraph"/>
              <w:numPr>
                <w:ilvl w:val="0"/>
                <w:numId w:val="13"/>
              </w:numPr>
              <w:rPr>
                <w:rFonts w:ascii="Arial" w:hAnsi="Arial" w:cs="Arial"/>
                <w:sz w:val="20"/>
                <w:szCs w:val="20"/>
                <w:lang w:val="es-ES"/>
              </w:rPr>
            </w:pPr>
            <w:r w:rsidRPr="00A24A59">
              <w:rPr>
                <w:rFonts w:ascii="Arial" w:hAnsi="Arial" w:cs="Arial"/>
                <w:sz w:val="20"/>
                <w:szCs w:val="20"/>
                <w:lang w:val="es-ES"/>
              </w:rPr>
              <w:t>Por favor</w:t>
            </w:r>
            <w:ins w:id="33" w:author="Herrera De La Llave, Estibaliz" w:date="2026-02-04T14:07:00Z" w16du:dateUtc="2026-02-04T19:07:00Z">
              <w:r w:rsidR="00C0480A">
                <w:rPr>
                  <w:rFonts w:ascii="Arial" w:hAnsi="Arial" w:cs="Arial"/>
                  <w:sz w:val="20"/>
                  <w:szCs w:val="20"/>
                  <w:lang w:val="es-ES"/>
                </w:rPr>
                <w:t>,</w:t>
              </w:r>
            </w:ins>
            <w:r w:rsidRPr="00A24A59">
              <w:rPr>
                <w:rFonts w:ascii="Arial" w:hAnsi="Arial" w:cs="Arial"/>
                <w:sz w:val="20"/>
                <w:szCs w:val="20"/>
                <w:lang w:val="es-ES"/>
              </w:rPr>
              <w:t xml:space="preserve"> revise su póliza para ver la lista completa de requisitos de asegurabilidad.</w:t>
            </w:r>
          </w:p>
          <w:p w:rsidR="00937E78" w:rsidRPr="0030606A" w:rsidRDefault="00937E78" w:rsidP="00937E78">
            <w:pPr>
              <w:rPr>
                <w:rFonts w:ascii="Arial" w:hAnsi="Arial" w:cs="Arial"/>
                <w:sz w:val="20"/>
                <w:szCs w:val="20"/>
                <w:lang w:val="es-ES"/>
              </w:rPr>
            </w:pPr>
          </w:p>
          <w:p w:rsidR="00937E78" w:rsidRPr="0030606A" w:rsidRDefault="00937E78" w:rsidP="00937E78">
            <w:pPr>
              <w:rPr>
                <w:rFonts w:ascii="Arial" w:hAnsi="Arial" w:cs="Arial"/>
                <w:b/>
                <w:sz w:val="20"/>
                <w:szCs w:val="20"/>
                <w:lang w:val="es-ES"/>
              </w:rPr>
            </w:pPr>
            <w:r w:rsidRPr="0030606A">
              <w:rPr>
                <w:rFonts w:ascii="Arial" w:hAnsi="Arial" w:cs="Arial"/>
                <w:b/>
                <w:sz w:val="20"/>
                <w:szCs w:val="20"/>
                <w:lang w:val="es-ES"/>
              </w:rPr>
              <w:t>A continuación se proporciona información específica sobre el producto que ha comprado (por favor, anote el nombre del producto al principio de este correo electrónico):</w:t>
            </w:r>
          </w:p>
          <w:p w:rsidR="00937E78" w:rsidRPr="0030606A" w:rsidRDefault="00937E78" w:rsidP="00937E78">
            <w:pPr>
              <w:rPr>
                <w:rFonts w:ascii="Arial" w:hAnsi="Arial" w:cs="Arial"/>
                <w:sz w:val="20"/>
                <w:szCs w:val="20"/>
                <w:lang w:val="es-ES"/>
              </w:rPr>
            </w:pPr>
          </w:p>
          <w:p w:rsidR="00937E78" w:rsidRPr="0092168C" w:rsidRDefault="00CD1D9C" w:rsidP="08E7FB0D">
            <w:pPr>
              <w:rPr>
                <w:rFonts w:ascii="Arial" w:hAnsi="Arial" w:cs="Arial"/>
                <w:b/>
                <w:bCs/>
                <w:color w:val="002060"/>
                <w:sz w:val="20"/>
                <w:szCs w:val="20"/>
                <w:lang w:val="en-AU"/>
              </w:rPr>
            </w:pPr>
            <w:r w:rsidRPr="08E7FB0D">
              <w:rPr>
                <w:rFonts w:ascii="Arial" w:hAnsi="Arial" w:cs="Arial"/>
                <w:b/>
                <w:bCs/>
                <w:color w:val="002060"/>
                <w:sz w:val="20"/>
                <w:szCs w:val="20"/>
                <w:lang w:val="es-ES"/>
              </w:rPr>
              <w:t>Seguro de Viaje</w:t>
            </w:r>
          </w:p>
          <w:p w:rsidR="0092168C" w:rsidRPr="00F90D0A" w:rsidRDefault="0092168C" w:rsidP="0092168C">
            <w:pPr>
              <w:pStyle w:val="ListParagraph"/>
              <w:numPr>
                <w:ilvl w:val="0"/>
                <w:numId w:val="13"/>
              </w:numPr>
              <w:rPr>
                <w:rFonts w:ascii="Arial" w:hAnsi="Arial" w:cs="Arial"/>
                <w:sz w:val="20"/>
                <w:szCs w:val="20"/>
                <w:lang w:val="es-ES"/>
                <w:rPrChange w:id="34" w:author="Laia Fairen" w:date="2026-02-03T11:07:00Z" w16du:dateUtc="2026-02-03T11:07:00Z">
                  <w:rPr>
                    <w:rFonts w:ascii="Arial" w:hAnsi="Arial" w:cs="Arial"/>
                    <w:sz w:val="20"/>
                    <w:szCs w:val="20"/>
                    <w:lang w:val="en-AU"/>
                  </w:rPr>
                </w:rPrChange>
              </w:rPr>
            </w:pPr>
            <w:r w:rsidRPr="0030606A">
              <w:rPr>
                <w:rFonts w:ascii="Arial" w:hAnsi="Arial" w:cs="Arial"/>
                <w:sz w:val="20"/>
                <w:szCs w:val="20"/>
                <w:lang w:val="es-ES"/>
              </w:rPr>
              <w:t xml:space="preserve">Todos los asegurados deben tener menos de 76 años en la fecha de salida para el </w:t>
            </w:r>
            <w:r w:rsidRPr="0030606A">
              <w:rPr>
                <w:rFonts w:ascii="Arial" w:hAnsi="Arial" w:cs="Arial"/>
                <w:b/>
                <w:bCs/>
                <w:sz w:val="20"/>
                <w:szCs w:val="20"/>
                <w:lang w:val="es-ES"/>
              </w:rPr>
              <w:t xml:space="preserve">Plan de </w:t>
            </w:r>
            <w:del w:id="35" w:author="Laia Fairen" w:date="2026-02-03T11:10:00Z" w16du:dateUtc="2026-02-03T11:10:00Z">
              <w:r w:rsidRPr="0030606A" w:rsidDel="00F90D0A">
                <w:rPr>
                  <w:rFonts w:ascii="Arial" w:hAnsi="Arial" w:cs="Arial"/>
                  <w:b/>
                  <w:bCs/>
                  <w:sz w:val="20"/>
                  <w:szCs w:val="20"/>
                  <w:lang w:val="es-ES"/>
                </w:rPr>
                <w:delText>Cancelaciónes</w:delText>
              </w:r>
            </w:del>
            <w:ins w:id="36" w:author="Laia Fairen" w:date="2026-02-03T11:10:00Z" w16du:dateUtc="2026-02-03T11:10:00Z">
              <w:r w:rsidR="00F90D0A">
                <w:rPr>
                  <w:rFonts w:ascii="Arial" w:hAnsi="Arial" w:cs="Arial"/>
                  <w:b/>
                  <w:bCs/>
                  <w:sz w:val="20"/>
                  <w:szCs w:val="20"/>
                  <w:lang w:val="es-ES"/>
                </w:rPr>
                <w:t>Cancelaciones</w:t>
              </w:r>
            </w:ins>
            <w:del w:id="37" w:author="Laia Fairen" w:date="2026-02-03T11:11:00Z" w16du:dateUtc="2026-02-03T11:11:00Z">
              <w:r w:rsidRPr="00F90D0A" w:rsidDel="00F90D0A">
                <w:rPr>
                  <w:rFonts w:ascii="Arial" w:hAnsi="Arial" w:cs="Arial"/>
                  <w:sz w:val="20"/>
                  <w:szCs w:val="20"/>
                  <w:lang w:val="es-ES"/>
                  <w:rPrChange w:id="38" w:author="Laia Fairen" w:date="2026-02-03T11:07:00Z" w16du:dateUtc="2026-02-03T11:07:00Z">
                    <w:rPr>
                      <w:rFonts w:ascii="Arial" w:hAnsi="Arial" w:cs="Arial"/>
                      <w:sz w:val="20"/>
                      <w:szCs w:val="20"/>
                    </w:rPr>
                  </w:rPrChange>
                </w:rPr>
                <w:delText xml:space="preserve">, </w:delText>
              </w:r>
              <w:r w:rsidRPr="00F90D0A" w:rsidDel="00F90D0A">
                <w:rPr>
                  <w:rFonts w:ascii="Arial" w:hAnsi="Arial" w:cs="Arial"/>
                  <w:b/>
                  <w:bCs/>
                  <w:sz w:val="20"/>
                  <w:szCs w:val="20"/>
                  <w:lang w:val="es-ES"/>
                  <w:rPrChange w:id="39" w:author="Laia Fairen" w:date="2026-02-03T11:07:00Z" w16du:dateUtc="2026-02-03T11:07:00Z">
                    <w:rPr>
                      <w:rFonts w:ascii="Arial" w:hAnsi="Arial" w:cs="Arial"/>
                      <w:b/>
                      <w:bCs/>
                      <w:sz w:val="20"/>
                      <w:szCs w:val="20"/>
                    </w:rPr>
                  </w:rPrChange>
                </w:rPr>
                <w:delText>Protección</w:delText>
              </w:r>
              <w:r w:rsidR="005527CA" w:rsidRPr="00F90D0A" w:rsidDel="00F90D0A">
                <w:rPr>
                  <w:rFonts w:ascii="Arial" w:hAnsi="Arial" w:cs="Arial"/>
                  <w:b/>
                  <w:bCs/>
                  <w:sz w:val="20"/>
                  <w:szCs w:val="20"/>
                  <w:lang w:val="es-ES"/>
                  <w:rPrChange w:id="40" w:author="Laia Fairen" w:date="2026-02-03T11:07:00Z" w16du:dateUtc="2026-02-03T11:07:00Z">
                    <w:rPr>
                      <w:rFonts w:ascii="Arial" w:hAnsi="Arial" w:cs="Arial"/>
                      <w:b/>
                      <w:bCs/>
                      <w:sz w:val="20"/>
                      <w:szCs w:val="20"/>
                    </w:rPr>
                  </w:rPrChange>
                </w:rPr>
                <w:delText xml:space="preserve"> b</w:delText>
              </w:r>
              <w:r w:rsidRPr="00F90D0A" w:rsidDel="00F90D0A">
                <w:rPr>
                  <w:rFonts w:ascii="Arial" w:hAnsi="Arial" w:cs="Arial"/>
                  <w:b/>
                  <w:bCs/>
                  <w:sz w:val="20"/>
                  <w:szCs w:val="20"/>
                  <w:lang w:val="es-ES"/>
                  <w:rPrChange w:id="41" w:author="Laia Fairen" w:date="2026-02-03T11:07:00Z" w16du:dateUtc="2026-02-03T11:07:00Z">
                    <w:rPr>
                      <w:rFonts w:ascii="Arial" w:hAnsi="Arial" w:cs="Arial"/>
                      <w:b/>
                      <w:bCs/>
                      <w:sz w:val="20"/>
                      <w:szCs w:val="20"/>
                    </w:rPr>
                  </w:rPrChange>
                </w:rPr>
                <w:delText xml:space="preserve">ásica de </w:delText>
              </w:r>
              <w:r w:rsidR="005527CA" w:rsidRPr="00F90D0A" w:rsidDel="00F90D0A">
                <w:rPr>
                  <w:rFonts w:ascii="Arial" w:hAnsi="Arial" w:cs="Arial"/>
                  <w:b/>
                  <w:bCs/>
                  <w:sz w:val="20"/>
                  <w:szCs w:val="20"/>
                  <w:lang w:val="es-ES"/>
                  <w:rPrChange w:id="42" w:author="Laia Fairen" w:date="2026-02-03T11:07:00Z" w16du:dateUtc="2026-02-03T11:07:00Z">
                    <w:rPr>
                      <w:rFonts w:ascii="Arial" w:hAnsi="Arial" w:cs="Arial"/>
                      <w:b/>
                      <w:bCs/>
                      <w:sz w:val="20"/>
                      <w:szCs w:val="20"/>
                    </w:rPr>
                  </w:rPrChange>
                </w:rPr>
                <w:delText>v</w:delText>
              </w:r>
              <w:r w:rsidRPr="00F90D0A" w:rsidDel="00F90D0A">
                <w:rPr>
                  <w:rFonts w:ascii="Arial" w:hAnsi="Arial" w:cs="Arial"/>
                  <w:b/>
                  <w:bCs/>
                  <w:sz w:val="20"/>
                  <w:szCs w:val="20"/>
                  <w:lang w:val="es-ES"/>
                  <w:rPrChange w:id="43" w:author="Laia Fairen" w:date="2026-02-03T11:07:00Z" w16du:dateUtc="2026-02-03T11:07:00Z">
                    <w:rPr>
                      <w:rFonts w:ascii="Arial" w:hAnsi="Arial" w:cs="Arial"/>
                      <w:b/>
                      <w:bCs/>
                      <w:sz w:val="20"/>
                      <w:szCs w:val="20"/>
                    </w:rPr>
                  </w:rPrChange>
                </w:rPr>
                <w:delText xml:space="preserve">iaje, Protección de </w:delText>
              </w:r>
              <w:r w:rsidR="005527CA" w:rsidRPr="00F90D0A" w:rsidDel="00F90D0A">
                <w:rPr>
                  <w:rFonts w:ascii="Arial" w:hAnsi="Arial" w:cs="Arial"/>
                  <w:b/>
                  <w:bCs/>
                  <w:sz w:val="20"/>
                  <w:szCs w:val="20"/>
                  <w:lang w:val="es-ES"/>
                  <w:rPrChange w:id="44" w:author="Laia Fairen" w:date="2026-02-03T11:07:00Z" w16du:dateUtc="2026-02-03T11:07:00Z">
                    <w:rPr>
                      <w:rFonts w:ascii="Arial" w:hAnsi="Arial" w:cs="Arial"/>
                      <w:b/>
                      <w:bCs/>
                      <w:sz w:val="20"/>
                      <w:szCs w:val="20"/>
                    </w:rPr>
                  </w:rPrChange>
                </w:rPr>
                <w:delText>v</w:delText>
              </w:r>
              <w:r w:rsidRPr="00F90D0A" w:rsidDel="00F90D0A">
                <w:rPr>
                  <w:rFonts w:ascii="Arial" w:hAnsi="Arial" w:cs="Arial"/>
                  <w:b/>
                  <w:bCs/>
                  <w:sz w:val="20"/>
                  <w:szCs w:val="20"/>
                  <w:lang w:val="es-ES"/>
                  <w:rPrChange w:id="45" w:author="Laia Fairen" w:date="2026-02-03T11:07:00Z" w16du:dateUtc="2026-02-03T11:07:00Z">
                    <w:rPr>
                      <w:rFonts w:ascii="Arial" w:hAnsi="Arial" w:cs="Arial"/>
                      <w:b/>
                      <w:bCs/>
                      <w:sz w:val="20"/>
                      <w:szCs w:val="20"/>
                    </w:rPr>
                  </w:rPrChange>
                </w:rPr>
                <w:delText>iaje Plus</w:delText>
              </w:r>
            </w:del>
            <w:r w:rsidRPr="00F90D0A">
              <w:rPr>
                <w:rFonts w:ascii="Arial" w:hAnsi="Arial" w:cs="Arial"/>
                <w:sz w:val="20"/>
                <w:szCs w:val="20"/>
                <w:lang w:val="es-ES"/>
                <w:rPrChange w:id="46" w:author="Laia Fairen" w:date="2026-02-03T11:07:00Z" w16du:dateUtc="2026-02-03T11:07:00Z">
                  <w:rPr>
                    <w:rFonts w:ascii="Arial" w:hAnsi="Arial" w:cs="Arial"/>
                    <w:sz w:val="20"/>
                    <w:szCs w:val="20"/>
                  </w:rPr>
                </w:rPrChange>
              </w:rPr>
              <w:t xml:space="preserve"> y menos de 66 años en la fecha de salida para el </w:t>
            </w:r>
            <w:r w:rsidRPr="00F90D0A">
              <w:rPr>
                <w:rFonts w:ascii="Arial" w:hAnsi="Arial" w:cs="Arial"/>
                <w:b/>
                <w:bCs/>
                <w:sz w:val="20"/>
                <w:szCs w:val="20"/>
                <w:lang w:val="es-ES"/>
                <w:rPrChange w:id="47" w:author="Laia Fairen" w:date="2026-02-03T11:07:00Z" w16du:dateUtc="2026-02-03T11:07:00Z">
                  <w:rPr>
                    <w:rFonts w:ascii="Arial" w:hAnsi="Arial" w:cs="Arial"/>
                    <w:b/>
                    <w:bCs/>
                    <w:sz w:val="20"/>
                    <w:szCs w:val="20"/>
                  </w:rPr>
                </w:rPrChange>
              </w:rPr>
              <w:t>Plan de Protección</w:t>
            </w:r>
            <w:del w:id="48" w:author="Laia Fairen" w:date="2026-02-03T11:11:00Z" w16du:dateUtc="2026-02-03T11:11:00Z">
              <w:r w:rsidRPr="00F90D0A" w:rsidDel="00F90D0A">
                <w:rPr>
                  <w:rFonts w:ascii="Arial" w:hAnsi="Arial" w:cs="Arial"/>
                  <w:b/>
                  <w:bCs/>
                  <w:sz w:val="20"/>
                  <w:szCs w:val="20"/>
                  <w:lang w:val="es-ES"/>
                  <w:rPrChange w:id="49" w:author="Laia Fairen" w:date="2026-02-03T11:07:00Z" w16du:dateUtc="2026-02-03T11:07:00Z">
                    <w:rPr>
                      <w:rFonts w:ascii="Arial" w:hAnsi="Arial" w:cs="Arial"/>
                      <w:b/>
                      <w:bCs/>
                      <w:sz w:val="20"/>
                      <w:szCs w:val="20"/>
                    </w:rPr>
                  </w:rPrChange>
                </w:rPr>
                <w:delText xml:space="preserve"> </w:delText>
              </w:r>
              <w:r w:rsidRPr="00F90D0A" w:rsidDel="00F90D0A">
                <w:rPr>
                  <w:rFonts w:ascii="Arial" w:hAnsi="Arial" w:cs="Arial"/>
                  <w:sz w:val="20"/>
                  <w:szCs w:val="20"/>
                  <w:lang w:val="es-ES"/>
                  <w:rPrChange w:id="50" w:author="Laia Fairen" w:date="2026-02-03T11:07:00Z" w16du:dateUtc="2026-02-03T11:07:00Z">
                    <w:rPr>
                      <w:rFonts w:ascii="Arial" w:hAnsi="Arial" w:cs="Arial"/>
                      <w:sz w:val="20"/>
                      <w:szCs w:val="20"/>
                    </w:rPr>
                  </w:rPrChange>
                </w:rPr>
                <w:delText>y</w:delText>
              </w:r>
              <w:r w:rsidRPr="00F90D0A" w:rsidDel="00F90D0A">
                <w:rPr>
                  <w:rFonts w:ascii="Arial" w:hAnsi="Arial" w:cs="Arial"/>
                  <w:b/>
                  <w:bCs/>
                  <w:sz w:val="20"/>
                  <w:szCs w:val="20"/>
                  <w:lang w:val="es-ES"/>
                  <w:rPrChange w:id="51" w:author="Laia Fairen" w:date="2026-02-03T11:07:00Z" w16du:dateUtc="2026-02-03T11:07:00Z">
                    <w:rPr>
                      <w:rFonts w:ascii="Arial" w:hAnsi="Arial" w:cs="Arial"/>
                      <w:b/>
                      <w:bCs/>
                      <w:sz w:val="20"/>
                      <w:szCs w:val="20"/>
                    </w:rPr>
                  </w:rPrChange>
                </w:rPr>
                <w:delText xml:space="preserve"> Protección de </w:delText>
              </w:r>
              <w:r w:rsidR="005527CA" w:rsidRPr="00F90D0A" w:rsidDel="00F90D0A">
                <w:rPr>
                  <w:rFonts w:ascii="Arial" w:hAnsi="Arial" w:cs="Arial"/>
                  <w:b/>
                  <w:bCs/>
                  <w:sz w:val="20"/>
                  <w:szCs w:val="20"/>
                  <w:lang w:val="es-ES"/>
                  <w:rPrChange w:id="52" w:author="Laia Fairen" w:date="2026-02-03T11:07:00Z" w16du:dateUtc="2026-02-03T11:07:00Z">
                    <w:rPr>
                      <w:rFonts w:ascii="Arial" w:hAnsi="Arial" w:cs="Arial"/>
                      <w:b/>
                      <w:bCs/>
                      <w:sz w:val="20"/>
                      <w:szCs w:val="20"/>
                    </w:rPr>
                  </w:rPrChange>
                </w:rPr>
                <w:delText>v</w:delText>
              </w:r>
              <w:r w:rsidRPr="00F90D0A" w:rsidDel="00F90D0A">
                <w:rPr>
                  <w:rFonts w:ascii="Arial" w:hAnsi="Arial" w:cs="Arial"/>
                  <w:b/>
                  <w:bCs/>
                  <w:sz w:val="20"/>
                  <w:szCs w:val="20"/>
                  <w:lang w:val="es-ES"/>
                  <w:rPrChange w:id="53" w:author="Laia Fairen" w:date="2026-02-03T11:07:00Z" w16du:dateUtc="2026-02-03T11:07:00Z">
                    <w:rPr>
                      <w:rFonts w:ascii="Arial" w:hAnsi="Arial" w:cs="Arial"/>
                      <w:b/>
                      <w:bCs/>
                      <w:sz w:val="20"/>
                      <w:szCs w:val="20"/>
                    </w:rPr>
                  </w:rPrChange>
                </w:rPr>
                <w:delText>iaje Premier</w:delText>
              </w:r>
            </w:del>
            <w:r w:rsidRPr="00F90D0A">
              <w:rPr>
                <w:rFonts w:ascii="Arial" w:hAnsi="Arial" w:cs="Arial"/>
                <w:sz w:val="20"/>
                <w:szCs w:val="20"/>
                <w:lang w:val="es-ES"/>
                <w:rPrChange w:id="54" w:author="Laia Fairen" w:date="2026-02-03T11:07:00Z" w16du:dateUtc="2026-02-03T11:07:00Z">
                  <w:rPr>
                    <w:rFonts w:ascii="Arial" w:hAnsi="Arial" w:cs="Arial"/>
                    <w:sz w:val="20"/>
                    <w:szCs w:val="20"/>
                  </w:rPr>
                </w:rPrChange>
              </w:rPr>
              <w:t>.</w:t>
            </w:r>
          </w:p>
          <w:p w:rsidR="0092168C" w:rsidRPr="00F90D0A" w:rsidRDefault="0092168C" w:rsidP="0092168C">
            <w:pPr>
              <w:pStyle w:val="ListParagraph"/>
              <w:numPr>
                <w:ilvl w:val="0"/>
                <w:numId w:val="13"/>
              </w:numPr>
              <w:rPr>
                <w:rFonts w:ascii="Arial" w:hAnsi="Arial" w:cs="Arial"/>
                <w:sz w:val="20"/>
                <w:szCs w:val="20"/>
                <w:lang w:val="es-ES"/>
                <w:rPrChange w:id="55" w:author="Laia Fairen" w:date="2026-02-03T11:07:00Z" w16du:dateUtc="2026-02-03T11:07:00Z">
                  <w:rPr>
                    <w:rFonts w:ascii="Arial" w:hAnsi="Arial" w:cs="Arial"/>
                    <w:sz w:val="20"/>
                    <w:szCs w:val="20"/>
                    <w:lang w:val="en-AU"/>
                  </w:rPr>
                </w:rPrChange>
              </w:rPr>
            </w:pPr>
            <w:r w:rsidRPr="00F90D0A">
              <w:rPr>
                <w:rFonts w:ascii="Arial" w:hAnsi="Arial" w:cs="Arial"/>
                <w:sz w:val="20"/>
                <w:szCs w:val="20"/>
                <w:lang w:val="es-ES"/>
                <w:rPrChange w:id="56" w:author="Laia Fairen" w:date="2026-02-03T11:07:00Z" w16du:dateUtc="2026-02-03T11:07:00Z">
                  <w:rPr>
                    <w:rFonts w:ascii="Arial" w:hAnsi="Arial" w:cs="Arial"/>
                    <w:sz w:val="20"/>
                    <w:szCs w:val="20"/>
                  </w:rPr>
                </w:rPrChange>
              </w:rPr>
              <w:t xml:space="preserve">El </w:t>
            </w:r>
            <w:r w:rsidRPr="00F90D0A">
              <w:rPr>
                <w:rFonts w:ascii="Arial" w:hAnsi="Arial" w:cs="Arial"/>
                <w:b/>
                <w:bCs/>
                <w:sz w:val="20"/>
                <w:szCs w:val="20"/>
                <w:lang w:val="es-ES"/>
                <w:rPrChange w:id="57" w:author="Laia Fairen" w:date="2026-02-03T11:07:00Z" w16du:dateUtc="2026-02-03T11:07:00Z">
                  <w:rPr>
                    <w:rFonts w:ascii="Arial" w:hAnsi="Arial" w:cs="Arial"/>
                    <w:b/>
                    <w:bCs/>
                    <w:sz w:val="20"/>
                    <w:szCs w:val="20"/>
                  </w:rPr>
                </w:rPrChange>
              </w:rPr>
              <w:t xml:space="preserve">Plan de Protección </w:t>
            </w:r>
            <w:r w:rsidRPr="00F90D0A">
              <w:rPr>
                <w:rFonts w:ascii="Arial" w:hAnsi="Arial" w:cs="Arial"/>
                <w:sz w:val="20"/>
                <w:szCs w:val="20"/>
                <w:lang w:val="es-ES"/>
                <w:rPrChange w:id="58" w:author="Laia Fairen" w:date="2026-02-03T11:07:00Z" w16du:dateUtc="2026-02-03T11:07:00Z">
                  <w:rPr>
                    <w:rFonts w:ascii="Arial" w:hAnsi="Arial" w:cs="Arial"/>
                    <w:sz w:val="20"/>
                    <w:szCs w:val="20"/>
                  </w:rPr>
                </w:rPrChange>
              </w:rPr>
              <w:t>y</w:t>
            </w:r>
            <w:r w:rsidRPr="00F90D0A">
              <w:rPr>
                <w:rFonts w:ascii="Arial" w:hAnsi="Arial" w:cs="Arial"/>
                <w:b/>
                <w:bCs/>
                <w:sz w:val="20"/>
                <w:szCs w:val="20"/>
                <w:lang w:val="es-ES"/>
                <w:rPrChange w:id="59" w:author="Laia Fairen" w:date="2026-02-03T11:07:00Z" w16du:dateUtc="2026-02-03T11:07:00Z">
                  <w:rPr>
                    <w:rFonts w:ascii="Arial" w:hAnsi="Arial" w:cs="Arial"/>
                    <w:b/>
                    <w:bCs/>
                    <w:sz w:val="20"/>
                    <w:szCs w:val="20"/>
                  </w:rPr>
                </w:rPrChange>
              </w:rPr>
              <w:t xml:space="preserve"> la Protección de </w:t>
            </w:r>
            <w:r w:rsidR="005527CA" w:rsidRPr="00F90D0A">
              <w:rPr>
                <w:rFonts w:ascii="Arial" w:hAnsi="Arial" w:cs="Arial"/>
                <w:b/>
                <w:bCs/>
                <w:sz w:val="20"/>
                <w:szCs w:val="20"/>
                <w:lang w:val="es-ES"/>
                <w:rPrChange w:id="60" w:author="Laia Fairen" w:date="2026-02-03T11:07:00Z" w16du:dateUtc="2026-02-03T11:07:00Z">
                  <w:rPr>
                    <w:rFonts w:ascii="Arial" w:hAnsi="Arial" w:cs="Arial"/>
                    <w:b/>
                    <w:bCs/>
                    <w:sz w:val="20"/>
                    <w:szCs w:val="20"/>
                  </w:rPr>
                </w:rPrChange>
              </w:rPr>
              <w:t>v</w:t>
            </w:r>
            <w:r w:rsidRPr="00F90D0A">
              <w:rPr>
                <w:rFonts w:ascii="Arial" w:hAnsi="Arial" w:cs="Arial"/>
                <w:b/>
                <w:bCs/>
                <w:sz w:val="20"/>
                <w:szCs w:val="20"/>
                <w:lang w:val="es-ES"/>
                <w:rPrChange w:id="61" w:author="Laia Fairen" w:date="2026-02-03T11:07:00Z" w16du:dateUtc="2026-02-03T11:07:00Z">
                  <w:rPr>
                    <w:rFonts w:ascii="Arial" w:hAnsi="Arial" w:cs="Arial"/>
                    <w:b/>
                    <w:bCs/>
                    <w:sz w:val="20"/>
                    <w:szCs w:val="20"/>
                  </w:rPr>
                </w:rPrChange>
              </w:rPr>
              <w:t>iaje Premier</w:t>
            </w:r>
            <w:r w:rsidRPr="00F90D0A">
              <w:rPr>
                <w:rFonts w:ascii="Arial" w:hAnsi="Arial" w:cs="Arial"/>
                <w:sz w:val="20"/>
                <w:szCs w:val="20"/>
                <w:lang w:val="es-ES"/>
                <w:rPrChange w:id="62" w:author="Laia Fairen" w:date="2026-02-03T11:07:00Z" w16du:dateUtc="2026-02-03T11:07:00Z">
                  <w:rPr>
                    <w:rFonts w:ascii="Arial" w:hAnsi="Arial" w:cs="Arial"/>
                    <w:sz w:val="20"/>
                    <w:szCs w:val="20"/>
                  </w:rPr>
                </w:rPrChange>
              </w:rPr>
              <w:t xml:space="preserve"> proporcionan una cobertura de hasta </w:t>
            </w:r>
            <w:r w:rsidRPr="00F90D0A">
              <w:rPr>
                <w:rFonts w:ascii="Arial" w:hAnsi="Arial" w:cs="Arial"/>
                <w:b/>
                <w:bCs/>
                <w:sz w:val="20"/>
                <w:szCs w:val="20"/>
                <w:lang w:val="es-ES"/>
                <w:rPrChange w:id="63" w:author="Laia Fairen" w:date="2026-02-03T11:07:00Z" w16du:dateUtc="2026-02-03T11:07:00Z">
                  <w:rPr>
                    <w:rFonts w:ascii="Arial" w:hAnsi="Arial" w:cs="Arial"/>
                    <w:b/>
                    <w:bCs/>
                    <w:sz w:val="20"/>
                    <w:szCs w:val="20"/>
                  </w:rPr>
                </w:rPrChange>
              </w:rPr>
              <w:t>175.000 €</w:t>
            </w:r>
            <w:r w:rsidRPr="00F90D0A">
              <w:rPr>
                <w:rFonts w:ascii="Arial" w:hAnsi="Arial" w:cs="Arial"/>
                <w:sz w:val="20"/>
                <w:szCs w:val="20"/>
                <w:lang w:val="es-ES"/>
                <w:rPrChange w:id="64" w:author="Laia Fairen" w:date="2026-02-03T11:07:00Z" w16du:dateUtc="2026-02-03T11:07:00Z">
                  <w:rPr>
                    <w:rFonts w:ascii="Arial" w:hAnsi="Arial" w:cs="Arial"/>
                    <w:sz w:val="20"/>
                    <w:szCs w:val="20"/>
                  </w:rPr>
                </w:rPrChange>
              </w:rPr>
              <w:t xml:space="preserve"> en total tanto para </w:t>
            </w:r>
            <w:r w:rsidRPr="00F90D0A">
              <w:rPr>
                <w:rFonts w:ascii="Arial" w:hAnsi="Arial" w:cs="Arial"/>
                <w:b/>
                <w:bCs/>
                <w:sz w:val="20"/>
                <w:szCs w:val="20"/>
                <w:lang w:val="es-ES"/>
                <w:rPrChange w:id="65" w:author="Laia Fairen" w:date="2026-02-03T11:07:00Z" w16du:dateUtc="2026-02-03T11:07:00Z">
                  <w:rPr>
                    <w:rFonts w:ascii="Arial" w:hAnsi="Arial" w:cs="Arial"/>
                    <w:b/>
                    <w:bCs/>
                    <w:sz w:val="20"/>
                    <w:szCs w:val="20"/>
                  </w:rPr>
                </w:rPrChange>
              </w:rPr>
              <w:t xml:space="preserve">B1-Gastos médicos de emergencia </w:t>
            </w:r>
            <w:r w:rsidRPr="00F90D0A">
              <w:rPr>
                <w:rFonts w:ascii="Arial" w:hAnsi="Arial" w:cs="Arial"/>
                <w:sz w:val="20"/>
                <w:szCs w:val="20"/>
                <w:lang w:val="es-ES"/>
                <w:rPrChange w:id="66" w:author="Laia Fairen" w:date="2026-02-03T11:07:00Z" w16du:dateUtc="2026-02-03T11:07:00Z">
                  <w:rPr>
                    <w:rFonts w:ascii="Arial" w:hAnsi="Arial" w:cs="Arial"/>
                    <w:sz w:val="20"/>
                    <w:szCs w:val="20"/>
                  </w:rPr>
                </w:rPrChange>
              </w:rPr>
              <w:t>como para</w:t>
            </w:r>
            <w:r w:rsidRPr="00F90D0A">
              <w:rPr>
                <w:rFonts w:ascii="Arial" w:hAnsi="Arial" w:cs="Arial"/>
                <w:b/>
                <w:bCs/>
                <w:sz w:val="20"/>
                <w:szCs w:val="20"/>
                <w:lang w:val="es-ES"/>
                <w:rPrChange w:id="67" w:author="Laia Fairen" w:date="2026-02-03T11:07:00Z" w16du:dateUtc="2026-02-03T11:07:00Z">
                  <w:rPr>
                    <w:rFonts w:ascii="Arial" w:hAnsi="Arial" w:cs="Arial"/>
                    <w:b/>
                    <w:bCs/>
                    <w:sz w:val="20"/>
                    <w:szCs w:val="20"/>
                  </w:rPr>
                </w:rPrChange>
              </w:rPr>
              <w:t xml:space="preserve"> B2 - Evacuación y repatriación médica de emergencia</w:t>
            </w:r>
            <w:r w:rsidRPr="00F90D0A">
              <w:rPr>
                <w:rFonts w:ascii="Arial" w:hAnsi="Arial" w:cs="Arial"/>
                <w:sz w:val="20"/>
                <w:szCs w:val="20"/>
                <w:lang w:val="es-ES"/>
                <w:rPrChange w:id="68" w:author="Laia Fairen" w:date="2026-02-03T11:07:00Z" w16du:dateUtc="2026-02-03T11:07:00Z">
                  <w:rPr>
                    <w:rFonts w:ascii="Arial" w:hAnsi="Arial" w:cs="Arial"/>
                    <w:sz w:val="20"/>
                    <w:szCs w:val="20"/>
                  </w:rPr>
                </w:rPrChange>
              </w:rPr>
              <w:t xml:space="preserve"> si a una persona asegurada se le diagnostica COVID-19 durante sus viajes.</w:t>
            </w:r>
          </w:p>
          <w:p w:rsidR="00253DF3" w:rsidRPr="00F90D0A" w:rsidRDefault="00253DF3" w:rsidP="0092168C">
            <w:pPr>
              <w:pStyle w:val="ListParagraph"/>
              <w:ind w:left="360"/>
              <w:rPr>
                <w:rFonts w:ascii="Arial" w:hAnsi="Arial" w:cs="Arial"/>
                <w:sz w:val="20"/>
                <w:szCs w:val="20"/>
                <w:lang w:val="es-ES"/>
                <w:rPrChange w:id="69" w:author="Laia Fairen" w:date="2026-02-03T11:07:00Z" w16du:dateUtc="2026-02-03T11:07:00Z">
                  <w:rPr>
                    <w:rFonts w:ascii="Arial" w:hAnsi="Arial" w:cs="Arial"/>
                    <w:sz w:val="20"/>
                    <w:szCs w:val="20"/>
                    <w:lang w:val="en-AU"/>
                  </w:rPr>
                </w:rPrChange>
              </w:rPr>
            </w:pPr>
          </w:p>
          <w:p w:rsidR="00937E78" w:rsidRPr="00F90D0A" w:rsidRDefault="00937E78" w:rsidP="00937E78">
            <w:pPr>
              <w:rPr>
                <w:rFonts w:ascii="Arial" w:hAnsi="Arial" w:cs="Arial"/>
                <w:b/>
                <w:color w:val="002060"/>
                <w:sz w:val="20"/>
                <w:szCs w:val="20"/>
                <w:lang w:val="es-ES"/>
                <w:rPrChange w:id="70" w:author="Laia Fairen" w:date="2026-02-03T11:07:00Z" w16du:dateUtc="2026-02-03T11:07:00Z">
                  <w:rPr>
                    <w:rFonts w:ascii="Arial" w:hAnsi="Arial" w:cs="Arial"/>
                    <w:b/>
                    <w:color w:val="002060"/>
                    <w:sz w:val="20"/>
                    <w:szCs w:val="20"/>
                    <w:lang w:val="en-AU"/>
                  </w:rPr>
                </w:rPrChange>
              </w:rPr>
            </w:pPr>
            <w:r w:rsidRPr="00F90D0A">
              <w:rPr>
                <w:rFonts w:ascii="Arial" w:hAnsi="Arial" w:cs="Arial"/>
                <w:b/>
                <w:color w:val="002060"/>
                <w:sz w:val="20"/>
                <w:szCs w:val="20"/>
                <w:lang w:val="es-ES"/>
                <w:rPrChange w:id="71" w:author="Laia Fairen" w:date="2026-02-03T11:07:00Z" w16du:dateUtc="2026-02-03T11:07:00Z">
                  <w:rPr>
                    <w:rFonts w:ascii="Arial" w:hAnsi="Arial" w:cs="Arial"/>
                    <w:b/>
                    <w:color w:val="002060"/>
                    <w:sz w:val="20"/>
                    <w:szCs w:val="20"/>
                    <w:lang w:val="en-AU"/>
                  </w:rPr>
                </w:rPrChange>
              </w:rPr>
              <w:t>Protección del coche 'Plus' – Reembolso de la franquicia</w:t>
            </w:r>
          </w:p>
          <w:p w:rsidR="00937E78" w:rsidRPr="00F90D0A" w:rsidRDefault="00937E78" w:rsidP="00937E78">
            <w:pPr>
              <w:pStyle w:val="ListParagraph"/>
              <w:numPr>
                <w:ilvl w:val="0"/>
                <w:numId w:val="15"/>
              </w:numPr>
              <w:jc w:val="both"/>
              <w:rPr>
                <w:rFonts w:ascii="Arial" w:hAnsi="Arial" w:cs="Arial"/>
                <w:sz w:val="20"/>
                <w:szCs w:val="20"/>
                <w:lang w:val="es-ES"/>
                <w:rPrChange w:id="72" w:author="Laia Fairen" w:date="2026-02-03T11:07:00Z" w16du:dateUtc="2026-02-03T11:07:00Z">
                  <w:rPr>
                    <w:rFonts w:ascii="Arial" w:hAnsi="Arial" w:cs="Arial"/>
                    <w:sz w:val="20"/>
                    <w:szCs w:val="20"/>
                    <w:lang w:val="en-AU"/>
                  </w:rPr>
                </w:rPrChange>
              </w:rPr>
            </w:pPr>
            <w:r w:rsidRPr="00F90D0A">
              <w:rPr>
                <w:rFonts w:ascii="Arial" w:hAnsi="Arial" w:cs="Arial"/>
                <w:sz w:val="20"/>
                <w:szCs w:val="20"/>
                <w:lang w:val="es-ES"/>
                <w:rPrChange w:id="73" w:author="Laia Fairen" w:date="2026-02-03T11:07:00Z" w16du:dateUtc="2026-02-03T11:07:00Z">
                  <w:rPr>
                    <w:rFonts w:ascii="Arial" w:hAnsi="Arial" w:cs="Arial"/>
                    <w:sz w:val="20"/>
                    <w:szCs w:val="20"/>
                    <w:lang w:val="en-AU"/>
                  </w:rPr>
                </w:rPrChange>
              </w:rPr>
              <w:t>Todos los asegurados deben tener 18 años o más y ser titulares de un permiso de conducir válido que les permita conducir en el país correspondiente. Esto incluye cualquier conductor adicional que se añada a su contrato de alquiler.</w:t>
            </w:r>
          </w:p>
          <w:p w:rsidR="0032023C" w:rsidRPr="00F90D0A" w:rsidRDefault="00937E78" w:rsidP="00937E78">
            <w:pPr>
              <w:pStyle w:val="ListParagraph"/>
              <w:numPr>
                <w:ilvl w:val="0"/>
                <w:numId w:val="15"/>
              </w:numPr>
              <w:jc w:val="both"/>
              <w:rPr>
                <w:rFonts w:ascii="Arial" w:hAnsi="Arial" w:cs="Arial"/>
                <w:sz w:val="20"/>
                <w:szCs w:val="20"/>
                <w:lang w:val="es-ES"/>
                <w:rPrChange w:id="74" w:author="Laia Fairen" w:date="2026-02-03T11:07:00Z" w16du:dateUtc="2026-02-03T11:07:00Z">
                  <w:rPr>
                    <w:rFonts w:ascii="Arial" w:hAnsi="Arial" w:cs="Arial"/>
                    <w:sz w:val="20"/>
                    <w:szCs w:val="20"/>
                    <w:lang w:val="en-AU"/>
                  </w:rPr>
                </w:rPrChange>
              </w:rPr>
            </w:pPr>
            <w:r w:rsidRPr="00F90D0A">
              <w:rPr>
                <w:rFonts w:ascii="Arial" w:hAnsi="Arial" w:cs="Arial"/>
                <w:sz w:val="20"/>
                <w:szCs w:val="20"/>
                <w:lang w:val="es-ES"/>
                <w:rPrChange w:id="75" w:author="Laia Fairen" w:date="2026-02-03T11:07:00Z" w16du:dateUtc="2026-02-03T11:07:00Z">
                  <w:rPr>
                    <w:rFonts w:ascii="Arial" w:hAnsi="Arial" w:cs="Arial"/>
                    <w:sz w:val="20"/>
                    <w:szCs w:val="20"/>
                    <w:lang w:val="en-AU"/>
                  </w:rPr>
                </w:rPrChange>
              </w:rPr>
              <w:t xml:space="preserve">Esta póliza no sustituye a su póliza de seguro de automóvil, ni tampoco es una póliza de daños principales que cubra el propio vehículo de alquiler. Esta póliza sólo cubre el importe del que usted es responsable según los términos de su contrato de alquiler de coches hasta el importe indicado en el </w:t>
            </w:r>
            <w:r w:rsidRPr="00F90D0A">
              <w:rPr>
                <w:rFonts w:ascii="Arial" w:hAnsi="Arial" w:cs="Arial"/>
                <w:b/>
                <w:sz w:val="20"/>
                <w:szCs w:val="20"/>
                <w:lang w:val="es-ES"/>
                <w:rPrChange w:id="76" w:author="Laia Fairen" w:date="2026-02-03T11:07:00Z" w16du:dateUtc="2026-02-03T11:07:00Z">
                  <w:rPr>
                    <w:rFonts w:ascii="Arial" w:hAnsi="Arial" w:cs="Arial"/>
                    <w:b/>
                    <w:sz w:val="20"/>
                    <w:szCs w:val="20"/>
                    <w:lang w:val="en-AU"/>
                  </w:rPr>
                </w:rPrChange>
              </w:rPr>
              <w:t>COI</w:t>
            </w:r>
            <w:r w:rsidRPr="00F90D0A">
              <w:rPr>
                <w:rFonts w:ascii="Arial" w:hAnsi="Arial" w:cs="Arial"/>
                <w:sz w:val="20"/>
                <w:szCs w:val="20"/>
                <w:lang w:val="es-ES"/>
                <w:rPrChange w:id="77" w:author="Laia Fairen" w:date="2026-02-03T11:07:00Z" w16du:dateUtc="2026-02-03T11:07:00Z">
                  <w:rPr>
                    <w:rFonts w:ascii="Arial" w:hAnsi="Arial" w:cs="Arial"/>
                    <w:sz w:val="20"/>
                    <w:szCs w:val="20"/>
                    <w:lang w:val="en-AU"/>
                  </w:rPr>
                </w:rPrChange>
              </w:rPr>
              <w:t>, y no el valor total del vehículo de alquiler en sí.</w:t>
            </w:r>
          </w:p>
          <w:p w:rsidR="00937E78" w:rsidRPr="0030606A" w:rsidRDefault="00937E78" w:rsidP="0092168C">
            <w:pPr>
              <w:pStyle w:val="ListParagraph"/>
              <w:numPr>
                <w:ilvl w:val="0"/>
                <w:numId w:val="15"/>
              </w:numPr>
              <w:jc w:val="both"/>
              <w:rPr>
                <w:rFonts w:ascii="Arial" w:hAnsi="Arial" w:cs="Arial"/>
                <w:sz w:val="20"/>
                <w:szCs w:val="20"/>
                <w:lang w:val="es-ES"/>
              </w:rPr>
            </w:pPr>
            <w:r w:rsidRPr="00F90D0A">
              <w:rPr>
                <w:rFonts w:ascii="Arial" w:hAnsi="Arial" w:cs="Arial"/>
                <w:sz w:val="20"/>
                <w:szCs w:val="20"/>
                <w:lang w:val="es-ES"/>
                <w:rPrChange w:id="78" w:author="Laia Fairen" w:date="2026-02-03T11:07:00Z" w16du:dateUtc="2026-02-03T11:07:00Z">
                  <w:rPr>
                    <w:rFonts w:ascii="Arial" w:hAnsi="Arial" w:cs="Arial"/>
                    <w:sz w:val="20"/>
                    <w:szCs w:val="20"/>
                    <w:lang w:val="en-AU"/>
                  </w:rPr>
                </w:rPrChange>
              </w:rPr>
              <w:t xml:space="preserve">Tenemos una lista de </w:t>
            </w:r>
            <w:r w:rsidRPr="0092168C">
              <w:rPr>
                <w:rFonts w:ascii="Webdings" w:eastAsia="Webdings" w:hAnsi="Webdings" w:cs="Webdings"/>
                <w:b/>
                <w:sz w:val="28"/>
              </w:rPr>
              <w:t>i</w:t>
            </w:r>
            <w:r w:rsidRPr="0030606A">
              <w:rPr>
                <w:b/>
                <w:sz w:val="28"/>
                <w:lang w:val="es-ES"/>
              </w:rPr>
              <w:t xml:space="preserve"> </w:t>
            </w:r>
            <w:r w:rsidRPr="0030606A">
              <w:rPr>
                <w:rFonts w:ascii="Arial" w:hAnsi="Arial" w:cs="Arial"/>
                <w:b/>
                <w:sz w:val="20"/>
                <w:szCs w:val="20"/>
                <w:lang w:val="es-ES"/>
              </w:rPr>
              <w:t>consejos clave cuando recoja su vehículo de alquiler</w:t>
            </w:r>
            <w:r w:rsidRPr="0030606A">
              <w:rPr>
                <w:rFonts w:ascii="Arial" w:hAnsi="Arial" w:cs="Arial"/>
                <w:sz w:val="20"/>
                <w:szCs w:val="20"/>
                <w:lang w:val="es-ES"/>
              </w:rPr>
              <w:t>; por favor, revísela antes de recoger su vehículo de alquiler.</w:t>
            </w:r>
          </w:p>
          <w:p w:rsidR="00937E78" w:rsidRPr="0030606A" w:rsidRDefault="00937E78" w:rsidP="00937E78">
            <w:pPr>
              <w:rPr>
                <w:rFonts w:ascii="Arial" w:hAnsi="Arial" w:cs="Arial"/>
                <w:b/>
                <w:sz w:val="20"/>
                <w:szCs w:val="20"/>
                <w:lang w:val="es-ES"/>
              </w:rPr>
            </w:pPr>
          </w:p>
          <w:p w:rsidR="008668BA" w:rsidRDefault="008668BA" w:rsidP="008668BA">
            <w:pPr>
              <w:rPr>
                <w:rFonts w:ascii="Arial" w:hAnsi="Arial" w:cs="Arial"/>
                <w:sz w:val="20"/>
                <w:szCs w:val="20"/>
                <w:lang w:val="es-ES"/>
              </w:rPr>
            </w:pPr>
          </w:p>
        </w:tc>
      </w:tr>
    </w:tbl>
    <w:p w:rsidR="000D54CA" w:rsidRPr="00E54E54" w:rsidRDefault="000D54CA" w:rsidP="000D54CA">
      <w:pPr>
        <w:spacing w:after="0" w:line="240" w:lineRule="auto"/>
        <w:rPr>
          <w:rFonts w:ascii="Arial" w:hAnsi="Arial" w:cs="Arial"/>
          <w:sz w:val="20"/>
          <w:szCs w:val="20"/>
          <w:lang w:val="es-ES"/>
        </w:rPr>
      </w:pPr>
    </w:p>
    <w:p w:rsidR="00E54E54" w:rsidRDefault="00E54E54" w:rsidP="0092168C">
      <w:pPr>
        <w:spacing w:after="0" w:line="240" w:lineRule="auto"/>
        <w:jc w:val="both"/>
        <w:rPr>
          <w:rFonts w:ascii="Arial" w:hAnsi="Arial" w:cs="Arial"/>
          <w:sz w:val="20"/>
          <w:szCs w:val="20"/>
          <w:lang w:val="es-ES"/>
        </w:rPr>
      </w:pPr>
      <w:r w:rsidRPr="00E54E54">
        <w:rPr>
          <w:rFonts w:ascii="Arial" w:hAnsi="Arial" w:cs="Arial"/>
          <w:sz w:val="20"/>
          <w:szCs w:val="20"/>
          <w:lang w:val="es-ES"/>
        </w:rPr>
        <w:t>Us</w:t>
      </w:r>
      <w:r>
        <w:rPr>
          <w:rFonts w:ascii="Arial" w:hAnsi="Arial" w:cs="Arial"/>
          <w:sz w:val="20"/>
          <w:szCs w:val="20"/>
          <w:lang w:val="es-ES"/>
        </w:rPr>
        <w:t>ted deberá tomarse su tiempo para leer la Póliza y asegurarse de que</w:t>
      </w:r>
      <w:r w:rsidR="005170CA">
        <w:rPr>
          <w:rFonts w:ascii="Arial" w:hAnsi="Arial" w:cs="Arial"/>
          <w:sz w:val="20"/>
          <w:szCs w:val="20"/>
          <w:lang w:val="es-ES"/>
        </w:rPr>
        <w:t xml:space="preserve"> cumple con sus necesidades específicas antes de </w:t>
      </w:r>
      <w:r w:rsidR="00B3376B">
        <w:rPr>
          <w:rFonts w:ascii="Arial" w:hAnsi="Arial" w:cs="Arial"/>
          <w:sz w:val="20"/>
          <w:szCs w:val="20"/>
          <w:lang w:val="es-ES"/>
        </w:rPr>
        <w:t>iniciar el viaje</w:t>
      </w:r>
      <w:r w:rsidR="005170CA">
        <w:rPr>
          <w:rFonts w:ascii="Arial" w:hAnsi="Arial" w:cs="Arial"/>
          <w:sz w:val="20"/>
          <w:szCs w:val="20"/>
          <w:lang w:val="es-ES"/>
        </w:rPr>
        <w:t>.</w:t>
      </w:r>
      <w:r w:rsidR="00B3376B">
        <w:rPr>
          <w:rFonts w:ascii="Arial" w:hAnsi="Arial" w:cs="Arial"/>
          <w:sz w:val="20"/>
          <w:szCs w:val="20"/>
          <w:lang w:val="es-ES"/>
        </w:rPr>
        <w:t xml:space="preserve"> Esta Póliza cubre situaciones </w:t>
      </w:r>
      <w:r w:rsidR="00000B2A">
        <w:rPr>
          <w:rFonts w:ascii="Arial" w:hAnsi="Arial" w:cs="Arial"/>
          <w:sz w:val="20"/>
          <w:szCs w:val="20"/>
          <w:lang w:val="es-ES"/>
        </w:rPr>
        <w:t>concreta</w:t>
      </w:r>
      <w:r w:rsidR="007E049C">
        <w:rPr>
          <w:rFonts w:ascii="Arial" w:hAnsi="Arial" w:cs="Arial"/>
          <w:sz w:val="20"/>
          <w:szCs w:val="20"/>
          <w:lang w:val="es-ES"/>
        </w:rPr>
        <w:t>s</w:t>
      </w:r>
      <w:r w:rsidR="00B3376B">
        <w:rPr>
          <w:rFonts w:ascii="Arial" w:hAnsi="Arial" w:cs="Arial"/>
          <w:sz w:val="20"/>
          <w:szCs w:val="20"/>
          <w:lang w:val="es-ES"/>
        </w:rPr>
        <w:t xml:space="preserve"> y</w:t>
      </w:r>
      <w:r w:rsidR="007E049C">
        <w:rPr>
          <w:rFonts w:ascii="Arial" w:hAnsi="Arial" w:cs="Arial"/>
          <w:sz w:val="20"/>
          <w:szCs w:val="20"/>
          <w:lang w:val="es-ES"/>
        </w:rPr>
        <w:t xml:space="preserve"> eventos que ocurren</w:t>
      </w:r>
      <w:r w:rsidR="00AE467F">
        <w:rPr>
          <w:rFonts w:ascii="Arial" w:hAnsi="Arial" w:cs="Arial"/>
          <w:sz w:val="20"/>
          <w:szCs w:val="20"/>
          <w:lang w:val="es-ES"/>
        </w:rPr>
        <w:t xml:space="preserve"> durante el viaje.</w:t>
      </w:r>
      <w:r w:rsidR="007E049C">
        <w:rPr>
          <w:rFonts w:ascii="Arial" w:hAnsi="Arial" w:cs="Arial"/>
          <w:sz w:val="20"/>
          <w:szCs w:val="20"/>
          <w:lang w:val="es-ES"/>
        </w:rPr>
        <w:t xml:space="preserve"> Hay exclus</w:t>
      </w:r>
      <w:r w:rsidR="003C0242">
        <w:rPr>
          <w:rFonts w:ascii="Arial" w:hAnsi="Arial" w:cs="Arial"/>
          <w:sz w:val="20"/>
          <w:szCs w:val="20"/>
          <w:lang w:val="es-ES"/>
        </w:rPr>
        <w:t>iones que podrían aplicar a esas situaciones concretas</w:t>
      </w:r>
      <w:r w:rsidR="00960E5B">
        <w:rPr>
          <w:rFonts w:ascii="Arial" w:hAnsi="Arial" w:cs="Arial"/>
          <w:sz w:val="20"/>
          <w:szCs w:val="20"/>
          <w:lang w:val="es-ES"/>
        </w:rPr>
        <w:t>, por eso lo mejor es que revise la Póliza cuanto antes.</w:t>
      </w:r>
    </w:p>
    <w:p w:rsidR="0014119F" w:rsidRDefault="0014119F" w:rsidP="000D54CA">
      <w:pPr>
        <w:spacing w:after="0" w:line="240" w:lineRule="auto"/>
        <w:rPr>
          <w:rFonts w:ascii="Arial" w:hAnsi="Arial" w:cs="Arial"/>
          <w:sz w:val="20"/>
          <w:szCs w:val="20"/>
          <w:lang w:val="es-ES"/>
        </w:rPr>
      </w:pPr>
    </w:p>
    <w:p w:rsidR="0014119F" w:rsidRPr="0092168C" w:rsidRDefault="0014119F" w:rsidP="000D54CA">
      <w:pPr>
        <w:spacing w:after="0" w:line="240" w:lineRule="auto"/>
        <w:rPr>
          <w:rFonts w:ascii="Arial" w:hAnsi="Arial" w:cs="Arial"/>
          <w:b/>
          <w:color w:val="002060"/>
          <w:sz w:val="24"/>
          <w:szCs w:val="24"/>
          <w:lang w:val="es-ES"/>
        </w:rPr>
      </w:pPr>
      <w:r w:rsidRPr="0092168C">
        <w:rPr>
          <w:rFonts w:ascii="Arial" w:hAnsi="Arial" w:cs="Arial"/>
          <w:b/>
          <w:color w:val="002060"/>
          <w:sz w:val="24"/>
          <w:szCs w:val="24"/>
          <w:lang w:val="es-ES"/>
        </w:rPr>
        <w:t>Información de contacto IMPORTANTE</w:t>
      </w:r>
    </w:p>
    <w:p w:rsidR="0014119F" w:rsidRDefault="0014119F" w:rsidP="000D54CA">
      <w:pPr>
        <w:spacing w:after="0" w:line="240" w:lineRule="auto"/>
        <w:rPr>
          <w:rFonts w:ascii="Arial" w:hAnsi="Arial" w:cs="Arial"/>
          <w:b/>
          <w:color w:val="00B0F0"/>
          <w:sz w:val="24"/>
          <w:szCs w:val="24"/>
          <w:lang w:val="es-ES"/>
        </w:rPr>
      </w:pPr>
    </w:p>
    <w:tbl>
      <w:tblPr>
        <w:tblStyle w:val="TableGrid"/>
        <w:tblW w:w="0" w:type="auto"/>
        <w:tblLook w:val="04A0" w:firstRow="1" w:lastRow="0" w:firstColumn="1" w:lastColumn="0" w:noHBand="0" w:noVBand="1"/>
      </w:tblPr>
      <w:tblGrid>
        <w:gridCol w:w="2335"/>
        <w:gridCol w:w="8239"/>
      </w:tblGrid>
      <w:tr w:rsidR="000D1183" w:rsidRPr="00F26AA1" w:rsidTr="0030606A">
        <w:tc>
          <w:tcPr>
            <w:tcW w:w="2335" w:type="dxa"/>
          </w:tcPr>
          <w:p w:rsidR="00546652" w:rsidRPr="0092168C" w:rsidRDefault="00546652" w:rsidP="00546652">
            <w:pPr>
              <w:rPr>
                <w:rFonts w:ascii="Arial" w:hAnsi="Arial" w:cs="Arial"/>
                <w:b/>
                <w:color w:val="002060"/>
                <w:sz w:val="20"/>
                <w:szCs w:val="20"/>
                <w:lang w:val="es-ES"/>
              </w:rPr>
            </w:pPr>
            <w:r w:rsidRPr="0092168C">
              <w:rPr>
                <w:rFonts w:ascii="Arial" w:hAnsi="Arial" w:cs="Arial"/>
                <w:b/>
                <w:color w:val="002060"/>
                <w:sz w:val="20"/>
                <w:szCs w:val="20"/>
                <w:lang w:val="es-ES"/>
              </w:rPr>
              <w:t>¿Qué pasa si tengo una pregunta sobre la Póliza?</w:t>
            </w:r>
          </w:p>
          <w:p w:rsidR="000D1183" w:rsidRPr="0030606A" w:rsidRDefault="000D1183" w:rsidP="0030606A">
            <w:pPr>
              <w:rPr>
                <w:rFonts w:ascii="Arial" w:hAnsi="Arial" w:cs="Arial"/>
                <w:b/>
                <w:color w:val="002060"/>
                <w:sz w:val="20"/>
                <w:szCs w:val="20"/>
                <w:lang w:val="es-ES"/>
              </w:rPr>
            </w:pPr>
          </w:p>
        </w:tc>
        <w:tc>
          <w:tcPr>
            <w:tcW w:w="8239" w:type="dxa"/>
          </w:tcPr>
          <w:p w:rsidR="00F90D0A" w:rsidRDefault="00546652" w:rsidP="00F7374E">
            <w:pPr>
              <w:jc w:val="both"/>
              <w:rPr>
                <w:ins w:id="79" w:author="Laia Fairen" w:date="2026-02-03T11:15:00Z" w16du:dateUtc="2026-02-03T11:15:00Z"/>
                <w:rFonts w:cstheme="minorHAnsi"/>
                <w:sz w:val="20"/>
                <w:szCs w:val="20"/>
                <w:lang w:val="es-ES"/>
              </w:rPr>
            </w:pPr>
            <w:r w:rsidRPr="00F7374E">
              <w:rPr>
                <w:rFonts w:cstheme="minorHAnsi"/>
                <w:sz w:val="20"/>
                <w:szCs w:val="20"/>
                <w:lang w:val="es-ES"/>
              </w:rPr>
              <w:t>Si tiene alguna pregunta</w:t>
            </w:r>
            <w:del w:id="80" w:author="Laia Fairen" w:date="2026-02-03T11:12:00Z" w16du:dateUtc="2026-02-03T11:12:00Z">
              <w:r w:rsidRPr="00F7374E" w:rsidDel="00F90D0A">
                <w:rPr>
                  <w:rFonts w:cstheme="minorHAnsi"/>
                  <w:sz w:val="20"/>
                  <w:szCs w:val="20"/>
                  <w:lang w:val="es-ES"/>
                </w:rPr>
                <w:delText xml:space="preserve"> que hacer</w:delText>
              </w:r>
            </w:del>
            <w:r w:rsidRPr="00F7374E">
              <w:rPr>
                <w:rFonts w:cstheme="minorHAnsi"/>
                <w:sz w:val="20"/>
                <w:szCs w:val="20"/>
                <w:lang w:val="es-ES"/>
              </w:rPr>
              <w:t xml:space="preserve">, </w:t>
            </w:r>
            <w:ins w:id="81" w:author="Laia Fairen" w:date="2026-02-03T11:14:00Z" w16du:dateUtc="2026-02-03T11:14:00Z">
              <w:r w:rsidR="00F90D0A">
                <w:rPr>
                  <w:rFonts w:cstheme="minorHAnsi"/>
                  <w:sz w:val="20"/>
                  <w:szCs w:val="20"/>
                  <w:lang w:val="es-ES"/>
                </w:rPr>
                <w:t>puede enviar una solicitud a nuestro equipo a través de</w:t>
              </w:r>
            </w:ins>
            <w:ins w:id="82" w:author="Laia Fairen" w:date="2026-02-03T11:15:00Z" w16du:dateUtc="2026-02-03T11:15:00Z">
              <w:r w:rsidR="00F90D0A">
                <w:rPr>
                  <w:rFonts w:cstheme="minorHAnsi"/>
                  <w:sz w:val="20"/>
                  <w:szCs w:val="20"/>
                  <w:lang w:val="es-ES"/>
                </w:rPr>
                <w:t xml:space="preserve"> nuestro formulario en línea:</w:t>
              </w:r>
            </w:ins>
          </w:p>
          <w:p w:rsidR="00F90D0A" w:rsidRDefault="00F90D0A" w:rsidP="00F7374E">
            <w:pPr>
              <w:jc w:val="both"/>
              <w:rPr>
                <w:ins w:id="83" w:author="Laia Fairen" w:date="2026-02-03T11:15:00Z" w16du:dateUtc="2026-02-03T11:15:00Z"/>
                <w:rFonts w:cstheme="minorHAnsi"/>
                <w:sz w:val="20"/>
                <w:szCs w:val="20"/>
                <w:lang w:val="es-ES"/>
              </w:rPr>
            </w:pPr>
          </w:p>
          <w:p w:rsidR="00F90D0A" w:rsidRDefault="00F90D0A" w:rsidP="00F7374E">
            <w:pPr>
              <w:jc w:val="both"/>
              <w:rPr>
                <w:ins w:id="84" w:author="Laia Fairen" w:date="2026-02-03T11:12:00Z" w16du:dateUtc="2026-02-03T11:12:00Z"/>
                <w:rFonts w:cstheme="minorHAnsi"/>
                <w:sz w:val="20"/>
                <w:szCs w:val="20"/>
                <w:lang w:val="es-ES"/>
              </w:rPr>
            </w:pPr>
            <w:ins w:id="85" w:author="Laia Fairen" w:date="2026-02-03T11:15:00Z" w16du:dateUtc="2026-02-03T11:15:00Z">
              <w:r>
                <w:rPr>
                  <w:rFonts w:ascii="Arial" w:eastAsia="Aptos Narrow" w:hAnsi="Arial" w:cs="Arial"/>
                  <w:color w:val="242424"/>
                  <w:sz w:val="20"/>
                  <w:szCs w:val="20"/>
                  <w:lang w:val="en-AU"/>
                </w:rPr>
                <w:fldChar w:fldCharType="begin"/>
              </w:r>
              <w:r w:rsidRPr="00F90D0A">
                <w:rPr>
                  <w:rFonts w:ascii="Arial" w:eastAsia="Aptos Narrow" w:hAnsi="Arial" w:cs="Arial"/>
                  <w:color w:val="242424"/>
                  <w:sz w:val="20"/>
                  <w:szCs w:val="20"/>
                  <w:lang w:val="es-ES"/>
                  <w:rPrChange w:id="86" w:author="Laia Fairen" w:date="2026-02-03T11:15:00Z" w16du:dateUtc="2026-02-03T11:15:00Z">
                    <w:rPr>
                      <w:rFonts w:ascii="Arial" w:eastAsia="Aptos Narrow" w:hAnsi="Arial" w:cs="Arial"/>
                      <w:color w:val="242424"/>
                      <w:sz w:val="20"/>
                      <w:szCs w:val="20"/>
                      <w:lang w:val="en-AU"/>
                    </w:rPr>
                  </w:rPrChange>
                </w:rPr>
                <w:instrText>HYPERLINK "https://covermore-europe-expedia.zendesk.com/hc/"</w:instrText>
              </w:r>
              <w:r>
                <w:rPr>
                  <w:rFonts w:ascii="Arial" w:eastAsia="Aptos Narrow" w:hAnsi="Arial" w:cs="Arial"/>
                  <w:color w:val="242424"/>
                  <w:sz w:val="20"/>
                  <w:szCs w:val="20"/>
                  <w:lang w:val="en-AU"/>
                </w:rPr>
              </w:r>
              <w:r>
                <w:rPr>
                  <w:rFonts w:ascii="Arial" w:eastAsia="Aptos Narrow" w:hAnsi="Arial" w:cs="Arial"/>
                  <w:color w:val="242424"/>
                  <w:sz w:val="20"/>
                  <w:szCs w:val="20"/>
                  <w:lang w:val="en-AU"/>
                </w:rPr>
                <w:fldChar w:fldCharType="separate"/>
              </w:r>
              <w:r w:rsidRPr="0030606A">
                <w:rPr>
                  <w:rStyle w:val="Hyperlink"/>
                  <w:rFonts w:ascii="Arial" w:hAnsi="Arial" w:cs="Arial"/>
                  <w:sz w:val="20"/>
                  <w:szCs w:val="20"/>
                  <w:lang w:val="es-ES"/>
                </w:rPr>
                <w:t>https://covermore-europe-expedia.zendesk.com/hc/</w:t>
              </w:r>
              <w:r>
                <w:rPr>
                  <w:rFonts w:ascii="Arial" w:eastAsia="Aptos Narrow" w:hAnsi="Arial" w:cs="Arial"/>
                  <w:color w:val="242424"/>
                  <w:sz w:val="20"/>
                  <w:szCs w:val="20"/>
                  <w:lang w:val="en-AU"/>
                </w:rPr>
                <w:fldChar w:fldCharType="end"/>
              </w:r>
            </w:ins>
          </w:p>
          <w:p w:rsidR="00F90D0A" w:rsidRDefault="00F90D0A" w:rsidP="00F7374E">
            <w:pPr>
              <w:jc w:val="both"/>
              <w:rPr>
                <w:ins w:id="87" w:author="Laia Fairen" w:date="2026-02-03T11:12:00Z" w16du:dateUtc="2026-02-03T11:12:00Z"/>
                <w:rFonts w:cstheme="minorHAnsi"/>
                <w:sz w:val="20"/>
                <w:szCs w:val="20"/>
                <w:lang w:val="es-ES"/>
              </w:rPr>
            </w:pPr>
          </w:p>
          <w:p w:rsidR="00546652" w:rsidRPr="00F7374E" w:rsidRDefault="00546652" w:rsidP="00F7374E">
            <w:pPr>
              <w:jc w:val="both"/>
              <w:rPr>
                <w:rFonts w:cstheme="minorHAnsi"/>
                <w:sz w:val="20"/>
                <w:szCs w:val="20"/>
                <w:lang w:val="es-ES"/>
              </w:rPr>
            </w:pPr>
            <w:del w:id="88" w:author="Laia Fairen" w:date="2026-02-03T11:16:00Z" w16du:dateUtc="2026-02-03T11:16:00Z">
              <w:r w:rsidRPr="00F7374E" w:rsidDel="001E1D35">
                <w:rPr>
                  <w:rFonts w:cstheme="minorHAnsi"/>
                  <w:sz w:val="20"/>
                  <w:szCs w:val="20"/>
                  <w:lang w:val="es-ES"/>
                </w:rPr>
                <w:delText xml:space="preserve">por favor llámenos </w:delText>
              </w:r>
            </w:del>
            <w:ins w:id="89" w:author="Laia Fairen" w:date="2026-02-03T11:16:00Z" w16du:dateUtc="2026-02-03T11:16:00Z">
              <w:r w:rsidR="001E1D35">
                <w:rPr>
                  <w:rFonts w:cstheme="minorHAnsi"/>
                  <w:sz w:val="20"/>
                  <w:szCs w:val="20"/>
                  <w:lang w:val="es-ES"/>
                </w:rPr>
                <w:t xml:space="preserve">De forma alternativa, también puede llamarnos </w:t>
              </w:r>
            </w:ins>
            <w:r w:rsidRPr="00F7374E">
              <w:rPr>
                <w:rFonts w:cstheme="minorHAnsi"/>
                <w:sz w:val="20"/>
                <w:szCs w:val="20"/>
                <w:lang w:val="es-ES"/>
              </w:rPr>
              <w:t>a</w:t>
            </w:r>
            <w:ins w:id="90" w:author="Laia Fairen" w:date="2026-02-03T11:16:00Z" w16du:dateUtc="2026-02-03T11:16:00Z">
              <w:r w:rsidR="001E1D35">
                <w:rPr>
                  <w:rFonts w:cstheme="minorHAnsi"/>
                  <w:sz w:val="20"/>
                  <w:szCs w:val="20"/>
                  <w:lang w:val="es-ES"/>
                </w:rPr>
                <w:t>l</w:t>
              </w:r>
            </w:ins>
            <w:r w:rsidRPr="00F7374E">
              <w:rPr>
                <w:rFonts w:cstheme="minorHAnsi"/>
                <w:sz w:val="20"/>
                <w:szCs w:val="20"/>
                <w:lang w:val="es-ES"/>
              </w:rPr>
              <w:t xml:space="preserve"> </w:t>
            </w:r>
            <w:r w:rsidR="009E4135" w:rsidRPr="00F7374E">
              <w:rPr>
                <w:rFonts w:cstheme="minorHAnsi"/>
                <w:b/>
                <w:sz w:val="20"/>
                <w:szCs w:val="20"/>
                <w:lang w:val="es-ES"/>
              </w:rPr>
              <w:t xml:space="preserve">+34 </w:t>
            </w:r>
            <w:ins w:id="91" w:author="Laia Fairen" w:date="2026-02-03T11:17:00Z" w16du:dateUtc="2026-02-03T11:17:00Z">
              <w:r w:rsidR="001E1D35">
                <w:rPr>
                  <w:rFonts w:cstheme="minorHAnsi"/>
                  <w:b/>
                  <w:sz w:val="20"/>
                  <w:szCs w:val="20"/>
                  <w:lang w:val="es-ES"/>
                </w:rPr>
                <w:t>930 224137</w:t>
              </w:r>
            </w:ins>
            <w:ins w:id="92" w:author="Kitchens, Darcy" w:date="2026-02-25T13:47:00Z" w16du:dateUtc="2026-02-25T19:47:00Z">
              <w:r w:rsidR="00F26AA1">
                <w:rPr>
                  <w:rFonts w:cstheme="minorHAnsi"/>
                  <w:b/>
                  <w:sz w:val="20"/>
                  <w:szCs w:val="20"/>
                  <w:lang w:val="es-ES"/>
                </w:rPr>
                <w:t xml:space="preserve"> </w:t>
              </w:r>
            </w:ins>
            <w:del w:id="93" w:author="Laia Fairen" w:date="2026-02-03T11:17:00Z" w16du:dateUtc="2026-02-03T11:17:00Z">
              <w:r w:rsidR="009E4135" w:rsidRPr="00F7374E" w:rsidDel="001E1D35">
                <w:rPr>
                  <w:rFonts w:cstheme="minorHAnsi"/>
                  <w:b/>
                  <w:sz w:val="20"/>
                  <w:szCs w:val="20"/>
                  <w:lang w:val="es-ES"/>
                </w:rPr>
                <w:delText xml:space="preserve">911 143 689 </w:delText>
              </w:r>
            </w:del>
            <w:r w:rsidRPr="0030606A">
              <w:rPr>
                <w:rFonts w:cstheme="minorHAnsi"/>
                <w:color w:val="000000"/>
                <w:sz w:val="20"/>
                <w:szCs w:val="20"/>
                <w:lang w:val="es-ES"/>
              </w:rPr>
              <w:t>desde las 9.00</w:t>
            </w:r>
            <w:ins w:id="94" w:author="Laia Fairen" w:date="2026-02-03T11:18:00Z" w16du:dateUtc="2026-02-03T11:18:00Z">
              <w:r w:rsidR="001E1D35">
                <w:rPr>
                  <w:rFonts w:cstheme="minorHAnsi"/>
                  <w:color w:val="000000"/>
                  <w:sz w:val="20"/>
                  <w:szCs w:val="20"/>
                  <w:lang w:val="es-ES"/>
                </w:rPr>
                <w:t xml:space="preserve"> </w:t>
              </w:r>
            </w:ins>
            <w:r w:rsidRPr="0030606A">
              <w:rPr>
                <w:rFonts w:cstheme="minorHAnsi"/>
                <w:color w:val="000000"/>
                <w:sz w:val="20"/>
                <w:szCs w:val="20"/>
                <w:lang w:val="es-ES"/>
              </w:rPr>
              <w:t>h</w:t>
            </w:r>
            <w:del w:id="95" w:author="Laia Fairen" w:date="2026-02-03T11:18:00Z" w16du:dateUtc="2026-02-03T11:18:00Z">
              <w:r w:rsidRPr="0030606A" w:rsidDel="001E1D35">
                <w:rPr>
                  <w:rFonts w:cstheme="minorHAnsi"/>
                  <w:color w:val="000000"/>
                  <w:sz w:val="20"/>
                  <w:szCs w:val="20"/>
                  <w:lang w:val="es-ES"/>
                </w:rPr>
                <w:delText>.</w:delText>
              </w:r>
            </w:del>
            <w:r w:rsidRPr="0030606A">
              <w:rPr>
                <w:rFonts w:cstheme="minorHAnsi"/>
                <w:color w:val="000000"/>
                <w:sz w:val="20"/>
                <w:szCs w:val="20"/>
                <w:lang w:val="es-ES"/>
              </w:rPr>
              <w:t xml:space="preserve"> hasta las 17.00</w:t>
            </w:r>
            <w:ins w:id="96" w:author="Laia Fairen" w:date="2026-02-03T11:18:00Z" w16du:dateUtc="2026-02-03T11:18:00Z">
              <w:r w:rsidR="001E1D35">
                <w:rPr>
                  <w:rFonts w:cstheme="minorHAnsi"/>
                  <w:color w:val="000000"/>
                  <w:sz w:val="20"/>
                  <w:szCs w:val="20"/>
                  <w:lang w:val="es-ES"/>
                </w:rPr>
                <w:t xml:space="preserve"> </w:t>
              </w:r>
            </w:ins>
            <w:r w:rsidRPr="0030606A">
              <w:rPr>
                <w:rFonts w:cstheme="minorHAnsi"/>
                <w:color w:val="000000"/>
                <w:sz w:val="20"/>
                <w:szCs w:val="20"/>
                <w:lang w:val="es-ES"/>
              </w:rPr>
              <w:t xml:space="preserve">h, </w:t>
            </w:r>
            <w:ins w:id="97" w:author="Laia Fairen" w:date="2026-02-03T11:17:00Z" w16du:dateUtc="2026-02-03T11:17:00Z">
              <w:r w:rsidR="001E1D35">
                <w:rPr>
                  <w:rFonts w:cstheme="minorHAnsi"/>
                  <w:color w:val="000000"/>
                  <w:sz w:val="20"/>
                  <w:szCs w:val="20"/>
                  <w:lang w:val="es-ES"/>
                </w:rPr>
                <w:t>l</w:t>
              </w:r>
            </w:ins>
            <w:del w:id="98" w:author="Laia Fairen" w:date="2026-02-03T11:17:00Z" w16du:dateUtc="2026-02-03T11:17:00Z">
              <w:r w:rsidRPr="00F90D0A" w:rsidDel="001E1D35">
                <w:rPr>
                  <w:rFonts w:cstheme="minorHAnsi"/>
                  <w:color w:val="000000"/>
                  <w:sz w:val="20"/>
                  <w:szCs w:val="20"/>
                  <w:lang w:val="es-ES"/>
                  <w:rPrChange w:id="99" w:author="Laia Fairen" w:date="2026-02-03T11:07:00Z" w16du:dateUtc="2026-02-03T11:07:00Z">
                    <w:rPr>
                      <w:rFonts w:cstheme="minorHAnsi"/>
                      <w:color w:val="000000"/>
                      <w:sz w:val="20"/>
                      <w:szCs w:val="20"/>
                    </w:rPr>
                  </w:rPrChange>
                </w:rPr>
                <w:delText>L</w:delText>
              </w:r>
            </w:del>
            <w:r w:rsidRPr="00F90D0A">
              <w:rPr>
                <w:rFonts w:cstheme="minorHAnsi"/>
                <w:color w:val="000000"/>
                <w:sz w:val="20"/>
                <w:szCs w:val="20"/>
                <w:lang w:val="es-ES"/>
                <w:rPrChange w:id="100" w:author="Laia Fairen" w:date="2026-02-03T11:07:00Z" w16du:dateUtc="2026-02-03T11:07:00Z">
                  <w:rPr>
                    <w:rFonts w:cstheme="minorHAnsi"/>
                    <w:color w:val="000000"/>
                    <w:sz w:val="20"/>
                    <w:szCs w:val="20"/>
                  </w:rPr>
                </w:rPrChange>
              </w:rPr>
              <w:t xml:space="preserve">unes a </w:t>
            </w:r>
            <w:del w:id="101" w:author="Laia Fairen" w:date="2026-02-03T11:17:00Z" w16du:dateUtc="2026-02-03T11:17:00Z">
              <w:r w:rsidRPr="00F90D0A" w:rsidDel="001E1D35">
                <w:rPr>
                  <w:rFonts w:cstheme="minorHAnsi"/>
                  <w:color w:val="000000"/>
                  <w:sz w:val="20"/>
                  <w:szCs w:val="20"/>
                  <w:lang w:val="es-ES"/>
                  <w:rPrChange w:id="102" w:author="Laia Fairen" w:date="2026-02-03T11:07:00Z" w16du:dateUtc="2026-02-03T11:07:00Z">
                    <w:rPr>
                      <w:rFonts w:cstheme="minorHAnsi"/>
                      <w:color w:val="000000"/>
                      <w:sz w:val="20"/>
                      <w:szCs w:val="20"/>
                    </w:rPr>
                  </w:rPrChange>
                </w:rPr>
                <w:delText>V</w:delText>
              </w:r>
            </w:del>
            <w:ins w:id="103" w:author="Laia Fairen" w:date="2026-02-03T11:17:00Z" w16du:dateUtc="2026-02-03T11:17:00Z">
              <w:r w:rsidR="001E1D35">
                <w:rPr>
                  <w:rFonts w:cstheme="minorHAnsi"/>
                  <w:color w:val="000000"/>
                  <w:sz w:val="20"/>
                  <w:szCs w:val="20"/>
                  <w:lang w:val="es-ES"/>
                </w:rPr>
                <w:t>v</w:t>
              </w:r>
            </w:ins>
            <w:r w:rsidRPr="0030606A">
              <w:rPr>
                <w:rFonts w:cstheme="minorHAnsi"/>
                <w:color w:val="000000"/>
                <w:sz w:val="20"/>
                <w:szCs w:val="20"/>
                <w:lang w:val="es-ES"/>
              </w:rPr>
              <w:t>iernes</w:t>
            </w:r>
            <w:ins w:id="104" w:author="Laia Fairen" w:date="2026-02-03T11:17:00Z" w16du:dateUtc="2026-02-03T11:17:00Z">
              <w:r w:rsidR="001E1D35">
                <w:rPr>
                  <w:rFonts w:cstheme="minorHAnsi"/>
                  <w:color w:val="000000"/>
                  <w:sz w:val="20"/>
                  <w:szCs w:val="20"/>
                  <w:lang w:val="es-ES"/>
                </w:rPr>
                <w:t>,</w:t>
              </w:r>
            </w:ins>
            <w:r w:rsidRPr="00F7374E">
              <w:rPr>
                <w:rFonts w:cstheme="minorHAnsi"/>
                <w:b/>
                <w:sz w:val="20"/>
                <w:szCs w:val="20"/>
                <w:lang w:val="es-ES"/>
              </w:rPr>
              <w:t xml:space="preserve"> </w:t>
            </w:r>
            <w:del w:id="105" w:author="Laia Fairen" w:date="2026-02-03T11:17:00Z" w16du:dateUtc="2026-02-03T11:17:00Z">
              <w:r w:rsidRPr="00F7374E" w:rsidDel="001E1D35">
                <w:rPr>
                  <w:rFonts w:cstheme="minorHAnsi"/>
                  <w:b/>
                  <w:sz w:val="20"/>
                  <w:szCs w:val="20"/>
                  <w:lang w:val="es-ES"/>
                </w:rPr>
                <w:delText xml:space="preserve"> </w:delText>
              </w:r>
              <w:r w:rsidRPr="00F7374E" w:rsidDel="001E1D35">
                <w:rPr>
                  <w:rFonts w:cstheme="minorHAnsi"/>
                  <w:sz w:val="20"/>
                  <w:szCs w:val="20"/>
                  <w:lang w:val="es-ES"/>
                </w:rPr>
                <w:delText xml:space="preserve"> </w:delText>
              </w:r>
            </w:del>
            <w:ins w:id="106" w:author="Laia Fairen" w:date="2026-02-03T11:17:00Z" w16du:dateUtc="2026-02-03T11:17:00Z">
              <w:r w:rsidR="001E1D35">
                <w:rPr>
                  <w:rFonts w:cstheme="minorHAnsi"/>
                  <w:sz w:val="20"/>
                  <w:szCs w:val="20"/>
                  <w:lang w:val="es-ES"/>
                </w:rPr>
                <w:t>o</w:t>
              </w:r>
            </w:ins>
            <w:del w:id="107" w:author="Laia Fairen" w:date="2026-02-03T11:17:00Z" w16du:dateUtc="2026-02-03T11:17:00Z">
              <w:r w:rsidRPr="00F7374E" w:rsidDel="001E1D35">
                <w:rPr>
                  <w:rFonts w:cstheme="minorHAnsi"/>
                  <w:sz w:val="20"/>
                  <w:szCs w:val="20"/>
                  <w:lang w:val="es-ES"/>
                </w:rPr>
                <w:delText>O</w:delText>
              </w:r>
            </w:del>
            <w:r w:rsidRPr="00F7374E">
              <w:rPr>
                <w:rFonts w:cstheme="minorHAnsi"/>
                <w:sz w:val="20"/>
                <w:szCs w:val="20"/>
                <w:lang w:val="es-ES"/>
              </w:rPr>
              <w:t xml:space="preserve"> env</w:t>
            </w:r>
            <w:ins w:id="108" w:author="Laia Fairen" w:date="2026-02-03T11:17:00Z" w16du:dateUtc="2026-02-03T11:17:00Z">
              <w:r w:rsidR="001E1D35">
                <w:rPr>
                  <w:rFonts w:cstheme="minorHAnsi"/>
                  <w:sz w:val="20"/>
                  <w:szCs w:val="20"/>
                  <w:lang w:val="es-ES"/>
                </w:rPr>
                <w:t>iarnos</w:t>
              </w:r>
            </w:ins>
            <w:del w:id="109" w:author="Laia Fairen" w:date="2026-02-03T11:17:00Z" w16du:dateUtc="2026-02-03T11:17:00Z">
              <w:r w:rsidRPr="00F7374E" w:rsidDel="001E1D35">
                <w:rPr>
                  <w:rFonts w:cstheme="minorHAnsi"/>
                  <w:sz w:val="20"/>
                  <w:szCs w:val="20"/>
                  <w:lang w:val="es-ES"/>
                </w:rPr>
                <w:delText>íenos</w:delText>
              </w:r>
            </w:del>
            <w:r w:rsidRPr="00F7374E">
              <w:rPr>
                <w:rFonts w:cstheme="minorHAnsi"/>
                <w:sz w:val="20"/>
                <w:szCs w:val="20"/>
                <w:lang w:val="es-ES"/>
              </w:rPr>
              <w:t xml:space="preserve"> un correo </w:t>
            </w:r>
            <w:ins w:id="110" w:author="Laia Fairen" w:date="2026-02-03T11:17:00Z" w16du:dateUtc="2026-02-03T11:17:00Z">
              <w:r w:rsidR="001E1D35">
                <w:rPr>
                  <w:rFonts w:cstheme="minorHAnsi"/>
                  <w:sz w:val="20"/>
                  <w:szCs w:val="20"/>
                  <w:lang w:val="es-ES"/>
                </w:rPr>
                <w:t xml:space="preserve">electrónico </w:t>
              </w:r>
            </w:ins>
            <w:r w:rsidRPr="00F7374E">
              <w:rPr>
                <w:rFonts w:cstheme="minorHAnsi"/>
                <w:sz w:val="20"/>
                <w:szCs w:val="20"/>
                <w:lang w:val="es-ES"/>
              </w:rPr>
              <w:t>a</w:t>
            </w:r>
            <w:del w:id="111" w:author="Laia Fairen" w:date="2026-02-03T11:18:00Z" w16du:dateUtc="2026-02-03T11:18:00Z">
              <w:r w:rsidRPr="00F7374E" w:rsidDel="001E1D35">
                <w:rPr>
                  <w:rFonts w:cstheme="minorHAnsi"/>
                  <w:sz w:val="20"/>
                  <w:szCs w:val="20"/>
                  <w:lang w:val="es-ES"/>
                </w:rPr>
                <w:delText>:</w:delText>
              </w:r>
            </w:del>
            <w:r w:rsidRPr="00F7374E">
              <w:rPr>
                <w:rFonts w:cstheme="minorHAnsi"/>
                <w:sz w:val="20"/>
                <w:szCs w:val="20"/>
                <w:lang w:val="es-ES"/>
              </w:rPr>
              <w:t xml:space="preserve"> </w:t>
            </w:r>
            <w:ins w:id="112" w:author="Laia Fairen" w:date="2026-02-03T11:18:00Z" w16du:dateUtc="2026-02-03T11:18:00Z">
              <w:r w:rsidR="001E1D35" w:rsidRPr="0012488A">
                <w:rPr>
                  <w:rFonts w:ascii="Arial" w:hAnsi="Arial" w:cs="Arial"/>
                  <w:sz w:val="20"/>
                  <w:szCs w:val="20"/>
                  <w:lang w:val="es-ES"/>
                  <w:rPrChange w:id="113" w:author="Kitchens, Darcy" w:date="2026-02-19T15:15:00Z" w16du:dateUtc="2026-02-19T21:15:00Z">
                    <w:rPr/>
                  </w:rPrChange>
                </w:rPr>
                <w:t>expedia@cs.covermoreeurope.com</w:t>
              </w:r>
            </w:ins>
            <w:del w:id="114" w:author="Laia Fairen" w:date="2026-02-03T11:18:00Z" w16du:dateUtc="2026-02-03T11:18:00Z">
              <w:r w:rsidDel="001E1D35">
                <w:fldChar w:fldCharType="begin"/>
              </w:r>
              <w:r w:rsidRPr="00F90D0A" w:rsidDel="001E1D35">
                <w:rPr>
                  <w:lang w:val="es-ES"/>
                  <w:rPrChange w:id="115" w:author="Laia Fairen" w:date="2026-02-03T11:07:00Z" w16du:dateUtc="2026-02-03T11:07:00Z">
                    <w:rPr/>
                  </w:rPrChange>
                </w:rPr>
                <w:delInstrText>HYPERLINK "mailto:ES.custsvc@aig.com"</w:delInstrText>
              </w:r>
              <w:r w:rsidDel="001E1D35">
                <w:fldChar w:fldCharType="separate"/>
              </w:r>
              <w:r w:rsidRPr="00F7374E" w:rsidDel="001E1D35">
                <w:rPr>
                  <w:rStyle w:val="Hyperlink"/>
                  <w:rFonts w:cstheme="minorHAnsi"/>
                  <w:sz w:val="20"/>
                  <w:szCs w:val="20"/>
                  <w:lang w:val="es-ES"/>
                </w:rPr>
                <w:delText>ES.custsvc@aig.com</w:delText>
              </w:r>
              <w:r w:rsidDel="001E1D35">
                <w:fldChar w:fldCharType="end"/>
              </w:r>
            </w:del>
            <w:r w:rsidRPr="00F7374E">
              <w:rPr>
                <w:rFonts w:cstheme="minorHAnsi"/>
                <w:b/>
                <w:sz w:val="20"/>
                <w:szCs w:val="20"/>
                <w:lang w:val="es-ES"/>
              </w:rPr>
              <w:t xml:space="preserve"> </w:t>
            </w:r>
            <w:del w:id="116" w:author="Laia Fairen" w:date="2026-02-03T11:18:00Z" w16du:dateUtc="2026-02-03T11:18:00Z">
              <w:r w:rsidRPr="00F7374E" w:rsidDel="001E1D35">
                <w:rPr>
                  <w:rFonts w:cstheme="minorHAnsi"/>
                  <w:sz w:val="20"/>
                  <w:szCs w:val="20"/>
                  <w:lang w:val="es-ES"/>
                </w:rPr>
                <w:delText xml:space="preserve">y </w:delText>
              </w:r>
            </w:del>
            <w:r w:rsidRPr="00F7374E">
              <w:rPr>
                <w:rFonts w:cstheme="minorHAnsi"/>
                <w:sz w:val="20"/>
                <w:szCs w:val="20"/>
                <w:lang w:val="es-ES"/>
              </w:rPr>
              <w:t>facilit</w:t>
            </w:r>
            <w:ins w:id="117" w:author="Laia Fairen" w:date="2026-02-03T11:18:00Z" w16du:dateUtc="2026-02-03T11:18:00Z">
              <w:r w:rsidR="001E1D35">
                <w:rPr>
                  <w:rFonts w:cstheme="minorHAnsi"/>
                  <w:sz w:val="20"/>
                  <w:szCs w:val="20"/>
                  <w:lang w:val="es-ES"/>
                </w:rPr>
                <w:t>ando</w:t>
              </w:r>
            </w:ins>
            <w:del w:id="118" w:author="Laia Fairen" w:date="2026-02-03T11:18:00Z" w16du:dateUtc="2026-02-03T11:18:00Z">
              <w:r w:rsidRPr="00F7374E" w:rsidDel="001E1D35">
                <w:rPr>
                  <w:rFonts w:cstheme="minorHAnsi"/>
                  <w:sz w:val="20"/>
                  <w:szCs w:val="20"/>
                  <w:lang w:val="es-ES"/>
                </w:rPr>
                <w:delText>e</w:delText>
              </w:r>
            </w:del>
            <w:r w:rsidRPr="00F7374E">
              <w:rPr>
                <w:rFonts w:cstheme="minorHAnsi"/>
                <w:sz w:val="20"/>
                <w:szCs w:val="20"/>
                <w:lang w:val="es-ES"/>
              </w:rPr>
              <w:t xml:space="preserve"> su número de póliza. </w:t>
            </w:r>
          </w:p>
          <w:p w:rsidR="00546652" w:rsidRPr="00F7374E" w:rsidRDefault="00546652" w:rsidP="0092168C">
            <w:pPr>
              <w:jc w:val="both"/>
              <w:rPr>
                <w:rFonts w:cstheme="minorHAnsi"/>
                <w:sz w:val="20"/>
                <w:szCs w:val="20"/>
                <w:lang w:val="es-ES"/>
              </w:rPr>
            </w:pPr>
          </w:p>
          <w:p w:rsidR="00546652" w:rsidRPr="00F7374E" w:rsidRDefault="00546652" w:rsidP="0092168C">
            <w:pPr>
              <w:jc w:val="both"/>
              <w:rPr>
                <w:rFonts w:cstheme="minorHAnsi"/>
                <w:sz w:val="20"/>
                <w:szCs w:val="20"/>
                <w:lang w:val="es-ES"/>
              </w:rPr>
            </w:pPr>
            <w:r w:rsidRPr="00F7374E">
              <w:rPr>
                <w:rFonts w:cstheme="minorHAnsi"/>
                <w:sz w:val="20"/>
                <w:szCs w:val="20"/>
                <w:lang w:val="es-ES"/>
              </w:rPr>
              <w:t xml:space="preserve">Si desea </w:t>
            </w:r>
            <w:r w:rsidRPr="00F7374E">
              <w:rPr>
                <w:rFonts w:cstheme="minorHAnsi"/>
                <w:sz w:val="20"/>
                <w:szCs w:val="20"/>
                <w:u w:val="single"/>
                <w:lang w:val="es-ES"/>
              </w:rPr>
              <w:t>recibir su documentación contractual por correo postal</w:t>
            </w:r>
            <w:r w:rsidRPr="00F7374E">
              <w:rPr>
                <w:rFonts w:cstheme="minorHAnsi"/>
                <w:sz w:val="20"/>
                <w:szCs w:val="20"/>
                <w:lang w:val="es-ES"/>
              </w:rPr>
              <w:t>, puede solicitarlo llamando al teléfono indicado o enviando un correo a la dirección facilitada.</w:t>
            </w:r>
          </w:p>
          <w:p w:rsidR="000D1183" w:rsidRPr="0030606A" w:rsidRDefault="000D1183" w:rsidP="0092168C">
            <w:pPr>
              <w:jc w:val="both"/>
              <w:rPr>
                <w:rFonts w:cstheme="minorHAnsi"/>
                <w:b/>
                <w:color w:val="00B0F0"/>
                <w:sz w:val="20"/>
                <w:szCs w:val="20"/>
                <w:lang w:val="es-ES"/>
              </w:rPr>
            </w:pPr>
          </w:p>
        </w:tc>
      </w:tr>
      <w:tr w:rsidR="000D1183" w:rsidRPr="00F26AA1" w:rsidTr="0030606A">
        <w:tc>
          <w:tcPr>
            <w:tcW w:w="2335" w:type="dxa"/>
          </w:tcPr>
          <w:p w:rsidR="000D1183" w:rsidRPr="0092168C" w:rsidRDefault="000D1183" w:rsidP="000D1183">
            <w:pPr>
              <w:rPr>
                <w:rFonts w:ascii="Arial" w:hAnsi="Arial" w:cs="Arial"/>
                <w:b/>
                <w:color w:val="002060"/>
                <w:sz w:val="20"/>
                <w:szCs w:val="20"/>
                <w:lang w:val="es-ES"/>
              </w:rPr>
            </w:pPr>
            <w:r w:rsidRPr="0092168C">
              <w:rPr>
                <w:rFonts w:ascii="Arial" w:hAnsi="Arial" w:cs="Arial"/>
                <w:b/>
                <w:color w:val="002060"/>
                <w:sz w:val="20"/>
                <w:szCs w:val="20"/>
                <w:lang w:val="es-ES"/>
              </w:rPr>
              <w:t xml:space="preserve">¿Qué hacer si tengo una emergencia en el extranjero? </w:t>
            </w:r>
          </w:p>
          <w:p w:rsidR="000D1183" w:rsidRPr="0030606A" w:rsidRDefault="000D1183" w:rsidP="0030606A">
            <w:pPr>
              <w:rPr>
                <w:rFonts w:ascii="Arial" w:hAnsi="Arial" w:cs="Arial"/>
                <w:b/>
                <w:color w:val="002060"/>
                <w:sz w:val="20"/>
                <w:szCs w:val="20"/>
                <w:lang w:val="es-ES"/>
              </w:rPr>
            </w:pPr>
          </w:p>
        </w:tc>
        <w:tc>
          <w:tcPr>
            <w:tcW w:w="8239" w:type="dxa"/>
          </w:tcPr>
          <w:p w:rsidR="000D1183" w:rsidRPr="00F7374E" w:rsidRDefault="000D1183" w:rsidP="0092168C">
            <w:pPr>
              <w:jc w:val="both"/>
              <w:rPr>
                <w:rFonts w:cstheme="minorHAnsi"/>
                <w:bCs/>
                <w:iCs/>
                <w:sz w:val="20"/>
                <w:szCs w:val="20"/>
                <w:lang w:val="es-ES"/>
              </w:rPr>
            </w:pPr>
            <w:r w:rsidRPr="00F7374E">
              <w:rPr>
                <w:rFonts w:cstheme="minorHAnsi"/>
                <w:iCs/>
                <w:sz w:val="20"/>
                <w:szCs w:val="20"/>
                <w:lang w:val="es-ES"/>
              </w:rPr>
              <w:t xml:space="preserve">Llame a </w:t>
            </w:r>
            <w:del w:id="119" w:author="Laia Fairen" w:date="2026-02-03T11:19:00Z" w16du:dateUtc="2026-02-03T11:19:00Z">
              <w:r w:rsidRPr="00F7374E" w:rsidDel="007C3777">
                <w:rPr>
                  <w:rFonts w:cstheme="minorHAnsi"/>
                  <w:iCs/>
                  <w:sz w:val="20"/>
                  <w:szCs w:val="20"/>
                  <w:lang w:val="es-ES"/>
                </w:rPr>
                <w:delText xml:space="preserve">AIG </w:delText>
              </w:r>
            </w:del>
            <w:r w:rsidRPr="00F7374E">
              <w:rPr>
                <w:rFonts w:cstheme="minorHAnsi"/>
                <w:iCs/>
                <w:sz w:val="20"/>
                <w:szCs w:val="20"/>
                <w:lang w:val="es-ES"/>
              </w:rPr>
              <w:t xml:space="preserve">Travel </w:t>
            </w:r>
            <w:ins w:id="120" w:author="Laia Fairen" w:date="2026-02-03T11:19:00Z" w16du:dateUtc="2026-02-03T11:19:00Z">
              <w:r w:rsidR="007C3777">
                <w:rPr>
                  <w:rFonts w:cstheme="minorHAnsi"/>
                  <w:iCs/>
                  <w:sz w:val="20"/>
                  <w:szCs w:val="20"/>
                  <w:lang w:val="es-ES"/>
                </w:rPr>
                <w:t xml:space="preserve">Guard </w:t>
              </w:r>
            </w:ins>
            <w:r w:rsidRPr="00F7374E">
              <w:rPr>
                <w:rFonts w:cstheme="minorHAnsi"/>
                <w:iCs/>
                <w:sz w:val="20"/>
                <w:szCs w:val="20"/>
                <w:lang w:val="es-ES"/>
              </w:rPr>
              <w:t>a cualquier hora a</w:t>
            </w:r>
            <w:ins w:id="121" w:author="Laia Fairen" w:date="2026-02-03T11:19:00Z" w16du:dateUtc="2026-02-03T11:19:00Z">
              <w:r w:rsidR="007C3777">
                <w:rPr>
                  <w:rFonts w:cstheme="minorHAnsi"/>
                  <w:iCs/>
                  <w:sz w:val="20"/>
                  <w:szCs w:val="20"/>
                  <w:lang w:val="es-ES"/>
                </w:rPr>
                <w:t>l</w:t>
              </w:r>
            </w:ins>
            <w:r w:rsidRPr="00F7374E">
              <w:rPr>
                <w:rFonts w:cstheme="minorHAnsi"/>
                <w:iCs/>
                <w:sz w:val="20"/>
                <w:szCs w:val="20"/>
                <w:lang w:val="es-ES"/>
              </w:rPr>
              <w:t xml:space="preserve"> </w:t>
            </w:r>
            <w:r w:rsidRPr="0030606A">
              <w:rPr>
                <w:rFonts w:cstheme="minorHAnsi"/>
                <w:b/>
                <w:color w:val="000000"/>
                <w:sz w:val="20"/>
                <w:szCs w:val="20"/>
                <w:lang w:val="es-ES"/>
              </w:rPr>
              <w:t xml:space="preserve">+34 </w:t>
            </w:r>
            <w:ins w:id="122" w:author="Laia Fairen" w:date="2026-02-03T11:19:00Z" w16du:dateUtc="2026-02-03T11:19:00Z">
              <w:r w:rsidR="007C3777">
                <w:rPr>
                  <w:rFonts w:cstheme="minorHAnsi"/>
                  <w:b/>
                  <w:color w:val="000000"/>
                  <w:sz w:val="20"/>
                  <w:szCs w:val="20"/>
                  <w:lang w:val="es-ES"/>
                </w:rPr>
                <w:t>930 224137</w:t>
              </w:r>
            </w:ins>
            <w:del w:id="123" w:author="Laia Fairen" w:date="2026-02-03T11:19:00Z" w16du:dateUtc="2026-02-03T11:19:00Z">
              <w:r w:rsidRPr="00F90D0A" w:rsidDel="007C3777">
                <w:rPr>
                  <w:rFonts w:cstheme="minorHAnsi"/>
                  <w:b/>
                  <w:color w:val="000000"/>
                  <w:sz w:val="20"/>
                  <w:szCs w:val="20"/>
                  <w:lang w:val="es-ES"/>
                  <w:rPrChange w:id="124" w:author="Laia Fairen" w:date="2026-02-03T11:07:00Z" w16du:dateUtc="2026-02-03T11:07:00Z">
                    <w:rPr>
                      <w:rFonts w:cstheme="minorHAnsi"/>
                      <w:b/>
                      <w:color w:val="000000"/>
                      <w:sz w:val="20"/>
                      <w:szCs w:val="20"/>
                    </w:rPr>
                  </w:rPrChange>
                </w:rPr>
                <w:delText>91 567 7494</w:delText>
              </w:r>
            </w:del>
            <w:r w:rsidRPr="00F7374E">
              <w:rPr>
                <w:rFonts w:cstheme="minorHAnsi"/>
                <w:b/>
                <w:bCs/>
                <w:iCs/>
                <w:sz w:val="20"/>
                <w:szCs w:val="20"/>
                <w:lang w:val="es-ES"/>
              </w:rPr>
              <w:t xml:space="preserve">. </w:t>
            </w:r>
            <w:r w:rsidRPr="00F7374E">
              <w:rPr>
                <w:rFonts w:cstheme="minorHAnsi"/>
                <w:bCs/>
                <w:iCs/>
                <w:sz w:val="20"/>
                <w:szCs w:val="20"/>
                <w:lang w:val="es-ES"/>
              </w:rPr>
              <w:t>Estaremos a su disposici</w:t>
            </w:r>
            <w:r w:rsidRPr="00F7374E">
              <w:rPr>
                <w:rFonts w:cstheme="minorHAnsi"/>
                <w:sz w:val="20"/>
                <w:szCs w:val="20"/>
                <w:lang w:val="es-ES"/>
              </w:rPr>
              <w:t xml:space="preserve">ón las 24 horas del </w:t>
            </w:r>
            <w:r w:rsidRPr="00F7374E">
              <w:rPr>
                <w:rFonts w:cstheme="minorHAnsi"/>
                <w:bCs/>
                <w:iCs/>
                <w:sz w:val="20"/>
                <w:szCs w:val="20"/>
                <w:lang w:val="es-ES"/>
              </w:rPr>
              <w:t>día los 7 días de le semana.</w:t>
            </w:r>
          </w:p>
          <w:p w:rsidR="000D1183" w:rsidRPr="0030606A" w:rsidRDefault="000D1183" w:rsidP="0092168C">
            <w:pPr>
              <w:jc w:val="both"/>
              <w:rPr>
                <w:rFonts w:cstheme="minorHAnsi"/>
                <w:bCs/>
                <w:iCs/>
                <w:sz w:val="20"/>
                <w:szCs w:val="20"/>
                <w:lang w:val="es-ES"/>
              </w:rPr>
            </w:pPr>
          </w:p>
        </w:tc>
      </w:tr>
      <w:tr w:rsidR="000D1183" w:rsidRPr="000A2F70" w:rsidTr="0030606A">
        <w:tc>
          <w:tcPr>
            <w:tcW w:w="2335" w:type="dxa"/>
          </w:tcPr>
          <w:p w:rsidR="000D1183" w:rsidRPr="0092168C" w:rsidRDefault="000D1183" w:rsidP="0030606A">
            <w:pPr>
              <w:rPr>
                <w:rFonts w:ascii="Arial" w:hAnsi="Arial" w:cs="Arial"/>
                <w:b/>
                <w:color w:val="002060"/>
                <w:sz w:val="20"/>
                <w:szCs w:val="20"/>
                <w:lang w:val="en-AU"/>
              </w:rPr>
            </w:pPr>
            <w:r w:rsidRPr="0092168C">
              <w:rPr>
                <w:rFonts w:ascii="Arial" w:hAnsi="Arial" w:cs="Arial"/>
                <w:b/>
                <w:color w:val="002060"/>
                <w:sz w:val="20"/>
                <w:szCs w:val="20"/>
                <w:lang w:val="es-ES"/>
              </w:rPr>
              <w:t>¿Cómo present</w:t>
            </w:r>
            <w:ins w:id="125" w:author="Laia Fairen" w:date="2026-02-03T11:20:00Z" w16du:dateUtc="2026-02-03T11:20:00Z">
              <w:r w:rsidR="007C3777">
                <w:rPr>
                  <w:rFonts w:ascii="Arial" w:hAnsi="Arial" w:cs="Arial"/>
                  <w:b/>
                  <w:color w:val="002060"/>
                  <w:sz w:val="20"/>
                  <w:szCs w:val="20"/>
                  <w:lang w:val="es-ES"/>
                </w:rPr>
                <w:t>a</w:t>
              </w:r>
            </w:ins>
            <w:del w:id="126" w:author="Laia Fairen" w:date="2026-02-03T11:20:00Z" w16du:dateUtc="2026-02-03T11:20:00Z">
              <w:r w:rsidRPr="0092168C" w:rsidDel="007C3777">
                <w:rPr>
                  <w:rFonts w:ascii="Arial" w:hAnsi="Arial" w:cs="Arial"/>
                  <w:b/>
                  <w:color w:val="002060"/>
                  <w:sz w:val="20"/>
                  <w:szCs w:val="20"/>
                  <w:lang w:val="es-ES"/>
                </w:rPr>
                <w:delText>e</w:delText>
              </w:r>
            </w:del>
            <w:r w:rsidRPr="0092168C">
              <w:rPr>
                <w:rFonts w:ascii="Arial" w:hAnsi="Arial" w:cs="Arial"/>
                <w:b/>
                <w:color w:val="002060"/>
                <w:sz w:val="20"/>
                <w:szCs w:val="20"/>
                <w:lang w:val="es-ES"/>
              </w:rPr>
              <w:t>r una reclamación?</w:t>
            </w:r>
          </w:p>
        </w:tc>
        <w:tc>
          <w:tcPr>
            <w:tcW w:w="8239" w:type="dxa"/>
          </w:tcPr>
          <w:p w:rsidR="000D1183" w:rsidRPr="0030606A" w:rsidRDefault="000D1183" w:rsidP="0092168C">
            <w:pPr>
              <w:jc w:val="both"/>
              <w:rPr>
                <w:rFonts w:cstheme="minorHAnsi"/>
                <w:b/>
                <w:color w:val="00B0F0"/>
                <w:sz w:val="20"/>
                <w:szCs w:val="20"/>
                <w:lang w:val="es-ES"/>
              </w:rPr>
            </w:pPr>
            <w:r w:rsidRPr="00F7374E">
              <w:rPr>
                <w:rFonts w:cstheme="minorHAnsi"/>
                <w:bCs/>
                <w:iCs/>
                <w:sz w:val="20"/>
                <w:szCs w:val="20"/>
                <w:lang w:val="es-ES"/>
              </w:rPr>
              <w:t xml:space="preserve">Presente su reclamación en </w:t>
            </w:r>
            <w:ins w:id="127" w:author="Laia Fairen" w:date="2026-02-03T11:19:00Z" w16du:dateUtc="2026-02-03T11:19:00Z">
              <w:r w:rsidR="007C3777" w:rsidRPr="00001AD8">
                <w:rPr>
                  <w:rFonts w:cstheme="minorHAnsi"/>
                  <w:sz w:val="20"/>
                  <w:szCs w:val="20"/>
                  <w:lang w:val="es-ES"/>
                  <w:rPrChange w:id="128" w:author="Kitchens, Darcy" w:date="2026-02-19T15:16:00Z" w16du:dateUtc="2026-02-19T21:16:00Z">
                    <w:rPr/>
                  </w:rPrChange>
                </w:rPr>
                <w:t>https://claims.covermoreeurope.com/expedia</w:t>
              </w:r>
            </w:ins>
            <w:del w:id="129" w:author="Laia Fairen" w:date="2026-02-03T11:19:00Z" w16du:dateUtc="2026-02-03T11:19:00Z">
              <w:r w:rsidR="00670EB0" w:rsidRPr="00001AD8" w:rsidDel="007C3777">
                <w:rPr>
                  <w:rFonts w:cstheme="minorHAnsi"/>
                  <w:sz w:val="20"/>
                  <w:szCs w:val="20"/>
                  <w:rPrChange w:id="130" w:author="Kitchens, Darcy" w:date="2026-02-19T15:16:00Z" w16du:dateUtc="2026-02-19T21:16:00Z">
                    <w:rPr/>
                  </w:rPrChange>
                </w:rPr>
                <w:fldChar w:fldCharType="begin"/>
              </w:r>
              <w:r w:rsidR="00670EB0" w:rsidRPr="00001AD8" w:rsidDel="007C3777">
                <w:rPr>
                  <w:rFonts w:cstheme="minorHAnsi"/>
                  <w:sz w:val="20"/>
                  <w:szCs w:val="20"/>
                  <w:lang w:val="es-ES"/>
                  <w:rPrChange w:id="131" w:author="Kitchens, Darcy" w:date="2026-02-19T15:16:00Z" w16du:dateUtc="2026-02-19T21:16:00Z">
                    <w:rPr/>
                  </w:rPrChange>
                </w:rPr>
                <w:delInstrText>HYPERLINK "https://claims.travelguard.com/myclaim/es"</w:delInstrText>
              </w:r>
              <w:r w:rsidR="00670EB0" w:rsidRPr="00866B55" w:rsidDel="007C3777">
                <w:rPr>
                  <w:rFonts w:cstheme="minorHAnsi"/>
                  <w:sz w:val="20"/>
                  <w:szCs w:val="20"/>
                </w:rPr>
              </w:r>
              <w:r w:rsidR="00670EB0" w:rsidRPr="00001AD8" w:rsidDel="007C3777">
                <w:rPr>
                  <w:rFonts w:cstheme="minorHAnsi"/>
                  <w:sz w:val="20"/>
                  <w:szCs w:val="20"/>
                  <w:rPrChange w:id="132" w:author="Kitchens, Darcy" w:date="2026-02-19T15:16:00Z" w16du:dateUtc="2026-02-19T21:16:00Z">
                    <w:rPr/>
                  </w:rPrChange>
                </w:rPr>
                <w:fldChar w:fldCharType="separate"/>
              </w:r>
              <w:r w:rsidR="00670EB0" w:rsidRPr="00001AD8" w:rsidDel="007C3777">
                <w:rPr>
                  <w:rStyle w:val="Hyperlink"/>
                  <w:rFonts w:cstheme="minorHAnsi"/>
                  <w:bCs/>
                  <w:iCs/>
                  <w:sz w:val="20"/>
                  <w:szCs w:val="20"/>
                  <w:lang w:val="es-ES"/>
                </w:rPr>
                <w:delText>https://claims.travelguard.com/myclaim/es</w:delText>
              </w:r>
              <w:r w:rsidR="00670EB0" w:rsidRPr="00001AD8" w:rsidDel="007C3777">
                <w:rPr>
                  <w:rFonts w:cstheme="minorHAnsi"/>
                  <w:sz w:val="20"/>
                  <w:szCs w:val="20"/>
                  <w:rPrChange w:id="133" w:author="Kitchens, Darcy" w:date="2026-02-19T15:16:00Z" w16du:dateUtc="2026-02-19T21:16:00Z">
                    <w:rPr/>
                  </w:rPrChange>
                </w:rPr>
                <w:fldChar w:fldCharType="end"/>
              </w:r>
            </w:del>
            <w:r w:rsidR="00670EB0" w:rsidRPr="00001AD8">
              <w:rPr>
                <w:rFonts w:cstheme="minorHAnsi"/>
                <w:bCs/>
                <w:iCs/>
                <w:sz w:val="20"/>
                <w:szCs w:val="20"/>
                <w:lang w:val="es-ES"/>
              </w:rPr>
              <w:t xml:space="preserve">  </w:t>
            </w:r>
          </w:p>
        </w:tc>
      </w:tr>
    </w:tbl>
    <w:p w:rsidR="000D54CA" w:rsidRPr="00D77ABD" w:rsidRDefault="000D54CA" w:rsidP="000D54CA">
      <w:pPr>
        <w:spacing w:after="0" w:line="240" w:lineRule="auto"/>
        <w:rPr>
          <w:rFonts w:ascii="Arial" w:hAnsi="Arial" w:cs="Arial"/>
          <w:iCs/>
          <w:sz w:val="20"/>
          <w:szCs w:val="20"/>
          <w:lang w:val="es-ES"/>
        </w:rPr>
      </w:pPr>
    </w:p>
    <w:p w:rsidR="0086031D" w:rsidRPr="00A56AA4" w:rsidRDefault="0086031D" w:rsidP="000D54CA">
      <w:pPr>
        <w:spacing w:after="0" w:line="240" w:lineRule="auto"/>
        <w:rPr>
          <w:rFonts w:ascii="Arial" w:hAnsi="Arial" w:cs="Arial"/>
          <w:sz w:val="20"/>
          <w:szCs w:val="20"/>
          <w:lang w:val="es-ES"/>
        </w:rPr>
      </w:pPr>
    </w:p>
    <w:p w:rsidR="00B602A1" w:rsidRPr="0092168C" w:rsidRDefault="00A56AA4" w:rsidP="00CB11B8">
      <w:pPr>
        <w:spacing w:after="0" w:line="240" w:lineRule="auto"/>
        <w:rPr>
          <w:rFonts w:ascii="Arial" w:hAnsi="Arial" w:cs="Arial"/>
          <w:color w:val="002060"/>
        </w:rPr>
      </w:pPr>
      <w:r>
        <w:rPr>
          <w:rFonts w:ascii="Arial" w:hAnsi="Arial" w:cs="Arial"/>
          <w:sz w:val="20"/>
          <w:szCs w:val="20"/>
          <w:lang w:val="en-AU"/>
        </w:rPr>
        <w:t>¡Buen viaje!</w:t>
      </w:r>
      <w:r w:rsidR="000D54CA" w:rsidRPr="00FB5F11">
        <w:rPr>
          <w:rFonts w:ascii="Arial" w:hAnsi="Arial" w:cs="Arial"/>
          <w:sz w:val="20"/>
          <w:szCs w:val="20"/>
          <w:lang w:val="en-AU"/>
        </w:rPr>
        <w:t xml:space="preserve"> </w:t>
      </w:r>
      <w:r w:rsidR="000D54CA" w:rsidRPr="00FB5F11">
        <w:rPr>
          <w:rFonts w:ascii="Arial" w:hAnsi="Arial" w:cs="Arial"/>
          <w:sz w:val="20"/>
          <w:szCs w:val="20"/>
          <w:lang w:val="en-AU"/>
        </w:rPr>
        <w:br/>
      </w:r>
      <w:del w:id="134" w:author="Kitchens, Darcy" w:date="2026-02-19T15:16:00Z" w16du:dateUtc="2026-02-19T21:16:00Z">
        <w:r w:rsidR="000D54CA" w:rsidRPr="0092168C" w:rsidDel="00001AD8">
          <w:rPr>
            <w:rFonts w:ascii="Arial" w:hAnsi="Arial" w:cs="Arial"/>
            <w:b/>
            <w:color w:val="002060"/>
            <w:sz w:val="20"/>
            <w:szCs w:val="20"/>
            <w:lang w:val="en-AU"/>
          </w:rPr>
          <w:delText xml:space="preserve">AIG </w:delText>
        </w:r>
      </w:del>
      <w:r w:rsidR="000D54CA" w:rsidRPr="0092168C">
        <w:rPr>
          <w:rFonts w:ascii="Arial" w:hAnsi="Arial" w:cs="Arial"/>
          <w:b/>
          <w:color w:val="002060"/>
          <w:sz w:val="20"/>
          <w:szCs w:val="20"/>
          <w:lang w:val="en-AU"/>
        </w:rPr>
        <w:t xml:space="preserve">Travel </w:t>
      </w:r>
      <w:ins w:id="135" w:author="Kitchens, Darcy" w:date="2026-02-19T15:16:00Z" w16du:dateUtc="2026-02-19T21:16:00Z">
        <w:r w:rsidR="00001AD8">
          <w:rPr>
            <w:rFonts w:ascii="Arial" w:hAnsi="Arial" w:cs="Arial"/>
            <w:b/>
            <w:color w:val="002060"/>
            <w:sz w:val="20"/>
            <w:szCs w:val="20"/>
            <w:lang w:val="en-AU"/>
          </w:rPr>
          <w:t>Guard</w:t>
        </w:r>
      </w:ins>
    </w:p>
    <w:sectPr w:rsidR="00B602A1" w:rsidRPr="0092168C" w:rsidSect="004E40BD">
      <w:headerReference w:type="default" r:id="rId13"/>
      <w:footerReference w:type="even" r:id="rId14"/>
      <w:footerReference w:type="default" r:id="rId15"/>
      <w:footerReference w:type="first" r:id="rId16"/>
      <w:type w:val="continuous"/>
      <w:pgSz w:w="12240" w:h="15840"/>
      <w:pgMar w:top="1152" w:right="720" w:bottom="1440" w:left="720" w:header="720" w:footer="144" w:gutter="216"/>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6712" w:rsidRDefault="00946712" w:rsidP="0005501C">
      <w:pPr>
        <w:spacing w:after="0" w:line="240" w:lineRule="auto"/>
      </w:pPr>
      <w:r>
        <w:separator/>
      </w:r>
    </w:p>
  </w:endnote>
  <w:endnote w:type="continuationSeparator" w:id="0">
    <w:p w:rsidR="00946712" w:rsidRDefault="00946712" w:rsidP="0005501C">
      <w:pPr>
        <w:spacing w:after="0" w:line="240" w:lineRule="auto"/>
      </w:pPr>
      <w:r>
        <w:continuationSeparator/>
      </w:r>
    </w:p>
  </w:endnote>
  <w:endnote w:type="continuationNotice" w:id="1">
    <w:p w:rsidR="00946712" w:rsidRDefault="009467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Bold r:id="rId1" w:subsetted="1" w:fontKey="{5BC2CEC9-F285-4C6B-A2D4-C31BDC930E9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2" w:fontKey="{8D919035-239C-404F-84E7-ECBE93111382}"/>
    <w:embedBold r:id="rId3" w:fontKey="{6B0EDF19-DDFF-4CC8-9520-60FCB883031E}"/>
    <w:embedItalic r:id="rId4" w:fontKey="{374E129F-F1E0-48F0-95FF-D03BD495015A}"/>
    <w:embedBoldItalic r:id="rId5" w:fontKey="{E89AAFAD-4E33-47BA-8FDC-EA978F9BE68D}"/>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embedBold r:id="rId6" w:fontKey="{07205925-8F7F-44F9-B135-530E785BC5FD}"/>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embedRegular r:id="rId7" w:subsetted="1" w:fontKey="{E2A564F7-4938-4DB5-B0CE-262DBD17F0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6B55" w:rsidRDefault="00866B55">
    <w:pPr>
      <w:pStyle w:val="Footer"/>
    </w:pPr>
    <w:r>
      <w:rPr>
        <w:noProof/>
      </w:rPr>
      <mc:AlternateContent>
        <mc:Choice Requires="wps">
          <w:drawing>
            <wp:anchor distT="0" distB="0" distL="0" distR="0" simplePos="0" relativeHeight="251659264" behindDoc="0" locked="0" layoutInCell="1" allowOverlap="1" wp14:anchorId="4BC569FA" wp14:editId="4B5F480B">
              <wp:simplePos x="635" y="635"/>
              <wp:positionH relativeFrom="page">
                <wp:align>left</wp:align>
              </wp:positionH>
              <wp:positionV relativeFrom="page">
                <wp:align>bottom</wp:align>
              </wp:positionV>
              <wp:extent cx="1408430" cy="357505"/>
              <wp:effectExtent l="0" t="0" r="1270" b="0"/>
              <wp:wrapNone/>
              <wp:docPr id="1372519969"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866B55" w:rsidRPr="00866B55" w:rsidRDefault="00866B55" w:rsidP="00866B55">
                          <w:pPr>
                            <w:spacing w:after="0"/>
                            <w:rPr>
                              <w:rFonts w:ascii="Aptos" w:eastAsia="Aptos" w:hAnsi="Aptos" w:cs="Aptos"/>
                              <w:noProof/>
                              <w:color w:val="000000"/>
                              <w:sz w:val="20"/>
                              <w:szCs w:val="20"/>
                            </w:rPr>
                          </w:pPr>
                          <w:r w:rsidRPr="00866B55">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C569FA"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fill o:detectmouseclick="t"/>
              <v:textbox style="mso-fit-shape-to-text:t" inset="20pt,0,0,15pt">
                <w:txbxContent>
                  <w:p w:rsidR="00866B55" w:rsidRPr="00866B55" w:rsidRDefault="00866B55" w:rsidP="00866B55">
                    <w:pPr>
                      <w:spacing w:after="0"/>
                      <w:rPr>
                        <w:rFonts w:ascii="Aptos" w:eastAsia="Aptos" w:hAnsi="Aptos" w:cs="Aptos"/>
                        <w:noProof/>
                        <w:color w:val="000000"/>
                        <w:sz w:val="20"/>
                        <w:szCs w:val="20"/>
                      </w:rPr>
                    </w:pPr>
                    <w:r w:rsidRPr="00866B55">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A92" w:rsidRPr="00C5516B" w:rsidRDefault="00866B55">
    <w:pPr>
      <w:jc w:val="right"/>
      <w:rPr>
        <w:rFonts w:ascii="Segoe UI" w:hAnsi="Segoe UI" w:cs="Segoe UI"/>
        <w:color w:val="00A4E4" w:themeColor="accent1"/>
        <w:szCs w:val="20"/>
      </w:rPr>
    </w:pPr>
    <w:r>
      <w:rPr>
        <w:rFonts w:ascii="Segoe UI" w:hAnsi="Segoe UI" w:cs="Segoe UI"/>
        <w:noProof/>
        <w:color w:val="00A4E4" w:themeColor="accent1"/>
        <w:szCs w:val="20"/>
      </w:rPr>
      <mc:AlternateContent>
        <mc:Choice Requires="wps">
          <w:drawing>
            <wp:anchor distT="0" distB="0" distL="0" distR="0" simplePos="0" relativeHeight="251660288" behindDoc="0" locked="0" layoutInCell="1" allowOverlap="1" wp14:anchorId="675CAF04" wp14:editId="74B3CB2E">
              <wp:simplePos x="635" y="635"/>
              <wp:positionH relativeFrom="page">
                <wp:align>left</wp:align>
              </wp:positionH>
              <wp:positionV relativeFrom="page">
                <wp:align>bottom</wp:align>
              </wp:positionV>
              <wp:extent cx="1408430" cy="357505"/>
              <wp:effectExtent l="0" t="0" r="1270" b="0"/>
              <wp:wrapNone/>
              <wp:docPr id="1060517486"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866B55" w:rsidRPr="00866B55" w:rsidRDefault="00866B55" w:rsidP="00866B55">
                          <w:pPr>
                            <w:spacing w:after="0"/>
                            <w:rPr>
                              <w:rFonts w:ascii="Aptos" w:eastAsia="Aptos" w:hAnsi="Aptos" w:cs="Aptos"/>
                              <w:noProof/>
                              <w:color w:val="000000"/>
                              <w:sz w:val="20"/>
                              <w:szCs w:val="20"/>
                            </w:rPr>
                          </w:pPr>
                          <w:r w:rsidRPr="00866B55">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5CAF04"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fill o:detectmouseclick="t"/>
              <v:textbox style="mso-fit-shape-to-text:t" inset="20pt,0,0,15pt">
                <w:txbxContent>
                  <w:p w:rsidR="00866B55" w:rsidRPr="00866B55" w:rsidRDefault="00866B55" w:rsidP="00866B55">
                    <w:pPr>
                      <w:spacing w:after="0"/>
                      <w:rPr>
                        <w:rFonts w:ascii="Aptos" w:eastAsia="Aptos" w:hAnsi="Aptos" w:cs="Aptos"/>
                        <w:noProof/>
                        <w:color w:val="000000"/>
                        <w:sz w:val="20"/>
                        <w:szCs w:val="20"/>
                      </w:rPr>
                    </w:pPr>
                    <w:r w:rsidRPr="00866B55">
                      <w:rPr>
                        <w:rFonts w:ascii="Aptos" w:eastAsia="Aptos" w:hAnsi="Aptos" w:cs="Aptos"/>
                        <w:noProof/>
                        <w:color w:val="000000"/>
                        <w:sz w:val="20"/>
                        <w:szCs w:val="20"/>
                      </w:rPr>
                      <w:t>INTERNAL USE ONLY</w:t>
                    </w:r>
                  </w:p>
                </w:txbxContent>
              </v:textbox>
              <w10:wrap anchorx="page" anchory="page"/>
            </v:shape>
          </w:pict>
        </mc:Fallback>
      </mc:AlternateContent>
    </w:r>
  </w:p>
  <w:p w:rsidR="00700A92" w:rsidRDefault="00700A92" w:rsidP="00700A9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6B55" w:rsidRDefault="00866B55">
    <w:pPr>
      <w:pStyle w:val="Footer"/>
    </w:pPr>
    <w:r>
      <w:rPr>
        <w:noProof/>
      </w:rPr>
      <mc:AlternateContent>
        <mc:Choice Requires="wps">
          <w:drawing>
            <wp:anchor distT="0" distB="0" distL="0" distR="0" simplePos="0" relativeHeight="251658240" behindDoc="0" locked="0" layoutInCell="1" allowOverlap="1" wp14:anchorId="7C8A2E97" wp14:editId="4F4291BA">
              <wp:simplePos x="590550" y="9810750"/>
              <wp:positionH relativeFrom="page">
                <wp:align>left</wp:align>
              </wp:positionH>
              <wp:positionV relativeFrom="page">
                <wp:align>bottom</wp:align>
              </wp:positionV>
              <wp:extent cx="1408430" cy="357505"/>
              <wp:effectExtent l="0" t="0" r="1270" b="0"/>
              <wp:wrapNone/>
              <wp:docPr id="1431051625"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866B55" w:rsidRPr="00866B55" w:rsidRDefault="00866B55" w:rsidP="00866B55">
                          <w:pPr>
                            <w:spacing w:after="0"/>
                            <w:rPr>
                              <w:rFonts w:ascii="Aptos" w:eastAsia="Aptos" w:hAnsi="Aptos" w:cs="Aptos"/>
                              <w:noProof/>
                              <w:color w:val="000000"/>
                              <w:sz w:val="20"/>
                              <w:szCs w:val="20"/>
                            </w:rPr>
                          </w:pPr>
                          <w:r w:rsidRPr="00866B55">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8A2E97" id="_x0000_t202" coordsize="21600,21600" o:spt="202" path="m,l,21600r21600,l21600,xe">
              <v:stroke joinstyle="miter"/>
              <v:path gradientshapeok="t" o:connecttype="rect"/>
            </v:shapetype>
            <v:shape id="Text Box 1" o:spid="_x0000_s1028" type="#_x0000_t202" alt="INTERNAL USE ONLY" style="position:absolute;margin-left:0;margin-top:0;width:110.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fill o:detectmouseclick="t"/>
              <v:textbox style="mso-fit-shape-to-text:t" inset="20pt,0,0,15pt">
                <w:txbxContent>
                  <w:p w:rsidR="00866B55" w:rsidRPr="00866B55" w:rsidRDefault="00866B55" w:rsidP="00866B55">
                    <w:pPr>
                      <w:spacing w:after="0"/>
                      <w:rPr>
                        <w:rFonts w:ascii="Aptos" w:eastAsia="Aptos" w:hAnsi="Aptos" w:cs="Aptos"/>
                        <w:noProof/>
                        <w:color w:val="000000"/>
                        <w:sz w:val="20"/>
                        <w:szCs w:val="20"/>
                      </w:rPr>
                    </w:pPr>
                    <w:r w:rsidRPr="00866B55">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6712" w:rsidRDefault="00946712" w:rsidP="0005501C">
      <w:pPr>
        <w:spacing w:after="0" w:line="240" w:lineRule="auto"/>
      </w:pPr>
      <w:r>
        <w:separator/>
      </w:r>
    </w:p>
  </w:footnote>
  <w:footnote w:type="continuationSeparator" w:id="0">
    <w:p w:rsidR="00946712" w:rsidRDefault="00946712" w:rsidP="0005501C">
      <w:pPr>
        <w:spacing w:after="0" w:line="240" w:lineRule="auto"/>
      </w:pPr>
      <w:r>
        <w:continuationSeparator/>
      </w:r>
    </w:p>
  </w:footnote>
  <w:footnote w:type="continuationNotice" w:id="1">
    <w:p w:rsidR="00946712" w:rsidRDefault="009467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0533" w:rsidRDefault="00B20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7" w15:restartNumberingAfterBreak="0">
    <w:nsid w:val="39581214"/>
    <w:multiLevelType w:val="hybridMultilevel"/>
    <w:tmpl w:val="A4747D46"/>
    <w:lvl w:ilvl="0" w:tplc="BD5AABC2">
      <w:numFmt w:val="bullet"/>
      <w:lvlText w:val=""/>
      <w:lvlJc w:val="left"/>
      <w:pPr>
        <w:ind w:left="360" w:hanging="360"/>
      </w:pPr>
      <w:rPr>
        <w:rFonts w:ascii="Symbol" w:eastAsiaTheme="minorHAnsi" w:hAnsi="Symbo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9747321"/>
    <w:multiLevelType w:val="hybridMultilevel"/>
    <w:tmpl w:val="A066F772"/>
    <w:lvl w:ilvl="0" w:tplc="8F8A4EB4">
      <w:start w:val="1"/>
      <w:numFmt w:val="bullet"/>
      <w:lvlText w:val=""/>
      <w:lvlJc w:val="left"/>
      <w:pPr>
        <w:ind w:left="360" w:hanging="360"/>
      </w:pPr>
      <w:rPr>
        <w:rFonts w:ascii="Symbol" w:hAnsi="Symbol"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62395DA4"/>
    <w:multiLevelType w:val="hybridMultilevel"/>
    <w:tmpl w:val="6BB67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62215F"/>
    <w:multiLevelType w:val="hybridMultilevel"/>
    <w:tmpl w:val="008E985C"/>
    <w:lvl w:ilvl="0" w:tplc="134A524E">
      <w:start w:val="1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85940783">
    <w:abstractNumId w:val="12"/>
  </w:num>
  <w:num w:numId="2" w16cid:durableId="1873419128">
    <w:abstractNumId w:val="5"/>
  </w:num>
  <w:num w:numId="3" w16cid:durableId="2008708668">
    <w:abstractNumId w:val="13"/>
  </w:num>
  <w:num w:numId="4" w16cid:durableId="645091645">
    <w:abstractNumId w:val="6"/>
  </w:num>
  <w:num w:numId="5" w16cid:durableId="1105423524">
    <w:abstractNumId w:val="0"/>
  </w:num>
  <w:num w:numId="6" w16cid:durableId="1713654181">
    <w:abstractNumId w:val="10"/>
  </w:num>
  <w:num w:numId="7" w16cid:durableId="103691672">
    <w:abstractNumId w:val="2"/>
  </w:num>
  <w:num w:numId="8" w16cid:durableId="719399335">
    <w:abstractNumId w:val="8"/>
  </w:num>
  <w:num w:numId="9" w16cid:durableId="314649750">
    <w:abstractNumId w:val="4"/>
  </w:num>
  <w:num w:numId="10" w16cid:durableId="244463882">
    <w:abstractNumId w:val="3"/>
  </w:num>
  <w:num w:numId="11" w16cid:durableId="663314702">
    <w:abstractNumId w:val="1"/>
  </w:num>
  <w:num w:numId="12" w16cid:durableId="1216160025">
    <w:abstractNumId w:val="14"/>
  </w:num>
  <w:num w:numId="13" w16cid:durableId="1096445101">
    <w:abstractNumId w:val="7"/>
  </w:num>
  <w:num w:numId="14" w16cid:durableId="2060394983">
    <w:abstractNumId w:val="9"/>
  </w:num>
  <w:num w:numId="15" w16cid:durableId="124926607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chens, Darcy">
    <w15:presenceInfo w15:providerId="AD" w15:userId="S::Darcy.Kitchens@travelguard.com::9c9e2e40-835b-4d09-adab-f5006cf9e004"/>
  </w15:person>
  <w15:person w15:author="Laia Fairen">
    <w15:presenceInfo w15:providerId="AD" w15:userId="S::laia.fairen@lexxika.co::80cf0a3b-6c84-436c-9a85-5891713768df"/>
  </w15:person>
  <w15:person w15:author="Stuart Santos">
    <w15:presenceInfo w15:providerId="AD" w15:userId="S::Stuart.Santos@travelguard.zurich.com::8ec3d3e5-59a8-406c-b00b-bbb9dfca01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8A0"/>
    <w:rsid w:val="00000B2A"/>
    <w:rsid w:val="00001AD8"/>
    <w:rsid w:val="00003DCF"/>
    <w:rsid w:val="0000489A"/>
    <w:rsid w:val="00012A6B"/>
    <w:rsid w:val="000142FD"/>
    <w:rsid w:val="00014A88"/>
    <w:rsid w:val="00016B37"/>
    <w:rsid w:val="00016BFE"/>
    <w:rsid w:val="00017977"/>
    <w:rsid w:val="00022244"/>
    <w:rsid w:val="000235CD"/>
    <w:rsid w:val="000238EB"/>
    <w:rsid w:val="000267E0"/>
    <w:rsid w:val="000313DF"/>
    <w:rsid w:val="000318BD"/>
    <w:rsid w:val="00032065"/>
    <w:rsid w:val="0003226B"/>
    <w:rsid w:val="00042911"/>
    <w:rsid w:val="00044B91"/>
    <w:rsid w:val="000450D3"/>
    <w:rsid w:val="0005153B"/>
    <w:rsid w:val="0005501C"/>
    <w:rsid w:val="00055BFF"/>
    <w:rsid w:val="00055E54"/>
    <w:rsid w:val="000614B6"/>
    <w:rsid w:val="00064FF3"/>
    <w:rsid w:val="000654FA"/>
    <w:rsid w:val="00066B7C"/>
    <w:rsid w:val="00075174"/>
    <w:rsid w:val="000812C7"/>
    <w:rsid w:val="000824A8"/>
    <w:rsid w:val="00083BED"/>
    <w:rsid w:val="00086E8A"/>
    <w:rsid w:val="00087603"/>
    <w:rsid w:val="00093818"/>
    <w:rsid w:val="0009447A"/>
    <w:rsid w:val="0009773F"/>
    <w:rsid w:val="000A010C"/>
    <w:rsid w:val="000A0FE9"/>
    <w:rsid w:val="000A233F"/>
    <w:rsid w:val="000A2C20"/>
    <w:rsid w:val="000A2F70"/>
    <w:rsid w:val="000A40AA"/>
    <w:rsid w:val="000A4AC2"/>
    <w:rsid w:val="000A7704"/>
    <w:rsid w:val="000B2C80"/>
    <w:rsid w:val="000B52A2"/>
    <w:rsid w:val="000B66C4"/>
    <w:rsid w:val="000C0601"/>
    <w:rsid w:val="000C08BC"/>
    <w:rsid w:val="000C0E38"/>
    <w:rsid w:val="000C1248"/>
    <w:rsid w:val="000C1AF0"/>
    <w:rsid w:val="000C6AC0"/>
    <w:rsid w:val="000D0DEE"/>
    <w:rsid w:val="000D1183"/>
    <w:rsid w:val="000D11A3"/>
    <w:rsid w:val="000D1A18"/>
    <w:rsid w:val="000D44F7"/>
    <w:rsid w:val="000D478E"/>
    <w:rsid w:val="000D52AF"/>
    <w:rsid w:val="000D54CA"/>
    <w:rsid w:val="000D6A76"/>
    <w:rsid w:val="000E1349"/>
    <w:rsid w:val="000F09C6"/>
    <w:rsid w:val="000F0A11"/>
    <w:rsid w:val="000F1942"/>
    <w:rsid w:val="000F19DE"/>
    <w:rsid w:val="000F79CF"/>
    <w:rsid w:val="0010249F"/>
    <w:rsid w:val="001025A6"/>
    <w:rsid w:val="001030EF"/>
    <w:rsid w:val="0011380C"/>
    <w:rsid w:val="00115611"/>
    <w:rsid w:val="0012099B"/>
    <w:rsid w:val="0012488A"/>
    <w:rsid w:val="00126487"/>
    <w:rsid w:val="0012659B"/>
    <w:rsid w:val="00126D8A"/>
    <w:rsid w:val="00131C9E"/>
    <w:rsid w:val="001321A2"/>
    <w:rsid w:val="00133D72"/>
    <w:rsid w:val="001361D1"/>
    <w:rsid w:val="0014119F"/>
    <w:rsid w:val="001457E1"/>
    <w:rsid w:val="001472D9"/>
    <w:rsid w:val="0014734D"/>
    <w:rsid w:val="0014759B"/>
    <w:rsid w:val="00150005"/>
    <w:rsid w:val="00151CF5"/>
    <w:rsid w:val="001526DC"/>
    <w:rsid w:val="0015510C"/>
    <w:rsid w:val="00155DFD"/>
    <w:rsid w:val="001574CF"/>
    <w:rsid w:val="00160739"/>
    <w:rsid w:val="00162CEA"/>
    <w:rsid w:val="0016411F"/>
    <w:rsid w:val="001665D1"/>
    <w:rsid w:val="001673B2"/>
    <w:rsid w:val="001725DF"/>
    <w:rsid w:val="00172BD6"/>
    <w:rsid w:val="0017316A"/>
    <w:rsid w:val="00174528"/>
    <w:rsid w:val="00175757"/>
    <w:rsid w:val="00180498"/>
    <w:rsid w:val="00182293"/>
    <w:rsid w:val="0018368B"/>
    <w:rsid w:val="00184F3E"/>
    <w:rsid w:val="0018681A"/>
    <w:rsid w:val="00186C18"/>
    <w:rsid w:val="00190F51"/>
    <w:rsid w:val="00191967"/>
    <w:rsid w:val="001A32B0"/>
    <w:rsid w:val="001A4AE8"/>
    <w:rsid w:val="001A586C"/>
    <w:rsid w:val="001A5E3D"/>
    <w:rsid w:val="001A642D"/>
    <w:rsid w:val="001B0678"/>
    <w:rsid w:val="001B0B07"/>
    <w:rsid w:val="001B0DEB"/>
    <w:rsid w:val="001B1811"/>
    <w:rsid w:val="001B2A5D"/>
    <w:rsid w:val="001B60EA"/>
    <w:rsid w:val="001B7265"/>
    <w:rsid w:val="001B7C96"/>
    <w:rsid w:val="001C02CD"/>
    <w:rsid w:val="001C5320"/>
    <w:rsid w:val="001D103C"/>
    <w:rsid w:val="001D1D38"/>
    <w:rsid w:val="001D2481"/>
    <w:rsid w:val="001D3491"/>
    <w:rsid w:val="001E1D35"/>
    <w:rsid w:val="001E2979"/>
    <w:rsid w:val="001E29FA"/>
    <w:rsid w:val="001E2B13"/>
    <w:rsid w:val="001E675F"/>
    <w:rsid w:val="001F0430"/>
    <w:rsid w:val="001F0D33"/>
    <w:rsid w:val="001F1529"/>
    <w:rsid w:val="001F1D0D"/>
    <w:rsid w:val="001F38B5"/>
    <w:rsid w:val="001F4CB5"/>
    <w:rsid w:val="00203776"/>
    <w:rsid w:val="00204170"/>
    <w:rsid w:val="00204480"/>
    <w:rsid w:val="002045AA"/>
    <w:rsid w:val="002052C7"/>
    <w:rsid w:val="00205C51"/>
    <w:rsid w:val="00210281"/>
    <w:rsid w:val="00212761"/>
    <w:rsid w:val="0021356C"/>
    <w:rsid w:val="00215149"/>
    <w:rsid w:val="002159C6"/>
    <w:rsid w:val="002169E2"/>
    <w:rsid w:val="0021713D"/>
    <w:rsid w:val="0022318F"/>
    <w:rsid w:val="0022552D"/>
    <w:rsid w:val="0022552F"/>
    <w:rsid w:val="0022616C"/>
    <w:rsid w:val="00227BF7"/>
    <w:rsid w:val="00240D5A"/>
    <w:rsid w:val="00243A08"/>
    <w:rsid w:val="00246CB6"/>
    <w:rsid w:val="0025067F"/>
    <w:rsid w:val="00253DF3"/>
    <w:rsid w:val="002559E2"/>
    <w:rsid w:val="002562D5"/>
    <w:rsid w:val="00256A9B"/>
    <w:rsid w:val="002579F6"/>
    <w:rsid w:val="00263722"/>
    <w:rsid w:val="00264FF9"/>
    <w:rsid w:val="00266A8A"/>
    <w:rsid w:val="002800AA"/>
    <w:rsid w:val="002805E6"/>
    <w:rsid w:val="00287E72"/>
    <w:rsid w:val="00293E3A"/>
    <w:rsid w:val="002946C7"/>
    <w:rsid w:val="002975D7"/>
    <w:rsid w:val="002A22DD"/>
    <w:rsid w:val="002A2567"/>
    <w:rsid w:val="002A2B32"/>
    <w:rsid w:val="002A31A6"/>
    <w:rsid w:val="002B30A9"/>
    <w:rsid w:val="002B62EA"/>
    <w:rsid w:val="002C182F"/>
    <w:rsid w:val="002C1E08"/>
    <w:rsid w:val="002C2A29"/>
    <w:rsid w:val="002C3C57"/>
    <w:rsid w:val="002C4029"/>
    <w:rsid w:val="002C5215"/>
    <w:rsid w:val="002C5B36"/>
    <w:rsid w:val="002C6A43"/>
    <w:rsid w:val="002D07D9"/>
    <w:rsid w:val="002D1EBC"/>
    <w:rsid w:val="002D24B6"/>
    <w:rsid w:val="002E11E3"/>
    <w:rsid w:val="002E2A6A"/>
    <w:rsid w:val="002E49E7"/>
    <w:rsid w:val="002E4E9D"/>
    <w:rsid w:val="002E4F7D"/>
    <w:rsid w:val="002F0A88"/>
    <w:rsid w:val="002F3C5D"/>
    <w:rsid w:val="002F48A0"/>
    <w:rsid w:val="002F6248"/>
    <w:rsid w:val="002F62DD"/>
    <w:rsid w:val="002F7F2D"/>
    <w:rsid w:val="003021E3"/>
    <w:rsid w:val="00303678"/>
    <w:rsid w:val="00304DA7"/>
    <w:rsid w:val="00305580"/>
    <w:rsid w:val="0030606A"/>
    <w:rsid w:val="00307A5B"/>
    <w:rsid w:val="00311C8C"/>
    <w:rsid w:val="003151B8"/>
    <w:rsid w:val="0032023C"/>
    <w:rsid w:val="003207B6"/>
    <w:rsid w:val="00321B58"/>
    <w:rsid w:val="0032291C"/>
    <w:rsid w:val="00323244"/>
    <w:rsid w:val="003329C2"/>
    <w:rsid w:val="003342D9"/>
    <w:rsid w:val="00335808"/>
    <w:rsid w:val="00337F3F"/>
    <w:rsid w:val="0034087C"/>
    <w:rsid w:val="00340F81"/>
    <w:rsid w:val="00343029"/>
    <w:rsid w:val="0034775C"/>
    <w:rsid w:val="003506C5"/>
    <w:rsid w:val="003620AA"/>
    <w:rsid w:val="003635C4"/>
    <w:rsid w:val="003733AB"/>
    <w:rsid w:val="00375AB1"/>
    <w:rsid w:val="003834A0"/>
    <w:rsid w:val="003849F1"/>
    <w:rsid w:val="00384ECF"/>
    <w:rsid w:val="00385B92"/>
    <w:rsid w:val="003870EE"/>
    <w:rsid w:val="00390989"/>
    <w:rsid w:val="00390E41"/>
    <w:rsid w:val="00392F82"/>
    <w:rsid w:val="00396ECF"/>
    <w:rsid w:val="003A305E"/>
    <w:rsid w:val="003A5363"/>
    <w:rsid w:val="003B01D4"/>
    <w:rsid w:val="003B24D9"/>
    <w:rsid w:val="003B430B"/>
    <w:rsid w:val="003C0242"/>
    <w:rsid w:val="003C074D"/>
    <w:rsid w:val="003C5E1B"/>
    <w:rsid w:val="003C7E28"/>
    <w:rsid w:val="003D3AD8"/>
    <w:rsid w:val="003D7446"/>
    <w:rsid w:val="003D7B34"/>
    <w:rsid w:val="003E3C58"/>
    <w:rsid w:val="003E7665"/>
    <w:rsid w:val="003E797B"/>
    <w:rsid w:val="003F01AF"/>
    <w:rsid w:val="003F1861"/>
    <w:rsid w:val="003F19E4"/>
    <w:rsid w:val="003F21B6"/>
    <w:rsid w:val="003F263A"/>
    <w:rsid w:val="003F3B06"/>
    <w:rsid w:val="0040074E"/>
    <w:rsid w:val="0040164E"/>
    <w:rsid w:val="00401E25"/>
    <w:rsid w:val="0040683C"/>
    <w:rsid w:val="004142EE"/>
    <w:rsid w:val="00414862"/>
    <w:rsid w:val="004151F7"/>
    <w:rsid w:val="0042008B"/>
    <w:rsid w:val="0042057A"/>
    <w:rsid w:val="004207E8"/>
    <w:rsid w:val="004275BE"/>
    <w:rsid w:val="00430E33"/>
    <w:rsid w:val="00433713"/>
    <w:rsid w:val="0043688A"/>
    <w:rsid w:val="0044148A"/>
    <w:rsid w:val="0044160D"/>
    <w:rsid w:val="00443E6E"/>
    <w:rsid w:val="00445A59"/>
    <w:rsid w:val="0045409F"/>
    <w:rsid w:val="00460DF1"/>
    <w:rsid w:val="0046798F"/>
    <w:rsid w:val="00475C75"/>
    <w:rsid w:val="0048151D"/>
    <w:rsid w:val="00482534"/>
    <w:rsid w:val="00492FBD"/>
    <w:rsid w:val="00494FEC"/>
    <w:rsid w:val="0049629F"/>
    <w:rsid w:val="004A12E2"/>
    <w:rsid w:val="004A2AC9"/>
    <w:rsid w:val="004A5545"/>
    <w:rsid w:val="004A67DB"/>
    <w:rsid w:val="004A7185"/>
    <w:rsid w:val="004B3927"/>
    <w:rsid w:val="004B3CFA"/>
    <w:rsid w:val="004C5963"/>
    <w:rsid w:val="004C67E1"/>
    <w:rsid w:val="004D1D1D"/>
    <w:rsid w:val="004D2E20"/>
    <w:rsid w:val="004D3101"/>
    <w:rsid w:val="004D68BD"/>
    <w:rsid w:val="004E050A"/>
    <w:rsid w:val="004E40BD"/>
    <w:rsid w:val="004E60DE"/>
    <w:rsid w:val="004E7F55"/>
    <w:rsid w:val="004F03C0"/>
    <w:rsid w:val="004F1037"/>
    <w:rsid w:val="004F198F"/>
    <w:rsid w:val="004F52E7"/>
    <w:rsid w:val="004F7FB2"/>
    <w:rsid w:val="00501F10"/>
    <w:rsid w:val="00502237"/>
    <w:rsid w:val="0050223C"/>
    <w:rsid w:val="005026E3"/>
    <w:rsid w:val="00506EEB"/>
    <w:rsid w:val="0050735C"/>
    <w:rsid w:val="005109F5"/>
    <w:rsid w:val="00512259"/>
    <w:rsid w:val="0051604F"/>
    <w:rsid w:val="005163E0"/>
    <w:rsid w:val="005170CA"/>
    <w:rsid w:val="005217A3"/>
    <w:rsid w:val="00526CDC"/>
    <w:rsid w:val="005306B0"/>
    <w:rsid w:val="00530962"/>
    <w:rsid w:val="00532954"/>
    <w:rsid w:val="005356CF"/>
    <w:rsid w:val="005360D2"/>
    <w:rsid w:val="005364F2"/>
    <w:rsid w:val="00537517"/>
    <w:rsid w:val="0054300A"/>
    <w:rsid w:val="005435BC"/>
    <w:rsid w:val="00546652"/>
    <w:rsid w:val="00551C64"/>
    <w:rsid w:val="005523D5"/>
    <w:rsid w:val="005527CA"/>
    <w:rsid w:val="00557DA0"/>
    <w:rsid w:val="005648E8"/>
    <w:rsid w:val="00565EB5"/>
    <w:rsid w:val="005703D3"/>
    <w:rsid w:val="00573F10"/>
    <w:rsid w:val="00574A09"/>
    <w:rsid w:val="00575A29"/>
    <w:rsid w:val="005802CC"/>
    <w:rsid w:val="00580808"/>
    <w:rsid w:val="005826A7"/>
    <w:rsid w:val="00582A8C"/>
    <w:rsid w:val="00583019"/>
    <w:rsid w:val="0058445A"/>
    <w:rsid w:val="00585853"/>
    <w:rsid w:val="00585B07"/>
    <w:rsid w:val="005875C4"/>
    <w:rsid w:val="0059061A"/>
    <w:rsid w:val="005959D2"/>
    <w:rsid w:val="005969C3"/>
    <w:rsid w:val="0059779E"/>
    <w:rsid w:val="00597BA5"/>
    <w:rsid w:val="005A3980"/>
    <w:rsid w:val="005A6F91"/>
    <w:rsid w:val="005B104E"/>
    <w:rsid w:val="005B395A"/>
    <w:rsid w:val="005B3FAC"/>
    <w:rsid w:val="005B5E6A"/>
    <w:rsid w:val="005B6690"/>
    <w:rsid w:val="005C3343"/>
    <w:rsid w:val="005C42A8"/>
    <w:rsid w:val="005C4C3D"/>
    <w:rsid w:val="005D1D65"/>
    <w:rsid w:val="005D2372"/>
    <w:rsid w:val="005D2EEA"/>
    <w:rsid w:val="005E0A9F"/>
    <w:rsid w:val="005E1502"/>
    <w:rsid w:val="005E2F39"/>
    <w:rsid w:val="005E3902"/>
    <w:rsid w:val="005E4501"/>
    <w:rsid w:val="005E548F"/>
    <w:rsid w:val="005E686B"/>
    <w:rsid w:val="005E6BAB"/>
    <w:rsid w:val="005E6FB0"/>
    <w:rsid w:val="005F3C22"/>
    <w:rsid w:val="005F5617"/>
    <w:rsid w:val="005F71EE"/>
    <w:rsid w:val="00601D46"/>
    <w:rsid w:val="00602D31"/>
    <w:rsid w:val="00603453"/>
    <w:rsid w:val="00603CC1"/>
    <w:rsid w:val="00621802"/>
    <w:rsid w:val="00624815"/>
    <w:rsid w:val="00632256"/>
    <w:rsid w:val="00637CA1"/>
    <w:rsid w:val="00644CFF"/>
    <w:rsid w:val="00651D38"/>
    <w:rsid w:val="00652661"/>
    <w:rsid w:val="00653F01"/>
    <w:rsid w:val="006540A5"/>
    <w:rsid w:val="006560C5"/>
    <w:rsid w:val="006561EA"/>
    <w:rsid w:val="00661098"/>
    <w:rsid w:val="00663AA5"/>
    <w:rsid w:val="00670EB0"/>
    <w:rsid w:val="00675D60"/>
    <w:rsid w:val="00676C29"/>
    <w:rsid w:val="00676F28"/>
    <w:rsid w:val="006809BC"/>
    <w:rsid w:val="00680A9D"/>
    <w:rsid w:val="00685D1B"/>
    <w:rsid w:val="00692AE1"/>
    <w:rsid w:val="00692C48"/>
    <w:rsid w:val="006932D0"/>
    <w:rsid w:val="00693430"/>
    <w:rsid w:val="006965C1"/>
    <w:rsid w:val="006A01CD"/>
    <w:rsid w:val="006A0868"/>
    <w:rsid w:val="006A1B03"/>
    <w:rsid w:val="006A1BC8"/>
    <w:rsid w:val="006A70F5"/>
    <w:rsid w:val="006A79CB"/>
    <w:rsid w:val="006B0614"/>
    <w:rsid w:val="006B0C3F"/>
    <w:rsid w:val="006B3E88"/>
    <w:rsid w:val="006B7A12"/>
    <w:rsid w:val="006C01A2"/>
    <w:rsid w:val="006C2EA1"/>
    <w:rsid w:val="006C407B"/>
    <w:rsid w:val="006C6FD2"/>
    <w:rsid w:val="006C754F"/>
    <w:rsid w:val="006D3E46"/>
    <w:rsid w:val="006D3E5C"/>
    <w:rsid w:val="006D5824"/>
    <w:rsid w:val="006E0697"/>
    <w:rsid w:val="006E0DF8"/>
    <w:rsid w:val="006E0E60"/>
    <w:rsid w:val="006E188F"/>
    <w:rsid w:val="006E32D2"/>
    <w:rsid w:val="006E6F5D"/>
    <w:rsid w:val="006F05DF"/>
    <w:rsid w:val="006F06A2"/>
    <w:rsid w:val="006F1F92"/>
    <w:rsid w:val="006F3327"/>
    <w:rsid w:val="006F3803"/>
    <w:rsid w:val="006F4136"/>
    <w:rsid w:val="00700A92"/>
    <w:rsid w:val="00703478"/>
    <w:rsid w:val="0070461C"/>
    <w:rsid w:val="007046AA"/>
    <w:rsid w:val="0070563A"/>
    <w:rsid w:val="007057E6"/>
    <w:rsid w:val="00706567"/>
    <w:rsid w:val="007128AF"/>
    <w:rsid w:val="00712AA3"/>
    <w:rsid w:val="0071351F"/>
    <w:rsid w:val="00714F6F"/>
    <w:rsid w:val="00721401"/>
    <w:rsid w:val="00721DDD"/>
    <w:rsid w:val="00725C70"/>
    <w:rsid w:val="00726BFA"/>
    <w:rsid w:val="00730755"/>
    <w:rsid w:val="00730F63"/>
    <w:rsid w:val="00737DEF"/>
    <w:rsid w:val="00741F8D"/>
    <w:rsid w:val="00742251"/>
    <w:rsid w:val="00744008"/>
    <w:rsid w:val="00750074"/>
    <w:rsid w:val="00751803"/>
    <w:rsid w:val="00754A3B"/>
    <w:rsid w:val="007560A0"/>
    <w:rsid w:val="00756240"/>
    <w:rsid w:val="00756271"/>
    <w:rsid w:val="00756D0F"/>
    <w:rsid w:val="00757517"/>
    <w:rsid w:val="007611AA"/>
    <w:rsid w:val="00762C3E"/>
    <w:rsid w:val="00762D64"/>
    <w:rsid w:val="00764022"/>
    <w:rsid w:val="007653D2"/>
    <w:rsid w:val="00771DDA"/>
    <w:rsid w:val="00775A56"/>
    <w:rsid w:val="00775B20"/>
    <w:rsid w:val="00777929"/>
    <w:rsid w:val="007873DB"/>
    <w:rsid w:val="00791615"/>
    <w:rsid w:val="00792C91"/>
    <w:rsid w:val="0079370A"/>
    <w:rsid w:val="00794541"/>
    <w:rsid w:val="00794F46"/>
    <w:rsid w:val="00796600"/>
    <w:rsid w:val="007A2943"/>
    <w:rsid w:val="007A3544"/>
    <w:rsid w:val="007B1877"/>
    <w:rsid w:val="007B62C9"/>
    <w:rsid w:val="007B746B"/>
    <w:rsid w:val="007B7933"/>
    <w:rsid w:val="007B7AE6"/>
    <w:rsid w:val="007B7FB1"/>
    <w:rsid w:val="007C038C"/>
    <w:rsid w:val="007C2D1E"/>
    <w:rsid w:val="007C3777"/>
    <w:rsid w:val="007C483D"/>
    <w:rsid w:val="007C7B92"/>
    <w:rsid w:val="007D030F"/>
    <w:rsid w:val="007D2140"/>
    <w:rsid w:val="007D2579"/>
    <w:rsid w:val="007D3D60"/>
    <w:rsid w:val="007D4373"/>
    <w:rsid w:val="007D6C66"/>
    <w:rsid w:val="007E049C"/>
    <w:rsid w:val="007E07FB"/>
    <w:rsid w:val="007E13F9"/>
    <w:rsid w:val="007E170E"/>
    <w:rsid w:val="007E305D"/>
    <w:rsid w:val="007E347A"/>
    <w:rsid w:val="007E4C46"/>
    <w:rsid w:val="007F1091"/>
    <w:rsid w:val="007F63DE"/>
    <w:rsid w:val="007F6B37"/>
    <w:rsid w:val="007F7B00"/>
    <w:rsid w:val="0080088B"/>
    <w:rsid w:val="0080545B"/>
    <w:rsid w:val="00810D85"/>
    <w:rsid w:val="0081184B"/>
    <w:rsid w:val="0081433A"/>
    <w:rsid w:val="00817109"/>
    <w:rsid w:val="00821A59"/>
    <w:rsid w:val="00823564"/>
    <w:rsid w:val="0082686D"/>
    <w:rsid w:val="00826D3D"/>
    <w:rsid w:val="0082786E"/>
    <w:rsid w:val="00832A41"/>
    <w:rsid w:val="00833304"/>
    <w:rsid w:val="00833834"/>
    <w:rsid w:val="008341A5"/>
    <w:rsid w:val="0083633A"/>
    <w:rsid w:val="0084350D"/>
    <w:rsid w:val="00845849"/>
    <w:rsid w:val="008468DD"/>
    <w:rsid w:val="0084706D"/>
    <w:rsid w:val="00850E68"/>
    <w:rsid w:val="008565E8"/>
    <w:rsid w:val="00857AF4"/>
    <w:rsid w:val="0086031D"/>
    <w:rsid w:val="00863F2B"/>
    <w:rsid w:val="00865BCA"/>
    <w:rsid w:val="00866493"/>
    <w:rsid w:val="008668BA"/>
    <w:rsid w:val="00866B55"/>
    <w:rsid w:val="00874502"/>
    <w:rsid w:val="00877702"/>
    <w:rsid w:val="0088076C"/>
    <w:rsid w:val="00884CF1"/>
    <w:rsid w:val="00884EE4"/>
    <w:rsid w:val="008859D9"/>
    <w:rsid w:val="00886C95"/>
    <w:rsid w:val="008901FB"/>
    <w:rsid w:val="0089020A"/>
    <w:rsid w:val="008902E8"/>
    <w:rsid w:val="008941F1"/>
    <w:rsid w:val="00895157"/>
    <w:rsid w:val="008A2562"/>
    <w:rsid w:val="008A2F82"/>
    <w:rsid w:val="008B1D10"/>
    <w:rsid w:val="008B2FDC"/>
    <w:rsid w:val="008B37BA"/>
    <w:rsid w:val="008B7C8F"/>
    <w:rsid w:val="008C0B3E"/>
    <w:rsid w:val="008C21BE"/>
    <w:rsid w:val="008C36B5"/>
    <w:rsid w:val="008C382A"/>
    <w:rsid w:val="008C5EF2"/>
    <w:rsid w:val="008D203A"/>
    <w:rsid w:val="008D27D6"/>
    <w:rsid w:val="008D2B51"/>
    <w:rsid w:val="008D7797"/>
    <w:rsid w:val="008D7889"/>
    <w:rsid w:val="008D7B81"/>
    <w:rsid w:val="008E31AC"/>
    <w:rsid w:val="008E4C41"/>
    <w:rsid w:val="008E570B"/>
    <w:rsid w:val="008E6078"/>
    <w:rsid w:val="008E7081"/>
    <w:rsid w:val="008F06C6"/>
    <w:rsid w:val="008F1068"/>
    <w:rsid w:val="008F1689"/>
    <w:rsid w:val="008F1E69"/>
    <w:rsid w:val="008F26D4"/>
    <w:rsid w:val="008F2ED6"/>
    <w:rsid w:val="008F3281"/>
    <w:rsid w:val="008F42DD"/>
    <w:rsid w:val="008F684B"/>
    <w:rsid w:val="008F7CA3"/>
    <w:rsid w:val="009007BA"/>
    <w:rsid w:val="00903A29"/>
    <w:rsid w:val="009052F3"/>
    <w:rsid w:val="0091123D"/>
    <w:rsid w:val="00917D02"/>
    <w:rsid w:val="0092168C"/>
    <w:rsid w:val="00921A4A"/>
    <w:rsid w:val="00925999"/>
    <w:rsid w:val="00927372"/>
    <w:rsid w:val="00927A0D"/>
    <w:rsid w:val="00931946"/>
    <w:rsid w:val="00932085"/>
    <w:rsid w:val="00937E78"/>
    <w:rsid w:val="00941355"/>
    <w:rsid w:val="009453CD"/>
    <w:rsid w:val="00946356"/>
    <w:rsid w:val="00946712"/>
    <w:rsid w:val="00947052"/>
    <w:rsid w:val="009531EF"/>
    <w:rsid w:val="009573E2"/>
    <w:rsid w:val="00960E5B"/>
    <w:rsid w:val="00963B74"/>
    <w:rsid w:val="009656DD"/>
    <w:rsid w:val="009664D2"/>
    <w:rsid w:val="00966D04"/>
    <w:rsid w:val="00972016"/>
    <w:rsid w:val="009733D8"/>
    <w:rsid w:val="00976460"/>
    <w:rsid w:val="00980F9B"/>
    <w:rsid w:val="00981760"/>
    <w:rsid w:val="009846D7"/>
    <w:rsid w:val="0098766E"/>
    <w:rsid w:val="0099472F"/>
    <w:rsid w:val="009954C1"/>
    <w:rsid w:val="009A2124"/>
    <w:rsid w:val="009A2C22"/>
    <w:rsid w:val="009A385F"/>
    <w:rsid w:val="009A5EAB"/>
    <w:rsid w:val="009A71B8"/>
    <w:rsid w:val="009B2727"/>
    <w:rsid w:val="009B291C"/>
    <w:rsid w:val="009B3736"/>
    <w:rsid w:val="009B4193"/>
    <w:rsid w:val="009B541F"/>
    <w:rsid w:val="009C2356"/>
    <w:rsid w:val="009C41E3"/>
    <w:rsid w:val="009C6828"/>
    <w:rsid w:val="009D179C"/>
    <w:rsid w:val="009D2A9D"/>
    <w:rsid w:val="009E0418"/>
    <w:rsid w:val="009E0FB6"/>
    <w:rsid w:val="009E184F"/>
    <w:rsid w:val="009E341D"/>
    <w:rsid w:val="009E4135"/>
    <w:rsid w:val="009E6402"/>
    <w:rsid w:val="009E7733"/>
    <w:rsid w:val="009F181E"/>
    <w:rsid w:val="009F304A"/>
    <w:rsid w:val="009F4EDD"/>
    <w:rsid w:val="00A03042"/>
    <w:rsid w:val="00A04043"/>
    <w:rsid w:val="00A04EA5"/>
    <w:rsid w:val="00A11501"/>
    <w:rsid w:val="00A13DFA"/>
    <w:rsid w:val="00A15565"/>
    <w:rsid w:val="00A1589F"/>
    <w:rsid w:val="00A15F3D"/>
    <w:rsid w:val="00A1708C"/>
    <w:rsid w:val="00A179BE"/>
    <w:rsid w:val="00A225EC"/>
    <w:rsid w:val="00A23B83"/>
    <w:rsid w:val="00A26A2B"/>
    <w:rsid w:val="00A31286"/>
    <w:rsid w:val="00A32358"/>
    <w:rsid w:val="00A35B94"/>
    <w:rsid w:val="00A40F13"/>
    <w:rsid w:val="00A45D56"/>
    <w:rsid w:val="00A4608C"/>
    <w:rsid w:val="00A501EE"/>
    <w:rsid w:val="00A503BA"/>
    <w:rsid w:val="00A51E7C"/>
    <w:rsid w:val="00A55FF5"/>
    <w:rsid w:val="00A56AA4"/>
    <w:rsid w:val="00A56E57"/>
    <w:rsid w:val="00A5739D"/>
    <w:rsid w:val="00A6392A"/>
    <w:rsid w:val="00A6702E"/>
    <w:rsid w:val="00A70FDE"/>
    <w:rsid w:val="00A7150D"/>
    <w:rsid w:val="00A71685"/>
    <w:rsid w:val="00A76211"/>
    <w:rsid w:val="00A766ED"/>
    <w:rsid w:val="00A769D1"/>
    <w:rsid w:val="00A76C06"/>
    <w:rsid w:val="00A819C0"/>
    <w:rsid w:val="00A82FBE"/>
    <w:rsid w:val="00A90CC9"/>
    <w:rsid w:val="00A90DAD"/>
    <w:rsid w:val="00A956E9"/>
    <w:rsid w:val="00A96024"/>
    <w:rsid w:val="00A9769A"/>
    <w:rsid w:val="00A9799E"/>
    <w:rsid w:val="00AA0731"/>
    <w:rsid w:val="00AB19F0"/>
    <w:rsid w:val="00AB1BF0"/>
    <w:rsid w:val="00AB20E7"/>
    <w:rsid w:val="00AB4098"/>
    <w:rsid w:val="00AB77B3"/>
    <w:rsid w:val="00AC5873"/>
    <w:rsid w:val="00AD0010"/>
    <w:rsid w:val="00AD1D6A"/>
    <w:rsid w:val="00AD25DA"/>
    <w:rsid w:val="00AD4B72"/>
    <w:rsid w:val="00AD4E8F"/>
    <w:rsid w:val="00AD73FC"/>
    <w:rsid w:val="00AE0DCB"/>
    <w:rsid w:val="00AE39C2"/>
    <w:rsid w:val="00AE3B27"/>
    <w:rsid w:val="00AE462E"/>
    <w:rsid w:val="00AE467F"/>
    <w:rsid w:val="00AF1495"/>
    <w:rsid w:val="00AF6FAC"/>
    <w:rsid w:val="00B027B3"/>
    <w:rsid w:val="00B02DDC"/>
    <w:rsid w:val="00B054A8"/>
    <w:rsid w:val="00B056F7"/>
    <w:rsid w:val="00B0692A"/>
    <w:rsid w:val="00B07D3A"/>
    <w:rsid w:val="00B16F73"/>
    <w:rsid w:val="00B17818"/>
    <w:rsid w:val="00B20533"/>
    <w:rsid w:val="00B26696"/>
    <w:rsid w:val="00B301B1"/>
    <w:rsid w:val="00B31390"/>
    <w:rsid w:val="00B318BE"/>
    <w:rsid w:val="00B32D18"/>
    <w:rsid w:val="00B3376B"/>
    <w:rsid w:val="00B41A64"/>
    <w:rsid w:val="00B42E0A"/>
    <w:rsid w:val="00B437CB"/>
    <w:rsid w:val="00B47E5B"/>
    <w:rsid w:val="00B51B2A"/>
    <w:rsid w:val="00B52722"/>
    <w:rsid w:val="00B53205"/>
    <w:rsid w:val="00B53C16"/>
    <w:rsid w:val="00B53C7C"/>
    <w:rsid w:val="00B56237"/>
    <w:rsid w:val="00B602A1"/>
    <w:rsid w:val="00B60980"/>
    <w:rsid w:val="00B723B0"/>
    <w:rsid w:val="00B72AAF"/>
    <w:rsid w:val="00B73E49"/>
    <w:rsid w:val="00B742BF"/>
    <w:rsid w:val="00B748AF"/>
    <w:rsid w:val="00B748D2"/>
    <w:rsid w:val="00B7633B"/>
    <w:rsid w:val="00B778E3"/>
    <w:rsid w:val="00B9058D"/>
    <w:rsid w:val="00B910ED"/>
    <w:rsid w:val="00B9430C"/>
    <w:rsid w:val="00B9448E"/>
    <w:rsid w:val="00B9596F"/>
    <w:rsid w:val="00B96ECD"/>
    <w:rsid w:val="00B97CD5"/>
    <w:rsid w:val="00BA00AD"/>
    <w:rsid w:val="00BA46C7"/>
    <w:rsid w:val="00BA535D"/>
    <w:rsid w:val="00BA5391"/>
    <w:rsid w:val="00BA7F21"/>
    <w:rsid w:val="00BB1486"/>
    <w:rsid w:val="00BB2AAF"/>
    <w:rsid w:val="00BB33D8"/>
    <w:rsid w:val="00BC25AE"/>
    <w:rsid w:val="00BC308A"/>
    <w:rsid w:val="00BC79E3"/>
    <w:rsid w:val="00BC7EF0"/>
    <w:rsid w:val="00BD1DBC"/>
    <w:rsid w:val="00BD2031"/>
    <w:rsid w:val="00BD7B4F"/>
    <w:rsid w:val="00BE138F"/>
    <w:rsid w:val="00BE3462"/>
    <w:rsid w:val="00BE5A3D"/>
    <w:rsid w:val="00BE5D64"/>
    <w:rsid w:val="00BE609A"/>
    <w:rsid w:val="00BF087A"/>
    <w:rsid w:val="00BF1BD0"/>
    <w:rsid w:val="00BF4365"/>
    <w:rsid w:val="00BF6EED"/>
    <w:rsid w:val="00C04557"/>
    <w:rsid w:val="00C0480A"/>
    <w:rsid w:val="00C051A1"/>
    <w:rsid w:val="00C137A9"/>
    <w:rsid w:val="00C15A34"/>
    <w:rsid w:val="00C15DA9"/>
    <w:rsid w:val="00C16E53"/>
    <w:rsid w:val="00C20006"/>
    <w:rsid w:val="00C201E6"/>
    <w:rsid w:val="00C2162F"/>
    <w:rsid w:val="00C21BF4"/>
    <w:rsid w:val="00C22C56"/>
    <w:rsid w:val="00C30A01"/>
    <w:rsid w:val="00C3504F"/>
    <w:rsid w:val="00C40099"/>
    <w:rsid w:val="00C43A5A"/>
    <w:rsid w:val="00C44000"/>
    <w:rsid w:val="00C4491B"/>
    <w:rsid w:val="00C462C3"/>
    <w:rsid w:val="00C46CAD"/>
    <w:rsid w:val="00C5266E"/>
    <w:rsid w:val="00C53019"/>
    <w:rsid w:val="00C53F45"/>
    <w:rsid w:val="00C546A1"/>
    <w:rsid w:val="00C5516B"/>
    <w:rsid w:val="00C60E10"/>
    <w:rsid w:val="00C61117"/>
    <w:rsid w:val="00C641F2"/>
    <w:rsid w:val="00C70DC0"/>
    <w:rsid w:val="00C742A0"/>
    <w:rsid w:val="00C75013"/>
    <w:rsid w:val="00C75A41"/>
    <w:rsid w:val="00C82DD8"/>
    <w:rsid w:val="00C84916"/>
    <w:rsid w:val="00C854DC"/>
    <w:rsid w:val="00C86257"/>
    <w:rsid w:val="00C87C3E"/>
    <w:rsid w:val="00C92993"/>
    <w:rsid w:val="00CA26B0"/>
    <w:rsid w:val="00CA2B97"/>
    <w:rsid w:val="00CA7D81"/>
    <w:rsid w:val="00CB11B8"/>
    <w:rsid w:val="00CB405C"/>
    <w:rsid w:val="00CB5575"/>
    <w:rsid w:val="00CD13EE"/>
    <w:rsid w:val="00CD1D9C"/>
    <w:rsid w:val="00CE04EB"/>
    <w:rsid w:val="00CE05C2"/>
    <w:rsid w:val="00CE1846"/>
    <w:rsid w:val="00CE558B"/>
    <w:rsid w:val="00CE56EF"/>
    <w:rsid w:val="00CE7ED3"/>
    <w:rsid w:val="00CF06EC"/>
    <w:rsid w:val="00CF2F50"/>
    <w:rsid w:val="00CF309C"/>
    <w:rsid w:val="00CF60CC"/>
    <w:rsid w:val="00D01542"/>
    <w:rsid w:val="00D019E5"/>
    <w:rsid w:val="00D029E0"/>
    <w:rsid w:val="00D03830"/>
    <w:rsid w:val="00D0446C"/>
    <w:rsid w:val="00D0738F"/>
    <w:rsid w:val="00D13FF8"/>
    <w:rsid w:val="00D146A6"/>
    <w:rsid w:val="00D16B1A"/>
    <w:rsid w:val="00D21BC7"/>
    <w:rsid w:val="00D22509"/>
    <w:rsid w:val="00D27AB3"/>
    <w:rsid w:val="00D31A11"/>
    <w:rsid w:val="00D31AAA"/>
    <w:rsid w:val="00D32983"/>
    <w:rsid w:val="00D3363D"/>
    <w:rsid w:val="00D33B36"/>
    <w:rsid w:val="00D40364"/>
    <w:rsid w:val="00D40915"/>
    <w:rsid w:val="00D42A42"/>
    <w:rsid w:val="00D42C1E"/>
    <w:rsid w:val="00D4365A"/>
    <w:rsid w:val="00D44CD7"/>
    <w:rsid w:val="00D4538D"/>
    <w:rsid w:val="00D45DE4"/>
    <w:rsid w:val="00D45FE6"/>
    <w:rsid w:val="00D46781"/>
    <w:rsid w:val="00D4713F"/>
    <w:rsid w:val="00D5018E"/>
    <w:rsid w:val="00D51998"/>
    <w:rsid w:val="00D543F7"/>
    <w:rsid w:val="00D55483"/>
    <w:rsid w:val="00D55EDB"/>
    <w:rsid w:val="00D6029F"/>
    <w:rsid w:val="00D61FF0"/>
    <w:rsid w:val="00D63977"/>
    <w:rsid w:val="00D64E72"/>
    <w:rsid w:val="00D665BA"/>
    <w:rsid w:val="00D666D5"/>
    <w:rsid w:val="00D66A08"/>
    <w:rsid w:val="00D66F3C"/>
    <w:rsid w:val="00D70B64"/>
    <w:rsid w:val="00D73349"/>
    <w:rsid w:val="00D74201"/>
    <w:rsid w:val="00D76899"/>
    <w:rsid w:val="00D77ABD"/>
    <w:rsid w:val="00D8052A"/>
    <w:rsid w:val="00D80587"/>
    <w:rsid w:val="00D903B5"/>
    <w:rsid w:val="00D9174B"/>
    <w:rsid w:val="00D91791"/>
    <w:rsid w:val="00D937AC"/>
    <w:rsid w:val="00D944D4"/>
    <w:rsid w:val="00D9671C"/>
    <w:rsid w:val="00DA25BA"/>
    <w:rsid w:val="00DA26F7"/>
    <w:rsid w:val="00DA32A6"/>
    <w:rsid w:val="00DA4517"/>
    <w:rsid w:val="00DA489F"/>
    <w:rsid w:val="00DA4BFD"/>
    <w:rsid w:val="00DA6CD1"/>
    <w:rsid w:val="00DA707B"/>
    <w:rsid w:val="00DB03FA"/>
    <w:rsid w:val="00DB0575"/>
    <w:rsid w:val="00DB25FA"/>
    <w:rsid w:val="00DB281E"/>
    <w:rsid w:val="00DB4BFD"/>
    <w:rsid w:val="00DB5C54"/>
    <w:rsid w:val="00DB6033"/>
    <w:rsid w:val="00DC221F"/>
    <w:rsid w:val="00DC54BF"/>
    <w:rsid w:val="00DC6341"/>
    <w:rsid w:val="00DD03D3"/>
    <w:rsid w:val="00DD1BB5"/>
    <w:rsid w:val="00DD3CA6"/>
    <w:rsid w:val="00DD60C3"/>
    <w:rsid w:val="00DE2F94"/>
    <w:rsid w:val="00DE521F"/>
    <w:rsid w:val="00DE661C"/>
    <w:rsid w:val="00DF2327"/>
    <w:rsid w:val="00E0205D"/>
    <w:rsid w:val="00E03FE2"/>
    <w:rsid w:val="00E04167"/>
    <w:rsid w:val="00E06521"/>
    <w:rsid w:val="00E14731"/>
    <w:rsid w:val="00E17E68"/>
    <w:rsid w:val="00E2481E"/>
    <w:rsid w:val="00E261B9"/>
    <w:rsid w:val="00E26748"/>
    <w:rsid w:val="00E2729F"/>
    <w:rsid w:val="00E31E6A"/>
    <w:rsid w:val="00E4191B"/>
    <w:rsid w:val="00E44101"/>
    <w:rsid w:val="00E44929"/>
    <w:rsid w:val="00E4618F"/>
    <w:rsid w:val="00E507CC"/>
    <w:rsid w:val="00E54E54"/>
    <w:rsid w:val="00E560DC"/>
    <w:rsid w:val="00E568C0"/>
    <w:rsid w:val="00E5720A"/>
    <w:rsid w:val="00E65ACA"/>
    <w:rsid w:val="00E66CF3"/>
    <w:rsid w:val="00E75CF3"/>
    <w:rsid w:val="00E81AD8"/>
    <w:rsid w:val="00E839D5"/>
    <w:rsid w:val="00E910AC"/>
    <w:rsid w:val="00E922F2"/>
    <w:rsid w:val="00E93236"/>
    <w:rsid w:val="00E94FF5"/>
    <w:rsid w:val="00E96F88"/>
    <w:rsid w:val="00E9793A"/>
    <w:rsid w:val="00EA0D0C"/>
    <w:rsid w:val="00EA25C6"/>
    <w:rsid w:val="00EA2B7B"/>
    <w:rsid w:val="00EB0B70"/>
    <w:rsid w:val="00EB31AA"/>
    <w:rsid w:val="00EB63C8"/>
    <w:rsid w:val="00EB6CAD"/>
    <w:rsid w:val="00EB75B5"/>
    <w:rsid w:val="00EB7D8C"/>
    <w:rsid w:val="00EC3336"/>
    <w:rsid w:val="00EC3AD7"/>
    <w:rsid w:val="00EC4A46"/>
    <w:rsid w:val="00EC67A3"/>
    <w:rsid w:val="00ED3351"/>
    <w:rsid w:val="00ED34EB"/>
    <w:rsid w:val="00ED748A"/>
    <w:rsid w:val="00ED76B1"/>
    <w:rsid w:val="00ED771E"/>
    <w:rsid w:val="00EE01C3"/>
    <w:rsid w:val="00EE41F0"/>
    <w:rsid w:val="00EE55B5"/>
    <w:rsid w:val="00EE55C3"/>
    <w:rsid w:val="00EE78F7"/>
    <w:rsid w:val="00EF2C18"/>
    <w:rsid w:val="00EF3E40"/>
    <w:rsid w:val="00EF47FC"/>
    <w:rsid w:val="00F00078"/>
    <w:rsid w:val="00F01499"/>
    <w:rsid w:val="00F01953"/>
    <w:rsid w:val="00F0244C"/>
    <w:rsid w:val="00F02F82"/>
    <w:rsid w:val="00F12D0C"/>
    <w:rsid w:val="00F143D9"/>
    <w:rsid w:val="00F14FE0"/>
    <w:rsid w:val="00F15B1A"/>
    <w:rsid w:val="00F15C0B"/>
    <w:rsid w:val="00F2150B"/>
    <w:rsid w:val="00F218A5"/>
    <w:rsid w:val="00F223E8"/>
    <w:rsid w:val="00F22D4C"/>
    <w:rsid w:val="00F24C7C"/>
    <w:rsid w:val="00F26AA1"/>
    <w:rsid w:val="00F320EB"/>
    <w:rsid w:val="00F346B2"/>
    <w:rsid w:val="00F34EA3"/>
    <w:rsid w:val="00F36535"/>
    <w:rsid w:val="00F36BEE"/>
    <w:rsid w:val="00F37986"/>
    <w:rsid w:val="00F37C2A"/>
    <w:rsid w:val="00F42B3B"/>
    <w:rsid w:val="00F448C0"/>
    <w:rsid w:val="00F44F53"/>
    <w:rsid w:val="00F5091C"/>
    <w:rsid w:val="00F5157A"/>
    <w:rsid w:val="00F51C2C"/>
    <w:rsid w:val="00F530C7"/>
    <w:rsid w:val="00F53DB2"/>
    <w:rsid w:val="00F57812"/>
    <w:rsid w:val="00F603DF"/>
    <w:rsid w:val="00F6148B"/>
    <w:rsid w:val="00F630C5"/>
    <w:rsid w:val="00F6323D"/>
    <w:rsid w:val="00F66D30"/>
    <w:rsid w:val="00F67E97"/>
    <w:rsid w:val="00F72D35"/>
    <w:rsid w:val="00F7374E"/>
    <w:rsid w:val="00F7452D"/>
    <w:rsid w:val="00F767BF"/>
    <w:rsid w:val="00F86323"/>
    <w:rsid w:val="00F900B8"/>
    <w:rsid w:val="00F90273"/>
    <w:rsid w:val="00F90D0A"/>
    <w:rsid w:val="00F93099"/>
    <w:rsid w:val="00F93EC6"/>
    <w:rsid w:val="00F94408"/>
    <w:rsid w:val="00F96179"/>
    <w:rsid w:val="00FA0123"/>
    <w:rsid w:val="00FA2E28"/>
    <w:rsid w:val="00FA4327"/>
    <w:rsid w:val="00FA4AFC"/>
    <w:rsid w:val="00FA5491"/>
    <w:rsid w:val="00FA7625"/>
    <w:rsid w:val="00FB5F11"/>
    <w:rsid w:val="00FB653C"/>
    <w:rsid w:val="00FC00D8"/>
    <w:rsid w:val="00FC0E21"/>
    <w:rsid w:val="00FC1730"/>
    <w:rsid w:val="00FC3FF1"/>
    <w:rsid w:val="00FC52F6"/>
    <w:rsid w:val="00FC6B5F"/>
    <w:rsid w:val="00FC7743"/>
    <w:rsid w:val="00FD261A"/>
    <w:rsid w:val="00FD2914"/>
    <w:rsid w:val="00FD665C"/>
    <w:rsid w:val="00FD6B12"/>
    <w:rsid w:val="00FE1E2E"/>
    <w:rsid w:val="00FE4C11"/>
    <w:rsid w:val="00FE6C66"/>
    <w:rsid w:val="08E7FB0D"/>
    <w:rsid w:val="4BCC244F"/>
    <w:rsid w:val="7DD127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B069C330-745A-4625-A152-DE77A70D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3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semiHidden/>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semiHidden/>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character" w:customStyle="1" w:styleId="Mencinsinresolver1">
    <w:name w:val="Mención sin resolver1"/>
    <w:basedOn w:val="DefaultParagraphFont"/>
    <w:uiPriority w:val="99"/>
    <w:semiHidden/>
    <w:unhideWhenUsed/>
    <w:rsid w:val="000A2C20"/>
    <w:rPr>
      <w:color w:val="605E5C"/>
      <w:shd w:val="clear" w:color="auto" w:fill="E1DFDD"/>
    </w:rPr>
  </w:style>
  <w:style w:type="character" w:styleId="UnresolvedMention">
    <w:name w:val="Unresolved Mention"/>
    <w:basedOn w:val="DefaultParagraphFont"/>
    <w:uiPriority w:val="99"/>
    <w:semiHidden/>
    <w:unhideWhenUsed/>
    <w:rsid w:val="00670EB0"/>
    <w:rPr>
      <w:color w:val="605E5C"/>
      <w:shd w:val="clear" w:color="auto" w:fill="E1DFDD"/>
    </w:rPr>
  </w:style>
  <w:style w:type="paragraph" w:styleId="Revision">
    <w:name w:val="Revision"/>
    <w:hidden/>
    <w:uiPriority w:val="99"/>
    <w:semiHidden/>
    <w:rsid w:val="00A819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255552315">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5874021">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visionDate xmlns="694a2687-4383-4267-b4dc-f7657eaaabf8" xsi:nil="true"/>
    <TaxCatchAll xmlns="e42673de-b264-43ab-b333-25166615ddcb" xsi:nil="true"/>
    <Country xmlns="694a2687-4383-4267-b4dc-f7657eaaabf8" xsi:nil="true"/>
    <Date xmlns="694a2687-4383-4267-b4dc-f7657eaaabf8" xsi:nil="true"/>
    <Comments xmlns="694a2687-4383-4267-b4dc-f7657eaaabf8" xsi:nil="true"/>
    <_ip_UnifiedCompliancePolicyProperties xmlns="http://schemas.microsoft.com/sharepoint/v3" xsi:nil="true"/>
    <lcf76f155ced4ddcb4097134ff3c332f xmlns="694a2687-4383-4267-b4dc-f7657eaaabf8">
      <Terms xmlns="http://schemas.microsoft.com/office/infopath/2007/PartnerControls"/>
    </lcf76f155ced4ddcb4097134ff3c332f>
    <Language xmlns="694a2687-4383-4267-b4dc-f7657eaaabf8" xsi:nil="true"/>
    <DocumentType xmlns="694a2687-4383-4267-b4dc-f7657eaaabf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516BF2-C96D-4873-9EC6-6D1D8CFB0312}">
  <ds:schemaRefs>
    <ds:schemaRef ds:uri="http://schemas.microsoft.com/office/2006/metadata/properties"/>
    <ds:schemaRef ds:uri="http://schemas.microsoft.com/office/infopath/2007/PartnerControls"/>
    <ds:schemaRef ds:uri="http://schemas.microsoft.com/sharepoint/v3"/>
    <ds:schemaRef ds:uri="694a2687-4383-4267-b4dc-f7657eaaabf8"/>
    <ds:schemaRef ds:uri="e42673de-b264-43ab-b333-25166615ddcb"/>
  </ds:schemaRefs>
</ds:datastoreItem>
</file>

<file path=customXml/itemProps2.xml><?xml version="1.0" encoding="utf-8"?>
<ds:datastoreItem xmlns:ds="http://schemas.openxmlformats.org/officeDocument/2006/customXml" ds:itemID="{CD978C9C-B3AA-4CFE-92B1-7787F187EFBE}">
  <ds:schemaRefs>
    <ds:schemaRef ds:uri="http://schemas.openxmlformats.org/officeDocument/2006/bibliography"/>
  </ds:schemaRefs>
</ds:datastoreItem>
</file>

<file path=customXml/itemProps3.xml><?xml version="1.0" encoding="utf-8"?>
<ds:datastoreItem xmlns:ds="http://schemas.openxmlformats.org/officeDocument/2006/customXml" ds:itemID="{FBE41C5A-CBE3-4F1D-922F-1D7D4DB8C79D}">
  <ds:schemaRefs>
    <ds:schemaRef ds:uri="http://schemas.microsoft.com/sharepoint/v3/contenttype/forms"/>
  </ds:schemaRefs>
</ds:datastoreItem>
</file>

<file path=customXml/itemProps4.xml><?xml version="1.0" encoding="utf-8"?>
<ds:datastoreItem xmlns:ds="http://schemas.openxmlformats.org/officeDocument/2006/customXml" ds:itemID="{3E656A73-7B81-440C-A4FA-165A8803C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683</Words>
  <Characters>3929</Characters>
  <Application>Microsoft Office Word</Application>
  <DocSecurity>0</DocSecurity>
  <Lines>245</Lines>
  <Paragraphs>144</Paragraphs>
  <ScaleCrop>false</ScaleCrop>
  <Company>Hewlett-Packard Company</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RachelL</dc:creator>
  <cp:keywords/>
  <cp:lastModifiedBy>Stuart Santos</cp:lastModifiedBy>
  <cp:revision>1</cp:revision>
  <cp:lastPrinted>2018-10-30T14:16:00Z</cp:lastPrinted>
  <dcterms:created xsi:type="dcterms:W3CDTF">2026-04-08T20:05:00Z</dcterms:created>
  <dcterms:modified xsi:type="dcterms:W3CDTF">2026-04-08T20:05:00Z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0x0101005B114DE0BF701045AD2403C163A63BBD</vt:lpwstr>
  </property>
  <property fmtid="{D5CDD505-2E9C-101B-9397-08002B2CF9AE}" pid="3" name="_dlc_DocIdItemGuid">
    <vt:lpwstr>019b6dea-a520-4c47-8347-f36fa16098d9</vt:lpwstr>
  </property>
  <property fmtid="{D5CDD505-2E9C-101B-9397-08002B2CF9AE}" pid="4" name="MediaServiceImageTags">
    <vt:lpwstr/>
  </property>
  <property fmtid="{D5CDD505-2E9C-101B-9397-08002B2CF9AE}" pid="5" name="MSIP_Label_bae40d21-6309-4c17-93eb-fcf64ebc4f54_Enabled">
    <vt:lpwstr>true</vt:lpwstr>
  </property>
  <property fmtid="{D5CDD505-2E9C-101B-9397-08002B2CF9AE}" pid="6" name="MSIP_Label_bae40d21-6309-4c17-93eb-fcf64ebc4f54_SetDate">
    <vt:lpwstr>2026-02-03T11:07:06Z</vt:lpwstr>
  </property>
  <property fmtid="{D5CDD505-2E9C-101B-9397-08002B2CF9AE}" pid="7" name="MSIP_Label_bae40d21-6309-4c17-93eb-fcf64ebc4f54_Method">
    <vt:lpwstr>Privileged</vt:lpwstr>
  </property>
  <property fmtid="{D5CDD505-2E9C-101B-9397-08002B2CF9AE}" pid="8" name="MSIP_Label_bae40d21-6309-4c17-93eb-fcf64ebc4f54_Name">
    <vt:lpwstr>Lexxika - Non-Confidential Data</vt:lpwstr>
  </property>
  <property fmtid="{D5CDD505-2E9C-101B-9397-08002B2CF9AE}" pid="9" name="MSIP_Label_bae40d21-6309-4c17-93eb-fcf64ebc4f54_SiteId">
    <vt:lpwstr>e61f3ce7-b380-49a8-a874-ebd96595ddb4</vt:lpwstr>
  </property>
  <property fmtid="{D5CDD505-2E9C-101B-9397-08002B2CF9AE}" pid="10" name="MSIP_Label_bae40d21-6309-4c17-93eb-fcf64ebc4f54_ActionId">
    <vt:lpwstr>b67b15bd-1c0f-4cef-a1a2-7c753f89aa38</vt:lpwstr>
  </property>
  <property fmtid="{D5CDD505-2E9C-101B-9397-08002B2CF9AE}" pid="11" name="MSIP_Label_bae40d21-6309-4c17-93eb-fcf64ebc4f54_ContentBits">
    <vt:lpwstr>0</vt:lpwstr>
  </property>
  <property fmtid="{D5CDD505-2E9C-101B-9397-08002B2CF9AE}" pid="12" name="MSIP_Label_bae40d21-6309-4c17-93eb-fcf64ebc4f54_Tag">
    <vt:lpwstr>10, 0, 1, 1</vt:lpwstr>
  </property>
  <property fmtid="{D5CDD505-2E9C-101B-9397-08002B2CF9AE}" pid="13" name="GrammarlyDocumentId">
    <vt:lpwstr>8e17d2ef-f883-45e1-b5fe-a09bce0d297b</vt:lpwstr>
  </property>
  <property fmtid="{D5CDD505-2E9C-101B-9397-08002B2CF9AE}" pid="14" name="ClassificationContentMarkingFooterShapeIds">
    <vt:lpwstr>554c1d69,51cefe21,3f36366e</vt:lpwstr>
  </property>
  <property fmtid="{D5CDD505-2E9C-101B-9397-08002B2CF9AE}" pid="15" name="ClassificationContentMarkingFooterFontProps">
    <vt:lpwstr>#000000,10,Aptos</vt:lpwstr>
  </property>
  <property fmtid="{D5CDD505-2E9C-101B-9397-08002B2CF9AE}" pid="16" name="ClassificationContentMarkingFooterText">
    <vt:lpwstr>INTERNAL USE ONLY</vt:lpwstr>
  </property>
  <property fmtid="{D5CDD505-2E9C-101B-9397-08002B2CF9AE}" pid="17" name="MSIP_Label_9108d454-5c13-4905-93be-12ec8059c842_Enabled">
    <vt:lpwstr>true</vt:lpwstr>
  </property>
  <property fmtid="{D5CDD505-2E9C-101B-9397-08002B2CF9AE}" pid="18" name="MSIP_Label_9108d454-5c13-4905-93be-12ec8059c842_SetDate">
    <vt:lpwstr>2026-04-08T20:05:38Z</vt:lpwstr>
  </property>
  <property fmtid="{D5CDD505-2E9C-101B-9397-08002B2CF9AE}" pid="19" name="MSIP_Label_9108d454-5c13-4905-93be-12ec8059c842_Method">
    <vt:lpwstr>Privileged</vt:lpwstr>
  </property>
  <property fmtid="{D5CDD505-2E9C-101B-9397-08002B2CF9AE}" pid="20" name="MSIP_Label_9108d454-5c13-4905-93be-12ec8059c842_Name">
    <vt:lpwstr>9108d454-5c13-4905-93be-12ec8059c842</vt:lpwstr>
  </property>
  <property fmtid="{D5CDD505-2E9C-101B-9397-08002B2CF9AE}" pid="21" name="MSIP_Label_9108d454-5c13-4905-93be-12ec8059c842_SiteId">
    <vt:lpwstr>473672ba-cd07-4371-a2ae-788b4c61840e</vt:lpwstr>
  </property>
  <property fmtid="{D5CDD505-2E9C-101B-9397-08002B2CF9AE}" pid="22" name="MSIP_Label_9108d454-5c13-4905-93be-12ec8059c842_ActionId">
    <vt:lpwstr>b53dca40-718a-415d-a92e-edcea0216b21</vt:lpwstr>
  </property>
  <property fmtid="{D5CDD505-2E9C-101B-9397-08002B2CF9AE}" pid="23" name="MSIP_Label_9108d454-5c13-4905-93be-12ec8059c842_ContentBits">
    <vt:lpwstr>2</vt:lpwstr>
  </property>
  <property fmtid="{D5CDD505-2E9C-101B-9397-08002B2CF9AE}" pid="24" name="MSIP_Label_9108d454-5c13-4905-93be-12ec8059c842_Tag">
    <vt:lpwstr>10, 0, 1, 1</vt:lpwstr>
  </property>
</Properties>
</file>