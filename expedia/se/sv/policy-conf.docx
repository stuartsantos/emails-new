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3F11" w:rsidRDefault="0011504F" w:rsidP="004E40BD">
      <w:pPr>
        <w:spacing w:after="0" w:line="240" w:lineRule="auto"/>
        <w:rPr>
          <w:noProof/>
        </w:rPr>
      </w:pPr>
      <w:del w:id="0" w:author="Kitchens, Darcy" w:date="2026-03-02T15:15:00Z" w16du:dateUtc="2026-03-02T21:15:00Z">
        <w:r w:rsidDel="0011504F">
          <w:rPr>
            <w:noProof/>
          </w:rPr>
          <w:drawing>
            <wp:inline distT="0" distB="0" distL="0" distR="0" wp14:anchorId="5EF15793" wp14:editId="0690528B">
              <wp:extent cx="921539" cy="457200"/>
              <wp:effectExtent l="0" t="0" r="0" b="0"/>
              <wp:docPr id="1594059668" name="Picture 159405966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"/>
                      <pic:cNvPicPr/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1539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1" w:author="Kitchens, Darcy" w:date="2026-03-02T15:15:00Z" w16du:dateUtc="2026-03-02T21:15:00Z">
        <w:r>
          <w:rPr>
            <w:noProof/>
          </w:rPr>
          <w:drawing>
            <wp:inline distT="0" distB="0" distL="0" distR="0" wp14:anchorId="5FEA1C06" wp14:editId="334202B9">
              <wp:extent cx="1864800" cy="720000"/>
              <wp:effectExtent l="0" t="0" r="2540" b="4445"/>
              <wp:docPr id="1591096772" name="Picture 159109677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Picture 8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64800" cy="72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:rsidR="004E40BD" w:rsidRPr="00F70354" w:rsidRDefault="004E40BD" w:rsidP="004E40BD">
      <w:pPr>
        <w:spacing w:after="0" w:line="240" w:lineRule="auto"/>
      </w:pPr>
    </w:p>
    <w:p w:rsidR="004E40BD" w:rsidRPr="00B7370B" w:rsidRDefault="004B1B27" w:rsidP="5612E463">
      <w:pPr>
        <w:spacing w:after="0" w:line="240" w:lineRule="auto"/>
        <w:rPr>
          <w:b/>
          <w:bCs/>
          <w:color w:val="002060"/>
          <w:sz w:val="32"/>
          <w:szCs w:val="32"/>
          <w:lang w:val="sv-SE"/>
        </w:rPr>
      </w:pPr>
      <w:r w:rsidRPr="5612E463">
        <w:rPr>
          <w:b/>
          <w:bCs/>
          <w:color w:val="002060"/>
          <w:sz w:val="32"/>
          <w:szCs w:val="32"/>
          <w:lang w:val="sv-SE"/>
        </w:rPr>
        <w:t>Reseförsäkring</w:t>
      </w:r>
    </w:p>
    <w:p w:rsidR="004E40BD" w:rsidRDefault="004E40BD" w:rsidP="004E40BD">
      <w:pPr>
        <w:spacing w:after="0" w:line="240" w:lineRule="auto"/>
        <w:rPr>
          <w:lang w:val="sv-SE"/>
        </w:rPr>
      </w:pPr>
    </w:p>
    <w:p w:rsidR="00EC59A9" w:rsidRPr="00EC59A9" w:rsidRDefault="00EC59A9" w:rsidP="004E40BD">
      <w:pPr>
        <w:spacing w:after="0" w:line="240" w:lineRule="auto"/>
        <w:rPr>
          <w:rFonts w:ascii="Arial" w:hAnsi="Arial" w:cs="Arial"/>
          <w:b/>
          <w:color w:val="FF0000"/>
          <w:sz w:val="20"/>
          <w:szCs w:val="20"/>
          <w:lang w:val="sv-SE"/>
        </w:rPr>
      </w:pPr>
      <w:r w:rsidRPr="00EC59A9">
        <w:rPr>
          <w:rFonts w:ascii="Arial" w:hAnsi="Arial" w:cs="Arial"/>
          <w:b/>
          <w:color w:val="FF0000"/>
          <w:sz w:val="20"/>
          <w:szCs w:val="20"/>
          <w:lang w:val="sv-SE"/>
        </w:rPr>
        <w:t>Från:</w:t>
      </w:r>
      <w:r>
        <w:rPr>
          <w:rFonts w:ascii="Arial" w:hAnsi="Arial" w:cs="Arial"/>
          <w:b/>
          <w:color w:val="FF0000"/>
          <w:sz w:val="20"/>
          <w:szCs w:val="20"/>
          <w:lang w:val="sv-SE"/>
        </w:rPr>
        <w:tab/>
      </w:r>
      <w:r>
        <w:rPr>
          <w:rFonts w:ascii="Arial" w:hAnsi="Arial" w:cs="Arial"/>
          <w:b/>
          <w:color w:val="FF0000"/>
          <w:sz w:val="20"/>
          <w:szCs w:val="20"/>
          <w:lang w:val="sv-SE"/>
        </w:rPr>
        <w:tab/>
      </w:r>
      <w:del w:id="2" w:author="NT" w:date="2026-02-19T18:27:00Z">
        <w:r w:rsidDel="00E939D6">
          <w:rPr>
            <w:rFonts w:ascii="Arial" w:hAnsi="Arial" w:cs="Arial"/>
            <w:b/>
            <w:color w:val="FF0000"/>
            <w:sz w:val="20"/>
            <w:szCs w:val="20"/>
            <w:lang w:val="sv-SE"/>
          </w:rPr>
          <w:delText xml:space="preserve">AIG </w:delText>
        </w:r>
      </w:del>
      <w:r>
        <w:rPr>
          <w:rFonts w:ascii="Arial" w:hAnsi="Arial" w:cs="Arial"/>
          <w:b/>
          <w:color w:val="FF0000"/>
          <w:sz w:val="20"/>
          <w:szCs w:val="20"/>
          <w:lang w:val="sv-SE"/>
        </w:rPr>
        <w:t>Travel</w:t>
      </w:r>
      <w:ins w:id="3" w:author="NT" w:date="2026-02-19T18:28:00Z">
        <w:r w:rsidR="00E939D6">
          <w:rPr>
            <w:rFonts w:ascii="Arial" w:hAnsi="Arial" w:cs="Arial"/>
            <w:b/>
            <w:color w:val="FF0000"/>
            <w:sz w:val="20"/>
            <w:szCs w:val="20"/>
            <w:lang w:val="sv-SE"/>
          </w:rPr>
          <w:t xml:space="preserve"> Guard</w:t>
        </w:r>
      </w:ins>
    </w:p>
    <w:p w:rsidR="000D54CA" w:rsidRPr="00AA6B2B" w:rsidRDefault="00AA6B2B" w:rsidP="000D54CA">
      <w:pPr>
        <w:spacing w:after="0" w:line="240" w:lineRule="auto"/>
        <w:rPr>
          <w:rFonts w:ascii="Arial" w:hAnsi="Arial" w:cs="Arial"/>
          <w:b/>
          <w:color w:val="FF0000"/>
          <w:sz w:val="20"/>
          <w:szCs w:val="20"/>
          <w:lang w:val="sv-SE"/>
        </w:rPr>
      </w:pPr>
      <w:r w:rsidRPr="00AA6B2B">
        <w:rPr>
          <w:rFonts w:ascii="Arial" w:hAnsi="Arial" w:cs="Arial"/>
          <w:b/>
          <w:color w:val="FF0000"/>
          <w:sz w:val="20"/>
          <w:szCs w:val="20"/>
          <w:lang w:val="sv-SE"/>
        </w:rPr>
        <w:t>Ämne</w:t>
      </w:r>
      <w:r w:rsidR="000D54CA" w:rsidRPr="00AA6B2B">
        <w:rPr>
          <w:rFonts w:ascii="Arial" w:hAnsi="Arial" w:cs="Arial"/>
          <w:b/>
          <w:color w:val="FF0000"/>
          <w:sz w:val="20"/>
          <w:szCs w:val="20"/>
          <w:lang w:val="sv-SE"/>
        </w:rPr>
        <w:t>:</w:t>
      </w:r>
      <w:r w:rsidR="000D54CA" w:rsidRPr="00AA6B2B">
        <w:rPr>
          <w:rFonts w:ascii="Arial" w:hAnsi="Arial" w:cs="Arial"/>
          <w:b/>
          <w:color w:val="FF0000"/>
          <w:sz w:val="20"/>
          <w:szCs w:val="20"/>
          <w:lang w:val="sv-SE"/>
        </w:rPr>
        <w:tab/>
      </w:r>
      <w:r w:rsidRPr="00AA6B2B">
        <w:rPr>
          <w:rFonts w:ascii="Arial" w:hAnsi="Arial" w:cs="Arial"/>
          <w:b/>
          <w:color w:val="FF0000"/>
          <w:sz w:val="20"/>
          <w:szCs w:val="20"/>
          <w:lang w:val="sv-SE"/>
        </w:rPr>
        <w:tab/>
      </w:r>
      <w:del w:id="4" w:author="NT" w:date="2026-02-19T18:27:00Z">
        <w:r w:rsidR="000D54CA" w:rsidRPr="00AA6B2B" w:rsidDel="00E939D6">
          <w:rPr>
            <w:rFonts w:ascii="Arial" w:hAnsi="Arial" w:cs="Arial"/>
            <w:b/>
            <w:color w:val="FF0000"/>
            <w:sz w:val="20"/>
            <w:szCs w:val="20"/>
            <w:lang w:val="sv-SE"/>
          </w:rPr>
          <w:delText xml:space="preserve">AIG </w:delText>
        </w:r>
      </w:del>
      <w:r w:rsidRPr="00AA6B2B">
        <w:rPr>
          <w:rFonts w:ascii="Arial" w:hAnsi="Arial" w:cs="Arial"/>
          <w:b/>
          <w:color w:val="FF0000"/>
          <w:sz w:val="20"/>
          <w:szCs w:val="20"/>
          <w:lang w:val="sv-SE"/>
        </w:rPr>
        <w:t>Reseförsäkring</w:t>
      </w:r>
      <w:r w:rsidR="00F24618">
        <w:rPr>
          <w:rFonts w:ascii="Arial" w:hAnsi="Arial" w:cs="Arial"/>
          <w:b/>
          <w:color w:val="FF0000"/>
          <w:sz w:val="20"/>
          <w:szCs w:val="20"/>
          <w:lang w:val="sv-SE"/>
        </w:rPr>
        <w:t>,</w:t>
      </w:r>
      <w:r w:rsidRPr="00AA6B2B">
        <w:rPr>
          <w:rFonts w:ascii="Arial" w:hAnsi="Arial" w:cs="Arial"/>
          <w:b/>
          <w:color w:val="FF0000"/>
          <w:sz w:val="20"/>
          <w:szCs w:val="20"/>
          <w:lang w:val="sv-SE"/>
        </w:rPr>
        <w:t xml:space="preserve"> Bekräftelse för Policy</w:t>
      </w:r>
      <w:r w:rsidR="000D54CA" w:rsidRPr="00AA6B2B">
        <w:rPr>
          <w:rFonts w:ascii="Arial" w:hAnsi="Arial" w:cs="Arial"/>
          <w:b/>
          <w:color w:val="FF0000"/>
          <w:sz w:val="20"/>
          <w:szCs w:val="20"/>
          <w:lang w:val="sv-SE"/>
        </w:rPr>
        <w:t xml:space="preserve"> </w:t>
      </w:r>
      <w:r w:rsidR="00EC59A9">
        <w:rPr>
          <w:rFonts w:ascii="Arial" w:hAnsi="Arial" w:cs="Arial"/>
          <w:b/>
          <w:color w:val="FF0000"/>
          <w:sz w:val="20"/>
          <w:szCs w:val="20"/>
          <w:lang w:val="sv-SE"/>
        </w:rPr>
        <w:t>{{</w:t>
      </w:r>
      <w:r w:rsidR="00F9257A">
        <w:rPr>
          <w:rFonts w:ascii="Arial" w:hAnsi="Arial" w:cs="Arial"/>
          <w:b/>
          <w:color w:val="FF0000"/>
          <w:sz w:val="20"/>
          <w:szCs w:val="20"/>
          <w:lang w:val="sv-SE"/>
        </w:rPr>
        <w:t>Policy Number</w:t>
      </w:r>
      <w:r w:rsidR="00EC59A9">
        <w:rPr>
          <w:rFonts w:ascii="Arial" w:hAnsi="Arial" w:cs="Arial"/>
          <w:b/>
          <w:color w:val="FF0000"/>
          <w:sz w:val="20"/>
          <w:szCs w:val="20"/>
          <w:lang w:val="sv-SE"/>
        </w:rPr>
        <w:t>}}</w:t>
      </w:r>
    </w:p>
    <w:p w:rsidR="000D54CA" w:rsidRPr="00AA6B2B" w:rsidRDefault="000D54CA" w:rsidP="000D54CA">
      <w:pPr>
        <w:spacing w:after="0" w:line="240" w:lineRule="auto"/>
        <w:rPr>
          <w:rFonts w:ascii="Arial" w:hAnsi="Arial" w:cs="Arial"/>
          <w:sz w:val="20"/>
          <w:szCs w:val="20"/>
          <w:lang w:val="sv-SE"/>
        </w:rPr>
      </w:pPr>
    </w:p>
    <w:p w:rsidR="007E4C46" w:rsidRPr="00AA6B2B" w:rsidRDefault="007E4C46" w:rsidP="000D54CA">
      <w:pPr>
        <w:spacing w:after="0" w:line="240" w:lineRule="auto"/>
        <w:rPr>
          <w:rFonts w:ascii="Arial" w:hAnsi="Arial" w:cs="Arial"/>
          <w:sz w:val="20"/>
          <w:szCs w:val="20"/>
          <w:lang w:val="sv-SE"/>
        </w:rPr>
      </w:pPr>
    </w:p>
    <w:p w:rsidR="000D54CA" w:rsidRPr="00AA6B2B" w:rsidRDefault="00AA6B2B" w:rsidP="000D54C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A6B2B">
        <w:rPr>
          <w:rFonts w:ascii="Arial" w:hAnsi="Arial" w:cs="Arial"/>
          <w:sz w:val="20"/>
          <w:szCs w:val="20"/>
        </w:rPr>
        <w:t>Hej</w:t>
      </w:r>
      <w:r w:rsidR="000D54CA" w:rsidRPr="00AA6B2B">
        <w:rPr>
          <w:rFonts w:ascii="Arial" w:hAnsi="Arial" w:cs="Arial"/>
          <w:sz w:val="20"/>
          <w:szCs w:val="20"/>
        </w:rPr>
        <w:t xml:space="preserve"> </w:t>
      </w:r>
      <w:r w:rsidR="00EC59A9">
        <w:rPr>
          <w:rFonts w:ascii="Arial" w:hAnsi="Arial" w:cs="Arial"/>
          <w:sz w:val="20"/>
          <w:szCs w:val="20"/>
        </w:rPr>
        <w:t>{{</w:t>
      </w:r>
      <w:r w:rsidR="000D54CA" w:rsidRPr="00AA6B2B">
        <w:rPr>
          <w:rFonts w:ascii="Arial" w:hAnsi="Arial" w:cs="Arial"/>
          <w:sz w:val="20"/>
          <w:szCs w:val="20"/>
        </w:rPr>
        <w:t>Policy Holder First Name</w:t>
      </w:r>
      <w:r w:rsidR="00EC59A9">
        <w:rPr>
          <w:rFonts w:ascii="Arial" w:hAnsi="Arial" w:cs="Arial"/>
          <w:sz w:val="20"/>
          <w:szCs w:val="20"/>
        </w:rPr>
        <w:t>}}</w:t>
      </w:r>
      <w:r w:rsidR="000D54CA" w:rsidRPr="00AA6B2B">
        <w:rPr>
          <w:rFonts w:ascii="Arial" w:hAnsi="Arial" w:cs="Arial"/>
          <w:sz w:val="20"/>
          <w:szCs w:val="20"/>
        </w:rPr>
        <w:t> </w:t>
      </w:r>
      <w:r w:rsidR="00EC59A9">
        <w:rPr>
          <w:rFonts w:ascii="Arial" w:hAnsi="Arial" w:cs="Arial"/>
          <w:sz w:val="20"/>
          <w:szCs w:val="20"/>
        </w:rPr>
        <w:t>{{</w:t>
      </w:r>
      <w:r w:rsidR="000D54CA" w:rsidRPr="00AA6B2B">
        <w:rPr>
          <w:rFonts w:ascii="Arial" w:hAnsi="Arial" w:cs="Arial"/>
          <w:sz w:val="20"/>
          <w:szCs w:val="20"/>
        </w:rPr>
        <w:t xml:space="preserve">Policy Holder Last </w:t>
      </w:r>
      <w:proofErr w:type="gramStart"/>
      <w:r w:rsidR="000D54CA" w:rsidRPr="00AA6B2B">
        <w:rPr>
          <w:rFonts w:ascii="Arial" w:hAnsi="Arial" w:cs="Arial"/>
          <w:sz w:val="20"/>
          <w:szCs w:val="20"/>
        </w:rPr>
        <w:t>Name</w:t>
      </w:r>
      <w:r w:rsidR="00EC59A9">
        <w:rPr>
          <w:rFonts w:ascii="Arial" w:hAnsi="Arial" w:cs="Arial"/>
          <w:sz w:val="20"/>
          <w:szCs w:val="20"/>
        </w:rPr>
        <w:t>}}</w:t>
      </w:r>
      <w:r w:rsidR="000D54CA" w:rsidRPr="00AA6B2B">
        <w:rPr>
          <w:rFonts w:ascii="Arial" w:hAnsi="Arial" w:cs="Arial"/>
          <w:sz w:val="20"/>
          <w:szCs w:val="20"/>
        </w:rPr>
        <w:t>,</w:t>
      </w:r>
      <w:proofErr w:type="gramEnd"/>
    </w:p>
    <w:p w:rsidR="000D54CA" w:rsidRDefault="000D54CA" w:rsidP="000D54CA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F37C2A" w:rsidRPr="00AA6B2B" w:rsidRDefault="00AA6B2B" w:rsidP="00F37C2A">
      <w:pPr>
        <w:spacing w:after="0" w:line="240" w:lineRule="auto"/>
        <w:rPr>
          <w:rFonts w:ascii="Arial" w:hAnsi="Arial" w:cs="Arial"/>
          <w:sz w:val="20"/>
          <w:szCs w:val="20"/>
          <w:lang w:val="sv-SE"/>
        </w:rPr>
      </w:pPr>
      <w:r w:rsidRPr="00AA6B2B">
        <w:rPr>
          <w:rFonts w:ascii="Arial" w:hAnsi="Arial" w:cs="Arial"/>
          <w:sz w:val="20"/>
          <w:szCs w:val="20"/>
          <w:lang w:val="sv-SE"/>
        </w:rPr>
        <w:t xml:space="preserve">Tack för att du har valt </w:t>
      </w:r>
      <w:r>
        <w:rPr>
          <w:rFonts w:ascii="Arial" w:hAnsi="Arial" w:cs="Arial"/>
          <w:sz w:val="20"/>
          <w:szCs w:val="20"/>
          <w:lang w:val="sv-SE"/>
        </w:rPr>
        <w:t xml:space="preserve">en </w:t>
      </w:r>
      <w:r w:rsidR="00F37C2A" w:rsidRPr="00AA6B2B">
        <w:rPr>
          <w:rFonts w:ascii="Arial" w:hAnsi="Arial" w:cs="Arial"/>
          <w:sz w:val="20"/>
          <w:szCs w:val="20"/>
          <w:lang w:val="sv-SE"/>
        </w:rPr>
        <w:t>Travel Guard</w:t>
      </w:r>
      <w:r w:rsidR="00F37C2A" w:rsidRPr="00AA6B2B">
        <w:rPr>
          <w:rFonts w:ascii="Arial" w:hAnsi="Arial" w:cs="Arial"/>
          <w:sz w:val="20"/>
          <w:szCs w:val="20"/>
          <w:vertAlign w:val="superscript"/>
          <w:lang w:val="sv-SE"/>
        </w:rPr>
        <w:t>®</w:t>
      </w:r>
      <w:r w:rsidR="00F37C2A" w:rsidRPr="00AA6B2B">
        <w:rPr>
          <w:rFonts w:ascii="Arial" w:hAnsi="Arial" w:cs="Arial"/>
          <w:sz w:val="20"/>
          <w:szCs w:val="20"/>
          <w:lang w:val="sv-SE"/>
        </w:rPr>
        <w:t xml:space="preserve"> </w:t>
      </w:r>
      <w:r>
        <w:rPr>
          <w:rFonts w:ascii="Arial" w:hAnsi="Arial" w:cs="Arial"/>
          <w:sz w:val="20"/>
          <w:szCs w:val="20"/>
          <w:lang w:val="sv-SE"/>
        </w:rPr>
        <w:t>Försäkring</w:t>
      </w:r>
      <w:del w:id="5" w:author="NT" w:date="2026-02-19T18:28:00Z">
        <w:r w:rsidDel="00E939D6">
          <w:rPr>
            <w:rFonts w:ascii="Arial" w:hAnsi="Arial" w:cs="Arial"/>
            <w:sz w:val="20"/>
            <w:szCs w:val="20"/>
            <w:lang w:val="sv-SE"/>
          </w:rPr>
          <w:delText xml:space="preserve"> från </w:delText>
        </w:r>
        <w:r w:rsidR="00F37C2A" w:rsidRPr="00AA6B2B" w:rsidDel="00E939D6">
          <w:rPr>
            <w:rFonts w:ascii="Arial" w:hAnsi="Arial" w:cs="Arial"/>
            <w:sz w:val="20"/>
            <w:szCs w:val="20"/>
            <w:lang w:val="sv-SE"/>
          </w:rPr>
          <w:delText xml:space="preserve">AIG Travel! </w:delText>
        </w:r>
      </w:del>
    </w:p>
    <w:p w:rsidR="00D03830" w:rsidRPr="00AA6B2B" w:rsidRDefault="00AA6B2B" w:rsidP="000D54CA">
      <w:pPr>
        <w:spacing w:after="0" w:line="240" w:lineRule="auto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Ditt Försäkringsnummer är</w:t>
      </w:r>
      <w:r w:rsidR="00D03830" w:rsidRPr="00AA6B2B">
        <w:rPr>
          <w:rFonts w:ascii="Arial" w:hAnsi="Arial" w:cs="Arial"/>
          <w:sz w:val="20"/>
          <w:szCs w:val="20"/>
          <w:lang w:val="sv-SE"/>
        </w:rPr>
        <w:t xml:space="preserve"> </w:t>
      </w:r>
      <w:r w:rsidR="00EC59A9">
        <w:rPr>
          <w:rFonts w:ascii="Arial" w:hAnsi="Arial" w:cs="Arial"/>
          <w:sz w:val="20"/>
          <w:szCs w:val="20"/>
          <w:lang w:val="sv-SE"/>
        </w:rPr>
        <w:t>{{</w:t>
      </w:r>
      <w:r w:rsidR="00D03830" w:rsidRPr="00AA6B2B">
        <w:rPr>
          <w:rFonts w:ascii="Arial" w:hAnsi="Arial" w:cs="Arial"/>
          <w:sz w:val="20"/>
          <w:szCs w:val="20"/>
          <w:lang w:val="sv-SE"/>
        </w:rPr>
        <w:t>Policy Number</w:t>
      </w:r>
      <w:r w:rsidR="00EC59A9">
        <w:rPr>
          <w:rFonts w:ascii="Arial" w:hAnsi="Arial" w:cs="Arial"/>
          <w:sz w:val="20"/>
          <w:szCs w:val="20"/>
          <w:lang w:val="sv-SE"/>
        </w:rPr>
        <w:t>}}</w:t>
      </w:r>
      <w:r w:rsidR="00D03830" w:rsidRPr="00AA6B2B">
        <w:rPr>
          <w:rFonts w:ascii="Arial" w:hAnsi="Arial" w:cs="Arial"/>
          <w:sz w:val="20"/>
          <w:szCs w:val="20"/>
          <w:lang w:val="sv-SE"/>
        </w:rPr>
        <w:t>.</w:t>
      </w:r>
    </w:p>
    <w:p w:rsidR="00D03830" w:rsidRPr="00AA6B2B" w:rsidRDefault="00D03830" w:rsidP="000D54CA">
      <w:pPr>
        <w:spacing w:after="0" w:line="240" w:lineRule="auto"/>
        <w:rPr>
          <w:rFonts w:ascii="Arial" w:hAnsi="Arial" w:cs="Arial"/>
          <w:sz w:val="20"/>
          <w:szCs w:val="20"/>
          <w:lang w:val="sv-SE"/>
        </w:rPr>
      </w:pPr>
    </w:p>
    <w:p w:rsidR="00D03830" w:rsidRPr="00B7370B" w:rsidRDefault="00AA6B2B" w:rsidP="5612E463">
      <w:pPr>
        <w:spacing w:after="0" w:line="240" w:lineRule="auto"/>
        <w:rPr>
          <w:rFonts w:ascii="Arial" w:hAnsi="Arial" w:cs="Arial"/>
          <w:b/>
          <w:bCs/>
          <w:sz w:val="20"/>
          <w:szCs w:val="20"/>
          <w:lang w:val="sv-SE"/>
        </w:rPr>
      </w:pPr>
      <w:r w:rsidRPr="5612E463">
        <w:rPr>
          <w:rFonts w:ascii="Arial" w:hAnsi="Arial" w:cs="Arial"/>
          <w:sz w:val="20"/>
          <w:szCs w:val="20"/>
          <w:lang w:val="sv-SE"/>
        </w:rPr>
        <w:t>Vänligen</w:t>
      </w:r>
      <w:r w:rsidR="00D03830" w:rsidRPr="5612E463">
        <w:rPr>
          <w:rFonts w:ascii="Arial" w:hAnsi="Arial" w:cs="Arial"/>
          <w:sz w:val="20"/>
          <w:szCs w:val="20"/>
          <w:lang w:val="sv-SE"/>
        </w:rPr>
        <w:t xml:space="preserve"> </w:t>
      </w:r>
      <w:r w:rsidRPr="5612E463">
        <w:rPr>
          <w:rFonts w:ascii="Arial" w:hAnsi="Arial" w:cs="Arial"/>
          <w:b/>
          <w:bCs/>
          <w:sz w:val="20"/>
          <w:szCs w:val="20"/>
          <w:u w:val="single"/>
          <w:lang w:val="sv-SE"/>
        </w:rPr>
        <w:t>tryck</w:t>
      </w:r>
      <w:r w:rsidR="00D03830" w:rsidRPr="5612E463">
        <w:rPr>
          <w:rFonts w:ascii="Arial" w:hAnsi="Arial" w:cs="Arial"/>
          <w:b/>
          <w:bCs/>
          <w:sz w:val="20"/>
          <w:szCs w:val="20"/>
          <w:u w:val="single"/>
          <w:lang w:val="sv-SE"/>
        </w:rPr>
        <w:t xml:space="preserve"> h</w:t>
      </w:r>
      <w:r w:rsidRPr="5612E463">
        <w:rPr>
          <w:rFonts w:ascii="Arial" w:hAnsi="Arial" w:cs="Arial"/>
          <w:b/>
          <w:bCs/>
          <w:sz w:val="20"/>
          <w:szCs w:val="20"/>
          <w:u w:val="single"/>
          <w:lang w:val="sv-SE"/>
        </w:rPr>
        <w:t>är</w:t>
      </w:r>
      <w:r w:rsidR="00D03830" w:rsidRPr="5612E463">
        <w:rPr>
          <w:rFonts w:ascii="Arial" w:hAnsi="Arial" w:cs="Arial"/>
          <w:sz w:val="20"/>
          <w:szCs w:val="20"/>
          <w:lang w:val="sv-SE"/>
        </w:rPr>
        <w:t xml:space="preserve"> </w:t>
      </w:r>
      <w:r w:rsidRPr="5612E463">
        <w:rPr>
          <w:rFonts w:ascii="Arial" w:hAnsi="Arial" w:cs="Arial"/>
          <w:sz w:val="20"/>
          <w:szCs w:val="20"/>
          <w:lang w:val="sv-SE"/>
        </w:rPr>
        <w:t>för att se ditt</w:t>
      </w:r>
      <w:r w:rsidR="00D03830" w:rsidRPr="5612E463">
        <w:rPr>
          <w:rFonts w:ascii="Arial" w:hAnsi="Arial" w:cs="Arial"/>
          <w:sz w:val="20"/>
          <w:szCs w:val="20"/>
          <w:lang w:val="sv-SE"/>
        </w:rPr>
        <w:t xml:space="preserve"> </w:t>
      </w:r>
      <w:r w:rsidRPr="5612E463">
        <w:rPr>
          <w:rFonts w:ascii="Arial" w:hAnsi="Arial" w:cs="Arial"/>
          <w:b/>
          <w:bCs/>
          <w:sz w:val="20"/>
          <w:szCs w:val="20"/>
          <w:lang w:val="sv-SE"/>
        </w:rPr>
        <w:t>Försäkringsbevis</w:t>
      </w:r>
      <w:r w:rsidR="000D54CA" w:rsidRPr="5612E463">
        <w:rPr>
          <w:rFonts w:ascii="Arial" w:hAnsi="Arial" w:cs="Arial"/>
          <w:b/>
          <w:bCs/>
          <w:sz w:val="20"/>
          <w:szCs w:val="20"/>
          <w:lang w:val="sv-SE"/>
        </w:rPr>
        <w:t xml:space="preserve"> (COI)</w:t>
      </w:r>
      <w:r w:rsidR="00D03830" w:rsidRPr="5612E463">
        <w:rPr>
          <w:rFonts w:ascii="Arial" w:hAnsi="Arial" w:cs="Arial"/>
          <w:b/>
          <w:bCs/>
          <w:sz w:val="20"/>
          <w:szCs w:val="20"/>
          <w:lang w:val="sv-SE"/>
        </w:rPr>
        <w:t xml:space="preserve"> </w:t>
      </w:r>
      <w:r w:rsidRPr="5612E463">
        <w:rPr>
          <w:rFonts w:ascii="Arial" w:hAnsi="Arial" w:cs="Arial"/>
          <w:sz w:val="20"/>
          <w:szCs w:val="20"/>
          <w:lang w:val="sv-SE"/>
        </w:rPr>
        <w:t>och di</w:t>
      </w:r>
      <w:r w:rsidR="00F9257A" w:rsidRPr="5612E463">
        <w:rPr>
          <w:rFonts w:ascii="Arial" w:hAnsi="Arial" w:cs="Arial"/>
          <w:sz w:val="20"/>
          <w:szCs w:val="20"/>
          <w:lang w:val="sv-SE"/>
        </w:rPr>
        <w:t>tt</w:t>
      </w:r>
      <w:r w:rsidRPr="5612E463">
        <w:rPr>
          <w:rFonts w:ascii="Arial" w:hAnsi="Arial" w:cs="Arial"/>
          <w:b/>
          <w:bCs/>
          <w:sz w:val="20"/>
          <w:szCs w:val="20"/>
          <w:lang w:val="sv-SE"/>
        </w:rPr>
        <w:t xml:space="preserve"> Försäkringsvillkor</w:t>
      </w:r>
      <w:r w:rsidR="00D03830" w:rsidRPr="5612E463">
        <w:rPr>
          <w:rFonts w:ascii="Arial" w:hAnsi="Arial" w:cs="Arial"/>
          <w:b/>
          <w:bCs/>
          <w:sz w:val="20"/>
          <w:szCs w:val="20"/>
          <w:lang w:val="sv-SE"/>
        </w:rPr>
        <w:t xml:space="preserve">. </w:t>
      </w:r>
    </w:p>
    <w:p w:rsidR="000D54CA" w:rsidRPr="00B7370B" w:rsidRDefault="00AA6B2B" w:rsidP="000D54CA">
      <w:pPr>
        <w:spacing w:after="0" w:line="240" w:lineRule="auto"/>
        <w:rPr>
          <w:rFonts w:ascii="Arial" w:hAnsi="Arial" w:cs="Arial"/>
          <w:sz w:val="20"/>
          <w:szCs w:val="20"/>
          <w:lang w:val="sv-SE"/>
        </w:rPr>
      </w:pPr>
      <w:r w:rsidRPr="007E1A80">
        <w:rPr>
          <w:rFonts w:ascii="Arial" w:hAnsi="Arial" w:cs="Arial"/>
          <w:sz w:val="20"/>
          <w:szCs w:val="20"/>
          <w:lang w:val="sv-SE"/>
        </w:rPr>
        <w:t xml:space="preserve">För att logga in kommer du att behöva ditt Försäkringsnummer och ditt Efternamn. </w:t>
      </w:r>
      <w:r w:rsidR="00D03830" w:rsidRPr="007E1A80">
        <w:rPr>
          <w:rFonts w:ascii="Arial" w:hAnsi="Arial" w:cs="Arial"/>
          <w:sz w:val="20"/>
          <w:szCs w:val="20"/>
          <w:lang w:val="sv-SE"/>
        </w:rPr>
        <w:t xml:space="preserve"> </w:t>
      </w:r>
    </w:p>
    <w:p w:rsidR="00762D64" w:rsidRPr="00AA6B2B" w:rsidRDefault="00762D64" w:rsidP="000D54CA">
      <w:pPr>
        <w:spacing w:after="0" w:line="240" w:lineRule="auto"/>
        <w:rPr>
          <w:rFonts w:ascii="Arial" w:hAnsi="Arial" w:cs="Arial"/>
          <w:b/>
          <w:sz w:val="20"/>
          <w:szCs w:val="20"/>
          <w:lang w:val="sv-SE"/>
        </w:rPr>
      </w:pPr>
    </w:p>
    <w:p w:rsidR="000D54CA" w:rsidRPr="00B7370B" w:rsidRDefault="00AA6B2B" w:rsidP="5612E463">
      <w:pPr>
        <w:spacing w:after="0" w:line="240" w:lineRule="auto"/>
        <w:rPr>
          <w:rFonts w:ascii="Arial" w:hAnsi="Arial" w:cs="Arial"/>
          <w:b/>
          <w:bCs/>
          <w:color w:val="002060"/>
          <w:sz w:val="24"/>
          <w:szCs w:val="24"/>
          <w:lang w:val="sv-SE"/>
        </w:rPr>
      </w:pPr>
      <w:r w:rsidRPr="5612E463">
        <w:rPr>
          <w:rFonts w:ascii="Arial" w:hAnsi="Arial" w:cs="Arial"/>
          <w:b/>
          <w:bCs/>
          <w:color w:val="002060"/>
          <w:sz w:val="24"/>
          <w:szCs w:val="24"/>
          <w:lang w:val="sv-SE"/>
        </w:rPr>
        <w:t>Vad är jag försäkrad mot</w:t>
      </w:r>
      <w:r w:rsidR="000D54CA" w:rsidRPr="5612E463">
        <w:rPr>
          <w:rFonts w:ascii="Arial" w:hAnsi="Arial" w:cs="Arial"/>
          <w:b/>
          <w:bCs/>
          <w:color w:val="002060"/>
          <w:sz w:val="24"/>
          <w:szCs w:val="24"/>
          <w:lang w:val="sv-SE"/>
        </w:rPr>
        <w:t xml:space="preserve">? </w:t>
      </w:r>
    </w:p>
    <w:p w:rsidR="00EC59A9" w:rsidRDefault="00EC59A9" w:rsidP="000D54CA">
      <w:pPr>
        <w:spacing w:after="0" w:line="240" w:lineRule="auto"/>
        <w:rPr>
          <w:rFonts w:ascii="Arial" w:hAnsi="Arial" w:cs="Arial"/>
          <w:b/>
          <w:color w:val="00B0F0"/>
          <w:sz w:val="24"/>
          <w:szCs w:val="24"/>
          <w:lang w:val="sv-SE"/>
        </w:rPr>
      </w:pPr>
    </w:p>
    <w:p w:rsidR="00EC59A9" w:rsidRDefault="00EC59A9" w:rsidP="00EC59A9">
      <w:pPr>
        <w:rPr>
          <w:rFonts w:ascii="Arial" w:hAnsi="Arial" w:cs="Arial"/>
          <w:sz w:val="20"/>
          <w:szCs w:val="20"/>
          <w:lang w:val="sv-SE"/>
        </w:rPr>
      </w:pPr>
      <w:r w:rsidRPr="00C44C95">
        <w:rPr>
          <w:lang w:val="sv-SE"/>
        </w:rPr>
        <w:t xml:space="preserve">Du har köpt </w:t>
      </w:r>
      <w:r w:rsidRPr="00C44C95">
        <w:rPr>
          <w:rFonts w:ascii="Arial" w:hAnsi="Arial" w:cs="Arial"/>
          <w:sz w:val="20"/>
          <w:szCs w:val="20"/>
          <w:lang w:val="sv-SE"/>
        </w:rPr>
        <w:t xml:space="preserve">{{ProductName}}. </w:t>
      </w:r>
      <w:r w:rsidRPr="00EC2806">
        <w:rPr>
          <w:rFonts w:ascii="Arial" w:hAnsi="Arial" w:cs="Arial"/>
          <w:sz w:val="20"/>
          <w:szCs w:val="20"/>
          <w:lang w:val="sv-SE"/>
        </w:rPr>
        <w:t xml:space="preserve">Skydden som är inkluderade i din försäkring </w:t>
      </w:r>
      <w:r>
        <w:rPr>
          <w:rFonts w:ascii="Arial" w:hAnsi="Arial" w:cs="Arial"/>
          <w:sz w:val="20"/>
          <w:szCs w:val="20"/>
          <w:lang w:val="sv-SE"/>
        </w:rPr>
        <w:t>finns i ditt försäkringsbrev samt försäkringsvillkor.</w:t>
      </w:r>
    </w:p>
    <w:p w:rsidR="000D54CA" w:rsidRPr="00AA6B2B" w:rsidRDefault="000D54CA" w:rsidP="00EC59A9">
      <w:pPr>
        <w:tabs>
          <w:tab w:val="left" w:pos="3795"/>
        </w:tabs>
        <w:spacing w:after="0" w:line="240" w:lineRule="auto"/>
        <w:rPr>
          <w:rFonts w:ascii="Arial" w:hAnsi="Arial" w:cs="Arial"/>
          <w:sz w:val="20"/>
          <w:szCs w:val="20"/>
          <w:lang w:val="sv-SE"/>
        </w:rPr>
      </w:pPr>
    </w:p>
    <w:p w:rsidR="00AA6B2B" w:rsidRDefault="00AA6B2B" w:rsidP="5612E463">
      <w:pPr>
        <w:spacing w:after="0" w:line="240" w:lineRule="auto"/>
        <w:jc w:val="both"/>
        <w:rPr>
          <w:rFonts w:ascii="Arial" w:hAnsi="Arial" w:cs="Arial"/>
          <w:sz w:val="20"/>
          <w:szCs w:val="20"/>
          <w:lang w:val="sv-SE"/>
        </w:rPr>
      </w:pPr>
      <w:r w:rsidRPr="5612E463">
        <w:rPr>
          <w:rFonts w:ascii="Arial" w:hAnsi="Arial" w:cs="Arial"/>
          <w:sz w:val="20"/>
          <w:szCs w:val="20"/>
          <w:lang w:val="sv-SE"/>
        </w:rPr>
        <w:t>Du bör ta dig tiden att läsa igenom di</w:t>
      </w:r>
      <w:r w:rsidR="00F9257A" w:rsidRPr="5612E463">
        <w:rPr>
          <w:rFonts w:ascii="Arial" w:hAnsi="Arial" w:cs="Arial"/>
          <w:sz w:val="20"/>
          <w:szCs w:val="20"/>
          <w:lang w:val="sv-SE"/>
        </w:rPr>
        <w:t>tt</w:t>
      </w:r>
      <w:r w:rsidRPr="5612E463">
        <w:rPr>
          <w:rFonts w:ascii="Arial" w:hAnsi="Arial" w:cs="Arial"/>
          <w:sz w:val="20"/>
          <w:szCs w:val="20"/>
          <w:lang w:val="sv-SE"/>
        </w:rPr>
        <w:t xml:space="preserve"> Försäkringsvillkor för att säkerställa att de uppfyller dina specifika krav innan du reser. Policyn ger skydd för specificerade situationer och händelser under din resa. Det finns vissa undan</w:t>
      </w:r>
      <w:r w:rsidR="00136776" w:rsidRPr="5612E463">
        <w:rPr>
          <w:rFonts w:ascii="Arial" w:hAnsi="Arial" w:cs="Arial"/>
          <w:sz w:val="20"/>
          <w:szCs w:val="20"/>
          <w:lang w:val="sv-SE"/>
        </w:rPr>
        <w:t>tag som kan vara tillämpliga under</w:t>
      </w:r>
      <w:r w:rsidRPr="5612E463">
        <w:rPr>
          <w:rFonts w:ascii="Arial" w:hAnsi="Arial" w:cs="Arial"/>
          <w:sz w:val="20"/>
          <w:szCs w:val="20"/>
          <w:lang w:val="sv-SE"/>
        </w:rPr>
        <w:t xml:space="preserve"> särskilda omständigheter, så det är bäst att granska Försäkringsvillkoren så snart du kan. </w:t>
      </w:r>
    </w:p>
    <w:p w:rsidR="00EC59A9" w:rsidRDefault="00EC59A9" w:rsidP="002D24B6">
      <w:pPr>
        <w:spacing w:after="0" w:line="240" w:lineRule="auto"/>
        <w:rPr>
          <w:rFonts w:ascii="Arial" w:hAnsi="Arial" w:cs="Arial"/>
          <w:sz w:val="20"/>
          <w:szCs w:val="20"/>
          <w:lang w:val="sv-S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74"/>
      </w:tblGrid>
      <w:tr w:rsidR="00EC59A9" w:rsidRPr="000F0054" w:rsidTr="5612E463">
        <w:tc>
          <w:tcPr>
            <w:tcW w:w="10800" w:type="dxa"/>
          </w:tcPr>
          <w:p w:rsidR="00EC59A9" w:rsidRDefault="00EC59A9" w:rsidP="002D24B6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EC59A9">
              <w:rPr>
                <w:rFonts w:ascii="Arial" w:hAnsi="Arial" w:cs="Arial"/>
                <w:b/>
                <w:sz w:val="20"/>
                <w:szCs w:val="20"/>
                <w:lang w:val="sv-SE"/>
              </w:rPr>
              <w:t>PÅMINNELSE BEHÖRIGHET:</w:t>
            </w:r>
          </w:p>
          <w:p w:rsidR="00035A6A" w:rsidRPr="00EC59A9" w:rsidRDefault="00EC59A9" w:rsidP="5612E463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5612E463">
              <w:rPr>
                <w:rFonts w:ascii="Arial" w:hAnsi="Arial" w:cs="Arial"/>
                <w:sz w:val="20"/>
                <w:szCs w:val="20"/>
                <w:lang w:val="sv-SE"/>
              </w:rPr>
              <w:t>Alla försäkrade personer måste vara bosatta i Sverige</w:t>
            </w:r>
          </w:p>
          <w:p w:rsidR="00035A6A" w:rsidRPr="00C44C95" w:rsidRDefault="00035A6A" w:rsidP="5612E463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C44C95">
              <w:rPr>
                <w:rFonts w:ascii="Arial" w:hAnsi="Arial" w:cs="Arial"/>
                <w:sz w:val="20"/>
                <w:szCs w:val="20"/>
                <w:lang w:val="sv-SE"/>
              </w:rPr>
              <w:t xml:space="preserve">Alla försäkrade personer måste vara under 76 år på avresedagen, för </w:t>
            </w:r>
            <w:r w:rsidRPr="00C44C95"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  <w:t xml:space="preserve">Avbeställningsskydd, </w:t>
            </w:r>
            <w:del w:id="6" w:author="NT" w:date="2026-02-19T18:29:00Z">
              <w:r w:rsidRPr="00C44C95" w:rsidDel="00E939D6">
                <w:rPr>
                  <w:rFonts w:ascii="Arial" w:hAnsi="Arial" w:cs="Arial"/>
                  <w:b/>
                  <w:bCs/>
                  <w:sz w:val="20"/>
                  <w:szCs w:val="20"/>
                  <w:lang w:val="sv-SE"/>
                </w:rPr>
                <w:delText>Grundläggande reseskydd, Reseskydd Plus</w:delText>
              </w:r>
              <w:r w:rsidRPr="00C44C95" w:rsidDel="00E939D6">
                <w:rPr>
                  <w:rFonts w:ascii="Arial" w:hAnsi="Arial" w:cs="Arial"/>
                  <w:sz w:val="20"/>
                  <w:szCs w:val="20"/>
                  <w:lang w:val="sv-SE"/>
                </w:rPr>
                <w:delText xml:space="preserve"> </w:delText>
              </w:r>
            </w:del>
            <w:r w:rsidRPr="00C44C95">
              <w:rPr>
                <w:rFonts w:ascii="Arial" w:hAnsi="Arial" w:cs="Arial"/>
                <w:sz w:val="20"/>
                <w:szCs w:val="20"/>
                <w:lang w:val="sv-SE"/>
              </w:rPr>
              <w:t xml:space="preserve">och under 66 år på avresedatum för </w:t>
            </w:r>
            <w:r w:rsidRPr="00C44C95"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  <w:t>Reseförsäkring</w:t>
            </w:r>
            <w:r w:rsidRPr="00C44C95">
              <w:rPr>
                <w:rFonts w:ascii="Arial" w:hAnsi="Arial" w:cs="Arial"/>
                <w:sz w:val="20"/>
                <w:szCs w:val="20"/>
                <w:lang w:val="sv-SE"/>
              </w:rPr>
              <w:t xml:space="preserve"> </w:t>
            </w:r>
            <w:ins w:id="7" w:author="NT" w:date="2026-02-19T18:30:00Z">
              <w:r w:rsidR="00E939D6" w:rsidRPr="00C44C95">
                <w:rPr>
                  <w:rFonts w:ascii="Arial" w:hAnsi="Arial" w:cs="Arial"/>
                  <w:sz w:val="20"/>
                  <w:szCs w:val="20"/>
                  <w:lang w:val="sv-SE"/>
                </w:rPr>
                <w:t>.</w:t>
              </w:r>
            </w:ins>
            <w:del w:id="8" w:author="NT" w:date="2026-02-19T18:30:00Z">
              <w:r w:rsidRPr="00C44C95" w:rsidDel="00E939D6">
                <w:rPr>
                  <w:rFonts w:ascii="Arial" w:hAnsi="Arial" w:cs="Arial"/>
                  <w:sz w:val="20"/>
                  <w:szCs w:val="20"/>
                  <w:lang w:val="sv-SE"/>
                </w:rPr>
                <w:delText xml:space="preserve">och </w:delText>
              </w:r>
              <w:r w:rsidRPr="00C44C95" w:rsidDel="00E939D6">
                <w:rPr>
                  <w:rFonts w:ascii="Arial" w:hAnsi="Arial" w:cs="Arial"/>
                  <w:b/>
                  <w:bCs/>
                  <w:sz w:val="20"/>
                  <w:szCs w:val="20"/>
                  <w:lang w:val="sv-SE"/>
                </w:rPr>
                <w:delText>Reseskydd Premium</w:delText>
              </w:r>
              <w:r w:rsidRPr="00C44C95" w:rsidDel="00E939D6">
                <w:rPr>
                  <w:rFonts w:ascii="Arial" w:hAnsi="Arial" w:cs="Arial"/>
                  <w:sz w:val="20"/>
                  <w:szCs w:val="20"/>
                  <w:lang w:val="sv-SE"/>
                </w:rPr>
                <w:delText>.</w:delText>
              </w:r>
            </w:del>
          </w:p>
          <w:p w:rsidR="00035A6A" w:rsidRPr="00C44C95" w:rsidRDefault="00035A6A" w:rsidP="5612E463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C44C95"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  <w:t>Reseförsäkring</w:t>
            </w:r>
            <w:r w:rsidRPr="00C44C95">
              <w:rPr>
                <w:rFonts w:ascii="Arial" w:hAnsi="Arial" w:cs="Arial"/>
                <w:sz w:val="20"/>
                <w:szCs w:val="20"/>
                <w:lang w:val="sv-SE"/>
              </w:rPr>
              <w:t xml:space="preserve"> </w:t>
            </w:r>
            <w:del w:id="9" w:author="NT" w:date="2026-02-19T18:30:00Z">
              <w:r w:rsidRPr="00C44C95" w:rsidDel="00E939D6">
                <w:rPr>
                  <w:rFonts w:ascii="Arial" w:hAnsi="Arial" w:cs="Arial"/>
                  <w:sz w:val="20"/>
                  <w:szCs w:val="20"/>
                  <w:lang w:val="sv-SE"/>
                </w:rPr>
                <w:delText xml:space="preserve">och </w:delText>
              </w:r>
              <w:r w:rsidRPr="00C44C95" w:rsidDel="00E939D6">
                <w:rPr>
                  <w:rFonts w:ascii="Arial" w:hAnsi="Arial" w:cs="Arial"/>
                  <w:b/>
                  <w:bCs/>
                  <w:sz w:val="20"/>
                  <w:szCs w:val="20"/>
                  <w:lang w:val="sv-SE"/>
                </w:rPr>
                <w:delText>Reseskydd Premium</w:delText>
              </w:r>
              <w:r w:rsidRPr="00C44C95" w:rsidDel="00E939D6">
                <w:rPr>
                  <w:rFonts w:ascii="Arial" w:hAnsi="Arial" w:cs="Arial"/>
                  <w:sz w:val="20"/>
                  <w:szCs w:val="20"/>
                  <w:lang w:val="sv-SE"/>
                </w:rPr>
                <w:delText xml:space="preserve"> </w:delText>
              </w:r>
            </w:del>
            <w:r w:rsidRPr="00C44C95">
              <w:rPr>
                <w:rFonts w:ascii="Arial" w:hAnsi="Arial" w:cs="Arial"/>
                <w:sz w:val="20"/>
                <w:szCs w:val="20"/>
                <w:lang w:val="sv-SE"/>
              </w:rPr>
              <w:t xml:space="preserve">täcker totalt upp till </w:t>
            </w:r>
            <w:r w:rsidRPr="00C44C95"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  <w:t>SEK 1,830,000</w:t>
            </w:r>
            <w:r w:rsidRPr="00C44C95">
              <w:rPr>
                <w:rFonts w:ascii="Arial" w:hAnsi="Arial" w:cs="Arial"/>
                <w:sz w:val="20"/>
                <w:szCs w:val="20"/>
                <w:lang w:val="sv-SE"/>
              </w:rPr>
              <w:t xml:space="preserve"> för både </w:t>
            </w:r>
            <w:r w:rsidRPr="00C44C95"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  <w:t>B1-</w:t>
            </w:r>
            <w:r w:rsidRPr="00C44C95">
              <w:rPr>
                <w:rFonts w:ascii="Arial" w:hAnsi="Arial" w:cs="Arial"/>
                <w:sz w:val="20"/>
                <w:szCs w:val="20"/>
                <w:lang w:val="sv-SE"/>
              </w:rPr>
              <w:t xml:space="preserve"> </w:t>
            </w:r>
            <w:r w:rsidRPr="00C44C95"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  <w:t xml:space="preserve">Utgifter för akut sjukvård </w:t>
            </w:r>
            <w:r w:rsidRPr="00C44C95">
              <w:rPr>
                <w:rFonts w:ascii="Arial" w:hAnsi="Arial" w:cs="Arial"/>
                <w:sz w:val="20"/>
                <w:szCs w:val="20"/>
                <w:lang w:val="sv-SE"/>
              </w:rPr>
              <w:t>och</w:t>
            </w:r>
            <w:r w:rsidRPr="00C44C95"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  <w:t xml:space="preserve"> B2 - Akut medicinsk evakuering &amp; hemtransport </w:t>
            </w:r>
            <w:r w:rsidRPr="00C44C95">
              <w:rPr>
                <w:rFonts w:ascii="Arial" w:hAnsi="Arial" w:cs="Arial"/>
                <w:sz w:val="20"/>
                <w:szCs w:val="20"/>
                <w:lang w:val="sv-SE"/>
              </w:rPr>
              <w:t>om en försäkrad person diagnostiseras med COVID-19 under sina resor.</w:t>
            </w:r>
          </w:p>
          <w:p w:rsidR="00EC59A9" w:rsidRPr="00EC59A9" w:rsidRDefault="00EC59A9" w:rsidP="5612E463">
            <w:pPr>
              <w:numPr>
                <w:ilvl w:val="0"/>
                <w:numId w:val="15"/>
              </w:numPr>
              <w:jc w:val="both"/>
              <w:rPr>
                <w:rFonts w:ascii="Arial" w:hAnsi="Arial" w:cs="Arial"/>
                <w:lang w:val="sv-SE"/>
              </w:rPr>
            </w:pPr>
            <w:r w:rsidRPr="5612E463">
              <w:rPr>
                <w:rFonts w:ascii="Arial" w:hAnsi="Arial" w:cs="Arial"/>
                <w:sz w:val="20"/>
                <w:szCs w:val="20"/>
                <w:lang w:val="sv-SE"/>
              </w:rPr>
              <w:t>Vänligen se försäkringsvillkor för fulla listan om krav på behörighet.</w:t>
            </w:r>
          </w:p>
        </w:tc>
      </w:tr>
    </w:tbl>
    <w:p w:rsidR="00EC59A9" w:rsidRDefault="00EC59A9" w:rsidP="002D24B6">
      <w:pPr>
        <w:spacing w:after="0" w:line="240" w:lineRule="auto"/>
        <w:rPr>
          <w:rFonts w:ascii="Arial" w:hAnsi="Arial" w:cs="Arial"/>
          <w:sz w:val="20"/>
          <w:szCs w:val="20"/>
          <w:lang w:val="sv-SE"/>
        </w:rPr>
      </w:pPr>
    </w:p>
    <w:p w:rsidR="000D54CA" w:rsidRPr="00B7370B" w:rsidRDefault="00EC59A9" w:rsidP="5612E463">
      <w:pPr>
        <w:spacing w:after="0" w:line="240" w:lineRule="auto"/>
        <w:rPr>
          <w:rFonts w:ascii="Arial" w:hAnsi="Arial" w:cs="Arial"/>
          <w:b/>
          <w:bCs/>
          <w:color w:val="002060"/>
          <w:sz w:val="24"/>
          <w:szCs w:val="24"/>
          <w:lang w:val="sv-SE"/>
        </w:rPr>
      </w:pPr>
      <w:r w:rsidRPr="5612E463">
        <w:rPr>
          <w:rFonts w:ascii="Arial" w:hAnsi="Arial" w:cs="Arial"/>
          <w:b/>
          <w:bCs/>
          <w:color w:val="002060"/>
          <w:sz w:val="24"/>
          <w:szCs w:val="24"/>
          <w:lang w:val="sv-SE"/>
        </w:rPr>
        <w:t>Viktig kontakt information</w:t>
      </w:r>
    </w:p>
    <w:p w:rsidR="00EC59A9" w:rsidRDefault="00EC59A9" w:rsidP="000D54CA">
      <w:pPr>
        <w:spacing w:after="0" w:line="240" w:lineRule="auto"/>
        <w:rPr>
          <w:rFonts w:ascii="Arial" w:hAnsi="Arial" w:cs="Arial"/>
          <w:b/>
          <w:color w:val="00B0F0"/>
          <w:sz w:val="24"/>
          <w:szCs w:val="24"/>
          <w:lang w:val="sv-S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8"/>
        <w:gridCol w:w="6886"/>
      </w:tblGrid>
      <w:tr w:rsidR="00EC59A9" w:rsidRPr="000F0054" w:rsidTr="5612E463">
        <w:tc>
          <w:tcPr>
            <w:tcW w:w="3794" w:type="dxa"/>
          </w:tcPr>
          <w:p w:rsidR="00EC59A9" w:rsidRPr="00B7370B" w:rsidRDefault="00EC59A9" w:rsidP="5612E463">
            <w:pPr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sv-SE"/>
              </w:rPr>
            </w:pPr>
            <w:r w:rsidRPr="5612E463"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sv-SE"/>
              </w:rPr>
              <w:t>Vart kan jag vända mig om jag har en fråga om min försäkring?</w:t>
            </w:r>
          </w:p>
        </w:tc>
        <w:tc>
          <w:tcPr>
            <w:tcW w:w="7006" w:type="dxa"/>
          </w:tcPr>
          <w:p w:rsidR="00EC59A9" w:rsidRPr="004D43A5" w:rsidRDefault="00EC59A9" w:rsidP="5612E463">
            <w:pPr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4D43A5">
              <w:rPr>
                <w:rFonts w:ascii="Arial" w:hAnsi="Arial" w:cs="Arial"/>
                <w:sz w:val="20"/>
                <w:szCs w:val="20"/>
                <w:lang w:val="sv-SE"/>
              </w:rPr>
              <w:t xml:space="preserve">Om du har frågor, vänligen </w:t>
            </w:r>
            <w:del w:id="10" w:author="NT" w:date="2026-02-19T18:50:00Z">
              <w:r w:rsidRPr="004D43A5" w:rsidDel="00CD26C9">
                <w:rPr>
                  <w:rFonts w:ascii="Arial" w:hAnsi="Arial" w:cs="Arial"/>
                  <w:sz w:val="20"/>
                  <w:szCs w:val="20"/>
                  <w:lang w:val="sv-SE"/>
                </w:rPr>
                <w:delText xml:space="preserve">ring oss på </w:delText>
              </w:r>
              <w:r w:rsidRPr="004D43A5" w:rsidDel="00CD26C9">
                <w:rPr>
                  <w:rFonts w:ascii="Arial" w:hAnsi="Arial" w:cs="Arial"/>
                  <w:b/>
                  <w:bCs/>
                  <w:sz w:val="20"/>
                  <w:szCs w:val="20"/>
                  <w:lang w:val="sv-SE"/>
                </w:rPr>
                <w:delText>{{Policy Enquiries Phone}}.</w:delText>
              </w:r>
            </w:del>
            <w:ins w:id="11" w:author="NT" w:date="2026-02-19T18:50:00Z">
              <w:r w:rsidR="00CD26C9" w:rsidRPr="004D43A5">
                <w:rPr>
                  <w:rFonts w:ascii="Arial" w:hAnsi="Arial" w:cs="Arial"/>
                  <w:b/>
                  <w:bCs/>
                  <w:sz w:val="20"/>
                  <w:szCs w:val="20"/>
                  <w:lang w:val="sv-SE"/>
                </w:rPr>
                <w:t xml:space="preserve"> </w:t>
              </w:r>
              <w:r w:rsidR="00CD26C9" w:rsidRPr="00413CB9">
                <w:rPr>
                  <w:sz w:val="20"/>
                  <w:szCs w:val="20"/>
                  <w:lang w:val="sv-SE"/>
                  <w:rPrChange w:id="12" w:author="Flo Lilley" w:date="2026-02-23T10:28:00Z" w16du:dateUtc="2026-02-23T10:28:00Z">
                    <w:rPr/>
                  </w:rPrChange>
                </w:rPr>
                <w:t xml:space="preserve">besök </w:t>
              </w:r>
            </w:ins>
            <w:ins w:id="13" w:author="Paul Brown" w:date="2026-02-27T12:14:00Z" w16du:dateUtc="2026-02-27T12:14:00Z">
              <w:r w:rsidR="000C3F11">
                <w:rPr>
                  <w:sz w:val="20"/>
                  <w:szCs w:val="20"/>
                  <w:lang w:val="sv-SE"/>
                </w:rPr>
                <w:fldChar w:fldCharType="begin"/>
              </w:r>
              <w:r w:rsidR="000C3F11">
                <w:rPr>
                  <w:sz w:val="20"/>
                  <w:szCs w:val="20"/>
                  <w:lang w:val="sv-SE"/>
                </w:rPr>
                <w:instrText>HYPERLINK "https://covermore-europe-expedia.zendesk.com/hc/"</w:instrText>
              </w:r>
              <w:r w:rsidR="000C3F11">
                <w:rPr>
                  <w:sz w:val="20"/>
                  <w:szCs w:val="20"/>
                  <w:lang w:val="sv-SE"/>
                </w:rPr>
              </w:r>
              <w:r w:rsidR="000C3F11">
                <w:rPr>
                  <w:sz w:val="20"/>
                  <w:szCs w:val="20"/>
                  <w:lang w:val="sv-SE"/>
                </w:rPr>
                <w:fldChar w:fldCharType="separate"/>
              </w:r>
              <w:r w:rsidR="00CD26C9" w:rsidRPr="000C3F11">
                <w:rPr>
                  <w:rStyle w:val="Hyperlink"/>
                  <w:sz w:val="20"/>
                  <w:szCs w:val="20"/>
                  <w:lang w:val="sv-SE"/>
                  <w:rPrChange w:id="14" w:author="Flo Lilley" w:date="2026-02-23T10:28:00Z" w16du:dateUtc="2026-02-23T10:28:00Z">
                    <w:rPr/>
                  </w:rPrChange>
                </w:rPr>
                <w:t>https://covermore-europe-expedia.zendesk.com/hc/</w:t>
              </w:r>
              <w:r w:rsidR="000C3F11">
                <w:rPr>
                  <w:sz w:val="20"/>
                  <w:szCs w:val="20"/>
                  <w:lang w:val="sv-SE"/>
                </w:rPr>
                <w:fldChar w:fldCharType="end"/>
              </w:r>
            </w:ins>
            <w:ins w:id="15" w:author="NT" w:date="2026-02-19T18:50:00Z">
              <w:r w:rsidR="00CD26C9" w:rsidRPr="00413CB9">
                <w:rPr>
                  <w:sz w:val="20"/>
                  <w:szCs w:val="20"/>
                  <w:lang w:val="sv-SE"/>
                  <w:rPrChange w:id="16" w:author="Flo Lilley" w:date="2026-02-23T10:28:00Z" w16du:dateUtc="2026-02-23T10:28:00Z">
                    <w:rPr/>
                  </w:rPrChange>
                </w:rPr>
                <w:t xml:space="preserve">, mejla oss på </w:t>
              </w:r>
            </w:ins>
            <w:ins w:id="17" w:author="Paul Brown" w:date="2026-02-27T12:15:00Z" w16du:dateUtc="2026-02-27T12:15:00Z">
              <w:r w:rsidR="000C3F11">
                <w:rPr>
                  <w:sz w:val="20"/>
                  <w:szCs w:val="20"/>
                  <w:lang w:val="sv-SE"/>
                </w:rPr>
                <w:fldChar w:fldCharType="begin"/>
              </w:r>
              <w:r w:rsidR="000C3F11">
                <w:rPr>
                  <w:sz w:val="20"/>
                  <w:szCs w:val="20"/>
                  <w:lang w:val="sv-SE"/>
                </w:rPr>
                <w:instrText>HYPERLINK "mailto:expedia@cs.covermoreeurope.com"</w:instrText>
              </w:r>
              <w:r w:rsidR="000C3F11">
                <w:rPr>
                  <w:sz w:val="20"/>
                  <w:szCs w:val="20"/>
                  <w:lang w:val="sv-SE"/>
                </w:rPr>
              </w:r>
              <w:r w:rsidR="000C3F11">
                <w:rPr>
                  <w:sz w:val="20"/>
                  <w:szCs w:val="20"/>
                  <w:lang w:val="sv-SE"/>
                </w:rPr>
                <w:fldChar w:fldCharType="separate"/>
              </w:r>
              <w:r w:rsidR="00CD26C9" w:rsidRPr="000C3F11">
                <w:rPr>
                  <w:rStyle w:val="Hyperlink"/>
                  <w:sz w:val="20"/>
                  <w:szCs w:val="20"/>
                  <w:lang w:val="sv-SE"/>
                  <w:rPrChange w:id="18" w:author="Flo Lilley" w:date="2026-02-23T10:28:00Z" w16du:dateUtc="2026-02-23T10:28:00Z">
                    <w:rPr/>
                  </w:rPrChange>
                </w:rPr>
                <w:t>expedia@cs.covermoreeurope.com</w:t>
              </w:r>
              <w:r w:rsidR="000C3F11">
                <w:rPr>
                  <w:sz w:val="20"/>
                  <w:szCs w:val="20"/>
                  <w:lang w:val="sv-SE"/>
                </w:rPr>
                <w:fldChar w:fldCharType="end"/>
              </w:r>
            </w:ins>
            <w:ins w:id="19" w:author="NT" w:date="2026-02-19T18:50:00Z">
              <w:r w:rsidR="00CD26C9" w:rsidRPr="00413CB9">
                <w:rPr>
                  <w:sz w:val="20"/>
                  <w:szCs w:val="20"/>
                  <w:lang w:val="sv-SE"/>
                  <w:rPrChange w:id="20" w:author="Flo Lilley" w:date="2026-02-23T10:28:00Z" w16du:dateUtc="2026-02-23T10:28:00Z">
                    <w:rPr/>
                  </w:rPrChange>
                </w:rPr>
                <w:t xml:space="preserve"> eller ring oss på +46 8</w:t>
              </w:r>
            </w:ins>
            <w:ins w:id="21" w:author="Paul Brown" w:date="2026-02-27T12:20:00Z" w16du:dateUtc="2026-02-27T12:20:00Z">
              <w:r w:rsidR="002D0AF7">
                <w:rPr>
                  <w:sz w:val="20"/>
                  <w:szCs w:val="20"/>
                  <w:lang w:val="sv-SE"/>
                </w:rPr>
                <w:t xml:space="preserve"> </w:t>
              </w:r>
            </w:ins>
            <w:ins w:id="22" w:author="NT" w:date="2026-02-19T18:50:00Z">
              <w:r w:rsidR="00CD26C9" w:rsidRPr="00413CB9">
                <w:rPr>
                  <w:sz w:val="20"/>
                  <w:szCs w:val="20"/>
                  <w:lang w:val="sv-SE"/>
                  <w:rPrChange w:id="23" w:author="Flo Lilley" w:date="2026-02-23T10:28:00Z" w16du:dateUtc="2026-02-23T10:28:00Z">
                    <w:rPr/>
                  </w:rPrChange>
                </w:rPr>
                <w:t>501</w:t>
              </w:r>
            </w:ins>
            <w:ins w:id="24" w:author="Paul Brown" w:date="2026-02-27T12:20:00Z" w16du:dateUtc="2026-02-27T12:20:00Z">
              <w:r w:rsidR="002D0AF7">
                <w:rPr>
                  <w:sz w:val="20"/>
                  <w:szCs w:val="20"/>
                  <w:lang w:val="sv-SE"/>
                </w:rPr>
                <w:t xml:space="preserve"> </w:t>
              </w:r>
            </w:ins>
            <w:ins w:id="25" w:author="NT" w:date="2026-02-19T18:50:00Z">
              <w:r w:rsidR="00CD26C9" w:rsidRPr="00413CB9">
                <w:rPr>
                  <w:sz w:val="20"/>
                  <w:szCs w:val="20"/>
                  <w:lang w:val="sv-SE"/>
                  <w:rPrChange w:id="26" w:author="Flo Lilley" w:date="2026-02-23T10:28:00Z" w16du:dateUtc="2026-02-23T10:28:00Z">
                    <w:rPr/>
                  </w:rPrChange>
                </w:rPr>
                <w:t>630</w:t>
              </w:r>
            </w:ins>
            <w:ins w:id="27" w:author="Paul Brown" w:date="2026-02-27T12:20:00Z" w16du:dateUtc="2026-02-27T12:20:00Z">
              <w:r w:rsidR="002D0AF7">
                <w:rPr>
                  <w:sz w:val="20"/>
                  <w:szCs w:val="20"/>
                  <w:lang w:val="sv-SE"/>
                </w:rPr>
                <w:t xml:space="preserve"> </w:t>
              </w:r>
            </w:ins>
            <w:ins w:id="28" w:author="NT" w:date="2026-02-19T18:50:00Z">
              <w:r w:rsidR="00CD26C9" w:rsidRPr="00413CB9">
                <w:rPr>
                  <w:sz w:val="20"/>
                  <w:szCs w:val="20"/>
                  <w:lang w:val="sv-SE"/>
                  <w:rPrChange w:id="29" w:author="Flo Lilley" w:date="2026-02-23T10:28:00Z" w16du:dateUtc="2026-02-23T10:28:00Z">
                    <w:rPr/>
                  </w:rPrChange>
                </w:rPr>
                <w:t xml:space="preserve">17. </w:t>
              </w:r>
            </w:ins>
            <w:r w:rsidRPr="004D43A5"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  <w:t>Vi har öppet måndag till fredag kl.</w:t>
            </w:r>
            <w:ins w:id="30" w:author="NT" w:date="2026-02-19T18:51:00Z">
              <w:r w:rsidR="00CD26C9" w:rsidRPr="004D43A5">
                <w:rPr>
                  <w:rFonts w:ascii="Arial" w:hAnsi="Arial" w:cs="Arial"/>
                  <w:b/>
                  <w:bCs/>
                  <w:sz w:val="20"/>
                  <w:szCs w:val="20"/>
                  <w:lang w:val="sv-SE"/>
                </w:rPr>
                <w:t xml:space="preserve"> </w:t>
              </w:r>
            </w:ins>
            <w:r w:rsidRPr="004D43A5"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  <w:t xml:space="preserve">9-17 </w:t>
            </w:r>
            <w:del w:id="31" w:author="NT" w:date="2026-02-19T18:51:00Z">
              <w:r w:rsidRPr="004D43A5" w:rsidDel="00CD26C9">
                <w:rPr>
                  <w:rFonts w:ascii="Arial" w:hAnsi="Arial" w:cs="Arial"/>
                  <w:sz w:val="20"/>
                  <w:szCs w:val="20"/>
                  <w:lang w:val="sv-SE"/>
                </w:rPr>
                <w:delText xml:space="preserve">ELLER maila oss på </w:delText>
              </w:r>
              <w:r w:rsidRPr="004D43A5" w:rsidDel="00CD26C9">
                <w:rPr>
                  <w:rFonts w:ascii="Arial" w:hAnsi="Arial" w:cs="Arial"/>
                  <w:b/>
                  <w:bCs/>
                  <w:sz w:val="20"/>
                  <w:szCs w:val="20"/>
                  <w:lang w:val="sv-SE"/>
                </w:rPr>
                <w:delText>SE.expcustsvc@aig.com</w:delText>
              </w:r>
              <w:r w:rsidRPr="004D43A5" w:rsidDel="00CD26C9">
                <w:rPr>
                  <w:rFonts w:ascii="Arial" w:hAnsi="Arial" w:cs="Arial"/>
                  <w:sz w:val="20"/>
                  <w:szCs w:val="20"/>
                  <w:lang w:val="sv-SE"/>
                </w:rPr>
                <w:delText xml:space="preserve"> </w:delText>
              </w:r>
            </w:del>
            <w:r w:rsidRPr="004D43A5">
              <w:rPr>
                <w:rFonts w:ascii="Arial" w:hAnsi="Arial" w:cs="Arial"/>
                <w:sz w:val="20"/>
                <w:szCs w:val="20"/>
                <w:lang w:val="sv-SE"/>
              </w:rPr>
              <w:t xml:space="preserve">och ange ditt Försäkringsnummer </w:t>
            </w:r>
            <w:r w:rsidRPr="004D43A5"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  <w:t>{{Policy Number}}</w:t>
            </w:r>
            <w:r w:rsidRPr="004D43A5">
              <w:rPr>
                <w:rFonts w:ascii="Arial" w:hAnsi="Arial" w:cs="Arial"/>
                <w:sz w:val="20"/>
                <w:szCs w:val="20"/>
                <w:lang w:val="sv-SE"/>
              </w:rPr>
              <w:t xml:space="preserve">. </w:t>
            </w:r>
          </w:p>
          <w:p w:rsidR="00EC59A9" w:rsidRPr="00AA6B2B" w:rsidRDefault="00EC59A9" w:rsidP="5612E463">
            <w:pPr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:rsidR="00EC59A9" w:rsidRDefault="00EC59A9" w:rsidP="5612E463">
            <w:pPr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5612E463">
              <w:rPr>
                <w:rFonts w:ascii="Arial" w:hAnsi="Arial" w:cs="Arial"/>
                <w:sz w:val="20"/>
                <w:szCs w:val="20"/>
                <w:lang w:val="sv-SE"/>
              </w:rPr>
              <w:t xml:space="preserve">Om du vill </w:t>
            </w:r>
            <w:r w:rsidRPr="5612E463">
              <w:rPr>
                <w:rFonts w:ascii="Arial" w:hAnsi="Arial" w:cs="Arial"/>
                <w:sz w:val="20"/>
                <w:szCs w:val="20"/>
                <w:u w:val="single"/>
                <w:lang w:val="sv-SE"/>
              </w:rPr>
              <w:t>mottaga dina försäkringsdokument per post</w:t>
            </w:r>
            <w:r w:rsidRPr="5612E463">
              <w:rPr>
                <w:rFonts w:ascii="Arial" w:hAnsi="Arial" w:cs="Arial"/>
                <w:sz w:val="20"/>
                <w:szCs w:val="20"/>
                <w:lang w:val="sv-SE"/>
              </w:rPr>
              <w:t xml:space="preserve">, kan du ringa oss eller maila oss genom att använda den ovan angivna informationen för att göra en förfrågan. </w:t>
            </w:r>
          </w:p>
          <w:p w:rsidR="00EC59A9" w:rsidRPr="00EC59A9" w:rsidRDefault="00EC59A9" w:rsidP="5612E463">
            <w:pPr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EC59A9" w:rsidRPr="002D0AF7" w:rsidTr="5612E463">
        <w:tc>
          <w:tcPr>
            <w:tcW w:w="3794" w:type="dxa"/>
          </w:tcPr>
          <w:p w:rsidR="00EC59A9" w:rsidRPr="00B7370B" w:rsidRDefault="00EC59A9" w:rsidP="5612E463">
            <w:pPr>
              <w:rPr>
                <w:rFonts w:ascii="Arial" w:hAnsi="Arial" w:cs="Arial"/>
                <w:b/>
                <w:bCs/>
                <w:color w:val="002060"/>
                <w:sz w:val="24"/>
                <w:szCs w:val="24"/>
                <w:lang w:val="sv-SE"/>
              </w:rPr>
            </w:pPr>
            <w:r w:rsidRPr="5612E463"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sv-SE"/>
              </w:rPr>
              <w:t>Vad händer om jag befinner mig i en nödsituation utomlands?</w:t>
            </w:r>
          </w:p>
        </w:tc>
        <w:tc>
          <w:tcPr>
            <w:tcW w:w="7006" w:type="dxa"/>
          </w:tcPr>
          <w:p w:rsidR="00EC59A9" w:rsidRPr="004D43A5" w:rsidRDefault="00EC59A9" w:rsidP="5612E463">
            <w:pPr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4D43A5">
              <w:rPr>
                <w:rFonts w:ascii="Arial" w:hAnsi="Arial" w:cs="Arial"/>
                <w:sz w:val="20"/>
                <w:szCs w:val="20"/>
                <w:lang w:val="sv-SE"/>
              </w:rPr>
              <w:t xml:space="preserve">Ring </w:t>
            </w:r>
            <w:ins w:id="32" w:author="NT" w:date="2026-02-19T18:55:00Z">
              <w:r w:rsidR="00CD26C9" w:rsidRPr="00B3403E">
                <w:rPr>
                  <w:sz w:val="20"/>
                  <w:szCs w:val="20"/>
                  <w:lang w:val="sv-SE"/>
                  <w:rPrChange w:id="33" w:author="Paul Brown" w:date="2026-02-27T12:14:00Z" w16du:dateUtc="2026-02-27T12:14:00Z">
                    <w:rPr/>
                  </w:rPrChange>
                </w:rPr>
                <w:t>oss</w:t>
              </w:r>
            </w:ins>
            <w:del w:id="34" w:author="NT" w:date="2026-02-19T18:55:00Z">
              <w:r w:rsidRPr="004D43A5" w:rsidDel="00CD26C9">
                <w:rPr>
                  <w:rFonts w:ascii="Arial" w:hAnsi="Arial" w:cs="Arial"/>
                  <w:sz w:val="20"/>
                  <w:szCs w:val="20"/>
                  <w:lang w:val="sv-SE"/>
                </w:rPr>
                <w:delText xml:space="preserve">AIG Travel </w:delText>
              </w:r>
            </w:del>
            <w:r w:rsidRPr="004D43A5">
              <w:rPr>
                <w:rFonts w:ascii="Arial" w:hAnsi="Arial" w:cs="Arial"/>
                <w:sz w:val="20"/>
                <w:szCs w:val="20"/>
                <w:lang w:val="sv-SE"/>
              </w:rPr>
              <w:t xml:space="preserve">när som helst på </w:t>
            </w:r>
            <w:ins w:id="35" w:author="NT" w:date="2026-02-19T18:55:00Z">
              <w:r w:rsidR="00CD26C9" w:rsidRPr="00B3403E">
                <w:rPr>
                  <w:sz w:val="20"/>
                  <w:szCs w:val="20"/>
                  <w:lang w:val="sv-SE"/>
                  <w:rPrChange w:id="36" w:author="Paul Brown" w:date="2026-02-27T12:14:00Z" w16du:dateUtc="2026-02-27T12:14:00Z">
                    <w:rPr/>
                  </w:rPrChange>
                </w:rPr>
                <w:t>+46 8</w:t>
              </w:r>
            </w:ins>
            <w:ins w:id="37" w:author="Paul Brown" w:date="2026-02-27T12:20:00Z" w16du:dateUtc="2026-02-27T12:20:00Z">
              <w:r w:rsidR="002D0AF7">
                <w:rPr>
                  <w:sz w:val="20"/>
                  <w:szCs w:val="20"/>
                  <w:lang w:val="sv-SE"/>
                </w:rPr>
                <w:t xml:space="preserve"> </w:t>
              </w:r>
            </w:ins>
            <w:ins w:id="38" w:author="NT" w:date="2026-02-19T18:55:00Z">
              <w:r w:rsidR="00CD26C9" w:rsidRPr="00B3403E">
                <w:rPr>
                  <w:sz w:val="20"/>
                  <w:szCs w:val="20"/>
                  <w:lang w:val="sv-SE"/>
                  <w:rPrChange w:id="39" w:author="Paul Brown" w:date="2026-02-27T12:14:00Z" w16du:dateUtc="2026-02-27T12:14:00Z">
                    <w:rPr/>
                  </w:rPrChange>
                </w:rPr>
                <w:t>501</w:t>
              </w:r>
            </w:ins>
            <w:ins w:id="40" w:author="Paul Brown" w:date="2026-02-27T12:20:00Z" w16du:dateUtc="2026-02-27T12:20:00Z">
              <w:r w:rsidR="002D0AF7">
                <w:rPr>
                  <w:sz w:val="20"/>
                  <w:szCs w:val="20"/>
                  <w:lang w:val="sv-SE"/>
                </w:rPr>
                <w:t xml:space="preserve"> </w:t>
              </w:r>
            </w:ins>
            <w:ins w:id="41" w:author="NT" w:date="2026-02-19T18:55:00Z">
              <w:r w:rsidR="00CD26C9" w:rsidRPr="00B3403E">
                <w:rPr>
                  <w:sz w:val="20"/>
                  <w:szCs w:val="20"/>
                  <w:lang w:val="sv-SE"/>
                  <w:rPrChange w:id="42" w:author="Paul Brown" w:date="2026-02-27T12:14:00Z" w16du:dateUtc="2026-02-27T12:14:00Z">
                    <w:rPr/>
                  </w:rPrChange>
                </w:rPr>
                <w:t>630</w:t>
              </w:r>
            </w:ins>
            <w:ins w:id="43" w:author="Paul Brown" w:date="2026-02-27T12:20:00Z" w16du:dateUtc="2026-02-27T12:20:00Z">
              <w:r w:rsidR="002D0AF7">
                <w:rPr>
                  <w:sz w:val="20"/>
                  <w:szCs w:val="20"/>
                  <w:lang w:val="sv-SE"/>
                </w:rPr>
                <w:t xml:space="preserve"> </w:t>
              </w:r>
            </w:ins>
            <w:ins w:id="44" w:author="NT" w:date="2026-02-19T18:55:00Z">
              <w:r w:rsidR="00CD26C9" w:rsidRPr="00B3403E">
                <w:rPr>
                  <w:sz w:val="20"/>
                  <w:szCs w:val="20"/>
                  <w:lang w:val="sv-SE"/>
                  <w:rPrChange w:id="45" w:author="Paul Brown" w:date="2026-02-27T12:14:00Z" w16du:dateUtc="2026-02-27T12:14:00Z">
                    <w:rPr/>
                  </w:rPrChange>
                </w:rPr>
                <w:t>17.</w:t>
              </w:r>
            </w:ins>
            <w:del w:id="46" w:author="NT" w:date="2026-02-19T18:55:00Z">
              <w:r w:rsidRPr="004D43A5" w:rsidDel="00CD26C9">
                <w:rPr>
                  <w:rFonts w:ascii="Arial" w:hAnsi="Arial" w:cs="Arial"/>
                  <w:b/>
                  <w:bCs/>
                  <w:sz w:val="20"/>
                  <w:szCs w:val="20"/>
                  <w:lang w:val="sv-SE"/>
                </w:rPr>
                <w:delText xml:space="preserve">{{Emergency Assistance Phone}}. </w:delText>
              </w:r>
            </w:del>
            <w:r w:rsidRPr="004D43A5">
              <w:rPr>
                <w:rFonts w:ascii="Arial" w:hAnsi="Arial" w:cs="Arial"/>
                <w:sz w:val="20"/>
                <w:szCs w:val="20"/>
                <w:lang w:val="sv-SE"/>
              </w:rPr>
              <w:t>Våra servicecenter är öppna 24/7.</w:t>
            </w:r>
          </w:p>
          <w:p w:rsidR="00EC59A9" w:rsidRPr="004D43A5" w:rsidRDefault="00EC59A9" w:rsidP="5612E463">
            <w:pPr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EC59A9" w:rsidRPr="00AB3F11" w:rsidTr="5612E463">
        <w:tc>
          <w:tcPr>
            <w:tcW w:w="3794" w:type="dxa"/>
          </w:tcPr>
          <w:p w:rsidR="00EC59A9" w:rsidRPr="00B7370B" w:rsidRDefault="00EC59A9" w:rsidP="5612E463">
            <w:pPr>
              <w:rPr>
                <w:rFonts w:ascii="Arial" w:hAnsi="Arial" w:cs="Arial"/>
                <w:b/>
                <w:bCs/>
                <w:color w:val="002060"/>
                <w:sz w:val="24"/>
                <w:szCs w:val="24"/>
                <w:lang w:val="sv-SE"/>
              </w:rPr>
            </w:pPr>
            <w:r w:rsidRPr="5612E463">
              <w:rPr>
                <w:rFonts w:ascii="Arial" w:hAnsi="Arial" w:cs="Arial"/>
                <w:b/>
                <w:bCs/>
                <w:color w:val="002060"/>
                <w:sz w:val="20"/>
                <w:szCs w:val="20"/>
                <w:lang w:val="sv-SE"/>
              </w:rPr>
              <w:t>Hur gör jag en skadeanmälan?</w:t>
            </w:r>
          </w:p>
        </w:tc>
        <w:tc>
          <w:tcPr>
            <w:tcW w:w="7006" w:type="dxa"/>
          </w:tcPr>
          <w:p w:rsidR="00EC59A9" w:rsidRPr="00C44C95" w:rsidRDefault="00EC59A9" w:rsidP="5612E463">
            <w:pPr>
              <w:rPr>
                <w:rFonts w:ascii="Arial" w:hAnsi="Arial" w:cs="Arial"/>
                <w:b/>
                <w:bCs/>
                <w:color w:val="00B0F0"/>
                <w:sz w:val="20"/>
                <w:szCs w:val="20"/>
                <w:lang w:val="nl-NL"/>
              </w:rPr>
            </w:pPr>
            <w:r w:rsidRPr="00C44C95">
              <w:rPr>
                <w:rFonts w:ascii="Arial" w:hAnsi="Arial" w:cs="Arial"/>
                <w:sz w:val="20"/>
                <w:szCs w:val="20"/>
                <w:lang w:val="nl-NL"/>
              </w:rPr>
              <w:t xml:space="preserve">Gör en skadeanmälan </w:t>
            </w:r>
            <w:ins w:id="47" w:author="NT" w:date="2026-02-19T18:57:00Z">
              <w:r w:rsidR="00CD26C9" w:rsidRPr="00413CB9">
                <w:rPr>
                  <w:sz w:val="20"/>
                  <w:szCs w:val="20"/>
                  <w:lang w:val="nl-NL"/>
                  <w:rPrChange w:id="48" w:author="Flo Lilley" w:date="2026-02-23T10:28:00Z" w16du:dateUtc="2026-02-23T10:28:00Z">
                    <w:rPr/>
                  </w:rPrChange>
                </w:rPr>
                <w:t>via</w:t>
              </w:r>
            </w:ins>
            <w:del w:id="49" w:author="NT" w:date="2026-02-19T18:57:00Z">
              <w:r w:rsidRPr="00413CB9" w:rsidDel="00CD26C9">
                <w:rPr>
                  <w:rFonts w:ascii="Arial" w:hAnsi="Arial" w:cs="Arial"/>
                  <w:sz w:val="20"/>
                  <w:szCs w:val="20"/>
                  <w:lang w:val="nl-NL"/>
                  <w:rPrChange w:id="50" w:author="Flo Lilley" w:date="2026-02-23T10:28:00Z" w16du:dateUtc="2026-02-23T10:28:00Z">
                    <w:rPr>
                      <w:rFonts w:ascii="Arial" w:hAnsi="Arial" w:cs="Arial"/>
                      <w:sz w:val="20"/>
                      <w:szCs w:val="20"/>
                    </w:rPr>
                  </w:rPrChange>
                </w:rPr>
                <w:delText>på</w:delText>
              </w:r>
            </w:del>
            <w:r w:rsidRPr="00413CB9">
              <w:rPr>
                <w:rFonts w:ascii="Arial" w:hAnsi="Arial" w:cs="Arial"/>
                <w:sz w:val="20"/>
                <w:szCs w:val="20"/>
                <w:lang w:val="nl-NL"/>
                <w:rPrChange w:id="51" w:author="Flo Lilley" w:date="2026-02-23T10:28:00Z" w16du:dateUtc="2026-02-23T10:28:00Z">
                  <w:rPr>
                    <w:rFonts w:ascii="Arial" w:hAnsi="Arial" w:cs="Arial"/>
                    <w:sz w:val="20"/>
                    <w:szCs w:val="20"/>
                  </w:rPr>
                </w:rPrChange>
              </w:rPr>
              <w:t xml:space="preserve"> </w:t>
            </w:r>
            <w:ins w:id="52" w:author="Paul Brown" w:date="2026-02-27T12:15:00Z" w16du:dateUtc="2026-02-27T12:15:00Z">
              <w:r w:rsidR="00273DE5">
                <w:rPr>
                  <w:sz w:val="18"/>
                  <w:szCs w:val="18"/>
                  <w:lang w:val="nl-NL"/>
                </w:rPr>
                <w:fldChar w:fldCharType="begin"/>
              </w:r>
              <w:r w:rsidR="00273DE5">
                <w:rPr>
                  <w:sz w:val="18"/>
                  <w:szCs w:val="18"/>
                  <w:lang w:val="nl-NL"/>
                </w:rPr>
                <w:instrText>HYPERLINK "https://claims.covermoreeurope.com/expedia"</w:instrText>
              </w:r>
              <w:r w:rsidR="00273DE5">
                <w:rPr>
                  <w:sz w:val="18"/>
                  <w:szCs w:val="18"/>
                  <w:lang w:val="nl-NL"/>
                </w:rPr>
              </w:r>
              <w:r w:rsidR="00273DE5">
                <w:rPr>
                  <w:sz w:val="18"/>
                  <w:szCs w:val="18"/>
                  <w:lang w:val="nl-NL"/>
                </w:rPr>
                <w:fldChar w:fldCharType="separate"/>
              </w:r>
              <w:r w:rsidR="00CD26C9" w:rsidRPr="00273DE5">
                <w:rPr>
                  <w:rStyle w:val="Hyperlink"/>
                  <w:sz w:val="18"/>
                  <w:szCs w:val="18"/>
                  <w:lang w:val="nl-NL"/>
                  <w:rPrChange w:id="53" w:author="Paul Brown" w:date="2026-02-27T12:15:00Z" w16du:dateUtc="2026-02-27T12:15:00Z">
                    <w:rPr/>
                  </w:rPrChange>
                </w:rPr>
                <w:t>https://claims.covermoreeurope.com/expedia</w:t>
              </w:r>
              <w:r w:rsidR="00273DE5">
                <w:rPr>
                  <w:sz w:val="18"/>
                  <w:szCs w:val="18"/>
                  <w:lang w:val="nl-NL"/>
                </w:rPr>
                <w:fldChar w:fldCharType="end"/>
              </w:r>
            </w:ins>
            <w:ins w:id="54" w:author="NT" w:date="2026-02-19T18:56:00Z">
              <w:r w:rsidR="00CD26C9" w:rsidRPr="00C44C95">
                <w:rPr>
                  <w:lang w:val="nl-NL"/>
                </w:rPr>
                <w:t>.</w:t>
              </w:r>
            </w:ins>
            <w:del w:id="55" w:author="NT" w:date="2026-02-19T18:56:00Z">
              <w:r w:rsidRPr="00C44C95" w:rsidDel="00CD26C9">
                <w:rPr>
                  <w:rFonts w:ascii="Arial" w:hAnsi="Arial" w:cs="Arial"/>
                  <w:b/>
                  <w:bCs/>
                  <w:sz w:val="20"/>
                  <w:szCs w:val="20"/>
                  <w:u w:val="single"/>
                  <w:lang w:val="nl-NL"/>
                </w:rPr>
                <w:delText>{{Claims URL}}</w:delText>
              </w:r>
              <w:r w:rsidRPr="00C44C95" w:rsidDel="00CD26C9">
                <w:rPr>
                  <w:rFonts w:ascii="Arial" w:hAnsi="Arial" w:cs="Arial"/>
                  <w:sz w:val="20"/>
                  <w:szCs w:val="20"/>
                  <w:lang w:val="nl-NL"/>
                </w:rPr>
                <w:delText xml:space="preserve">. </w:delText>
              </w:r>
              <w:r w:rsidRPr="00C44C95" w:rsidDel="00CD26C9">
                <w:rPr>
                  <w:rFonts w:ascii="Arial" w:hAnsi="Arial" w:cs="Arial"/>
                  <w:b/>
                  <w:bCs/>
                  <w:sz w:val="20"/>
                  <w:szCs w:val="20"/>
                  <w:u w:val="single"/>
                  <w:lang w:val="nl-NL"/>
                </w:rPr>
                <w:delText xml:space="preserve"> </w:delText>
              </w:r>
            </w:del>
          </w:p>
        </w:tc>
      </w:tr>
    </w:tbl>
    <w:p w:rsidR="00EC59A9" w:rsidRPr="00EC59A9" w:rsidRDefault="00EC59A9" w:rsidP="000D54CA">
      <w:pPr>
        <w:spacing w:after="0" w:line="240" w:lineRule="auto"/>
        <w:rPr>
          <w:rFonts w:ascii="Arial" w:hAnsi="Arial" w:cs="Arial"/>
          <w:b/>
          <w:color w:val="00B0F0"/>
          <w:sz w:val="24"/>
          <w:szCs w:val="24"/>
          <w:lang w:val="sv-SE"/>
        </w:rPr>
      </w:pPr>
    </w:p>
    <w:p w:rsidR="001D3491" w:rsidRPr="00AA6B2B" w:rsidRDefault="00AA6B2B" w:rsidP="5612E463">
      <w:pPr>
        <w:spacing w:after="0" w:line="240" w:lineRule="auto"/>
        <w:rPr>
          <w:rFonts w:ascii="Arial" w:hAnsi="Arial" w:cs="Arial"/>
          <w:b/>
          <w:bCs/>
          <w:i/>
          <w:iCs/>
          <w:sz w:val="20"/>
          <w:szCs w:val="20"/>
          <w:lang w:val="sv-SE"/>
        </w:rPr>
      </w:pPr>
      <w:r w:rsidRPr="5612E463">
        <w:rPr>
          <w:rFonts w:ascii="Arial" w:hAnsi="Arial" w:cs="Arial"/>
          <w:b/>
          <w:bCs/>
          <w:color w:val="002060"/>
          <w:sz w:val="24"/>
          <w:szCs w:val="24"/>
          <w:lang w:val="sv-SE"/>
        </w:rPr>
        <w:t>Viktig information</w:t>
      </w:r>
    </w:p>
    <w:p w:rsidR="00051E11" w:rsidRPr="004D43A5" w:rsidRDefault="00051E11" w:rsidP="5612E463">
      <w:pPr>
        <w:spacing w:after="0" w:line="240" w:lineRule="auto"/>
        <w:ind w:right="-20"/>
        <w:jc w:val="both"/>
        <w:rPr>
          <w:rFonts w:ascii="Arial" w:eastAsia="Univers ATT" w:hAnsi="Arial" w:cs="Arial"/>
          <w:sz w:val="20"/>
          <w:szCs w:val="20"/>
          <w:lang w:val="sv-SE"/>
        </w:rPr>
      </w:pPr>
      <w:r w:rsidRPr="5612E463">
        <w:rPr>
          <w:rFonts w:ascii="Arial" w:eastAsia="Univers ATT" w:hAnsi="Arial" w:cs="Arial"/>
          <w:sz w:val="20"/>
          <w:szCs w:val="20"/>
          <w:lang w:val="sv-SE"/>
        </w:rPr>
        <w:t xml:space="preserve">Vänligen notera att </w:t>
      </w:r>
      <w:ins w:id="56" w:author="NT" w:date="2026-02-19T18:59:00Z">
        <w:r w:rsidR="00CD26C9" w:rsidRPr="000F0054">
          <w:rPr>
            <w:lang w:val="de-DE"/>
            <w:rPrChange w:id="57" w:author="Alexandra Stamp" w:date="2026-03-05T12:38:00Z" w16du:dateUtc="2026-03-05T12:38:00Z">
              <w:rPr>
                <w:lang w:val="nl-NL"/>
              </w:rPr>
            </w:rPrChange>
          </w:rPr>
          <w:t>vårt</w:t>
        </w:r>
      </w:ins>
      <w:del w:id="58" w:author="NT" w:date="2026-02-19T18:59:00Z">
        <w:r w:rsidRPr="5612E463" w:rsidDel="00CD26C9">
          <w:rPr>
            <w:rFonts w:ascii="Arial" w:eastAsia="Univers ATT" w:hAnsi="Arial" w:cs="Arial"/>
            <w:sz w:val="20"/>
            <w:szCs w:val="20"/>
            <w:lang w:val="sv-SE"/>
          </w:rPr>
          <w:delText>AIG’s</w:delText>
        </w:r>
      </w:del>
      <w:r w:rsidRPr="5612E463">
        <w:rPr>
          <w:rFonts w:ascii="Arial" w:eastAsia="Univers ATT" w:hAnsi="Arial" w:cs="Arial"/>
          <w:sz w:val="20"/>
          <w:szCs w:val="20"/>
          <w:lang w:val="sv-SE"/>
        </w:rPr>
        <w:t xml:space="preserve"> ansvar</w:t>
      </w:r>
      <w:r w:rsidR="00040FB7" w:rsidRPr="5612E463">
        <w:rPr>
          <w:rFonts w:ascii="Arial" w:eastAsia="Univers ATT" w:hAnsi="Arial" w:cs="Arial"/>
          <w:sz w:val="20"/>
          <w:szCs w:val="20"/>
          <w:lang w:val="sv-SE"/>
        </w:rPr>
        <w:t xml:space="preserve"> inte inträder</w:t>
      </w:r>
      <w:r w:rsidRPr="5612E463">
        <w:rPr>
          <w:rFonts w:ascii="Arial" w:eastAsia="Univers ATT" w:hAnsi="Arial" w:cs="Arial"/>
          <w:sz w:val="20"/>
          <w:szCs w:val="20"/>
          <w:lang w:val="sv-SE"/>
        </w:rPr>
        <w:t xml:space="preserve"> förrän du betalar premien. Notera vidare att du har en skyld</w:t>
      </w:r>
      <w:r w:rsidR="00040FB7" w:rsidRPr="5612E463">
        <w:rPr>
          <w:rFonts w:ascii="Arial" w:eastAsia="Univers ATT" w:hAnsi="Arial" w:cs="Arial"/>
          <w:sz w:val="20"/>
          <w:szCs w:val="20"/>
          <w:lang w:val="sv-SE"/>
        </w:rPr>
        <w:t xml:space="preserve">ighet att </w:t>
      </w:r>
      <w:r w:rsidR="00040FB7" w:rsidRPr="004D43A5">
        <w:rPr>
          <w:rFonts w:ascii="Arial" w:eastAsia="Univers ATT" w:hAnsi="Arial" w:cs="Arial"/>
          <w:sz w:val="20"/>
          <w:szCs w:val="20"/>
          <w:lang w:val="sv-SE"/>
        </w:rPr>
        <w:t xml:space="preserve">informera </w:t>
      </w:r>
      <w:ins w:id="59" w:author="NT" w:date="2026-02-19T18:59:00Z">
        <w:r w:rsidR="00CD26C9" w:rsidRPr="00413CB9">
          <w:rPr>
            <w:sz w:val="20"/>
            <w:szCs w:val="20"/>
            <w:lang w:val="sv-SE"/>
            <w:rPrChange w:id="60" w:author="Flo Lilley" w:date="2026-02-23T10:28:00Z" w16du:dateUtc="2026-02-23T10:28:00Z">
              <w:rPr/>
            </w:rPrChange>
          </w:rPr>
          <w:t>ss</w:t>
        </w:r>
      </w:ins>
      <w:del w:id="61" w:author="NT" w:date="2026-02-19T18:59:00Z">
        <w:r w:rsidR="00040FB7" w:rsidRPr="004D43A5" w:rsidDel="00CD26C9">
          <w:rPr>
            <w:rFonts w:ascii="Arial" w:eastAsia="Univers ATT" w:hAnsi="Arial" w:cs="Arial"/>
            <w:sz w:val="20"/>
            <w:szCs w:val="20"/>
            <w:lang w:val="sv-SE"/>
          </w:rPr>
          <w:delText>AIG</w:delText>
        </w:r>
      </w:del>
      <w:r w:rsidR="00040FB7" w:rsidRPr="004D43A5">
        <w:rPr>
          <w:rFonts w:ascii="Arial" w:eastAsia="Univers ATT" w:hAnsi="Arial" w:cs="Arial"/>
          <w:sz w:val="20"/>
          <w:szCs w:val="20"/>
          <w:lang w:val="sv-SE"/>
        </w:rPr>
        <w:t xml:space="preserve"> om eventuella</w:t>
      </w:r>
      <w:r w:rsidRPr="004D43A5">
        <w:rPr>
          <w:rFonts w:ascii="Arial" w:eastAsia="Univers ATT" w:hAnsi="Arial" w:cs="Arial"/>
          <w:sz w:val="20"/>
          <w:szCs w:val="20"/>
          <w:lang w:val="sv-SE"/>
        </w:rPr>
        <w:t xml:space="preserve"> riskförändringar och att </w:t>
      </w:r>
      <w:r w:rsidR="00F9257A" w:rsidRPr="004D43A5">
        <w:rPr>
          <w:rFonts w:ascii="Arial" w:eastAsia="Univers ATT" w:hAnsi="Arial" w:cs="Arial"/>
          <w:sz w:val="20"/>
          <w:szCs w:val="20"/>
          <w:lang w:val="sv-SE"/>
        </w:rPr>
        <w:t xml:space="preserve">försummelse </w:t>
      </w:r>
      <w:r w:rsidRPr="004D43A5">
        <w:rPr>
          <w:rFonts w:ascii="Arial" w:eastAsia="Univers ATT" w:hAnsi="Arial" w:cs="Arial"/>
          <w:sz w:val="20"/>
          <w:szCs w:val="20"/>
          <w:lang w:val="sv-SE"/>
        </w:rPr>
        <w:t xml:space="preserve">att informera kan resultera i en nedsättning av försäkringsersättningen. Bristande efterlevnad av säkerhetsåtgärder kan också resultera </w:t>
      </w:r>
      <w:r w:rsidR="00040FB7" w:rsidRPr="004D43A5">
        <w:rPr>
          <w:rFonts w:ascii="Arial" w:eastAsia="Univers ATT" w:hAnsi="Arial" w:cs="Arial"/>
          <w:sz w:val="20"/>
          <w:szCs w:val="20"/>
          <w:lang w:val="sv-SE"/>
        </w:rPr>
        <w:t xml:space="preserve">i en nedsättning av </w:t>
      </w:r>
      <w:ins w:id="62" w:author="NT" w:date="2026-02-19T18:59:00Z">
        <w:r w:rsidR="00CD26C9" w:rsidRPr="000F0054">
          <w:rPr>
            <w:sz w:val="20"/>
            <w:szCs w:val="20"/>
            <w:lang w:val="sv-SE"/>
            <w:rPrChange w:id="63" w:author="Alexandra Stamp" w:date="2026-03-05T12:38:00Z" w16du:dateUtc="2026-03-05T12:38:00Z">
              <w:rPr/>
            </w:rPrChange>
          </w:rPr>
          <w:t>försäkringsersättningen.</w:t>
        </w:r>
      </w:ins>
      <w:del w:id="64" w:author="NT" w:date="2026-02-19T18:59:00Z">
        <w:r w:rsidR="00040FB7" w:rsidRPr="004D43A5" w:rsidDel="00CD26C9">
          <w:rPr>
            <w:rFonts w:ascii="Arial" w:eastAsia="Univers ATT" w:hAnsi="Arial" w:cs="Arial"/>
            <w:sz w:val="20"/>
            <w:szCs w:val="20"/>
            <w:lang w:val="sv-SE"/>
          </w:rPr>
          <w:delText>försäkringsersättning</w:delText>
        </w:r>
        <w:r w:rsidRPr="004D43A5" w:rsidDel="00CD26C9">
          <w:rPr>
            <w:rFonts w:ascii="Arial" w:eastAsia="Univers ATT" w:hAnsi="Arial" w:cs="Arial"/>
            <w:sz w:val="20"/>
            <w:szCs w:val="20"/>
            <w:lang w:val="sv-SE"/>
          </w:rPr>
          <w:delText xml:space="preserve">. </w:delText>
        </w:r>
      </w:del>
    </w:p>
    <w:p w:rsidR="001D3491" w:rsidRPr="004D43A5" w:rsidRDefault="001D3491" w:rsidP="00051E11">
      <w:pPr>
        <w:rPr>
          <w:rFonts w:ascii="Arial" w:hAnsi="Arial" w:cs="Arial"/>
          <w:sz w:val="20"/>
          <w:szCs w:val="20"/>
          <w:lang w:val="sv-SE"/>
        </w:rPr>
      </w:pPr>
    </w:p>
    <w:p w:rsidR="000D54CA" w:rsidRPr="004D43A5" w:rsidRDefault="00051E11" w:rsidP="000D54CA">
      <w:pPr>
        <w:spacing w:after="0" w:line="240" w:lineRule="auto"/>
        <w:rPr>
          <w:rFonts w:ascii="Arial" w:hAnsi="Arial" w:cs="Arial"/>
          <w:color w:val="002060"/>
          <w:sz w:val="20"/>
          <w:szCs w:val="20"/>
          <w:lang w:val="sv-SE"/>
        </w:rPr>
      </w:pPr>
      <w:r w:rsidRPr="004D43A5">
        <w:rPr>
          <w:rFonts w:ascii="Arial" w:hAnsi="Arial" w:cs="Arial"/>
          <w:sz w:val="20"/>
          <w:szCs w:val="20"/>
          <w:lang w:val="sv-SE"/>
        </w:rPr>
        <w:t>Trevlig resa</w:t>
      </w:r>
      <w:r w:rsidR="000D54CA" w:rsidRPr="004D43A5">
        <w:rPr>
          <w:rFonts w:ascii="Arial" w:hAnsi="Arial" w:cs="Arial"/>
          <w:sz w:val="20"/>
          <w:szCs w:val="20"/>
          <w:lang w:val="sv-SE"/>
        </w:rPr>
        <w:t xml:space="preserve">! </w:t>
      </w:r>
      <w:r w:rsidRPr="004D43A5">
        <w:rPr>
          <w:sz w:val="20"/>
          <w:szCs w:val="20"/>
          <w:rPrChange w:id="65" w:author="NT" w:date="2026-02-20T10:13:00Z">
            <w:rPr/>
          </w:rPrChange>
        </w:rPr>
        <w:br/>
      </w:r>
      <w:del w:id="66" w:author="NT" w:date="2026-02-19T18:59:00Z">
        <w:r w:rsidR="00040FB7" w:rsidRPr="004D43A5" w:rsidDel="00CD26C9">
          <w:rPr>
            <w:rFonts w:ascii="Arial" w:hAnsi="Arial" w:cs="Arial"/>
            <w:b/>
            <w:bCs/>
            <w:color w:val="002060"/>
            <w:sz w:val="20"/>
            <w:szCs w:val="20"/>
            <w:lang w:val="sv-SE"/>
          </w:rPr>
          <w:delText xml:space="preserve">AIG </w:delText>
        </w:r>
      </w:del>
      <w:r w:rsidR="00040FB7" w:rsidRPr="004D43A5">
        <w:rPr>
          <w:rFonts w:ascii="Arial" w:hAnsi="Arial" w:cs="Arial"/>
          <w:b/>
          <w:bCs/>
          <w:color w:val="002060"/>
          <w:sz w:val="20"/>
          <w:szCs w:val="20"/>
          <w:lang w:val="sv-SE"/>
        </w:rPr>
        <w:t>Travel</w:t>
      </w:r>
      <w:ins w:id="67" w:author="NT" w:date="2026-02-19T18:59:00Z">
        <w:r w:rsidR="00CD26C9" w:rsidRPr="004D43A5">
          <w:rPr>
            <w:rFonts w:ascii="Arial" w:hAnsi="Arial" w:cs="Arial"/>
            <w:b/>
            <w:bCs/>
            <w:color w:val="002060"/>
            <w:sz w:val="20"/>
            <w:szCs w:val="20"/>
            <w:lang w:val="sv-SE"/>
          </w:rPr>
          <w:t xml:space="preserve"> Guard</w:t>
        </w:r>
      </w:ins>
    </w:p>
    <w:p w:rsidR="007E4C46" w:rsidRPr="00AA6B2B" w:rsidRDefault="007E4C46" w:rsidP="000D54CA">
      <w:pPr>
        <w:rPr>
          <w:rFonts w:ascii="Arial" w:hAnsi="Arial" w:cs="Arial"/>
          <w:sz w:val="20"/>
          <w:szCs w:val="20"/>
          <w:lang w:val="sv-SE"/>
        </w:rPr>
      </w:pPr>
    </w:p>
    <w:p w:rsidR="00B602A1" w:rsidRPr="00AA6B2B" w:rsidRDefault="00B602A1" w:rsidP="000D54CA">
      <w:pPr>
        <w:rPr>
          <w:rFonts w:ascii="Arial" w:hAnsi="Arial" w:cs="Arial"/>
          <w:color w:val="000000"/>
          <w:lang w:val="sv-SE"/>
        </w:rPr>
      </w:pPr>
    </w:p>
    <w:sectPr w:rsidR="00B602A1" w:rsidRPr="00AA6B2B" w:rsidSect="004E40BD">
      <w:footerReference w:type="even" r:id="rId13"/>
      <w:footerReference w:type="default" r:id="rId14"/>
      <w:footerReference w:type="first" r:id="rId15"/>
      <w:type w:val="continuous"/>
      <w:pgSz w:w="12240" w:h="15840"/>
      <w:pgMar w:top="1152" w:right="720" w:bottom="1440" w:left="720" w:header="720" w:footer="144" w:gutter="216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39E6" w:rsidRDefault="00A239E6" w:rsidP="0005501C">
      <w:pPr>
        <w:spacing w:after="0" w:line="240" w:lineRule="auto"/>
      </w:pPr>
      <w:r>
        <w:separator/>
      </w:r>
    </w:p>
  </w:endnote>
  <w:endnote w:type="continuationSeparator" w:id="0">
    <w:p w:rsidR="00A239E6" w:rsidRDefault="00A239E6" w:rsidP="00055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8575BA00-2A1A-4F36-A274-E8282C4442B5}"/>
    <w:embedBold r:id="rId2" w:fontKey="{F261AD15-E43A-4849-88C5-59AE768E83D9}"/>
    <w:embedBoldItalic r:id="rId3" w:fontKey="{2EFE5088-D2E6-4FE3-A53A-708D0D3B0C9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ITC Avant Garde Std M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nivers ATT">
    <w:charset w:val="00"/>
    <w:family w:val="swiss"/>
    <w:pitch w:val="variable"/>
    <w:sig w:usb0="00000007" w:usb1="00000000" w:usb2="00000000" w:usb3="00000000" w:csb0="0000001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3317" w:rsidRDefault="00AD33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4618" w:rsidRPr="00C5516B" w:rsidRDefault="00F24618">
    <w:pPr>
      <w:jc w:val="right"/>
      <w:rPr>
        <w:rFonts w:ascii="Segoe UI" w:hAnsi="Segoe UI" w:cs="Segoe UI"/>
        <w:color w:val="00A4E4" w:themeColor="accent1"/>
        <w:szCs w:val="20"/>
      </w:rPr>
    </w:pPr>
  </w:p>
  <w:p w:rsidR="00F24618" w:rsidRDefault="00F24618" w:rsidP="00700A92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3317" w:rsidRDefault="00AD33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39E6" w:rsidRDefault="00A239E6" w:rsidP="0005501C">
      <w:pPr>
        <w:spacing w:after="0" w:line="240" w:lineRule="auto"/>
      </w:pPr>
      <w:r>
        <w:separator/>
      </w:r>
    </w:p>
  </w:footnote>
  <w:footnote w:type="continuationSeparator" w:id="0">
    <w:p w:rsidR="00A239E6" w:rsidRDefault="00A239E6" w:rsidP="000550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82536"/>
    <w:multiLevelType w:val="hybridMultilevel"/>
    <w:tmpl w:val="85489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4A2AA1"/>
    <w:multiLevelType w:val="hybridMultilevel"/>
    <w:tmpl w:val="4E2C5E02"/>
    <w:lvl w:ilvl="0" w:tplc="A50C5D50">
      <w:start w:val="2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B47BB"/>
    <w:multiLevelType w:val="hybridMultilevel"/>
    <w:tmpl w:val="B9767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6C1545"/>
    <w:multiLevelType w:val="hybridMultilevel"/>
    <w:tmpl w:val="369C6F9C"/>
    <w:lvl w:ilvl="0" w:tplc="3E6621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63EB9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CB850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118DB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8126C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96C12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316CF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B42E3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AAC49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22DC7EBB"/>
    <w:multiLevelType w:val="hybridMultilevel"/>
    <w:tmpl w:val="274E66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B31ABB"/>
    <w:multiLevelType w:val="hybridMultilevel"/>
    <w:tmpl w:val="30AA5D02"/>
    <w:lvl w:ilvl="0" w:tplc="68A0562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CC1311E"/>
    <w:multiLevelType w:val="hybridMultilevel"/>
    <w:tmpl w:val="1F2A0EA6"/>
    <w:lvl w:ilvl="0" w:tplc="641E62C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77529C"/>
    <w:multiLevelType w:val="hybridMultilevel"/>
    <w:tmpl w:val="D2522FA6"/>
    <w:lvl w:ilvl="0" w:tplc="3A3A1782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1" w:tplc="44E8C56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2" w:tplc="FB0C94E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3" w:tplc="EF5C23B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4" w:tplc="EEBC373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5" w:tplc="B380D83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6" w:tplc="9352263E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  <w:lvl w:ilvl="7" w:tplc="952416BE" w:tentative="1">
      <w:start w:val="1"/>
      <w:numFmt w:val="bullet"/>
      <w:lvlText w:val="•"/>
      <w:lvlJc w:val="left"/>
      <w:pPr>
        <w:tabs>
          <w:tab w:val="num" w:pos="7560"/>
        </w:tabs>
        <w:ind w:left="7560" w:hanging="360"/>
      </w:pPr>
      <w:rPr>
        <w:rFonts w:ascii="Arial" w:hAnsi="Arial" w:hint="default"/>
      </w:rPr>
    </w:lvl>
    <w:lvl w:ilvl="8" w:tplc="DC7075B4" w:tentative="1">
      <w:start w:val="1"/>
      <w:numFmt w:val="bullet"/>
      <w:lvlText w:val="•"/>
      <w:lvlJc w:val="left"/>
      <w:pPr>
        <w:tabs>
          <w:tab w:val="num" w:pos="8280"/>
        </w:tabs>
        <w:ind w:left="8280" w:hanging="360"/>
      </w:pPr>
      <w:rPr>
        <w:rFonts w:ascii="Arial" w:hAnsi="Arial" w:hint="default"/>
      </w:rPr>
    </w:lvl>
  </w:abstractNum>
  <w:abstractNum w:abstractNumId="8" w15:restartNumberingAfterBreak="0">
    <w:nsid w:val="46445235"/>
    <w:multiLevelType w:val="hybridMultilevel"/>
    <w:tmpl w:val="DF00BF3C"/>
    <w:lvl w:ilvl="0" w:tplc="C5028CFE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7043406"/>
    <w:multiLevelType w:val="hybridMultilevel"/>
    <w:tmpl w:val="241A7984"/>
    <w:lvl w:ilvl="0" w:tplc="5CD0FE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5FCA1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96663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90054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778EB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75871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4E37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666A1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6803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606B265A"/>
    <w:multiLevelType w:val="hybridMultilevel"/>
    <w:tmpl w:val="4F26EFCA"/>
    <w:lvl w:ilvl="0" w:tplc="3A3A1782">
      <w:start w:val="1"/>
      <w:numFmt w:val="bullet"/>
      <w:lvlText w:val="•"/>
      <w:lvlJc w:val="left"/>
      <w:pPr>
        <w:ind w:left="3600" w:hanging="360"/>
      </w:pPr>
      <w:rPr>
        <w:rFonts w:ascii="Arial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64722A3E"/>
    <w:multiLevelType w:val="hybridMultilevel"/>
    <w:tmpl w:val="5802B370"/>
    <w:lvl w:ilvl="0" w:tplc="452CF660">
      <w:start w:val="1"/>
      <w:numFmt w:val="bullet"/>
      <w:pStyle w:val="4BulletTex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D63B79"/>
    <w:multiLevelType w:val="hybridMultilevel"/>
    <w:tmpl w:val="31F02EDE"/>
    <w:lvl w:ilvl="0" w:tplc="47CA9D82">
      <w:start w:val="29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Semi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3D3EE9"/>
    <w:multiLevelType w:val="hybridMultilevel"/>
    <w:tmpl w:val="432EB1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B2A4DAD"/>
    <w:multiLevelType w:val="hybridMultilevel"/>
    <w:tmpl w:val="69AC4158"/>
    <w:lvl w:ilvl="0" w:tplc="C5028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0740157">
    <w:abstractNumId w:val="11"/>
  </w:num>
  <w:num w:numId="2" w16cid:durableId="1237284402">
    <w:abstractNumId w:val="6"/>
  </w:num>
  <w:num w:numId="3" w16cid:durableId="243147440">
    <w:abstractNumId w:val="12"/>
  </w:num>
  <w:num w:numId="4" w16cid:durableId="6954587">
    <w:abstractNumId w:val="7"/>
  </w:num>
  <w:num w:numId="5" w16cid:durableId="1169977941">
    <w:abstractNumId w:val="0"/>
  </w:num>
  <w:num w:numId="6" w16cid:durableId="1699622899">
    <w:abstractNumId w:val="10"/>
  </w:num>
  <w:num w:numId="7" w16cid:durableId="876772548">
    <w:abstractNumId w:val="3"/>
  </w:num>
  <w:num w:numId="8" w16cid:durableId="1147936180">
    <w:abstractNumId w:val="9"/>
  </w:num>
  <w:num w:numId="9" w16cid:durableId="753630438">
    <w:abstractNumId w:val="5"/>
  </w:num>
  <w:num w:numId="10" w16cid:durableId="612126544">
    <w:abstractNumId w:val="4"/>
  </w:num>
  <w:num w:numId="11" w16cid:durableId="1780678762">
    <w:abstractNumId w:val="2"/>
  </w:num>
  <w:num w:numId="12" w16cid:durableId="231278877">
    <w:abstractNumId w:val="1"/>
  </w:num>
  <w:num w:numId="13" w16cid:durableId="423771195">
    <w:abstractNumId w:val="8"/>
  </w:num>
  <w:num w:numId="14" w16cid:durableId="305816118">
    <w:abstractNumId w:val="14"/>
  </w:num>
  <w:num w:numId="15" w16cid:durableId="1817642320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itchens, Darcy">
    <w15:presenceInfo w15:providerId="AD" w15:userId="S::Darcy.Kitchens@travelguard.com::9c9e2e40-835b-4d09-adab-f5006cf9e004"/>
  </w15:person>
  <w15:person w15:author="NT">
    <w15:presenceInfo w15:providerId="None" w15:userId="NT"/>
  </w15:person>
  <w15:person w15:author="Flo Lilley">
    <w15:presenceInfo w15:providerId="AD" w15:userId="S::Flo.Lilley@lexxika.co::7f60421a-9551-4d4c-9bb9-8e2e0782a762"/>
  </w15:person>
  <w15:person w15:author="Paul Brown">
    <w15:presenceInfo w15:providerId="AD" w15:userId="S::Paul.Brown@covermore.com::ad81db20-821b-44a0-bd12-3da4dc928b7e"/>
  </w15:person>
  <w15:person w15:author="Alexandra Stamp">
    <w15:presenceInfo w15:providerId="AD" w15:userId="S::Alexandra.Stamp@travelguard.zurich.com::1b60c8d9-4d98-4c41-a0f9-28e79c8a6b3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proofState w:spelling="clean" w:grammar="clean"/>
  <w:trackRevision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A0"/>
    <w:rsid w:val="00003DCF"/>
    <w:rsid w:val="0000489A"/>
    <w:rsid w:val="00012A6B"/>
    <w:rsid w:val="000142FD"/>
    <w:rsid w:val="00016BFE"/>
    <w:rsid w:val="00017977"/>
    <w:rsid w:val="00022244"/>
    <w:rsid w:val="000235CD"/>
    <w:rsid w:val="000238EB"/>
    <w:rsid w:val="000267E0"/>
    <w:rsid w:val="000313DF"/>
    <w:rsid w:val="00032065"/>
    <w:rsid w:val="0003226B"/>
    <w:rsid w:val="00035A6A"/>
    <w:rsid w:val="00040FB7"/>
    <w:rsid w:val="00042911"/>
    <w:rsid w:val="00044B91"/>
    <w:rsid w:val="00051E11"/>
    <w:rsid w:val="0005501C"/>
    <w:rsid w:val="00055BFF"/>
    <w:rsid w:val="00064FF3"/>
    <w:rsid w:val="00066B7C"/>
    <w:rsid w:val="00075174"/>
    <w:rsid w:val="000812C7"/>
    <w:rsid w:val="000824A8"/>
    <w:rsid w:val="00083BED"/>
    <w:rsid w:val="00086E8A"/>
    <w:rsid w:val="00087603"/>
    <w:rsid w:val="00093818"/>
    <w:rsid w:val="0009447A"/>
    <w:rsid w:val="0009773F"/>
    <w:rsid w:val="000A010C"/>
    <w:rsid w:val="000A233F"/>
    <w:rsid w:val="000A4AC2"/>
    <w:rsid w:val="000A7704"/>
    <w:rsid w:val="000B2C80"/>
    <w:rsid w:val="000B52A2"/>
    <w:rsid w:val="000B66C4"/>
    <w:rsid w:val="000C0601"/>
    <w:rsid w:val="000C08BC"/>
    <w:rsid w:val="000C0E38"/>
    <w:rsid w:val="000C1248"/>
    <w:rsid w:val="000C1AF0"/>
    <w:rsid w:val="000C3F11"/>
    <w:rsid w:val="000D0DEE"/>
    <w:rsid w:val="000D0E8B"/>
    <w:rsid w:val="000D11A3"/>
    <w:rsid w:val="000D44F7"/>
    <w:rsid w:val="000D478E"/>
    <w:rsid w:val="000D52AF"/>
    <w:rsid w:val="000D54CA"/>
    <w:rsid w:val="000D6A76"/>
    <w:rsid w:val="000E4B7E"/>
    <w:rsid w:val="000F0054"/>
    <w:rsid w:val="000F09C6"/>
    <w:rsid w:val="000F0A11"/>
    <w:rsid w:val="000F1942"/>
    <w:rsid w:val="000F19DE"/>
    <w:rsid w:val="000F79CF"/>
    <w:rsid w:val="0010249F"/>
    <w:rsid w:val="001025A6"/>
    <w:rsid w:val="0011504F"/>
    <w:rsid w:val="00115611"/>
    <w:rsid w:val="0012099B"/>
    <w:rsid w:val="00126487"/>
    <w:rsid w:val="00126D8A"/>
    <w:rsid w:val="00133D72"/>
    <w:rsid w:val="00136776"/>
    <w:rsid w:val="001472D9"/>
    <w:rsid w:val="0014734D"/>
    <w:rsid w:val="0014759B"/>
    <w:rsid w:val="00150005"/>
    <w:rsid w:val="00151CF5"/>
    <w:rsid w:val="001526DC"/>
    <w:rsid w:val="0015510C"/>
    <w:rsid w:val="00155DFD"/>
    <w:rsid w:val="001574CF"/>
    <w:rsid w:val="00160739"/>
    <w:rsid w:val="00162CEA"/>
    <w:rsid w:val="0016411F"/>
    <w:rsid w:val="001665D1"/>
    <w:rsid w:val="001673B2"/>
    <w:rsid w:val="001725DF"/>
    <w:rsid w:val="00172BD6"/>
    <w:rsid w:val="0017316A"/>
    <w:rsid w:val="00174528"/>
    <w:rsid w:val="00175757"/>
    <w:rsid w:val="00180498"/>
    <w:rsid w:val="00182293"/>
    <w:rsid w:val="0018368B"/>
    <w:rsid w:val="00184F3E"/>
    <w:rsid w:val="0018681A"/>
    <w:rsid w:val="00186C18"/>
    <w:rsid w:val="00190F51"/>
    <w:rsid w:val="00191967"/>
    <w:rsid w:val="001A32B0"/>
    <w:rsid w:val="001A4AE8"/>
    <w:rsid w:val="001A5E3D"/>
    <w:rsid w:val="001A642D"/>
    <w:rsid w:val="001B0678"/>
    <w:rsid w:val="001B0DEB"/>
    <w:rsid w:val="001B1811"/>
    <w:rsid w:val="001B2A5D"/>
    <w:rsid w:val="001B60EA"/>
    <w:rsid w:val="001B7265"/>
    <w:rsid w:val="001C02CD"/>
    <w:rsid w:val="001C5320"/>
    <w:rsid w:val="001D1D38"/>
    <w:rsid w:val="001D2481"/>
    <w:rsid w:val="001D3491"/>
    <w:rsid w:val="001E2979"/>
    <w:rsid w:val="001E29FA"/>
    <w:rsid w:val="001E675F"/>
    <w:rsid w:val="001F0D33"/>
    <w:rsid w:val="001F1529"/>
    <w:rsid w:val="001F1D0D"/>
    <w:rsid w:val="001F38B5"/>
    <w:rsid w:val="001F4CB5"/>
    <w:rsid w:val="00203776"/>
    <w:rsid w:val="002037D7"/>
    <w:rsid w:val="00204170"/>
    <w:rsid w:val="002052C7"/>
    <w:rsid w:val="00205C51"/>
    <w:rsid w:val="00210281"/>
    <w:rsid w:val="00212761"/>
    <w:rsid w:val="0021713D"/>
    <w:rsid w:val="0022318F"/>
    <w:rsid w:val="0022552D"/>
    <w:rsid w:val="0022616C"/>
    <w:rsid w:val="00227BF7"/>
    <w:rsid w:val="00240D5A"/>
    <w:rsid w:val="00243A08"/>
    <w:rsid w:val="00246CB6"/>
    <w:rsid w:val="002562D5"/>
    <w:rsid w:val="00256A9B"/>
    <w:rsid w:val="002579F6"/>
    <w:rsid w:val="00263722"/>
    <w:rsid w:val="00264FF9"/>
    <w:rsid w:val="00266A8A"/>
    <w:rsid w:val="00273DE5"/>
    <w:rsid w:val="00274B2B"/>
    <w:rsid w:val="002805E6"/>
    <w:rsid w:val="00287E72"/>
    <w:rsid w:val="00293E3A"/>
    <w:rsid w:val="002946C7"/>
    <w:rsid w:val="002A22DD"/>
    <w:rsid w:val="002A2567"/>
    <w:rsid w:val="002A2B32"/>
    <w:rsid w:val="002A31A6"/>
    <w:rsid w:val="002C182F"/>
    <w:rsid w:val="002C1E08"/>
    <w:rsid w:val="002C4029"/>
    <w:rsid w:val="002C5215"/>
    <w:rsid w:val="002C5B36"/>
    <w:rsid w:val="002C6A43"/>
    <w:rsid w:val="002D07D9"/>
    <w:rsid w:val="002D0AF7"/>
    <w:rsid w:val="002D1EBC"/>
    <w:rsid w:val="002D24B6"/>
    <w:rsid w:val="002E11E3"/>
    <w:rsid w:val="002E2A6A"/>
    <w:rsid w:val="002E49E7"/>
    <w:rsid w:val="002E4E9D"/>
    <w:rsid w:val="002E4F7D"/>
    <w:rsid w:val="002F0A88"/>
    <w:rsid w:val="002F3C5D"/>
    <w:rsid w:val="002F48A0"/>
    <w:rsid w:val="002F6248"/>
    <w:rsid w:val="002F62DD"/>
    <w:rsid w:val="002F7F2D"/>
    <w:rsid w:val="003021E3"/>
    <w:rsid w:val="00303678"/>
    <w:rsid w:val="00304DA7"/>
    <w:rsid w:val="00305580"/>
    <w:rsid w:val="00311C8C"/>
    <w:rsid w:val="003207B6"/>
    <w:rsid w:val="00320ADA"/>
    <w:rsid w:val="00321B58"/>
    <w:rsid w:val="0032291C"/>
    <w:rsid w:val="00323244"/>
    <w:rsid w:val="003342D9"/>
    <w:rsid w:val="00335808"/>
    <w:rsid w:val="00337F3F"/>
    <w:rsid w:val="0034087C"/>
    <w:rsid w:val="00340F81"/>
    <w:rsid w:val="00343029"/>
    <w:rsid w:val="0034775C"/>
    <w:rsid w:val="003506C5"/>
    <w:rsid w:val="003635C4"/>
    <w:rsid w:val="00367D8A"/>
    <w:rsid w:val="003825EE"/>
    <w:rsid w:val="003834A0"/>
    <w:rsid w:val="003849F1"/>
    <w:rsid w:val="00384ECF"/>
    <w:rsid w:val="00385B92"/>
    <w:rsid w:val="00390989"/>
    <w:rsid w:val="00390E41"/>
    <w:rsid w:val="00391BCB"/>
    <w:rsid w:val="00396ECF"/>
    <w:rsid w:val="003A305E"/>
    <w:rsid w:val="003A5363"/>
    <w:rsid w:val="003B430B"/>
    <w:rsid w:val="003C074D"/>
    <w:rsid w:val="003C5E1B"/>
    <w:rsid w:val="003C7E28"/>
    <w:rsid w:val="003D3AD8"/>
    <w:rsid w:val="003D7446"/>
    <w:rsid w:val="003D7B34"/>
    <w:rsid w:val="003E3C58"/>
    <w:rsid w:val="003E7665"/>
    <w:rsid w:val="003E797B"/>
    <w:rsid w:val="003F01AF"/>
    <w:rsid w:val="003F1861"/>
    <w:rsid w:val="003F21B6"/>
    <w:rsid w:val="003F263A"/>
    <w:rsid w:val="003F3B06"/>
    <w:rsid w:val="0040164E"/>
    <w:rsid w:val="00401E25"/>
    <w:rsid w:val="00405971"/>
    <w:rsid w:val="0040683C"/>
    <w:rsid w:val="00413CB9"/>
    <w:rsid w:val="004142EE"/>
    <w:rsid w:val="00414862"/>
    <w:rsid w:val="004151F7"/>
    <w:rsid w:val="0042008B"/>
    <w:rsid w:val="004207E8"/>
    <w:rsid w:val="004275BE"/>
    <w:rsid w:val="00433713"/>
    <w:rsid w:val="004429DB"/>
    <w:rsid w:val="00445A59"/>
    <w:rsid w:val="0045409F"/>
    <w:rsid w:val="0046798F"/>
    <w:rsid w:val="00475744"/>
    <w:rsid w:val="0048151D"/>
    <w:rsid w:val="00490E92"/>
    <w:rsid w:val="00494FEC"/>
    <w:rsid w:val="0049629F"/>
    <w:rsid w:val="004A12E2"/>
    <w:rsid w:val="004A2AC9"/>
    <w:rsid w:val="004A5545"/>
    <w:rsid w:val="004B1B27"/>
    <w:rsid w:val="004B3CFA"/>
    <w:rsid w:val="004C5963"/>
    <w:rsid w:val="004C67E1"/>
    <w:rsid w:val="004D1D1D"/>
    <w:rsid w:val="004D2E20"/>
    <w:rsid w:val="004D3101"/>
    <w:rsid w:val="004D43A5"/>
    <w:rsid w:val="004D68BD"/>
    <w:rsid w:val="004E050A"/>
    <w:rsid w:val="004E40BD"/>
    <w:rsid w:val="004E60DE"/>
    <w:rsid w:val="004E7F55"/>
    <w:rsid w:val="004F03C0"/>
    <w:rsid w:val="004F1037"/>
    <w:rsid w:val="004F198F"/>
    <w:rsid w:val="004F7FB2"/>
    <w:rsid w:val="00501F10"/>
    <w:rsid w:val="00502237"/>
    <w:rsid w:val="0050223C"/>
    <w:rsid w:val="00506EEB"/>
    <w:rsid w:val="0050735C"/>
    <w:rsid w:val="005109F5"/>
    <w:rsid w:val="005163E0"/>
    <w:rsid w:val="005217A3"/>
    <w:rsid w:val="005306B0"/>
    <w:rsid w:val="00530962"/>
    <w:rsid w:val="00532954"/>
    <w:rsid w:val="005356CF"/>
    <w:rsid w:val="005360D2"/>
    <w:rsid w:val="005364F2"/>
    <w:rsid w:val="00537517"/>
    <w:rsid w:val="0054300A"/>
    <w:rsid w:val="005435BC"/>
    <w:rsid w:val="005523D5"/>
    <w:rsid w:val="00557DA0"/>
    <w:rsid w:val="005648E8"/>
    <w:rsid w:val="005703D3"/>
    <w:rsid w:val="00573F10"/>
    <w:rsid w:val="00574A09"/>
    <w:rsid w:val="00575A29"/>
    <w:rsid w:val="00580808"/>
    <w:rsid w:val="005826A7"/>
    <w:rsid w:val="0058445A"/>
    <w:rsid w:val="00585853"/>
    <w:rsid w:val="00585B07"/>
    <w:rsid w:val="005875C4"/>
    <w:rsid w:val="0059061A"/>
    <w:rsid w:val="005959D2"/>
    <w:rsid w:val="0059779E"/>
    <w:rsid w:val="00597BA5"/>
    <w:rsid w:val="005A3980"/>
    <w:rsid w:val="005A652A"/>
    <w:rsid w:val="005A6F91"/>
    <w:rsid w:val="005B104E"/>
    <w:rsid w:val="005B395A"/>
    <w:rsid w:val="005B3FAC"/>
    <w:rsid w:val="005B5E6A"/>
    <w:rsid w:val="005B6690"/>
    <w:rsid w:val="005C3343"/>
    <w:rsid w:val="005C4C3D"/>
    <w:rsid w:val="005D1D65"/>
    <w:rsid w:val="005D2372"/>
    <w:rsid w:val="005D2EEA"/>
    <w:rsid w:val="005E0A9F"/>
    <w:rsid w:val="005E1502"/>
    <w:rsid w:val="005E2F39"/>
    <w:rsid w:val="005E3902"/>
    <w:rsid w:val="005E4501"/>
    <w:rsid w:val="005E548F"/>
    <w:rsid w:val="005E686B"/>
    <w:rsid w:val="005E6BAB"/>
    <w:rsid w:val="005E6FB0"/>
    <w:rsid w:val="005E70EF"/>
    <w:rsid w:val="005F3C22"/>
    <w:rsid w:val="005F4FDE"/>
    <w:rsid w:val="005F5617"/>
    <w:rsid w:val="005F71EE"/>
    <w:rsid w:val="00601D46"/>
    <w:rsid w:val="00602D31"/>
    <w:rsid w:val="00603453"/>
    <w:rsid w:val="00603CC1"/>
    <w:rsid w:val="00621802"/>
    <w:rsid w:val="00624815"/>
    <w:rsid w:val="00632256"/>
    <w:rsid w:val="00634995"/>
    <w:rsid w:val="00637CA1"/>
    <w:rsid w:val="00644CFF"/>
    <w:rsid w:val="00651D38"/>
    <w:rsid w:val="00653F01"/>
    <w:rsid w:val="006540A5"/>
    <w:rsid w:val="006560C5"/>
    <w:rsid w:val="006561EA"/>
    <w:rsid w:val="00661098"/>
    <w:rsid w:val="00663AA5"/>
    <w:rsid w:val="00675D60"/>
    <w:rsid w:val="00676C29"/>
    <w:rsid w:val="00676F28"/>
    <w:rsid w:val="006809BC"/>
    <w:rsid w:val="00680A9D"/>
    <w:rsid w:val="00685D1B"/>
    <w:rsid w:val="00692AE1"/>
    <w:rsid w:val="00692C48"/>
    <w:rsid w:val="006932D0"/>
    <w:rsid w:val="00693430"/>
    <w:rsid w:val="006965C1"/>
    <w:rsid w:val="006A01CD"/>
    <w:rsid w:val="006A0868"/>
    <w:rsid w:val="006A1B03"/>
    <w:rsid w:val="006A1BC8"/>
    <w:rsid w:val="006A4A82"/>
    <w:rsid w:val="006A79CB"/>
    <w:rsid w:val="006B0614"/>
    <w:rsid w:val="006B0C3F"/>
    <w:rsid w:val="006B7A12"/>
    <w:rsid w:val="006C01A2"/>
    <w:rsid w:val="006C2EA1"/>
    <w:rsid w:val="006C407B"/>
    <w:rsid w:val="006C6FD2"/>
    <w:rsid w:val="006C754F"/>
    <w:rsid w:val="006D3E46"/>
    <w:rsid w:val="006D3E5C"/>
    <w:rsid w:val="006D5824"/>
    <w:rsid w:val="006D78B9"/>
    <w:rsid w:val="006E0697"/>
    <w:rsid w:val="006E0DF8"/>
    <w:rsid w:val="006E0E60"/>
    <w:rsid w:val="006E188F"/>
    <w:rsid w:val="006E6F5D"/>
    <w:rsid w:val="006F05DF"/>
    <w:rsid w:val="006F06A2"/>
    <w:rsid w:val="006F1F92"/>
    <w:rsid w:val="006F3327"/>
    <w:rsid w:val="006F3803"/>
    <w:rsid w:val="006F4136"/>
    <w:rsid w:val="00700A92"/>
    <w:rsid w:val="00703478"/>
    <w:rsid w:val="007046AA"/>
    <w:rsid w:val="0070563A"/>
    <w:rsid w:val="007057E6"/>
    <w:rsid w:val="007128AF"/>
    <w:rsid w:val="00712AA3"/>
    <w:rsid w:val="0071351F"/>
    <w:rsid w:val="00714F6F"/>
    <w:rsid w:val="0071741D"/>
    <w:rsid w:val="00721218"/>
    <w:rsid w:val="00721401"/>
    <w:rsid w:val="00721DDD"/>
    <w:rsid w:val="00725C70"/>
    <w:rsid w:val="00725EE7"/>
    <w:rsid w:val="00730F63"/>
    <w:rsid w:val="00737DEF"/>
    <w:rsid w:val="00741F8D"/>
    <w:rsid w:val="00750074"/>
    <w:rsid w:val="00754A3B"/>
    <w:rsid w:val="007560A0"/>
    <w:rsid w:val="00756240"/>
    <w:rsid w:val="00756271"/>
    <w:rsid w:val="00756D0F"/>
    <w:rsid w:val="00757517"/>
    <w:rsid w:val="007611AA"/>
    <w:rsid w:val="00762C3E"/>
    <w:rsid w:val="00762D64"/>
    <w:rsid w:val="00764022"/>
    <w:rsid w:val="007653D2"/>
    <w:rsid w:val="00774DD1"/>
    <w:rsid w:val="00775A56"/>
    <w:rsid w:val="00777339"/>
    <w:rsid w:val="00777929"/>
    <w:rsid w:val="007873DB"/>
    <w:rsid w:val="00792C91"/>
    <w:rsid w:val="0079370A"/>
    <w:rsid w:val="00794541"/>
    <w:rsid w:val="00794F46"/>
    <w:rsid w:val="00796600"/>
    <w:rsid w:val="007B099B"/>
    <w:rsid w:val="007B1877"/>
    <w:rsid w:val="007B62C9"/>
    <w:rsid w:val="007B746B"/>
    <w:rsid w:val="007B7933"/>
    <w:rsid w:val="007B7AE6"/>
    <w:rsid w:val="007B7FB1"/>
    <w:rsid w:val="007C038C"/>
    <w:rsid w:val="007C0870"/>
    <w:rsid w:val="007C2D1E"/>
    <w:rsid w:val="007C483D"/>
    <w:rsid w:val="007D030F"/>
    <w:rsid w:val="007D2140"/>
    <w:rsid w:val="007D2579"/>
    <w:rsid w:val="007D3D60"/>
    <w:rsid w:val="007D6C66"/>
    <w:rsid w:val="007E13F9"/>
    <w:rsid w:val="007E170E"/>
    <w:rsid w:val="007E1A80"/>
    <w:rsid w:val="007E305D"/>
    <w:rsid w:val="007E347A"/>
    <w:rsid w:val="007E4C46"/>
    <w:rsid w:val="007F1091"/>
    <w:rsid w:val="007F63DE"/>
    <w:rsid w:val="007F6B37"/>
    <w:rsid w:val="0080545B"/>
    <w:rsid w:val="00810D85"/>
    <w:rsid w:val="0081184B"/>
    <w:rsid w:val="0081433A"/>
    <w:rsid w:val="00817109"/>
    <w:rsid w:val="00821A59"/>
    <w:rsid w:val="00823564"/>
    <w:rsid w:val="0082686D"/>
    <w:rsid w:val="00826D3D"/>
    <w:rsid w:val="0082786E"/>
    <w:rsid w:val="00832A41"/>
    <w:rsid w:val="00833304"/>
    <w:rsid w:val="008341A5"/>
    <w:rsid w:val="0083633A"/>
    <w:rsid w:val="00845849"/>
    <w:rsid w:val="008468DD"/>
    <w:rsid w:val="00850E68"/>
    <w:rsid w:val="008565E8"/>
    <w:rsid w:val="00857AF4"/>
    <w:rsid w:val="00865BCA"/>
    <w:rsid w:val="00866493"/>
    <w:rsid w:val="00874502"/>
    <w:rsid w:val="00877702"/>
    <w:rsid w:val="0088076C"/>
    <w:rsid w:val="00884CF1"/>
    <w:rsid w:val="00886C95"/>
    <w:rsid w:val="008941F1"/>
    <w:rsid w:val="00895157"/>
    <w:rsid w:val="008A2562"/>
    <w:rsid w:val="008A2F82"/>
    <w:rsid w:val="008B1D10"/>
    <w:rsid w:val="008B2FDC"/>
    <w:rsid w:val="008B37BA"/>
    <w:rsid w:val="008B7C8F"/>
    <w:rsid w:val="008C0B3E"/>
    <w:rsid w:val="008C21BE"/>
    <w:rsid w:val="008C36B5"/>
    <w:rsid w:val="008C5EF2"/>
    <w:rsid w:val="008D203A"/>
    <w:rsid w:val="008D2B51"/>
    <w:rsid w:val="008D7797"/>
    <w:rsid w:val="008D7889"/>
    <w:rsid w:val="008E31AC"/>
    <w:rsid w:val="008E4C41"/>
    <w:rsid w:val="008E7081"/>
    <w:rsid w:val="008F06C6"/>
    <w:rsid w:val="008F1068"/>
    <w:rsid w:val="008F1E69"/>
    <w:rsid w:val="008F26D4"/>
    <w:rsid w:val="008F3281"/>
    <w:rsid w:val="008F42DD"/>
    <w:rsid w:val="008F684B"/>
    <w:rsid w:val="009007BA"/>
    <w:rsid w:val="00903A29"/>
    <w:rsid w:val="009052F3"/>
    <w:rsid w:val="00917D02"/>
    <w:rsid w:val="00921A4A"/>
    <w:rsid w:val="00925999"/>
    <w:rsid w:val="00927372"/>
    <w:rsid w:val="00931946"/>
    <w:rsid w:val="00932085"/>
    <w:rsid w:val="00941355"/>
    <w:rsid w:val="009453CD"/>
    <w:rsid w:val="00947052"/>
    <w:rsid w:val="009573E2"/>
    <w:rsid w:val="00963B74"/>
    <w:rsid w:val="009656DD"/>
    <w:rsid w:val="009664D2"/>
    <w:rsid w:val="00966D04"/>
    <w:rsid w:val="00972016"/>
    <w:rsid w:val="009733D8"/>
    <w:rsid w:val="00976460"/>
    <w:rsid w:val="00980F9B"/>
    <w:rsid w:val="00981760"/>
    <w:rsid w:val="009846D7"/>
    <w:rsid w:val="0098766E"/>
    <w:rsid w:val="0099472F"/>
    <w:rsid w:val="009954C1"/>
    <w:rsid w:val="009A2124"/>
    <w:rsid w:val="009A385F"/>
    <w:rsid w:val="009A436B"/>
    <w:rsid w:val="009A5EAB"/>
    <w:rsid w:val="009B2727"/>
    <w:rsid w:val="009B291C"/>
    <w:rsid w:val="009B3736"/>
    <w:rsid w:val="009B3B89"/>
    <w:rsid w:val="009B4193"/>
    <w:rsid w:val="009B541F"/>
    <w:rsid w:val="009C2356"/>
    <w:rsid w:val="009C41E3"/>
    <w:rsid w:val="009C6301"/>
    <w:rsid w:val="009C6828"/>
    <w:rsid w:val="009D179C"/>
    <w:rsid w:val="009D2A9D"/>
    <w:rsid w:val="009E0418"/>
    <w:rsid w:val="009E0FB6"/>
    <w:rsid w:val="009E184F"/>
    <w:rsid w:val="009E6402"/>
    <w:rsid w:val="009E7733"/>
    <w:rsid w:val="009F181E"/>
    <w:rsid w:val="009F2961"/>
    <w:rsid w:val="009F304A"/>
    <w:rsid w:val="009F4EDD"/>
    <w:rsid w:val="00A04043"/>
    <w:rsid w:val="00A04EA5"/>
    <w:rsid w:val="00A15565"/>
    <w:rsid w:val="00A1589F"/>
    <w:rsid w:val="00A15F3D"/>
    <w:rsid w:val="00A163EC"/>
    <w:rsid w:val="00A179BE"/>
    <w:rsid w:val="00A225EC"/>
    <w:rsid w:val="00A239E6"/>
    <w:rsid w:val="00A23B83"/>
    <w:rsid w:val="00A31286"/>
    <w:rsid w:val="00A35B94"/>
    <w:rsid w:val="00A45D56"/>
    <w:rsid w:val="00A4608C"/>
    <w:rsid w:val="00A503BA"/>
    <w:rsid w:val="00A55FF5"/>
    <w:rsid w:val="00A56E57"/>
    <w:rsid w:val="00A5739D"/>
    <w:rsid w:val="00A6392A"/>
    <w:rsid w:val="00A6702E"/>
    <w:rsid w:val="00A70FDE"/>
    <w:rsid w:val="00A7150D"/>
    <w:rsid w:val="00A71685"/>
    <w:rsid w:val="00A76211"/>
    <w:rsid w:val="00A766ED"/>
    <w:rsid w:val="00A769D1"/>
    <w:rsid w:val="00A76C06"/>
    <w:rsid w:val="00A82FBE"/>
    <w:rsid w:val="00A90CC9"/>
    <w:rsid w:val="00A90DAD"/>
    <w:rsid w:val="00A96024"/>
    <w:rsid w:val="00A9769A"/>
    <w:rsid w:val="00A9799E"/>
    <w:rsid w:val="00AA0731"/>
    <w:rsid w:val="00AA6B2B"/>
    <w:rsid w:val="00AB19F0"/>
    <w:rsid w:val="00AB1CB3"/>
    <w:rsid w:val="00AB20E7"/>
    <w:rsid w:val="00AB3F11"/>
    <w:rsid w:val="00AB4098"/>
    <w:rsid w:val="00AB77B3"/>
    <w:rsid w:val="00AD0010"/>
    <w:rsid w:val="00AD1D6A"/>
    <w:rsid w:val="00AD25DA"/>
    <w:rsid w:val="00AD3317"/>
    <w:rsid w:val="00AD4B72"/>
    <w:rsid w:val="00AD73FC"/>
    <w:rsid w:val="00AE0DCB"/>
    <w:rsid w:val="00AE3B27"/>
    <w:rsid w:val="00AE462E"/>
    <w:rsid w:val="00AF1495"/>
    <w:rsid w:val="00AF6FAC"/>
    <w:rsid w:val="00B027B3"/>
    <w:rsid w:val="00B02DDC"/>
    <w:rsid w:val="00B056F7"/>
    <w:rsid w:val="00B0692A"/>
    <w:rsid w:val="00B07D3A"/>
    <w:rsid w:val="00B14475"/>
    <w:rsid w:val="00B17818"/>
    <w:rsid w:val="00B20533"/>
    <w:rsid w:val="00B26696"/>
    <w:rsid w:val="00B301B1"/>
    <w:rsid w:val="00B318BE"/>
    <w:rsid w:val="00B32160"/>
    <w:rsid w:val="00B32D18"/>
    <w:rsid w:val="00B3403E"/>
    <w:rsid w:val="00B3635A"/>
    <w:rsid w:val="00B42E0A"/>
    <w:rsid w:val="00B47E5B"/>
    <w:rsid w:val="00B51B2A"/>
    <w:rsid w:val="00B52722"/>
    <w:rsid w:val="00B52892"/>
    <w:rsid w:val="00B5310D"/>
    <w:rsid w:val="00B53205"/>
    <w:rsid w:val="00B53C16"/>
    <w:rsid w:val="00B53C7C"/>
    <w:rsid w:val="00B602A1"/>
    <w:rsid w:val="00B60980"/>
    <w:rsid w:val="00B723B0"/>
    <w:rsid w:val="00B7370B"/>
    <w:rsid w:val="00B73E49"/>
    <w:rsid w:val="00B748D2"/>
    <w:rsid w:val="00B7633B"/>
    <w:rsid w:val="00B778E3"/>
    <w:rsid w:val="00B9058D"/>
    <w:rsid w:val="00B910ED"/>
    <w:rsid w:val="00B9448E"/>
    <w:rsid w:val="00B9596F"/>
    <w:rsid w:val="00B96ECD"/>
    <w:rsid w:val="00B97CD5"/>
    <w:rsid w:val="00BA00AD"/>
    <w:rsid w:val="00BA46C7"/>
    <w:rsid w:val="00BA5391"/>
    <w:rsid w:val="00BA7F21"/>
    <w:rsid w:val="00BB2AAF"/>
    <w:rsid w:val="00BB33D8"/>
    <w:rsid w:val="00BC25AE"/>
    <w:rsid w:val="00BC308A"/>
    <w:rsid w:val="00BC79E3"/>
    <w:rsid w:val="00BC7EF0"/>
    <w:rsid w:val="00BD1DBC"/>
    <w:rsid w:val="00BD2031"/>
    <w:rsid w:val="00BD7B4F"/>
    <w:rsid w:val="00BE138F"/>
    <w:rsid w:val="00BE1EBE"/>
    <w:rsid w:val="00BE3462"/>
    <w:rsid w:val="00BE5A3D"/>
    <w:rsid w:val="00BE609A"/>
    <w:rsid w:val="00BF087A"/>
    <w:rsid w:val="00BF1BD0"/>
    <w:rsid w:val="00BF4365"/>
    <w:rsid w:val="00C051A1"/>
    <w:rsid w:val="00C15DA9"/>
    <w:rsid w:val="00C16E53"/>
    <w:rsid w:val="00C20006"/>
    <w:rsid w:val="00C201E6"/>
    <w:rsid w:val="00C2162F"/>
    <w:rsid w:val="00C21BF4"/>
    <w:rsid w:val="00C22C56"/>
    <w:rsid w:val="00C30A01"/>
    <w:rsid w:val="00C3504F"/>
    <w:rsid w:val="00C40099"/>
    <w:rsid w:val="00C43A5A"/>
    <w:rsid w:val="00C44000"/>
    <w:rsid w:val="00C44C95"/>
    <w:rsid w:val="00C462C3"/>
    <w:rsid w:val="00C5266E"/>
    <w:rsid w:val="00C53019"/>
    <w:rsid w:val="00C53F45"/>
    <w:rsid w:val="00C546A1"/>
    <w:rsid w:val="00C5516B"/>
    <w:rsid w:val="00C61117"/>
    <w:rsid w:val="00C70DC0"/>
    <w:rsid w:val="00C742A0"/>
    <w:rsid w:val="00C75013"/>
    <w:rsid w:val="00C75A41"/>
    <w:rsid w:val="00C82DD8"/>
    <w:rsid w:val="00C84916"/>
    <w:rsid w:val="00C854DC"/>
    <w:rsid w:val="00C86257"/>
    <w:rsid w:val="00C87C3E"/>
    <w:rsid w:val="00C92993"/>
    <w:rsid w:val="00CA26B0"/>
    <w:rsid w:val="00CA2B97"/>
    <w:rsid w:val="00CA7D81"/>
    <w:rsid w:val="00CB3526"/>
    <w:rsid w:val="00CB405C"/>
    <w:rsid w:val="00CB5575"/>
    <w:rsid w:val="00CD13EE"/>
    <w:rsid w:val="00CD26C9"/>
    <w:rsid w:val="00CE04EB"/>
    <w:rsid w:val="00CE05C2"/>
    <w:rsid w:val="00CE56EF"/>
    <w:rsid w:val="00CF06EC"/>
    <w:rsid w:val="00CF60CC"/>
    <w:rsid w:val="00D00364"/>
    <w:rsid w:val="00D01542"/>
    <w:rsid w:val="00D019E5"/>
    <w:rsid w:val="00D03830"/>
    <w:rsid w:val="00D0446C"/>
    <w:rsid w:val="00D0738F"/>
    <w:rsid w:val="00D146A6"/>
    <w:rsid w:val="00D16B1A"/>
    <w:rsid w:val="00D22509"/>
    <w:rsid w:val="00D27AB3"/>
    <w:rsid w:val="00D31A11"/>
    <w:rsid w:val="00D32983"/>
    <w:rsid w:val="00D3363D"/>
    <w:rsid w:val="00D33B36"/>
    <w:rsid w:val="00D37A24"/>
    <w:rsid w:val="00D40364"/>
    <w:rsid w:val="00D40915"/>
    <w:rsid w:val="00D42A42"/>
    <w:rsid w:val="00D4365A"/>
    <w:rsid w:val="00D44CD7"/>
    <w:rsid w:val="00D45DE4"/>
    <w:rsid w:val="00D45FE6"/>
    <w:rsid w:val="00D5018E"/>
    <w:rsid w:val="00D51998"/>
    <w:rsid w:val="00D540C1"/>
    <w:rsid w:val="00D543F7"/>
    <w:rsid w:val="00D55483"/>
    <w:rsid w:val="00D55EDB"/>
    <w:rsid w:val="00D6029F"/>
    <w:rsid w:val="00D61FF0"/>
    <w:rsid w:val="00D64E72"/>
    <w:rsid w:val="00D666D5"/>
    <w:rsid w:val="00D66A08"/>
    <w:rsid w:val="00D66F3C"/>
    <w:rsid w:val="00D70B64"/>
    <w:rsid w:val="00D73349"/>
    <w:rsid w:val="00D74201"/>
    <w:rsid w:val="00D76899"/>
    <w:rsid w:val="00D8052A"/>
    <w:rsid w:val="00D80587"/>
    <w:rsid w:val="00D903B5"/>
    <w:rsid w:val="00D91791"/>
    <w:rsid w:val="00D937AC"/>
    <w:rsid w:val="00D944D4"/>
    <w:rsid w:val="00DA25BA"/>
    <w:rsid w:val="00DA26F7"/>
    <w:rsid w:val="00DA32A6"/>
    <w:rsid w:val="00DA4517"/>
    <w:rsid w:val="00DA489F"/>
    <w:rsid w:val="00DA4BFD"/>
    <w:rsid w:val="00DB03FA"/>
    <w:rsid w:val="00DB0575"/>
    <w:rsid w:val="00DB25FA"/>
    <w:rsid w:val="00DB281E"/>
    <w:rsid w:val="00DB4BFD"/>
    <w:rsid w:val="00DB5C54"/>
    <w:rsid w:val="00DB6033"/>
    <w:rsid w:val="00DC221F"/>
    <w:rsid w:val="00DC54BF"/>
    <w:rsid w:val="00DC6341"/>
    <w:rsid w:val="00DD03D3"/>
    <w:rsid w:val="00DD1BB5"/>
    <w:rsid w:val="00DD3CA6"/>
    <w:rsid w:val="00DD60C3"/>
    <w:rsid w:val="00DE2F94"/>
    <w:rsid w:val="00DE521F"/>
    <w:rsid w:val="00DE661C"/>
    <w:rsid w:val="00E0205D"/>
    <w:rsid w:val="00E03FE2"/>
    <w:rsid w:val="00E04167"/>
    <w:rsid w:val="00E06521"/>
    <w:rsid w:val="00E14731"/>
    <w:rsid w:val="00E167A1"/>
    <w:rsid w:val="00E17E68"/>
    <w:rsid w:val="00E2481E"/>
    <w:rsid w:val="00E261B9"/>
    <w:rsid w:val="00E2729F"/>
    <w:rsid w:val="00E31E6A"/>
    <w:rsid w:val="00E4191B"/>
    <w:rsid w:val="00E44929"/>
    <w:rsid w:val="00E4618F"/>
    <w:rsid w:val="00E507CC"/>
    <w:rsid w:val="00E530B2"/>
    <w:rsid w:val="00E560DC"/>
    <w:rsid w:val="00E5720A"/>
    <w:rsid w:val="00E65ACA"/>
    <w:rsid w:val="00E66CF3"/>
    <w:rsid w:val="00E75CF3"/>
    <w:rsid w:val="00E801CA"/>
    <w:rsid w:val="00E81AD8"/>
    <w:rsid w:val="00E839D5"/>
    <w:rsid w:val="00E910AC"/>
    <w:rsid w:val="00E93236"/>
    <w:rsid w:val="00E939D6"/>
    <w:rsid w:val="00E94FF5"/>
    <w:rsid w:val="00E96F88"/>
    <w:rsid w:val="00E97035"/>
    <w:rsid w:val="00E9793A"/>
    <w:rsid w:val="00EA0D0C"/>
    <w:rsid w:val="00EA25C6"/>
    <w:rsid w:val="00EB31AA"/>
    <w:rsid w:val="00EB63C8"/>
    <w:rsid w:val="00EB6CAD"/>
    <w:rsid w:val="00EB7D8C"/>
    <w:rsid w:val="00EC3336"/>
    <w:rsid w:val="00EC3AD7"/>
    <w:rsid w:val="00EC4A46"/>
    <w:rsid w:val="00EC59A9"/>
    <w:rsid w:val="00EC67A3"/>
    <w:rsid w:val="00ED3351"/>
    <w:rsid w:val="00ED34EB"/>
    <w:rsid w:val="00ED748A"/>
    <w:rsid w:val="00ED76B1"/>
    <w:rsid w:val="00ED771E"/>
    <w:rsid w:val="00EE01C3"/>
    <w:rsid w:val="00EE22F0"/>
    <w:rsid w:val="00EE41F0"/>
    <w:rsid w:val="00EE55B5"/>
    <w:rsid w:val="00EE55C3"/>
    <w:rsid w:val="00EE78F7"/>
    <w:rsid w:val="00EF2C18"/>
    <w:rsid w:val="00EF47FC"/>
    <w:rsid w:val="00F00078"/>
    <w:rsid w:val="00F01499"/>
    <w:rsid w:val="00F01953"/>
    <w:rsid w:val="00F0244C"/>
    <w:rsid w:val="00F12D0C"/>
    <w:rsid w:val="00F143D9"/>
    <w:rsid w:val="00F14FE0"/>
    <w:rsid w:val="00F15B1A"/>
    <w:rsid w:val="00F15C0B"/>
    <w:rsid w:val="00F2150B"/>
    <w:rsid w:val="00F218A5"/>
    <w:rsid w:val="00F223E8"/>
    <w:rsid w:val="00F22D4C"/>
    <w:rsid w:val="00F24618"/>
    <w:rsid w:val="00F24C7C"/>
    <w:rsid w:val="00F320EB"/>
    <w:rsid w:val="00F34EA3"/>
    <w:rsid w:val="00F36535"/>
    <w:rsid w:val="00F36BEE"/>
    <w:rsid w:val="00F37986"/>
    <w:rsid w:val="00F37C2A"/>
    <w:rsid w:val="00F42B3B"/>
    <w:rsid w:val="00F448C0"/>
    <w:rsid w:val="00F44F53"/>
    <w:rsid w:val="00F5091C"/>
    <w:rsid w:val="00F5157A"/>
    <w:rsid w:val="00F51C2C"/>
    <w:rsid w:val="00F530C7"/>
    <w:rsid w:val="00F53DB2"/>
    <w:rsid w:val="00F57812"/>
    <w:rsid w:val="00F603DF"/>
    <w:rsid w:val="00F6148B"/>
    <w:rsid w:val="00F630C5"/>
    <w:rsid w:val="00F6323D"/>
    <w:rsid w:val="00F66D30"/>
    <w:rsid w:val="00F67E97"/>
    <w:rsid w:val="00F70354"/>
    <w:rsid w:val="00F72D35"/>
    <w:rsid w:val="00F7452D"/>
    <w:rsid w:val="00F767BF"/>
    <w:rsid w:val="00F86323"/>
    <w:rsid w:val="00F900B8"/>
    <w:rsid w:val="00F90273"/>
    <w:rsid w:val="00F9257A"/>
    <w:rsid w:val="00F93EC6"/>
    <w:rsid w:val="00F94408"/>
    <w:rsid w:val="00FA0123"/>
    <w:rsid w:val="00FA4327"/>
    <w:rsid w:val="00FA4AFC"/>
    <w:rsid w:val="00FA7625"/>
    <w:rsid w:val="00FB653C"/>
    <w:rsid w:val="00FC00D8"/>
    <w:rsid w:val="00FC0E21"/>
    <w:rsid w:val="00FC1730"/>
    <w:rsid w:val="00FC3FF1"/>
    <w:rsid w:val="00FC52F6"/>
    <w:rsid w:val="00FC6B5F"/>
    <w:rsid w:val="00FC7743"/>
    <w:rsid w:val="00FD261A"/>
    <w:rsid w:val="00FD2914"/>
    <w:rsid w:val="00FD4A17"/>
    <w:rsid w:val="00FD665C"/>
    <w:rsid w:val="00FD6B12"/>
    <w:rsid w:val="00FE1E2E"/>
    <w:rsid w:val="00FE4C11"/>
    <w:rsid w:val="00FE6C66"/>
    <w:rsid w:val="5612E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4E7460"/>
  <w15:docId w15:val="{194599E6-7FE3-4905-9F36-F45332C9E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231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48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8A0"/>
    <w:rPr>
      <w:rFonts w:ascii="Segoe UI" w:hAnsi="Segoe UI" w:cs="Segoe UI"/>
      <w:sz w:val="18"/>
      <w:szCs w:val="18"/>
    </w:rPr>
  </w:style>
  <w:style w:type="paragraph" w:customStyle="1" w:styleId="2BodyText">
    <w:name w:val="2. Body Text"/>
    <w:link w:val="2BodyTextChar"/>
    <w:qFormat/>
    <w:rsid w:val="00174528"/>
    <w:pPr>
      <w:spacing w:after="0" w:line="240" w:lineRule="auto"/>
    </w:pPr>
    <w:rPr>
      <w:rFonts w:ascii="Arial" w:hAnsi="Arial" w:cs="Segoe UI Semilight"/>
      <w:color w:val="141414" w:themeColor="text1"/>
      <w:sz w:val="20"/>
      <w:szCs w:val="20"/>
    </w:rPr>
  </w:style>
  <w:style w:type="paragraph" w:customStyle="1" w:styleId="3Subhead">
    <w:name w:val="3. Subhead"/>
    <w:link w:val="3SubheadChar"/>
    <w:qFormat/>
    <w:rsid w:val="0009447A"/>
    <w:pPr>
      <w:spacing w:after="0" w:line="240" w:lineRule="auto"/>
    </w:pPr>
    <w:rPr>
      <w:rFonts w:ascii="Arial" w:hAnsi="Arial" w:cs="Segoe UI Semibold"/>
      <w:b/>
      <w:sz w:val="24"/>
      <w:szCs w:val="24"/>
    </w:rPr>
  </w:style>
  <w:style w:type="character" w:customStyle="1" w:styleId="2BodyTextChar">
    <w:name w:val="2. Body Text Char"/>
    <w:basedOn w:val="DefaultParagraphFont"/>
    <w:link w:val="2BodyText"/>
    <w:rsid w:val="00174528"/>
    <w:rPr>
      <w:rFonts w:ascii="Arial" w:hAnsi="Arial" w:cs="Segoe UI Semilight"/>
      <w:color w:val="141414" w:themeColor="text1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235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3SubheadChar">
    <w:name w:val="3. Subhead Char"/>
    <w:basedOn w:val="2BodyTextChar"/>
    <w:link w:val="3Subhead"/>
    <w:rsid w:val="0009447A"/>
    <w:rPr>
      <w:rFonts w:ascii="Arial" w:hAnsi="Arial" w:cs="Segoe UI Semibold"/>
      <w:b/>
      <w:color w:val="141414" w:themeColor="text1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0235CD"/>
  </w:style>
  <w:style w:type="paragraph" w:styleId="Footer">
    <w:name w:val="footer"/>
    <w:basedOn w:val="Normal"/>
    <w:link w:val="FooterChar"/>
    <w:uiPriority w:val="99"/>
    <w:unhideWhenUsed/>
    <w:rsid w:val="000235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5CD"/>
  </w:style>
  <w:style w:type="table" w:styleId="TableGrid">
    <w:name w:val="Table Grid"/>
    <w:basedOn w:val="TableNormal"/>
    <w:uiPriority w:val="39"/>
    <w:rsid w:val="00190F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876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76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76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6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603"/>
    <w:rPr>
      <w:b/>
      <w:bCs/>
      <w:sz w:val="20"/>
      <w:szCs w:val="20"/>
    </w:rPr>
  </w:style>
  <w:style w:type="paragraph" w:customStyle="1" w:styleId="5Sources">
    <w:name w:val="5. Sources"/>
    <w:qFormat/>
    <w:rsid w:val="0022318F"/>
    <w:pPr>
      <w:spacing w:before="60" w:after="0" w:line="160" w:lineRule="exact"/>
    </w:pPr>
    <w:rPr>
      <w:rFonts w:ascii="Arial" w:hAnsi="Arial" w:cs="Segoe UI Semilight"/>
      <w:sz w:val="16"/>
      <w:szCs w:val="20"/>
    </w:rPr>
  </w:style>
  <w:style w:type="paragraph" w:customStyle="1" w:styleId="4BulletText">
    <w:name w:val="4. Bullet Text"/>
    <w:link w:val="4BulletTextChar"/>
    <w:qFormat/>
    <w:rsid w:val="00174528"/>
    <w:pPr>
      <w:numPr>
        <w:numId w:val="1"/>
      </w:numPr>
      <w:spacing w:before="180" w:after="0" w:line="240" w:lineRule="auto"/>
    </w:pPr>
    <w:rPr>
      <w:rFonts w:ascii="Arial" w:hAnsi="Arial" w:cs="Segoe UI Semilight"/>
      <w:sz w:val="20"/>
      <w:szCs w:val="20"/>
    </w:rPr>
  </w:style>
  <w:style w:type="character" w:customStyle="1" w:styleId="4BulletTextChar">
    <w:name w:val="4. Bullet Text Char"/>
    <w:basedOn w:val="2BodyTextChar"/>
    <w:link w:val="4BulletText"/>
    <w:rsid w:val="00174528"/>
    <w:rPr>
      <w:rFonts w:ascii="Arial" w:hAnsi="Arial" w:cs="Segoe UI Semilight"/>
      <w:color w:val="141414" w:themeColor="text1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rsid w:val="00022244"/>
    <w:rPr>
      <w:rFonts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B056F7"/>
    <w:pPr>
      <w:spacing w:after="0" w:line="240" w:lineRule="auto"/>
    </w:pPr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056F7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4300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4300A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1LargeTitle">
    <w:name w:val="1. Large Title"/>
    <w:basedOn w:val="Normal"/>
    <w:link w:val="1LargeTitleChar"/>
    <w:qFormat/>
    <w:rsid w:val="0009447A"/>
    <w:pPr>
      <w:spacing w:after="0" w:line="240" w:lineRule="auto"/>
    </w:pPr>
    <w:rPr>
      <w:rFonts w:ascii="Arial" w:hAnsi="Arial" w:cs="Segoe UI Semibold"/>
      <w:b/>
      <w:color w:val="00A4E4" w:themeColor="accent1"/>
      <w:sz w:val="48"/>
      <w:szCs w:val="48"/>
    </w:rPr>
  </w:style>
  <w:style w:type="character" w:customStyle="1" w:styleId="1LargeTitleChar">
    <w:name w:val="1. Large Title Char"/>
    <w:basedOn w:val="DefaultParagraphFont"/>
    <w:link w:val="1LargeTitle"/>
    <w:rsid w:val="0009447A"/>
    <w:rPr>
      <w:rFonts w:ascii="Arial" w:hAnsi="Arial" w:cs="Segoe UI Semibold"/>
      <w:b/>
      <w:color w:val="00A4E4" w:themeColor="accent1"/>
      <w:sz w:val="48"/>
      <w:szCs w:val="48"/>
    </w:rPr>
  </w:style>
  <w:style w:type="paragraph" w:customStyle="1" w:styleId="Pa9">
    <w:name w:val="Pa9"/>
    <w:basedOn w:val="Normal"/>
    <w:next w:val="Normal"/>
    <w:rsid w:val="004E40BD"/>
    <w:pPr>
      <w:autoSpaceDE w:val="0"/>
      <w:autoSpaceDN w:val="0"/>
      <w:adjustRightInd w:val="0"/>
      <w:spacing w:after="0" w:line="161" w:lineRule="atLeast"/>
    </w:pPr>
    <w:rPr>
      <w:rFonts w:ascii="ITC Avant Garde Std Md" w:eastAsia="Times New Roman" w:hAnsi="ITC Avant Garde Std Md" w:cs="Times New Roman"/>
      <w:sz w:val="24"/>
      <w:szCs w:val="24"/>
      <w:lang w:val="en-GB"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0BD"/>
    <w:pPr>
      <w:numPr>
        <w:ilvl w:val="1"/>
      </w:numPr>
      <w:spacing w:line="240" w:lineRule="auto"/>
    </w:pPr>
    <w:rPr>
      <w:rFonts w:eastAsiaTheme="minorEastAsia"/>
      <w:color w:val="666666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E40BD"/>
    <w:rPr>
      <w:rFonts w:eastAsiaTheme="minorEastAsia"/>
      <w:color w:val="666666" w:themeColor="text1" w:themeTint="A5"/>
      <w:spacing w:val="15"/>
    </w:rPr>
  </w:style>
  <w:style w:type="character" w:styleId="Hyperlink">
    <w:name w:val="Hyperlink"/>
    <w:basedOn w:val="DefaultParagraphFont"/>
    <w:uiPriority w:val="99"/>
    <w:unhideWhenUsed/>
    <w:rsid w:val="00FC52F6"/>
    <w:rPr>
      <w:color w:val="0000FF"/>
      <w:u w:val="single"/>
    </w:rPr>
  </w:style>
  <w:style w:type="paragraph" w:styleId="Revision">
    <w:name w:val="Revision"/>
    <w:hidden/>
    <w:uiPriority w:val="99"/>
    <w:semiHidden/>
    <w:rsid w:val="00413CB9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0C3F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5301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10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2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645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Custom 8">
      <a:dk1>
        <a:srgbClr val="141414"/>
      </a:dk1>
      <a:lt1>
        <a:sysClr val="window" lastClr="FFFFFF"/>
      </a:lt1>
      <a:dk2>
        <a:srgbClr val="141414"/>
      </a:dk2>
      <a:lt2>
        <a:srgbClr val="E7E6E6"/>
      </a:lt2>
      <a:accent1>
        <a:srgbClr val="00A4E4"/>
      </a:accent1>
      <a:accent2>
        <a:srgbClr val="FBCA5C"/>
      </a:accent2>
      <a:accent3>
        <a:srgbClr val="92B45B"/>
      </a:accent3>
      <a:accent4>
        <a:srgbClr val="0073AE"/>
      </a:accent4>
      <a:accent5>
        <a:srgbClr val="FDDF9D"/>
      </a:accent5>
      <a:accent6>
        <a:srgbClr val="BDD19D"/>
      </a:accent6>
      <a:hlink>
        <a:srgbClr val="00A4E4"/>
      </a:hlink>
      <a:folHlink>
        <a:srgbClr val="333333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RevisionDate xmlns="694a2687-4383-4267-b4dc-f7657eaaabf8" xsi:nil="true"/>
    <TaxCatchAll xmlns="e42673de-b264-43ab-b333-25166615ddcb" xsi:nil="true"/>
    <Country xmlns="694a2687-4383-4267-b4dc-f7657eaaabf8" xsi:nil="true"/>
    <Date xmlns="694a2687-4383-4267-b4dc-f7657eaaabf8" xsi:nil="true"/>
    <Comments xmlns="694a2687-4383-4267-b4dc-f7657eaaabf8" xsi:nil="true"/>
    <_ip_UnifiedCompliancePolicyProperties xmlns="http://schemas.microsoft.com/sharepoint/v3" xsi:nil="true"/>
    <lcf76f155ced4ddcb4097134ff3c332f xmlns="694a2687-4383-4267-b4dc-f7657eaaabf8">
      <Terms xmlns="http://schemas.microsoft.com/office/infopath/2007/PartnerControls"/>
    </lcf76f155ced4ddcb4097134ff3c332f>
    <Language xmlns="694a2687-4383-4267-b4dc-f7657eaaabf8" xsi:nil="true"/>
    <DocumentType xmlns="694a2687-4383-4267-b4dc-f7657eaaabf8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114DE0BF701045AD2403C163A63BBD" ma:contentTypeVersion="24" ma:contentTypeDescription="Create a new document." ma:contentTypeScope="" ma:versionID="d22f1679e070d80fde07c0aa1e02a1d7">
  <xsd:schema xmlns:xsd="http://www.w3.org/2001/XMLSchema" xmlns:xs="http://www.w3.org/2001/XMLSchema" xmlns:p="http://schemas.microsoft.com/office/2006/metadata/properties" xmlns:ns1="http://schemas.microsoft.com/sharepoint/v3" xmlns:ns2="694a2687-4383-4267-b4dc-f7657eaaabf8" xmlns:ns3="e42673de-b264-43ab-b333-25166615ddcb" targetNamespace="http://schemas.microsoft.com/office/2006/metadata/properties" ma:root="true" ma:fieldsID="a4304071a50c429e02536ead82bdb62a" ns1:_="" ns2:_="" ns3:_="">
    <xsd:import namespace="http://schemas.microsoft.com/sharepoint/v3"/>
    <xsd:import namespace="694a2687-4383-4267-b4dc-f7657eaaabf8"/>
    <xsd:import namespace="e42673de-b264-43ab-b333-25166615dd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Comments" minOccurs="0"/>
                <xsd:element ref="ns2:Country" minOccurs="0"/>
                <xsd:element ref="ns2:Language" minOccurs="0"/>
                <xsd:element ref="ns2:RevisionDate" minOccurs="0"/>
                <xsd:element ref="ns2:DocumentType" minOccurs="0"/>
                <xsd:element ref="ns2:MediaServiceBillingMetadata" minOccurs="0"/>
                <xsd:element ref="ns2: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a2687-4383-4267-b4dc-f7657eaaa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7b35ed4-3d6d-4cb4-974a-070d1834fe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ments" ma:index="25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Country" ma:index="26" nillable="true" ma:displayName="Country" ma:format="Dropdown" ma:internalName="Country">
      <xsd:simpleType>
        <xsd:restriction base="dms:Text">
          <xsd:maxLength value="255"/>
        </xsd:restriction>
      </xsd:simpleType>
    </xsd:element>
    <xsd:element name="Language" ma:index="27" nillable="true" ma:displayName="Language" ma:format="Dropdown" ma:internalName="Language">
      <xsd:simpleType>
        <xsd:restriction base="dms:Text">
          <xsd:maxLength value="255"/>
        </xsd:restriction>
      </xsd:simpleType>
    </xsd:element>
    <xsd:element name="RevisionDate" ma:index="28" nillable="true" ma:displayName="Revision Date" ma:format="DateOnly" ma:internalName="RevisionDate">
      <xsd:simpleType>
        <xsd:restriction base="dms:DateTime"/>
      </xsd:simpleType>
    </xsd:element>
    <xsd:element name="DocumentType" ma:index="29" nillable="true" ma:displayName="Document Type" ma:format="Dropdown" ma:internalName="DocumentType">
      <xsd:simpleType>
        <xsd:restriction base="dms:Text">
          <xsd:maxLength value="255"/>
        </xsd:restriction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Date" ma:index="31" nillable="true" ma:displayName="Date" ma:format="DateOnly" ma:internalName="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2673de-b264-43ab-b333-25166615ddc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638ee36-09d7-452e-b9a6-bfa895f7966b}" ma:internalName="TaxCatchAll" ma:showField="CatchAllData" ma:web="e42673de-b264-43ab-b333-25166615dd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44B641-232E-41ED-96E7-9B760CE56B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BE41C5A-CBE3-4F1D-922F-1D7D4DB8C7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516BF2-C96D-4873-9EC6-6D1D8CFB03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94a2687-4383-4267-b4dc-f7657eaaabf8"/>
    <ds:schemaRef ds:uri="e42673de-b264-43ab-b333-25166615ddcb"/>
  </ds:schemaRefs>
</ds:datastoreItem>
</file>

<file path=customXml/itemProps4.xml><?xml version="1.0" encoding="utf-8"?>
<ds:datastoreItem xmlns:ds="http://schemas.openxmlformats.org/officeDocument/2006/customXml" ds:itemID="{4E3DF0D0-9781-407E-87C4-086AC46C78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94a2687-4383-4267-b4dc-f7657eaaabf8"/>
    <ds:schemaRef ds:uri="e42673de-b264-43ab-b333-25166615dd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RachelL</dc:creator>
  <cp:lastModifiedBy>Stuart Santos</cp:lastModifiedBy>
  <cp:revision>1</cp:revision>
  <cp:lastPrinted>2016-04-26T15:31:00Z</cp:lastPrinted>
  <dcterms:created xsi:type="dcterms:W3CDTF">2026-04-08T20:08:00Z</dcterms:created>
  <dcterms:modified xsi:type="dcterms:W3CDTF">2026-04-08T20:08:00Z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0x0101005B114DE0BF701045AD2403C163A63BBD</vt:lpwstr>
  </property>
  <property fmtid="{D5CDD505-2E9C-101B-9397-08002B2CF9AE}" pid="3" name="_dlc_DocIdItemGuid">
    <vt:lpwstr>019b6dea-a520-4c47-8347-f36fa16098d9</vt:lpwstr>
  </property>
  <property fmtid="{D5CDD505-2E9C-101B-9397-08002B2CF9AE}" pid="4" name="MediaServiceImageTags">
    <vt:lpwstr/>
  </property>
  <property fmtid="{D5CDD505-2E9C-101B-9397-08002B2CF9AE}" pid="5" name="MSIP_Label_bae40d21-6309-4c17-93eb-fcf64ebc4f54_Enabled">
    <vt:lpwstr>true</vt:lpwstr>
  </property>
  <property fmtid="{D5CDD505-2E9C-101B-9397-08002B2CF9AE}" pid="6" name="MSIP_Label_bae40d21-6309-4c17-93eb-fcf64ebc4f54_SetDate">
    <vt:lpwstr>2026-02-23T10:28:40Z</vt:lpwstr>
  </property>
  <property fmtid="{D5CDD505-2E9C-101B-9397-08002B2CF9AE}" pid="7" name="MSIP_Label_bae40d21-6309-4c17-93eb-fcf64ebc4f54_Method">
    <vt:lpwstr>Privileged</vt:lpwstr>
  </property>
  <property fmtid="{D5CDD505-2E9C-101B-9397-08002B2CF9AE}" pid="8" name="MSIP_Label_bae40d21-6309-4c17-93eb-fcf64ebc4f54_Name">
    <vt:lpwstr>Lexxika - Non-Confidential Data</vt:lpwstr>
  </property>
  <property fmtid="{D5CDD505-2E9C-101B-9397-08002B2CF9AE}" pid="9" name="MSIP_Label_bae40d21-6309-4c17-93eb-fcf64ebc4f54_SiteId">
    <vt:lpwstr>e61f3ce7-b380-49a8-a874-ebd96595ddb4</vt:lpwstr>
  </property>
  <property fmtid="{D5CDD505-2E9C-101B-9397-08002B2CF9AE}" pid="10" name="MSIP_Label_bae40d21-6309-4c17-93eb-fcf64ebc4f54_ActionId">
    <vt:lpwstr>370ec44b-d226-4184-aaae-86ef7907450f</vt:lpwstr>
  </property>
  <property fmtid="{D5CDD505-2E9C-101B-9397-08002B2CF9AE}" pid="11" name="MSIP_Label_bae40d21-6309-4c17-93eb-fcf64ebc4f54_ContentBits">
    <vt:lpwstr>0</vt:lpwstr>
  </property>
  <property fmtid="{D5CDD505-2E9C-101B-9397-08002B2CF9AE}" pid="12" name="MSIP_Label_bae40d21-6309-4c17-93eb-fcf64ebc4f54_Tag">
    <vt:lpwstr>10, 0, 1, 1</vt:lpwstr>
  </property>
  <property fmtid="{D5CDD505-2E9C-101B-9397-08002B2CF9AE}" pid="13" name="MSIP_Label_9108d454-5c13-4905-93be-12ec8059c842_Enabled">
    <vt:lpwstr>true</vt:lpwstr>
  </property>
  <property fmtid="{D5CDD505-2E9C-101B-9397-08002B2CF9AE}" pid="14" name="MSIP_Label_9108d454-5c13-4905-93be-12ec8059c842_SetDate">
    <vt:lpwstr>2026-03-05T12:37:59Z</vt:lpwstr>
  </property>
  <property fmtid="{D5CDD505-2E9C-101B-9397-08002B2CF9AE}" pid="15" name="MSIP_Label_9108d454-5c13-4905-93be-12ec8059c842_Method">
    <vt:lpwstr>Privileged</vt:lpwstr>
  </property>
  <property fmtid="{D5CDD505-2E9C-101B-9397-08002B2CF9AE}" pid="16" name="MSIP_Label_9108d454-5c13-4905-93be-12ec8059c842_Name">
    <vt:lpwstr>9108d454-5c13-4905-93be-12ec8059c842</vt:lpwstr>
  </property>
  <property fmtid="{D5CDD505-2E9C-101B-9397-08002B2CF9AE}" pid="17" name="MSIP_Label_9108d454-5c13-4905-93be-12ec8059c842_SiteId">
    <vt:lpwstr>473672ba-cd07-4371-a2ae-788b4c61840e</vt:lpwstr>
  </property>
  <property fmtid="{D5CDD505-2E9C-101B-9397-08002B2CF9AE}" pid="18" name="MSIP_Label_9108d454-5c13-4905-93be-12ec8059c842_ActionId">
    <vt:lpwstr>a0092d58-be31-496c-aeed-976385c773cf</vt:lpwstr>
  </property>
  <property fmtid="{D5CDD505-2E9C-101B-9397-08002B2CF9AE}" pid="19" name="MSIP_Label_9108d454-5c13-4905-93be-12ec8059c842_ContentBits">
    <vt:lpwstr>2</vt:lpwstr>
  </property>
  <property fmtid="{D5CDD505-2E9C-101B-9397-08002B2CF9AE}" pid="20" name="MSIP_Label_9108d454-5c13-4905-93be-12ec8059c842_Tag">
    <vt:lpwstr>10, 0, 1, 1</vt:lpwstr>
  </property>
</Properties>
</file>