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40BD" w:rsidRPr="009C53DB" w:rsidRDefault="00A22E2F" w:rsidP="004E40BD">
      <w:pPr>
        <w:spacing w:after="0" w:line="240" w:lineRule="auto"/>
      </w:pPr>
      <w:del w:id="0" w:author="Kitchens, Darcy" w:date="2026-03-02T16:19:00Z" w16du:dateUtc="2026-03-02T22:19:00Z">
        <w:r w:rsidDel="00A22E2F">
          <w:rPr>
            <w:noProof/>
          </w:rPr>
          <w:drawing>
            <wp:inline distT="0" distB="0" distL="0" distR="0" wp14:anchorId="54B6412F" wp14:editId="53CAC037">
              <wp:extent cx="921385" cy="457200"/>
              <wp:effectExtent l="0" t="0" r="0" b="0"/>
              <wp:docPr id="159405966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4059668" name="Picture 1"/>
                      <pic:cNvPicPr>
                        <a:picLocks noChangeAspect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1385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" w:author="Kitchens, Darcy" w:date="2026-03-02T16:20:00Z" w16du:dateUtc="2026-03-02T22:20:00Z">
        <w:r w:rsidR="00357EA3">
          <w:rPr>
            <w:noProof/>
          </w:rPr>
          <w:drawing>
            <wp:inline distT="0" distB="0" distL="0" distR="0" wp14:anchorId="3FA43E02" wp14:editId="1AEB96FD">
              <wp:extent cx="1864360" cy="719455"/>
              <wp:effectExtent l="0" t="0" r="2540" b="4445"/>
              <wp:docPr id="159109677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1096772" name="Picture 1"/>
                      <pic:cNvPicPr>
                        <a:picLocks noChangeAspect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4360" cy="719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4E40BD" w:rsidRPr="009C53DB" w:rsidRDefault="004E40BD" w:rsidP="004E40BD">
      <w:pPr>
        <w:spacing w:after="0" w:line="240" w:lineRule="auto"/>
      </w:pPr>
    </w:p>
    <w:p w:rsidR="004E40BD" w:rsidRPr="001E27E9" w:rsidRDefault="004E40BD" w:rsidP="65D41A37">
      <w:pPr>
        <w:spacing w:after="0" w:line="240" w:lineRule="auto"/>
        <w:rPr>
          <w:b/>
          <w:bCs/>
          <w:color w:val="002060"/>
          <w:sz w:val="32"/>
          <w:szCs w:val="32"/>
        </w:rPr>
      </w:pPr>
      <w:r w:rsidRPr="65D41A37">
        <w:rPr>
          <w:b/>
          <w:bCs/>
          <w:color w:val="002060"/>
          <w:sz w:val="32"/>
          <w:szCs w:val="32"/>
          <w:lang w:bidi="da-DK"/>
        </w:rPr>
        <w:t>Rejseforsikring</w:t>
      </w:r>
    </w:p>
    <w:p w:rsidR="004E40BD" w:rsidRDefault="004E40BD" w:rsidP="004E40BD">
      <w:pPr>
        <w:spacing w:after="0" w:line="240" w:lineRule="auto"/>
      </w:pPr>
    </w:p>
    <w:p w:rsidR="007E0B03" w:rsidRPr="007E0B03" w:rsidRDefault="007E0B03" w:rsidP="004E40BD">
      <w:pPr>
        <w:spacing w:after="0" w:line="240" w:lineRule="auto"/>
        <w:rPr>
          <w:rFonts w:ascii="Arial" w:eastAsia="Arial" w:hAnsi="Arial" w:cs="Arial"/>
          <w:b/>
          <w:color w:val="FF0000"/>
          <w:sz w:val="20"/>
          <w:szCs w:val="20"/>
          <w:lang w:bidi="da-DK"/>
        </w:rPr>
      </w:pPr>
      <w:r w:rsidRPr="007E0B03">
        <w:rPr>
          <w:rFonts w:ascii="Arial" w:eastAsia="Arial" w:hAnsi="Arial" w:cs="Arial"/>
          <w:b/>
          <w:color w:val="FF0000"/>
          <w:sz w:val="20"/>
          <w:szCs w:val="20"/>
          <w:lang w:bidi="da-DK"/>
        </w:rPr>
        <w:t>Fra:</w:t>
      </w:r>
      <w:r w:rsidRPr="007E0B03">
        <w:rPr>
          <w:rFonts w:ascii="Arial" w:eastAsia="Arial" w:hAnsi="Arial" w:cs="Arial"/>
          <w:b/>
          <w:color w:val="FF0000"/>
          <w:sz w:val="20"/>
          <w:szCs w:val="20"/>
          <w:lang w:bidi="da-DK"/>
        </w:rPr>
        <w:tab/>
      </w:r>
      <w:del w:id="2" w:author="Linda Lindquist" w:date="2026-02-19T19:46:00Z">
        <w:r w:rsidRPr="007E0B03" w:rsidDel="007336EC">
          <w:rPr>
            <w:rFonts w:ascii="Arial" w:eastAsia="Arial" w:hAnsi="Arial" w:cs="Arial"/>
            <w:b/>
            <w:color w:val="FF0000"/>
            <w:sz w:val="20"/>
            <w:szCs w:val="20"/>
            <w:lang w:bidi="da-DK"/>
          </w:rPr>
          <w:delText xml:space="preserve">AIG </w:delText>
        </w:r>
      </w:del>
      <w:r w:rsidRPr="007E0B03">
        <w:rPr>
          <w:rFonts w:ascii="Arial" w:eastAsia="Arial" w:hAnsi="Arial" w:cs="Arial"/>
          <w:b/>
          <w:color w:val="FF0000"/>
          <w:sz w:val="20"/>
          <w:szCs w:val="20"/>
          <w:lang w:bidi="da-DK"/>
        </w:rPr>
        <w:t>Travel</w:t>
      </w:r>
      <w:ins w:id="3" w:author="Linda Lindquist" w:date="2026-02-19T19:46:00Z">
        <w:r w:rsidR="007336EC">
          <w:rPr>
            <w:rFonts w:ascii="Arial" w:eastAsia="Arial" w:hAnsi="Arial" w:cs="Arial"/>
            <w:b/>
            <w:color w:val="FF0000"/>
            <w:sz w:val="20"/>
            <w:szCs w:val="20"/>
            <w:lang w:bidi="da-DK"/>
          </w:rPr>
          <w:t xml:space="preserve"> Guard</w:t>
        </w:r>
      </w:ins>
    </w:p>
    <w:p w:rsidR="000D54CA" w:rsidRPr="009C53DB" w:rsidRDefault="000D54CA" w:rsidP="000D54CA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en-AU"/>
        </w:rPr>
      </w:pPr>
      <w:r w:rsidRPr="009C53DB">
        <w:rPr>
          <w:rFonts w:ascii="Arial" w:eastAsia="Arial" w:hAnsi="Arial" w:cs="Arial"/>
          <w:b/>
          <w:color w:val="FF0000"/>
          <w:sz w:val="20"/>
          <w:szCs w:val="20"/>
          <w:lang w:bidi="da-DK"/>
        </w:rPr>
        <w:t>Emne:</w:t>
      </w:r>
      <w:r w:rsidRPr="009C53DB">
        <w:rPr>
          <w:rFonts w:ascii="Arial" w:eastAsia="Arial" w:hAnsi="Arial" w:cs="Arial"/>
          <w:b/>
          <w:color w:val="FF0000"/>
          <w:sz w:val="20"/>
          <w:szCs w:val="20"/>
          <w:lang w:bidi="da-DK"/>
        </w:rPr>
        <w:tab/>
      </w:r>
      <w:del w:id="4" w:author="Linda Lindquist" w:date="2026-02-19T19:46:00Z">
        <w:r w:rsidRPr="009C53DB" w:rsidDel="007336EC">
          <w:rPr>
            <w:rFonts w:ascii="Arial" w:eastAsia="Arial" w:hAnsi="Arial" w:cs="Arial"/>
            <w:b/>
            <w:color w:val="FF0000"/>
            <w:sz w:val="20"/>
            <w:szCs w:val="20"/>
            <w:lang w:bidi="da-DK"/>
          </w:rPr>
          <w:delText xml:space="preserve">AIG </w:delText>
        </w:r>
      </w:del>
      <w:r w:rsidRPr="009C53DB">
        <w:rPr>
          <w:rFonts w:ascii="Arial" w:eastAsia="Arial" w:hAnsi="Arial" w:cs="Arial"/>
          <w:b/>
          <w:color w:val="FF0000"/>
          <w:sz w:val="20"/>
          <w:szCs w:val="20"/>
          <w:lang w:bidi="da-DK"/>
        </w:rPr>
        <w:t xml:space="preserve">Bekræftelse af rejseforsikring, policenr. </w:t>
      </w:r>
      <w:r w:rsidR="007E0B03" w:rsidRPr="00932E38">
        <w:rPr>
          <w:rFonts w:ascii="Arial" w:eastAsia="Arial" w:hAnsi="Arial" w:cs="Arial"/>
          <w:b/>
          <w:color w:val="FF0000"/>
          <w:sz w:val="20"/>
          <w:szCs w:val="20"/>
          <w:lang w:val="en-US" w:bidi="da-DK"/>
        </w:rPr>
        <w:t>{{</w:t>
      </w:r>
      <w:r w:rsidR="0008477C" w:rsidRPr="00932E38">
        <w:rPr>
          <w:rFonts w:ascii="Arial" w:eastAsia="Arial" w:hAnsi="Arial" w:cs="Arial"/>
          <w:b/>
          <w:color w:val="FF0000"/>
          <w:sz w:val="20"/>
          <w:szCs w:val="20"/>
          <w:lang w:val="en-US" w:bidi="da-DK"/>
        </w:rPr>
        <w:t>Policy Number</w:t>
      </w:r>
      <w:r w:rsidR="007E0B03" w:rsidRPr="00932E38">
        <w:rPr>
          <w:rFonts w:ascii="Arial" w:eastAsia="Arial" w:hAnsi="Arial" w:cs="Arial"/>
          <w:b/>
          <w:color w:val="FF0000"/>
          <w:sz w:val="20"/>
          <w:szCs w:val="20"/>
          <w:lang w:val="en-US" w:bidi="da-DK"/>
        </w:rPr>
        <w:t>}}</w:t>
      </w:r>
      <w:r w:rsidRPr="00932E38">
        <w:rPr>
          <w:rFonts w:ascii="Arial" w:eastAsia="Arial" w:hAnsi="Arial" w:cs="Arial"/>
          <w:b/>
          <w:color w:val="FF0000"/>
          <w:sz w:val="20"/>
          <w:szCs w:val="20"/>
          <w:lang w:val="en-US" w:bidi="da-DK"/>
        </w:rPr>
        <w:t xml:space="preserve"> </w:t>
      </w:r>
    </w:p>
    <w:p w:rsidR="000D54CA" w:rsidRPr="009C53DB" w:rsidRDefault="000D54CA" w:rsidP="000D54CA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7E4C46" w:rsidRPr="009C53DB" w:rsidRDefault="007E4C46" w:rsidP="000D54CA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0D54CA" w:rsidRPr="00AA59F7" w:rsidRDefault="000D54CA" w:rsidP="000D54C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AA59F7">
        <w:rPr>
          <w:rFonts w:ascii="Arial" w:eastAsia="Arial" w:hAnsi="Arial" w:cs="Arial"/>
          <w:sz w:val="20"/>
          <w:szCs w:val="20"/>
          <w:lang w:val="en-US" w:bidi="da-DK"/>
        </w:rPr>
        <w:t>Kære</w:t>
      </w:r>
      <w:proofErr w:type="spellEnd"/>
      <w:r w:rsidRPr="00AA59F7">
        <w:rPr>
          <w:rFonts w:ascii="Arial" w:eastAsia="Arial" w:hAnsi="Arial" w:cs="Arial"/>
          <w:sz w:val="20"/>
          <w:szCs w:val="20"/>
          <w:lang w:val="en-US" w:bidi="da-DK"/>
        </w:rPr>
        <w:t xml:space="preserve"> </w:t>
      </w:r>
      <w:r w:rsidR="007E0B03" w:rsidRPr="00AA59F7">
        <w:rPr>
          <w:rFonts w:ascii="Arial" w:eastAsia="Arial" w:hAnsi="Arial" w:cs="Arial"/>
          <w:sz w:val="20"/>
          <w:szCs w:val="20"/>
          <w:lang w:val="en-US" w:bidi="da-DK"/>
        </w:rPr>
        <w:t>{{</w:t>
      </w:r>
      <w:r w:rsidRPr="00AA59F7">
        <w:rPr>
          <w:rFonts w:ascii="Arial" w:eastAsia="Arial" w:hAnsi="Arial" w:cs="Arial"/>
          <w:sz w:val="20"/>
          <w:szCs w:val="20"/>
          <w:lang w:val="en-US" w:bidi="da-DK"/>
        </w:rPr>
        <w:t>Policy Holder First Name</w:t>
      </w:r>
      <w:r w:rsidR="007E0B03" w:rsidRPr="00AA59F7">
        <w:rPr>
          <w:rFonts w:ascii="Arial" w:eastAsia="Arial" w:hAnsi="Arial" w:cs="Arial"/>
          <w:sz w:val="20"/>
          <w:szCs w:val="20"/>
          <w:lang w:val="en-US" w:bidi="da-DK"/>
        </w:rPr>
        <w:t>}}</w:t>
      </w:r>
      <w:r w:rsidRPr="00AA59F7">
        <w:rPr>
          <w:rFonts w:ascii="Arial" w:eastAsia="Arial" w:hAnsi="Arial" w:cs="Arial"/>
          <w:sz w:val="20"/>
          <w:szCs w:val="20"/>
          <w:lang w:val="en-US" w:bidi="da-DK"/>
        </w:rPr>
        <w:t> </w:t>
      </w:r>
      <w:r w:rsidR="007E0B03" w:rsidRPr="00AA59F7">
        <w:rPr>
          <w:rFonts w:ascii="Arial" w:eastAsia="Arial" w:hAnsi="Arial" w:cs="Arial"/>
          <w:sz w:val="20"/>
          <w:szCs w:val="20"/>
          <w:lang w:val="en-US" w:bidi="da-DK"/>
        </w:rPr>
        <w:t>{{</w:t>
      </w:r>
      <w:r w:rsidRPr="00AA59F7">
        <w:rPr>
          <w:rFonts w:ascii="Arial" w:eastAsia="Arial" w:hAnsi="Arial" w:cs="Arial"/>
          <w:sz w:val="20"/>
          <w:szCs w:val="20"/>
          <w:lang w:val="en-US" w:bidi="da-DK"/>
        </w:rPr>
        <w:t>Policy Holder Last Name</w:t>
      </w:r>
      <w:r w:rsidR="007E0B03" w:rsidRPr="00AA59F7">
        <w:rPr>
          <w:rFonts w:ascii="Arial" w:eastAsia="Arial" w:hAnsi="Arial" w:cs="Arial"/>
          <w:sz w:val="20"/>
          <w:szCs w:val="20"/>
          <w:lang w:val="en-US" w:bidi="da-DK"/>
        </w:rPr>
        <w:t>}}</w:t>
      </w:r>
      <w:r w:rsidRPr="00AA59F7">
        <w:rPr>
          <w:rFonts w:ascii="Arial" w:eastAsia="Arial" w:hAnsi="Arial" w:cs="Arial"/>
          <w:sz w:val="20"/>
          <w:szCs w:val="20"/>
          <w:lang w:val="en-US" w:bidi="da-DK"/>
        </w:rPr>
        <w:t>,</w:t>
      </w:r>
    </w:p>
    <w:p w:rsidR="000D54CA" w:rsidRPr="009C53DB" w:rsidRDefault="000D54CA" w:rsidP="000D54CA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FA4327" w:rsidRPr="009C53DB" w:rsidRDefault="00FA4327" w:rsidP="000D54CA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F37C2A" w:rsidRPr="00AA59F7" w:rsidRDefault="00F37C2A" w:rsidP="00F37C2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C53DB">
        <w:rPr>
          <w:rFonts w:ascii="Arial" w:eastAsia="Arial" w:hAnsi="Arial" w:cs="Arial"/>
          <w:sz w:val="20"/>
          <w:szCs w:val="20"/>
          <w:lang w:bidi="da-DK"/>
        </w:rPr>
        <w:t>Tak fordi du har valgt en Travel Guard</w:t>
      </w:r>
      <w:r w:rsidRPr="009C53DB">
        <w:rPr>
          <w:rFonts w:ascii="Arial" w:eastAsia="Arial" w:hAnsi="Arial" w:cs="Arial"/>
          <w:sz w:val="20"/>
          <w:szCs w:val="20"/>
          <w:vertAlign w:val="superscript"/>
          <w:lang w:bidi="da-DK"/>
        </w:rPr>
        <w:t>®</w:t>
      </w:r>
      <w:r w:rsidRPr="009C53DB">
        <w:rPr>
          <w:rFonts w:ascii="Arial" w:eastAsia="Arial" w:hAnsi="Arial" w:cs="Arial"/>
          <w:sz w:val="20"/>
          <w:szCs w:val="20"/>
          <w:lang w:bidi="da-DK"/>
        </w:rPr>
        <w:t xml:space="preserve"> forsikring</w:t>
      </w:r>
      <w:del w:id="5" w:author="Linda Lindquist" w:date="2026-02-19T19:46:00Z">
        <w:r w:rsidRPr="009C53DB" w:rsidDel="007A71A0">
          <w:rPr>
            <w:rFonts w:ascii="Arial" w:eastAsia="Arial" w:hAnsi="Arial" w:cs="Arial"/>
            <w:sz w:val="20"/>
            <w:szCs w:val="20"/>
            <w:lang w:bidi="da-DK"/>
          </w:rPr>
          <w:delText xml:space="preserve"> hos AIG Travel</w:delText>
        </w:r>
      </w:del>
      <w:r w:rsidRPr="009C53DB">
        <w:rPr>
          <w:rFonts w:ascii="Arial" w:eastAsia="Arial" w:hAnsi="Arial" w:cs="Arial"/>
          <w:sz w:val="20"/>
          <w:szCs w:val="20"/>
          <w:lang w:bidi="da-DK"/>
        </w:rPr>
        <w:t xml:space="preserve">! </w:t>
      </w:r>
    </w:p>
    <w:p w:rsidR="00D03830" w:rsidRPr="00AA59F7" w:rsidRDefault="00A735CE" w:rsidP="000D54C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bidi="da-DK"/>
        </w:rPr>
        <w:t>Policen</w:t>
      </w:r>
      <w:r w:rsidR="00D03830" w:rsidRPr="009C53DB">
        <w:rPr>
          <w:rFonts w:ascii="Arial" w:eastAsia="Arial" w:hAnsi="Arial" w:cs="Arial"/>
          <w:sz w:val="20"/>
          <w:szCs w:val="20"/>
          <w:lang w:bidi="da-DK"/>
        </w:rPr>
        <w:t xml:space="preserve">ummeret på din forsikringspolice er </w:t>
      </w:r>
      <w:r w:rsidR="007E0B03">
        <w:rPr>
          <w:rFonts w:ascii="Arial" w:eastAsia="Arial" w:hAnsi="Arial" w:cs="Arial"/>
          <w:sz w:val="20"/>
          <w:szCs w:val="20"/>
          <w:lang w:bidi="da-DK"/>
        </w:rPr>
        <w:t>{{</w:t>
      </w:r>
      <w:r w:rsidR="00D03830" w:rsidRPr="009C53DB">
        <w:rPr>
          <w:rFonts w:ascii="Arial" w:eastAsia="Arial" w:hAnsi="Arial" w:cs="Arial"/>
          <w:sz w:val="20"/>
          <w:szCs w:val="20"/>
          <w:lang w:bidi="da-DK"/>
        </w:rPr>
        <w:t>Policy Number</w:t>
      </w:r>
      <w:r w:rsidR="007E0B03">
        <w:rPr>
          <w:rFonts w:ascii="Arial" w:eastAsia="Arial" w:hAnsi="Arial" w:cs="Arial"/>
          <w:sz w:val="20"/>
          <w:szCs w:val="20"/>
          <w:lang w:bidi="da-DK"/>
        </w:rPr>
        <w:t>}}</w:t>
      </w:r>
      <w:r w:rsidR="00D03830" w:rsidRPr="009C53DB">
        <w:rPr>
          <w:rFonts w:ascii="Arial" w:eastAsia="Arial" w:hAnsi="Arial" w:cs="Arial"/>
          <w:sz w:val="20"/>
          <w:szCs w:val="20"/>
          <w:lang w:bidi="da-DK"/>
        </w:rPr>
        <w:t>.</w:t>
      </w:r>
    </w:p>
    <w:p w:rsidR="00D03830" w:rsidRPr="00AA59F7" w:rsidRDefault="00D03830" w:rsidP="000D54C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03830" w:rsidRPr="00F6264C" w:rsidRDefault="00D03830" w:rsidP="65D41A3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65D41A37">
        <w:rPr>
          <w:rFonts w:ascii="Arial" w:eastAsia="Arial" w:hAnsi="Arial" w:cs="Arial"/>
          <w:sz w:val="20"/>
          <w:szCs w:val="20"/>
          <w:lang w:bidi="da-DK"/>
        </w:rPr>
        <w:t xml:space="preserve">Du kan </w:t>
      </w:r>
      <w:r w:rsidRPr="65D41A37">
        <w:rPr>
          <w:rFonts w:ascii="Arial" w:eastAsia="Arial" w:hAnsi="Arial" w:cs="Arial"/>
          <w:b/>
          <w:bCs/>
          <w:sz w:val="20"/>
          <w:szCs w:val="20"/>
          <w:u w:val="single"/>
          <w:lang w:bidi="da-DK"/>
        </w:rPr>
        <w:t>klikke her</w:t>
      </w:r>
      <w:r w:rsidRPr="65D41A37">
        <w:rPr>
          <w:rFonts w:ascii="Arial" w:eastAsia="Arial" w:hAnsi="Arial" w:cs="Arial"/>
          <w:sz w:val="20"/>
          <w:szCs w:val="20"/>
          <w:lang w:bidi="da-DK"/>
        </w:rPr>
        <w:t xml:space="preserve"> for at se dit </w:t>
      </w:r>
      <w:r w:rsidR="000D54CA" w:rsidRPr="65D41A37">
        <w:rPr>
          <w:rFonts w:ascii="Arial" w:eastAsia="Arial" w:hAnsi="Arial" w:cs="Arial"/>
          <w:b/>
          <w:bCs/>
          <w:sz w:val="20"/>
          <w:szCs w:val="20"/>
          <w:lang w:bidi="da-DK"/>
        </w:rPr>
        <w:t xml:space="preserve">Forsikringsbevis </w:t>
      </w:r>
      <w:r w:rsidRPr="65D41A37">
        <w:rPr>
          <w:rFonts w:ascii="Arial" w:eastAsia="Arial" w:hAnsi="Arial" w:cs="Arial"/>
          <w:sz w:val="20"/>
          <w:szCs w:val="20"/>
          <w:lang w:bidi="da-DK"/>
        </w:rPr>
        <w:t>samt</w:t>
      </w:r>
      <w:del w:id="6" w:author="Linda Lindquist" w:date="2026-02-19T19:51:00Z">
        <w:r w:rsidRPr="65D41A37" w:rsidDel="0013612A">
          <w:rPr>
            <w:rFonts w:ascii="Arial" w:eastAsia="Arial" w:hAnsi="Arial" w:cs="Arial"/>
            <w:sz w:val="20"/>
            <w:szCs w:val="20"/>
            <w:lang w:bidi="da-DK"/>
          </w:rPr>
          <w:delText xml:space="preserve"> </w:delText>
        </w:r>
      </w:del>
      <w:r w:rsidRPr="65D41A37">
        <w:rPr>
          <w:rFonts w:ascii="Arial" w:eastAsia="Arial" w:hAnsi="Arial" w:cs="Arial"/>
          <w:b/>
          <w:bCs/>
          <w:sz w:val="20"/>
          <w:szCs w:val="20"/>
          <w:lang w:bidi="da-DK"/>
        </w:rPr>
        <w:t xml:space="preserve"> </w:t>
      </w:r>
      <w:r w:rsidR="00A735CE" w:rsidRPr="65D41A37">
        <w:rPr>
          <w:rFonts w:ascii="Arial" w:eastAsia="Arial" w:hAnsi="Arial" w:cs="Arial"/>
          <w:b/>
          <w:bCs/>
          <w:sz w:val="20"/>
          <w:szCs w:val="20"/>
          <w:lang w:bidi="da-DK"/>
        </w:rPr>
        <w:t>forsikringsbetingelserne</w:t>
      </w:r>
      <w:r w:rsidRPr="65D41A37">
        <w:rPr>
          <w:rFonts w:ascii="Arial" w:eastAsia="Arial" w:hAnsi="Arial" w:cs="Arial"/>
          <w:b/>
          <w:bCs/>
          <w:sz w:val="20"/>
          <w:szCs w:val="20"/>
          <w:lang w:bidi="da-DK"/>
        </w:rPr>
        <w:t xml:space="preserve">. </w:t>
      </w:r>
    </w:p>
    <w:p w:rsidR="000D54CA" w:rsidRPr="00F6264C" w:rsidRDefault="00D03830" w:rsidP="000D54C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C4CFF">
        <w:rPr>
          <w:rFonts w:ascii="Arial" w:eastAsia="Arial" w:hAnsi="Arial" w:cs="Arial"/>
          <w:sz w:val="20"/>
          <w:szCs w:val="20"/>
          <w:lang w:bidi="da-DK"/>
        </w:rPr>
        <w:t xml:space="preserve">Du kan logge </w:t>
      </w:r>
      <w:r w:rsidR="00A735CE" w:rsidRPr="009C4CFF">
        <w:rPr>
          <w:rFonts w:ascii="Arial" w:eastAsia="Arial" w:hAnsi="Arial" w:cs="Arial"/>
          <w:sz w:val="20"/>
          <w:szCs w:val="20"/>
          <w:lang w:bidi="da-DK"/>
        </w:rPr>
        <w:t xml:space="preserve">ind </w:t>
      </w:r>
      <w:r w:rsidRPr="009C4CFF">
        <w:rPr>
          <w:rFonts w:ascii="Arial" w:eastAsia="Arial" w:hAnsi="Arial" w:cs="Arial"/>
          <w:sz w:val="20"/>
          <w:szCs w:val="20"/>
          <w:lang w:bidi="da-DK"/>
        </w:rPr>
        <w:t xml:space="preserve">med dit policenr. og dit efternavn. </w:t>
      </w:r>
    </w:p>
    <w:p w:rsidR="00762D64" w:rsidRPr="00F6264C" w:rsidRDefault="00762D64" w:rsidP="000D54CA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0D54CA" w:rsidRPr="009C4CFF" w:rsidRDefault="000D54CA" w:rsidP="65D41A37">
      <w:pPr>
        <w:spacing w:after="0" w:line="240" w:lineRule="auto"/>
        <w:rPr>
          <w:rFonts w:ascii="Arial" w:eastAsia="Arial" w:hAnsi="Arial" w:cs="Arial"/>
          <w:b/>
          <w:bCs/>
          <w:color w:val="002060"/>
          <w:sz w:val="24"/>
          <w:szCs w:val="24"/>
          <w:lang w:bidi="da-DK"/>
        </w:rPr>
      </w:pPr>
      <w:r w:rsidRPr="65D41A37">
        <w:rPr>
          <w:rFonts w:ascii="Arial" w:eastAsia="Arial" w:hAnsi="Arial" w:cs="Arial"/>
          <w:b/>
          <w:bCs/>
          <w:color w:val="002060"/>
          <w:sz w:val="24"/>
          <w:szCs w:val="24"/>
          <w:lang w:bidi="da-DK"/>
        </w:rPr>
        <w:t xml:space="preserve">Hvad er jeg dækket for? </w:t>
      </w:r>
    </w:p>
    <w:p w:rsidR="007E0B03" w:rsidRDefault="007E0B03" w:rsidP="000D54CA">
      <w:pPr>
        <w:spacing w:after="0" w:line="240" w:lineRule="auto"/>
        <w:rPr>
          <w:rFonts w:ascii="Arial" w:eastAsia="Arial" w:hAnsi="Arial" w:cs="Arial"/>
          <w:b/>
          <w:color w:val="00B0F0"/>
          <w:sz w:val="24"/>
          <w:szCs w:val="24"/>
          <w:lang w:bidi="da-DK"/>
        </w:rPr>
      </w:pPr>
    </w:p>
    <w:p w:rsidR="007E0B03" w:rsidRPr="007E0B03" w:rsidRDefault="007E0B03" w:rsidP="65D41A37">
      <w:pPr>
        <w:jc w:val="both"/>
        <w:rPr>
          <w:rFonts w:ascii="Arial" w:eastAsia="Arial" w:hAnsi="Arial" w:cs="Arial"/>
          <w:sz w:val="20"/>
          <w:szCs w:val="20"/>
          <w:lang w:bidi="da-DK"/>
        </w:rPr>
      </w:pPr>
      <w:r w:rsidRPr="65D41A37">
        <w:rPr>
          <w:rFonts w:ascii="Arial" w:eastAsia="Arial" w:hAnsi="Arial" w:cs="Arial"/>
          <w:sz w:val="20"/>
          <w:szCs w:val="20"/>
          <w:lang w:bidi="da-DK"/>
        </w:rPr>
        <w:t xml:space="preserve">Du har købt forsikringen </w:t>
      </w:r>
      <w:r w:rsidR="00701832" w:rsidRPr="65D41A37">
        <w:rPr>
          <w:rFonts w:ascii="Arial" w:eastAsia="Arial" w:hAnsi="Arial" w:cs="Arial"/>
          <w:sz w:val="20"/>
          <w:szCs w:val="20"/>
          <w:lang w:bidi="da-DK"/>
        </w:rPr>
        <w:t>{</w:t>
      </w:r>
      <w:r w:rsidRPr="65D41A37">
        <w:rPr>
          <w:rFonts w:ascii="Arial" w:eastAsia="Arial" w:hAnsi="Arial" w:cs="Arial"/>
          <w:sz w:val="20"/>
          <w:szCs w:val="20"/>
          <w:lang w:bidi="da-DK"/>
        </w:rPr>
        <w:t>{ProductName}</w:t>
      </w:r>
      <w:r w:rsidR="00701832" w:rsidRPr="65D41A37">
        <w:rPr>
          <w:rFonts w:ascii="Arial" w:eastAsia="Arial" w:hAnsi="Arial" w:cs="Arial"/>
          <w:sz w:val="20"/>
          <w:szCs w:val="20"/>
          <w:lang w:bidi="da-DK"/>
        </w:rPr>
        <w:t>}</w:t>
      </w:r>
      <w:r w:rsidRPr="65D41A37">
        <w:rPr>
          <w:rFonts w:ascii="Arial" w:eastAsia="Arial" w:hAnsi="Arial" w:cs="Arial"/>
          <w:sz w:val="20"/>
          <w:szCs w:val="20"/>
          <w:lang w:bidi="da-DK"/>
        </w:rPr>
        <w:t>. Fordelene ved din forsikring er angivet i dit forsikringsbevis, samt betingelser.</w:t>
      </w:r>
    </w:p>
    <w:p w:rsidR="000D54CA" w:rsidRPr="00F6264C" w:rsidRDefault="000D54CA" w:rsidP="65D41A3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D54CA" w:rsidRDefault="002D24B6" w:rsidP="65D41A3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bidi="da-DK"/>
        </w:rPr>
      </w:pPr>
      <w:r w:rsidRPr="65D41A37">
        <w:rPr>
          <w:rFonts w:ascii="Arial" w:eastAsia="Arial" w:hAnsi="Arial" w:cs="Arial"/>
          <w:sz w:val="20"/>
          <w:szCs w:val="20"/>
          <w:lang w:bidi="da-DK"/>
        </w:rPr>
        <w:t xml:space="preserve">Du bør læse </w:t>
      </w:r>
      <w:r w:rsidR="00A735CE" w:rsidRPr="65D41A37">
        <w:rPr>
          <w:rFonts w:ascii="Arial" w:eastAsia="Arial" w:hAnsi="Arial" w:cs="Arial"/>
          <w:sz w:val="20"/>
          <w:szCs w:val="20"/>
          <w:lang w:bidi="da-DK"/>
        </w:rPr>
        <w:t>forsikringsbetingelserne</w:t>
      </w:r>
      <w:r w:rsidRPr="65D41A37">
        <w:rPr>
          <w:rFonts w:ascii="Arial" w:eastAsia="Arial" w:hAnsi="Arial" w:cs="Arial"/>
          <w:sz w:val="20"/>
          <w:szCs w:val="20"/>
          <w:lang w:bidi="da-DK"/>
        </w:rPr>
        <w:t xml:space="preserve"> for at sikre dig, at </w:t>
      </w:r>
      <w:r w:rsidR="00A735CE" w:rsidRPr="65D41A37">
        <w:rPr>
          <w:rFonts w:ascii="Arial" w:hAnsi="Arial" w:cs="Arial"/>
          <w:sz w:val="20"/>
          <w:szCs w:val="20"/>
        </w:rPr>
        <w:t>dækningen</w:t>
      </w:r>
      <w:r w:rsidR="00A735CE">
        <w:t xml:space="preserve"> </w:t>
      </w:r>
      <w:r w:rsidR="00A735CE" w:rsidRPr="65D41A37">
        <w:rPr>
          <w:rFonts w:ascii="Arial" w:hAnsi="Arial" w:cs="Arial"/>
          <w:sz w:val="20"/>
          <w:szCs w:val="20"/>
        </w:rPr>
        <w:t>svarer til dine forventninger</w:t>
      </w:r>
      <w:r w:rsidRPr="65D41A37">
        <w:rPr>
          <w:rFonts w:ascii="Arial" w:eastAsia="Arial" w:hAnsi="Arial" w:cs="Arial"/>
          <w:sz w:val="20"/>
          <w:szCs w:val="20"/>
          <w:lang w:bidi="da-DK"/>
        </w:rPr>
        <w:t xml:space="preserve">, før </w:t>
      </w:r>
      <w:r w:rsidR="00A735CE" w:rsidRPr="65D41A37">
        <w:rPr>
          <w:rFonts w:ascii="Arial" w:eastAsia="Arial" w:hAnsi="Arial" w:cs="Arial"/>
          <w:sz w:val="20"/>
          <w:szCs w:val="20"/>
          <w:lang w:bidi="da-DK"/>
        </w:rPr>
        <w:t>du rejser</w:t>
      </w:r>
      <w:r w:rsidRPr="65D41A37">
        <w:rPr>
          <w:rFonts w:ascii="Arial" w:eastAsia="Arial" w:hAnsi="Arial" w:cs="Arial"/>
          <w:sz w:val="20"/>
          <w:szCs w:val="20"/>
          <w:lang w:bidi="da-DK"/>
        </w:rPr>
        <w:t xml:space="preserve">. Denne forsikring dækker specifikke situationer og hændelser på din rejse. Der er visse undtagelse, som kan gøre sig gældende under særlige omstændigheder, så </w:t>
      </w:r>
      <w:r w:rsidR="00A735CE" w:rsidRPr="65D41A37">
        <w:rPr>
          <w:rFonts w:ascii="Arial" w:hAnsi="Arial" w:cs="Arial"/>
          <w:sz w:val="20"/>
          <w:szCs w:val="20"/>
        </w:rPr>
        <w:t xml:space="preserve">vi </w:t>
      </w:r>
      <w:r w:rsidR="00A735CE" w:rsidRPr="65D41A37">
        <w:rPr>
          <w:rFonts w:ascii="Arial" w:hAnsi="Arial" w:cs="Arial"/>
          <w:b/>
          <w:bCs/>
          <w:sz w:val="20"/>
          <w:szCs w:val="20"/>
        </w:rPr>
        <w:t>foreslår du læser forsikringsbetingelserne</w:t>
      </w:r>
      <w:r w:rsidR="00A735CE" w:rsidRPr="65D41A37">
        <w:rPr>
          <w:rFonts w:ascii="Arial" w:hAnsi="Arial" w:cs="Arial"/>
          <w:sz w:val="20"/>
          <w:szCs w:val="20"/>
        </w:rPr>
        <w:t xml:space="preserve"> grundigt. </w:t>
      </w:r>
      <w:r w:rsidR="000D54CA" w:rsidRPr="65D41A37">
        <w:rPr>
          <w:rFonts w:ascii="Arial" w:eastAsia="Arial" w:hAnsi="Arial" w:cs="Arial"/>
          <w:sz w:val="20"/>
          <w:szCs w:val="20"/>
          <w:lang w:bidi="da-DK"/>
        </w:rPr>
        <w:t xml:space="preserve"> </w:t>
      </w:r>
    </w:p>
    <w:p w:rsidR="007E0B03" w:rsidRPr="00F6264C" w:rsidRDefault="007E0B03" w:rsidP="007E0B03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7E0B03" w:rsidTr="65D41A37">
        <w:tc>
          <w:tcPr>
            <w:tcW w:w="10574" w:type="dxa"/>
          </w:tcPr>
          <w:p w:rsidR="007E0B03" w:rsidRDefault="007E0B03" w:rsidP="007E0B03">
            <w:pPr>
              <w:rPr>
                <w:sz w:val="20"/>
                <w:szCs w:val="20"/>
              </w:rPr>
            </w:pPr>
            <w:r w:rsidRPr="007E0B03">
              <w:rPr>
                <w:b/>
                <w:sz w:val="20"/>
                <w:szCs w:val="20"/>
              </w:rPr>
              <w:t>Påmindelse om kriterier for aktiveret forsikring:</w:t>
            </w:r>
          </w:p>
          <w:p w:rsidR="007E0B03" w:rsidRPr="00CA21C0" w:rsidRDefault="007E0B03" w:rsidP="65D41A37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Theme="minorHAnsi" w:hAnsiTheme="minorHAnsi" w:cstheme="minorBidi"/>
                <w:sz w:val="20"/>
                <w:szCs w:val="20"/>
              </w:rPr>
            </w:pPr>
            <w:r w:rsidRPr="65D41A37">
              <w:rPr>
                <w:rFonts w:asciiTheme="minorHAnsi" w:hAnsiTheme="minorHAnsi" w:cstheme="minorBidi"/>
                <w:sz w:val="20"/>
                <w:szCs w:val="20"/>
              </w:rPr>
              <w:t>Denne forsikring dækker kun personer med bopæl i Danmark med et sundhedskort (er berettiget til ydelser i</w:t>
            </w:r>
          </w:p>
          <w:p w:rsidR="007E0B03" w:rsidRDefault="007E0B03" w:rsidP="65D41A37">
            <w:pPr>
              <w:pStyle w:val="ListParagraph"/>
              <w:ind w:left="360"/>
              <w:rPr>
                <w:rFonts w:asciiTheme="minorHAnsi" w:hAnsiTheme="minorHAnsi" w:cstheme="minorBidi"/>
                <w:sz w:val="20"/>
                <w:szCs w:val="20"/>
              </w:rPr>
            </w:pPr>
            <w:r w:rsidRPr="65D41A37">
              <w:rPr>
                <w:rFonts w:asciiTheme="minorHAnsi" w:hAnsiTheme="minorHAnsi" w:cstheme="minorBidi"/>
                <w:sz w:val="20"/>
                <w:szCs w:val="20"/>
              </w:rPr>
              <w:t>henhold til Lov om offentlig sygesikring), der er gyldigt på afrejsetidspunktet.</w:t>
            </w:r>
          </w:p>
          <w:p w:rsidR="00F659AB" w:rsidRPr="00C84837" w:rsidRDefault="00C84837" w:rsidP="0013644B">
            <w:pPr>
              <w:pStyle w:val="ListParagraph"/>
              <w:numPr>
                <w:ilvl w:val="0"/>
                <w:numId w:val="17"/>
              </w:numPr>
              <w:ind w:left="360"/>
              <w:rPr>
                <w:ins w:id="7" w:author="Linda Lindquist" w:date="2026-02-19T19:50:00Z"/>
                <w:b/>
                <w:bCs/>
                <w:sz w:val="20"/>
                <w:szCs w:val="20"/>
              </w:rPr>
            </w:pPr>
            <w:r w:rsidRPr="00C84837">
              <w:rPr>
                <w:rFonts w:asciiTheme="minorHAnsi" w:hAnsiTheme="minorHAnsi" w:cstheme="minorBidi"/>
                <w:sz w:val="20"/>
                <w:szCs w:val="20"/>
              </w:rPr>
              <w:t xml:space="preserve">Alle forsikrede skal være under 76 år på afrejsedagen, hvad angår </w:t>
            </w:r>
            <w:r w:rsidRPr="00C8483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Afbestillingsplan</w:t>
            </w:r>
            <w:ins w:id="8" w:author="Cassandra Herrmann" w:date="2026-02-24T13:36:00Z">
              <w:r>
                <w:rPr>
                  <w:rFonts w:asciiTheme="minorHAnsi" w:hAnsiTheme="minorHAnsi" w:cstheme="minorBidi"/>
                  <w:b/>
                  <w:bCs/>
                  <w:sz w:val="20"/>
                  <w:szCs w:val="20"/>
                </w:rPr>
                <w:t>,</w:t>
              </w:r>
            </w:ins>
            <w:r w:rsidRPr="00C8483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og under 66 år på afgangsdatoen, hvad angår Beskyttelsesplan.</w:t>
            </w:r>
            <w:del w:id="9" w:author="Linda Lindquist" w:date="2026-02-19T19:51:00Z">
              <w:r w:rsidR="00CA21C0" w:rsidRPr="00C84837" w:rsidDel="0013612A">
                <w:rPr>
                  <w:sz w:val="20"/>
                  <w:szCs w:val="20"/>
                </w:rPr>
                <w:delText xml:space="preserve"> for</w:delText>
              </w:r>
            </w:del>
          </w:p>
          <w:p w:rsidR="00CA21C0" w:rsidRPr="00C84837" w:rsidDel="00F659AB" w:rsidRDefault="002F6954" w:rsidP="00F659AB">
            <w:pPr>
              <w:numPr>
                <w:ilvl w:val="0"/>
                <w:numId w:val="17"/>
              </w:numPr>
              <w:rPr>
                <w:del w:id="10" w:author="Linda Lindquist" w:date="2026-02-19T19:50:00Z"/>
                <w:rFonts w:asciiTheme="majorHAnsi" w:hAnsiTheme="majorHAnsi" w:cstheme="majorHAnsi"/>
                <w:rPrChange w:id="11" w:author="Cassandra Herrmann" w:date="2026-02-24T13:37:00Z">
                  <w:rPr>
                    <w:del w:id="12" w:author="Linda Lindquist" w:date="2026-02-19T19:50:00Z"/>
                  </w:rPr>
                </w:rPrChange>
              </w:rPr>
            </w:pPr>
            <w:ins w:id="13" w:author="Linda Lindquist" w:date="2026-02-19T19:53:00Z">
              <w:r w:rsidRPr="00C84837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14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t>Rejseforsikringen dækker</w:t>
              </w:r>
            </w:ins>
            <w:ins w:id="15" w:author="Linda Lindquist" w:date="2026-02-19T19:54:00Z">
              <w:r w:rsidR="00041B28" w:rsidRPr="00C84837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16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t xml:space="preserve"> op til</w:t>
              </w:r>
            </w:ins>
            <w:ins w:id="17" w:author="Linda Lindquist" w:date="2026-02-19T19:50:00Z">
              <w:r w:rsidR="00F659AB"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18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del w:id="19" w:author="Linda Lindquist" w:date="2026-02-19T19:50:00Z">
              <w:r w:rsidR="00CA21C0"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20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Afbestillingsforsikring, </w:delText>
              </w:r>
              <w:r w:rsidR="00755A3C"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21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Afbestillingsforsikring - basic</w:delText>
              </w:r>
              <w:r w:rsidR="00CA21C0"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22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, </w:delText>
              </w:r>
              <w:r w:rsidR="00755A3C"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23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Rejseforsikring – plus </w:delText>
              </w:r>
              <w:r w:rsidR="00CA21C0" w:rsidRPr="00C84837" w:rsidDel="00F659AB">
                <w:rPr>
                  <w:rFonts w:asciiTheme="majorHAnsi" w:hAnsiTheme="majorHAnsi" w:cstheme="majorHAnsi"/>
                  <w:sz w:val="20"/>
                  <w:szCs w:val="20"/>
                  <w:rPrChange w:id="24" w:author="Cassandra Herrmann" w:date="2026-02-24T13:37:00Z">
                    <w:rPr>
                      <w:sz w:val="20"/>
                      <w:szCs w:val="20"/>
                    </w:rPr>
                  </w:rPrChange>
                </w:rPr>
                <w:delText xml:space="preserve">og under 66 år på afrejsedato for </w:delText>
              </w:r>
              <w:r w:rsidR="00CA21C0"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25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Rejseforsikring og </w:delText>
              </w:r>
              <w:r w:rsidR="00755A3C"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26" w:author="Cassandra Herrmann" w:date="2026-02-24T13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Rejseforsikring - premium</w:delText>
              </w:r>
              <w:r w:rsidR="00CA21C0" w:rsidRPr="00C84837" w:rsidDel="00F659AB">
                <w:rPr>
                  <w:rFonts w:asciiTheme="majorHAnsi" w:hAnsiTheme="majorHAnsi" w:cstheme="majorHAnsi"/>
                  <w:sz w:val="20"/>
                  <w:szCs w:val="20"/>
                  <w:rPrChange w:id="27" w:author="Cassandra Herrmann" w:date="2026-02-24T13:37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  <w:p w:rsidR="00CA21C0" w:rsidRPr="00CA21C0" w:rsidRDefault="00CA21C0" w:rsidP="65D41A37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del w:id="28" w:author="Linda Lindquist" w:date="2026-02-19T19:50:00Z">
              <w:r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29" w:author="Cassandra Herrmann" w:date="2026-02-24T13:37:00Z">
                    <w:rPr>
                      <w:rFonts w:asciiTheme="minorHAnsi" w:hAnsiTheme="minorHAnsi" w:cstheme="minorBidi"/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Rejseforsikring og </w:delText>
              </w:r>
              <w:r w:rsidR="00755A3C" w:rsidRPr="00C84837" w:rsidDel="00F659AB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30" w:author="Cassandra Herrmann" w:date="2026-02-24T13:37:00Z">
                    <w:rPr>
                      <w:rFonts w:asciiTheme="minorHAnsi" w:hAnsiTheme="minorHAnsi" w:cstheme="minorBidi"/>
                      <w:b/>
                      <w:bCs/>
                      <w:sz w:val="20"/>
                      <w:szCs w:val="20"/>
                    </w:rPr>
                  </w:rPrChange>
                </w:rPr>
                <w:delText>Rejseforsikring - premium</w:delText>
              </w:r>
              <w:r w:rsidRPr="00C84837" w:rsidDel="00F659AB">
                <w:rPr>
                  <w:rFonts w:asciiTheme="majorHAnsi" w:hAnsiTheme="majorHAnsi" w:cstheme="majorHAnsi"/>
                  <w:sz w:val="20"/>
                  <w:szCs w:val="20"/>
                  <w:rPrChange w:id="31" w:author="Cassandra Herrmann" w:date="2026-02-24T13:37:00Z">
                    <w:rPr>
                      <w:rFonts w:asciiTheme="minorHAnsi" w:hAnsiTheme="minorHAnsi" w:cstheme="minorBidi"/>
                      <w:sz w:val="20"/>
                      <w:szCs w:val="20"/>
                    </w:rPr>
                  </w:rPrChange>
                </w:rPr>
                <w:delText xml:space="preserve"> dækker op til </w:delText>
              </w:r>
            </w:del>
            <w:r w:rsidRPr="00C84837">
              <w:rPr>
                <w:rFonts w:asciiTheme="majorHAnsi" w:hAnsiTheme="majorHAnsi" w:cstheme="majorHAnsi"/>
                <w:b/>
                <w:bCs/>
                <w:sz w:val="20"/>
                <w:szCs w:val="20"/>
                <w:rPrChange w:id="32" w:author="Cassandra Herrmann" w:date="2026-02-24T13:37:00Z">
                  <w:rPr>
                    <w:rFonts w:asciiTheme="minorHAnsi" w:hAnsiTheme="minorHAnsi" w:cstheme="minorBidi"/>
                    <w:b/>
                    <w:bCs/>
                    <w:sz w:val="20"/>
                    <w:szCs w:val="20"/>
                  </w:rPr>
                </w:rPrChange>
              </w:rPr>
              <w:t>DKK 1</w:t>
            </w:r>
            <w:ins w:id="33" w:author="Linda Lindquist" w:date="2026-02-19T19:54:00Z">
              <w:r w:rsidR="00041B28" w:rsidRPr="00C84837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34" w:author="Cassandra Herrmann" w:date="2026-02-24T13:37:00Z">
                    <w:rPr>
                      <w:rFonts w:asciiTheme="minorHAnsi" w:hAnsiTheme="minorHAnsi" w:cstheme="minorBidi"/>
                      <w:b/>
                      <w:bCs/>
                      <w:sz w:val="20"/>
                      <w:szCs w:val="20"/>
                    </w:rPr>
                  </w:rPrChange>
                </w:rPr>
                <w:t>.</w:t>
              </w:r>
            </w:ins>
            <w:del w:id="35" w:author="Linda Lindquist" w:date="2026-02-19T19:54:00Z">
              <w:r w:rsidRPr="00C84837" w:rsidDel="00041B28">
                <w:rPr>
                  <w:rFonts w:asciiTheme="majorHAnsi" w:hAnsiTheme="majorHAnsi" w:cstheme="majorHAnsi"/>
                  <w:b/>
                  <w:bCs/>
                  <w:sz w:val="20"/>
                  <w:szCs w:val="20"/>
                  <w:rPrChange w:id="36" w:author="Cassandra Herrmann" w:date="2026-02-24T13:37:00Z">
                    <w:rPr>
                      <w:rFonts w:asciiTheme="minorHAnsi" w:hAnsiTheme="minorHAnsi" w:cstheme="minorBidi"/>
                      <w:b/>
                      <w:bCs/>
                      <w:sz w:val="20"/>
                      <w:szCs w:val="20"/>
                    </w:rPr>
                  </w:rPrChange>
                </w:rPr>
                <w:delText>,</w:delText>
              </w:r>
            </w:del>
            <w:r w:rsidRPr="00C84837">
              <w:rPr>
                <w:rFonts w:asciiTheme="majorHAnsi" w:hAnsiTheme="majorHAnsi" w:cstheme="majorHAnsi"/>
                <w:b/>
                <w:bCs/>
                <w:sz w:val="20"/>
                <w:szCs w:val="20"/>
                <w:rPrChange w:id="37" w:author="Cassandra Herrmann" w:date="2026-02-24T13:37:00Z">
                  <w:rPr>
                    <w:rFonts w:asciiTheme="minorHAnsi" w:hAnsiTheme="minorHAnsi" w:cstheme="minorBidi"/>
                    <w:b/>
                    <w:bCs/>
                    <w:sz w:val="20"/>
                    <w:szCs w:val="20"/>
                  </w:rPr>
                </w:rPrChange>
              </w:rPr>
              <w:t>312</w:t>
            </w:r>
            <w:ins w:id="38" w:author="Linda Lindquist" w:date="2026-02-19T19:54:00Z">
              <w:r w:rsidR="00041B28">
                <w:rPr>
                  <w:rFonts w:asciiTheme="minorHAnsi" w:hAnsiTheme="minorHAnsi" w:cstheme="minorBidi"/>
                  <w:b/>
                  <w:bCs/>
                  <w:sz w:val="20"/>
                  <w:szCs w:val="20"/>
                </w:rPr>
                <w:t>.</w:t>
              </w:r>
            </w:ins>
            <w:del w:id="39" w:author="Linda Lindquist" w:date="2026-02-19T19:54:00Z">
              <w:r w:rsidRPr="65D41A37" w:rsidDel="00041B28">
                <w:rPr>
                  <w:rFonts w:asciiTheme="minorHAnsi" w:hAnsiTheme="minorHAnsi" w:cstheme="minorBidi"/>
                  <w:b/>
                  <w:bCs/>
                  <w:sz w:val="20"/>
                  <w:szCs w:val="20"/>
                </w:rPr>
                <w:delText>,</w:delText>
              </w:r>
            </w:del>
            <w:r w:rsidRPr="65D41A3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000</w:t>
            </w:r>
            <w:r w:rsidRPr="65D41A37">
              <w:rPr>
                <w:rFonts w:asciiTheme="minorHAnsi" w:hAnsiTheme="minorHAnsi" w:cstheme="minorBidi"/>
                <w:sz w:val="20"/>
                <w:szCs w:val="20"/>
              </w:rPr>
              <w:t xml:space="preserve"> i alt for både </w:t>
            </w:r>
            <w:r w:rsidRPr="65D41A3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B1-</w:t>
            </w:r>
            <w:r w:rsidRPr="65D41A37">
              <w:rPr>
                <w:rFonts w:asciiTheme="minorHAnsi" w:hAnsiTheme="minorHAnsi" w:cstheme="minorBidi"/>
                <w:sz w:val="20"/>
                <w:szCs w:val="20"/>
              </w:rPr>
              <w:t xml:space="preserve"> </w:t>
            </w:r>
            <w:r w:rsidRPr="65D41A3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Udgifter til Akut Behandling </w:t>
            </w:r>
            <w:r w:rsidRPr="65D41A37">
              <w:rPr>
                <w:rFonts w:asciiTheme="minorHAnsi" w:hAnsiTheme="minorHAnsi" w:cstheme="minorBidi"/>
                <w:sz w:val="20"/>
                <w:szCs w:val="20"/>
              </w:rPr>
              <w:t>og</w:t>
            </w:r>
            <w:r w:rsidRPr="65D41A3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B2 - Akut Medicinsk Evakuering og Hjemtransport</w:t>
            </w:r>
            <w:r w:rsidRPr="65D41A37">
              <w:rPr>
                <w:rFonts w:asciiTheme="minorHAnsi" w:hAnsiTheme="minorHAnsi" w:cstheme="minorBidi"/>
                <w:sz w:val="20"/>
                <w:szCs w:val="20"/>
              </w:rPr>
              <w:t>, hvis en forsikret person diagnosticeres med COVID-19 under deres rejser.</w:t>
            </w:r>
          </w:p>
          <w:p w:rsidR="007E0B03" w:rsidRPr="00CA21C0" w:rsidRDefault="007E0B03" w:rsidP="65D41A37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65D41A37">
              <w:rPr>
                <w:rFonts w:asciiTheme="minorHAnsi" w:hAnsiTheme="minorHAnsi" w:cstheme="minorBidi"/>
                <w:sz w:val="20"/>
                <w:szCs w:val="20"/>
              </w:rPr>
              <w:t>Tjek din police for</w:t>
            </w:r>
            <w:ins w:id="40" w:author="Linda Lindquist" w:date="2026-02-19T19:54:00Z">
              <w:r w:rsidR="00041B28">
                <w:rPr>
                  <w:rFonts w:asciiTheme="minorHAnsi" w:hAnsiTheme="minorHAnsi" w:cstheme="minorBidi"/>
                  <w:sz w:val="20"/>
                  <w:szCs w:val="20"/>
                </w:rPr>
                <w:t>,</w:t>
              </w:r>
            </w:ins>
            <w:r w:rsidRPr="65D41A37">
              <w:rPr>
                <w:rFonts w:asciiTheme="minorHAnsi" w:hAnsiTheme="minorHAnsi" w:cstheme="minorBidi"/>
                <w:sz w:val="20"/>
                <w:szCs w:val="20"/>
              </w:rPr>
              <w:t xml:space="preserve"> hvilke kriterier der ligger til grund for aktivering af forsikringen.</w:t>
            </w:r>
          </w:p>
          <w:p w:rsidR="007E0B03" w:rsidRPr="006B7A7C" w:rsidRDefault="007E0B03" w:rsidP="007E0B03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E0B03" w:rsidRDefault="007E0B03" w:rsidP="007E0B03">
      <w:pPr>
        <w:rPr>
          <w:color w:val="1F497D"/>
        </w:rPr>
      </w:pPr>
    </w:p>
    <w:p w:rsidR="007E0B03" w:rsidRPr="001E27E9" w:rsidRDefault="007E0B03" w:rsidP="65D41A37">
      <w:pPr>
        <w:rPr>
          <w:rFonts w:ascii="Arial" w:eastAsia="Arial" w:hAnsi="Arial" w:cs="Arial"/>
          <w:b/>
          <w:bCs/>
          <w:color w:val="002060"/>
          <w:sz w:val="24"/>
          <w:szCs w:val="24"/>
          <w:lang w:bidi="da-DK"/>
        </w:rPr>
      </w:pPr>
      <w:r w:rsidRPr="65D41A37">
        <w:rPr>
          <w:rFonts w:ascii="Arial" w:eastAsia="Arial" w:hAnsi="Arial" w:cs="Arial"/>
          <w:b/>
          <w:bCs/>
          <w:color w:val="002060"/>
          <w:sz w:val="24"/>
          <w:szCs w:val="24"/>
          <w:lang w:bidi="da-DK"/>
        </w:rPr>
        <w:t>Kontakt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7E0B03" w:rsidTr="65D41A37">
        <w:tc>
          <w:tcPr>
            <w:tcW w:w="5400" w:type="dxa"/>
          </w:tcPr>
          <w:p w:rsidR="007E0B03" w:rsidRPr="006B7A7C" w:rsidRDefault="007E0B03" w:rsidP="65D41A37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65D41A37">
              <w:rPr>
                <w:rFonts w:ascii="Arial" w:eastAsia="Arial" w:hAnsi="Arial" w:cs="Arial"/>
                <w:b/>
                <w:bCs/>
                <w:color w:val="002060"/>
                <w:sz w:val="20"/>
                <w:szCs w:val="20"/>
                <w:lang w:bidi="da-DK"/>
              </w:rPr>
              <w:t>Hvis jeg har spørgsmål til forsikringen?</w:t>
            </w:r>
          </w:p>
          <w:p w:rsidR="007E0B03" w:rsidRPr="001E27E9" w:rsidRDefault="007E0B03" w:rsidP="000D54CA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5400" w:type="dxa"/>
          </w:tcPr>
          <w:p w:rsidR="007E0B03" w:rsidRPr="007E527A" w:rsidRDefault="007E0B03" w:rsidP="007E0B03">
            <w:pPr>
              <w:rPr>
                <w:rFonts w:ascii="Arial" w:hAnsi="Arial" w:cs="Arial"/>
                <w:sz w:val="20"/>
                <w:szCs w:val="20"/>
              </w:rPr>
            </w:pPr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 xml:space="preserve">Hvis du har spørgsmål, </w:t>
            </w:r>
            <w:ins w:id="41" w:author="Linda Lindquist" w:date="2026-02-19T19:55:00Z">
              <w:r w:rsid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kan du besøge os på</w:t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u w:val="single"/>
                  <w:lang w:val="sv-SE" w:bidi="da-DK"/>
                </w:rPr>
                <w:t xml:space="preserve"> </w:t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fldChar w:fldCharType="begin"/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instrText>HYPERLINK "https://covermore-europe-expedia.zendesk.com/hc/"</w:instrText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fldChar w:fldCharType="separate"/>
              </w:r>
              <w:r w:rsidR="007F07B5" w:rsidRPr="00E06925">
                <w:rPr>
                  <w:rStyle w:val="Hyperlink"/>
                  <w:rFonts w:ascii="Arial" w:eastAsia="Arial" w:hAnsi="Arial" w:cs="Arial"/>
                  <w:sz w:val="20"/>
                  <w:szCs w:val="20"/>
                  <w:lang w:bidi="da-DK"/>
                </w:rPr>
                <w:t>https://covermore-europe-expedia.zendesk.com/hc/</w:t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fldChar w:fldCharType="end"/>
              </w:r>
              <w:del w:id="42" w:author="Cassandra Herrmann" w:date="2026-02-24T13:37:00Z">
                <w:r w:rsidR="007F07B5" w:rsidRPr="00461112" w:rsidDel="00C84837">
                  <w:rPr>
                    <w:rFonts w:ascii="Arial" w:eastAsia="Arial" w:hAnsi="Arial" w:cs="Arial"/>
                    <w:sz w:val="20"/>
                    <w:szCs w:val="20"/>
                    <w:lang w:val="sv-SE" w:bidi="da-DK"/>
                    <w:rPrChange w:id="43" w:author="Paul Brown" w:date="2026-03-02T10:00:00Z" w16du:dateUtc="2026-03-02T10:00:00Z">
                      <w:rPr>
                        <w:rFonts w:ascii="Arial" w:eastAsia="Arial" w:hAnsi="Arial" w:cs="Arial"/>
                        <w:sz w:val="20"/>
                        <w:szCs w:val="20"/>
                        <w:u w:val="single"/>
                        <w:lang w:val="sv-SE" w:bidi="da-DK"/>
                      </w:rPr>
                    </w:rPrChange>
                  </w:rPr>
                  <w:delText>,</w:delText>
                </w:r>
              </w:del>
              <w:r w:rsidR="007F07B5" w:rsidRPr="00461112">
                <w:rPr>
                  <w:rFonts w:ascii="Arial" w:eastAsia="Arial" w:hAnsi="Arial" w:cs="Arial"/>
                  <w:sz w:val="20"/>
                  <w:szCs w:val="20"/>
                  <w:lang w:val="sv-SE" w:bidi="da-DK"/>
                  <w:rPrChange w:id="44" w:author="Paul Brown" w:date="2026-03-02T10:00:00Z" w16du:dateUtc="2026-03-02T10:00:00Z">
                    <w:rPr>
                      <w:rFonts w:ascii="Arial" w:eastAsia="Arial" w:hAnsi="Arial" w:cs="Arial"/>
                      <w:sz w:val="20"/>
                      <w:szCs w:val="20"/>
                      <w:u w:val="single"/>
                      <w:lang w:val="sv-SE" w:bidi="da-DK"/>
                    </w:rPr>
                  </w:rPrChange>
                </w:rPr>
                <w:t xml:space="preserve"> eller ringe til os på</w:t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 </w:t>
              </w:r>
              <w:r w:rsidR="007F07B5" w:rsidRPr="006E21CA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+45 43 31 48 85</w:t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 </w:t>
              </w:r>
              <w:r w:rsid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mandag til fredag</w:t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 fr</w:t>
              </w:r>
              <w:r w:rsid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a</w:t>
              </w:r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 9</w:t>
              </w:r>
            </w:ins>
            <w:ins w:id="45" w:author="Linda Lindquist" w:date="2026-02-19T19:56:00Z">
              <w:r w:rsid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.00 til 17.00</w:t>
              </w:r>
              <w:del w:id="46" w:author="Cassandra Herrmann" w:date="2026-02-24T13:38:00Z">
                <w:r w:rsidR="007F07B5" w:rsidDel="00C84837">
                  <w:rPr>
                    <w:rFonts w:ascii="Arial" w:eastAsia="Arial" w:hAnsi="Arial" w:cs="Arial"/>
                    <w:sz w:val="20"/>
                    <w:szCs w:val="20"/>
                    <w:lang w:bidi="da-DK"/>
                  </w:rPr>
                  <w:delText>,</w:delText>
                </w:r>
              </w:del>
              <w:r w:rsid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 ELLER sende os en </w:t>
              </w:r>
            </w:ins>
            <w:ins w:id="47" w:author="Linda Lindquist" w:date="2026-02-19T19:55:00Z"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e</w:t>
              </w:r>
            </w:ins>
            <w:ins w:id="48" w:author="Linda Lindquist" w:date="2026-02-19T19:56:00Z">
              <w:r w:rsid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-</w:t>
              </w:r>
            </w:ins>
            <w:ins w:id="49" w:author="Linda Lindquist" w:date="2026-02-19T19:55:00Z">
              <w:r w:rsidR="007F07B5" w:rsidRP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mail </w:t>
              </w:r>
            </w:ins>
            <w:ins w:id="50" w:author="Linda Lindquist" w:date="2026-02-19T19:56:00Z">
              <w:r w:rsidR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på</w:t>
              </w:r>
            </w:ins>
            <w:del w:id="51" w:author="Linda Lindquist" w:date="2026-02-19T19:55:00Z">
              <w:r w:rsidRPr="009C53DB" w:rsidDel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delText xml:space="preserve">kan du ringe til os på </w:delText>
              </w:r>
              <w:r w:rsidRPr="00A735CE" w:rsidDel="007F07B5">
                <w:rPr>
                  <w:rFonts w:ascii="Arial" w:hAnsi="Arial" w:cs="Arial"/>
                  <w:b/>
                  <w:bCs/>
                  <w:sz w:val="20"/>
                  <w:szCs w:val="20"/>
                </w:rPr>
                <w:delText xml:space="preserve">+45 70 71 74 </w:delText>
              </w:r>
              <w:r w:rsidRPr="007E0B03" w:rsidDel="007F07B5">
                <w:rPr>
                  <w:rFonts w:ascii="Arial" w:hAnsi="Arial" w:cs="Arial"/>
                  <w:b/>
                  <w:bCs/>
                  <w:sz w:val="20"/>
                  <w:szCs w:val="20"/>
                </w:rPr>
                <w:delText>85 mandag til fredag fra 9 til 16</w:delText>
              </w:r>
              <w:r w:rsidRPr="007E0B03" w:rsidDel="007F07B5">
                <w:delText> </w:delText>
              </w:r>
              <w:r w:rsidRPr="007E0B03" w:rsidDel="007F07B5">
                <w:rPr>
                  <w:rFonts w:ascii="Arial" w:eastAsia="Arial" w:hAnsi="Arial" w:cs="Arial"/>
                  <w:b/>
                  <w:sz w:val="20"/>
                  <w:szCs w:val="20"/>
                  <w:lang w:bidi="da-DK"/>
                </w:rPr>
                <w:delText xml:space="preserve"> </w:delText>
              </w:r>
              <w:r w:rsidRPr="009C53DB" w:rsidDel="007F07B5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delText>ELLER sende en e-mail til</w:delText>
              </w:r>
            </w:del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 xml:space="preserve"> </w:t>
            </w:r>
            <w:ins w:id="52" w:author="Paul Brown" w:date="2026-03-02T10:01:00Z" w16du:dateUtc="2026-03-02T10:01:00Z">
              <w:r w:rsidR="00546D63" w:rsidRPr="0013644B">
                <w:rPr>
                  <w:rFonts w:ascii="Arial" w:eastAsia="Arial" w:hAnsi="Arial" w:cs="Arial"/>
                  <w:bCs/>
                  <w:sz w:val="20"/>
                  <w:szCs w:val="20"/>
                  <w:lang w:bidi="da-DK"/>
                </w:rPr>
                <w:fldChar w:fldCharType="begin"/>
              </w:r>
              <w:r w:rsidR="00546D63" w:rsidRPr="0013644B">
                <w:rPr>
                  <w:rFonts w:ascii="Arial" w:eastAsia="Arial" w:hAnsi="Arial" w:cs="Arial"/>
                  <w:bCs/>
                  <w:sz w:val="20"/>
                  <w:szCs w:val="20"/>
                  <w:lang w:bidi="da-DK"/>
                </w:rPr>
                <w:instrText>HYPERLINK "mailto:expedia@cs.covermoreeurope.com"</w:instrText>
              </w:r>
              <w:r w:rsidR="00546D63" w:rsidRPr="0013644B">
                <w:rPr>
                  <w:rFonts w:ascii="Arial" w:eastAsia="Arial" w:hAnsi="Arial" w:cs="Arial"/>
                  <w:bCs/>
                  <w:sz w:val="20"/>
                  <w:szCs w:val="20"/>
                  <w:lang w:bidi="da-DK"/>
                </w:rPr>
              </w:r>
              <w:r w:rsidR="00546D63" w:rsidRPr="0013644B">
                <w:rPr>
                  <w:rFonts w:ascii="Arial" w:eastAsia="Arial" w:hAnsi="Arial" w:cs="Arial"/>
                  <w:bCs/>
                  <w:sz w:val="20"/>
                  <w:szCs w:val="20"/>
                  <w:lang w:bidi="da-DK"/>
                </w:rPr>
                <w:fldChar w:fldCharType="separate"/>
              </w:r>
              <w:r w:rsidR="0050725E" w:rsidRPr="0013644B">
                <w:rPr>
                  <w:rStyle w:val="Hyperlink"/>
                  <w:bCs/>
                  <w:rPrChange w:id="53" w:author="Kitchens, Darcy" w:date="2026-03-02T16:20:00Z" w16du:dateUtc="2026-03-02T22:20:00Z">
                    <w:rPr>
                      <w:rFonts w:ascii="Arial" w:eastAsia="Arial" w:hAnsi="Arial" w:cs="Arial"/>
                      <w:b/>
                      <w:sz w:val="20"/>
                      <w:szCs w:val="20"/>
                      <w:lang w:bidi="da-DK"/>
                    </w:rPr>
                  </w:rPrChange>
                </w:rPr>
                <w:t>expedia@cs.covermoreeurope.com</w:t>
              </w:r>
              <w:r w:rsidR="00546D63" w:rsidRPr="0013644B">
                <w:rPr>
                  <w:rFonts w:ascii="Arial" w:eastAsia="Arial" w:hAnsi="Arial" w:cs="Arial"/>
                  <w:bCs/>
                  <w:sz w:val="20"/>
                  <w:szCs w:val="20"/>
                  <w:lang w:bidi="da-DK"/>
                </w:rPr>
                <w:fldChar w:fldCharType="end"/>
              </w:r>
            </w:ins>
            <w:del w:id="54" w:author="Linda Lindquist" w:date="2026-02-19T19:56:00Z">
              <w:r w:rsidDel="0050725E">
                <w:rPr>
                  <w:rFonts w:ascii="Arial" w:eastAsia="Arial" w:hAnsi="Arial" w:cs="Arial"/>
                  <w:b/>
                  <w:sz w:val="20"/>
                  <w:szCs w:val="20"/>
                  <w:lang w:bidi="da-DK"/>
                </w:rPr>
                <w:delText>{{</w:delText>
              </w:r>
              <w:r w:rsidRPr="009C53DB" w:rsidDel="0050725E">
                <w:rPr>
                  <w:rFonts w:ascii="Arial" w:eastAsia="Arial" w:hAnsi="Arial" w:cs="Arial"/>
                  <w:b/>
                  <w:sz w:val="20"/>
                  <w:szCs w:val="20"/>
                  <w:lang w:bidi="da-DK"/>
                </w:rPr>
                <w:delText>Policy Enquiries Email</w:delText>
              </w:r>
              <w:r w:rsidDel="0050725E">
                <w:rPr>
                  <w:rFonts w:ascii="Arial" w:eastAsia="Arial" w:hAnsi="Arial" w:cs="Arial"/>
                  <w:b/>
                  <w:sz w:val="20"/>
                  <w:szCs w:val="20"/>
                  <w:lang w:bidi="da-DK"/>
                </w:rPr>
                <w:delText>}}</w:delText>
              </w:r>
            </w:del>
            <w:r w:rsidRPr="009C53DB">
              <w:rPr>
                <w:rFonts w:ascii="Arial" w:eastAsia="Arial" w:hAnsi="Arial" w:cs="Arial"/>
                <w:b/>
                <w:sz w:val="20"/>
                <w:szCs w:val="20"/>
                <w:lang w:bidi="da-DK"/>
              </w:rPr>
              <w:t xml:space="preserve"> </w:t>
            </w:r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 xml:space="preserve">med angivelse af dit policenr. </w:t>
            </w:r>
            <w:r>
              <w:rPr>
                <w:rFonts w:ascii="Arial" w:eastAsia="Arial" w:hAnsi="Arial" w:cs="Arial"/>
                <w:b/>
                <w:sz w:val="20"/>
                <w:szCs w:val="20"/>
                <w:lang w:bidi="da-DK"/>
              </w:rPr>
              <w:t>{{</w:t>
            </w:r>
            <w:r w:rsidRPr="009C53DB">
              <w:rPr>
                <w:rFonts w:ascii="Arial" w:eastAsia="Arial" w:hAnsi="Arial" w:cs="Arial"/>
                <w:b/>
                <w:sz w:val="20"/>
                <w:szCs w:val="20"/>
                <w:lang w:bidi="da-DK"/>
              </w:rPr>
              <w:t>Policy Number</w:t>
            </w:r>
            <w:r>
              <w:rPr>
                <w:rFonts w:ascii="Arial" w:eastAsia="Arial" w:hAnsi="Arial" w:cs="Arial"/>
                <w:b/>
                <w:sz w:val="20"/>
                <w:szCs w:val="20"/>
                <w:lang w:bidi="da-DK"/>
              </w:rPr>
              <w:t>}}</w:t>
            </w:r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 xml:space="preserve">. </w:t>
            </w:r>
          </w:p>
          <w:p w:rsidR="007E0B03" w:rsidRPr="007E527A" w:rsidRDefault="007E0B03" w:rsidP="007E0B03">
            <w:pPr>
              <w:rPr>
                <w:rFonts w:ascii="Arial" w:hAnsi="Arial" w:cs="Arial"/>
                <w:sz w:val="20"/>
                <w:szCs w:val="20"/>
              </w:rPr>
            </w:pPr>
          </w:p>
          <w:p w:rsidR="007E0B03" w:rsidRPr="007E527A" w:rsidRDefault="007E0B03" w:rsidP="007E0B03">
            <w:pPr>
              <w:rPr>
                <w:rFonts w:ascii="Arial" w:hAnsi="Arial" w:cs="Arial"/>
                <w:sz w:val="20"/>
                <w:szCs w:val="20"/>
              </w:rPr>
            </w:pPr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 xml:space="preserve">Såfremt du ønsker at </w:t>
            </w:r>
            <w:r w:rsidRPr="00546D63">
              <w:rPr>
                <w:rFonts w:ascii="Arial" w:eastAsia="Arial" w:hAnsi="Arial" w:cs="Arial"/>
                <w:sz w:val="20"/>
                <w:szCs w:val="20"/>
                <w:lang w:bidi="da-DK"/>
                <w:rPrChange w:id="55" w:author="Paul Brown" w:date="2026-03-02T10:01:00Z" w16du:dateUtc="2026-03-02T10:01:00Z">
                  <w:rPr>
                    <w:rFonts w:ascii="Arial" w:eastAsia="Arial" w:hAnsi="Arial" w:cs="Arial"/>
                    <w:sz w:val="20"/>
                    <w:szCs w:val="20"/>
                    <w:u w:val="single"/>
                    <w:lang w:bidi="da-DK"/>
                  </w:rPr>
                </w:rPrChange>
              </w:rPr>
              <w:t>modtage forsikringsmaterialet pr. post</w:t>
            </w:r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 xml:space="preserve">, kan du anmode derom pr. telefon eller email som anført ovenfor. </w:t>
            </w:r>
          </w:p>
          <w:p w:rsidR="007E0B03" w:rsidRDefault="007E0B03" w:rsidP="000D54C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B03" w:rsidTr="65D41A37">
        <w:tc>
          <w:tcPr>
            <w:tcW w:w="5400" w:type="dxa"/>
          </w:tcPr>
          <w:p w:rsidR="007E0B03" w:rsidRPr="0033692F" w:rsidRDefault="007E0B03" w:rsidP="65D41A37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</w:pPr>
            <w:r w:rsidRPr="65D41A37">
              <w:rPr>
                <w:rFonts w:ascii="Arial" w:eastAsia="Arial" w:hAnsi="Arial" w:cs="Arial"/>
                <w:b/>
                <w:bCs/>
                <w:color w:val="002060"/>
                <w:sz w:val="20"/>
                <w:szCs w:val="20"/>
                <w:lang w:bidi="da-DK"/>
              </w:rPr>
              <w:t>Hvis jeg befinder mig i en nødsituation i udlandet?</w:t>
            </w:r>
          </w:p>
          <w:p w:rsidR="007E0B03" w:rsidRPr="001E27E9" w:rsidRDefault="007E0B03" w:rsidP="000D54CA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5400" w:type="dxa"/>
          </w:tcPr>
          <w:p w:rsidR="007E0B03" w:rsidRPr="0033692F" w:rsidRDefault="007E0B03" w:rsidP="000D54CA">
            <w:pPr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 xml:space="preserve">Du kan altid ringe til </w:t>
            </w:r>
            <w:ins w:id="56" w:author="Linda Lindquist" w:date="2026-02-19T19:57:00Z">
              <w:r w:rsidR="00EA0976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os på </w:t>
              </w:r>
              <w:r w:rsidR="00EA0976" w:rsidRPr="00EA0976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+45 43</w:t>
              </w:r>
            </w:ins>
            <w:ins w:id="57" w:author="Paul Brown" w:date="2026-03-02T10:01:00Z" w16du:dateUtc="2026-03-02T10:01:00Z">
              <w:r w:rsidR="00546D63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 </w:t>
              </w:r>
            </w:ins>
            <w:ins w:id="58" w:author="Linda Lindquist" w:date="2026-02-19T19:57:00Z">
              <w:r w:rsidR="00EA0976" w:rsidRPr="00EA0976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31</w:t>
              </w:r>
            </w:ins>
            <w:ins w:id="59" w:author="Paul Brown" w:date="2026-03-02T10:01:00Z" w16du:dateUtc="2026-03-02T10:01:00Z">
              <w:r w:rsidR="00546D63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 </w:t>
              </w:r>
            </w:ins>
            <w:ins w:id="60" w:author="Linda Lindquist" w:date="2026-02-19T19:57:00Z">
              <w:r w:rsidR="00EA0976" w:rsidRPr="00EA0976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48</w:t>
              </w:r>
            </w:ins>
            <w:ins w:id="61" w:author="Paul Brown" w:date="2026-03-02T10:01:00Z" w16du:dateUtc="2026-03-02T10:01:00Z">
              <w:r w:rsidR="00546D63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 xml:space="preserve"> </w:t>
              </w:r>
            </w:ins>
            <w:ins w:id="62" w:author="Linda Lindquist" w:date="2026-02-19T19:57:00Z">
              <w:r w:rsidR="00EA0976" w:rsidRPr="00EA0976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t>85</w:t>
              </w:r>
            </w:ins>
            <w:del w:id="63" w:author="Linda Lindquist" w:date="2026-02-19T19:57:00Z">
              <w:r w:rsidRPr="009C53DB" w:rsidDel="00EA0976">
                <w:rPr>
                  <w:rFonts w:ascii="Arial" w:eastAsia="Arial" w:hAnsi="Arial" w:cs="Arial"/>
                  <w:sz w:val="20"/>
                  <w:szCs w:val="20"/>
                  <w:lang w:bidi="da-DK"/>
                </w:rPr>
                <w:delText xml:space="preserve">AIG Travel på </w:delText>
              </w:r>
              <w:r w:rsidDel="00EA0976">
                <w:rPr>
                  <w:rFonts w:ascii="Arial" w:eastAsia="Arial" w:hAnsi="Arial" w:cs="Arial"/>
                  <w:b/>
                  <w:sz w:val="20"/>
                  <w:szCs w:val="20"/>
                  <w:lang w:bidi="da-DK"/>
                </w:rPr>
                <w:delText>{{</w:delText>
              </w:r>
              <w:r w:rsidRPr="009C53DB" w:rsidDel="00EA0976">
                <w:rPr>
                  <w:rFonts w:ascii="Arial" w:eastAsia="Arial" w:hAnsi="Arial" w:cs="Arial"/>
                  <w:b/>
                  <w:sz w:val="20"/>
                  <w:szCs w:val="20"/>
                  <w:lang w:bidi="da-DK"/>
                </w:rPr>
                <w:delText>Emergency Assistance Phone</w:delText>
              </w:r>
              <w:r w:rsidDel="00EA0976">
                <w:rPr>
                  <w:rFonts w:ascii="Arial" w:eastAsia="Arial" w:hAnsi="Arial" w:cs="Arial"/>
                  <w:b/>
                  <w:sz w:val="20"/>
                  <w:szCs w:val="20"/>
                  <w:lang w:bidi="da-DK"/>
                </w:rPr>
                <w:delText>}}</w:delText>
              </w:r>
            </w:del>
            <w:r>
              <w:rPr>
                <w:rFonts w:ascii="Arial" w:eastAsia="Arial" w:hAnsi="Arial" w:cs="Arial"/>
                <w:b/>
                <w:sz w:val="20"/>
                <w:szCs w:val="20"/>
                <w:lang w:bidi="da-DK"/>
              </w:rPr>
              <w:t xml:space="preserve">. </w:t>
            </w:r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>Vores servicecent</w:t>
            </w:r>
            <w:r>
              <w:rPr>
                <w:rFonts w:ascii="Arial" w:eastAsia="Arial" w:hAnsi="Arial" w:cs="Arial"/>
                <w:sz w:val="20"/>
                <w:szCs w:val="20"/>
                <w:lang w:bidi="da-DK"/>
              </w:rPr>
              <w:t>er</w:t>
            </w:r>
            <w:r w:rsidRPr="009C53DB">
              <w:rPr>
                <w:rFonts w:ascii="Arial" w:eastAsia="Arial" w:hAnsi="Arial" w:cs="Arial"/>
                <w:sz w:val="20"/>
                <w:szCs w:val="20"/>
                <w:lang w:bidi="da-DK"/>
              </w:rPr>
              <w:t xml:space="preserve"> har åbent døgnet rundt. </w:t>
            </w:r>
          </w:p>
        </w:tc>
      </w:tr>
      <w:tr w:rsidR="007E0B03" w:rsidTr="65D41A37">
        <w:tc>
          <w:tcPr>
            <w:tcW w:w="5400" w:type="dxa"/>
          </w:tcPr>
          <w:p w:rsidR="007E0B03" w:rsidRPr="001E27E9" w:rsidRDefault="007E0B03" w:rsidP="007E0B03">
            <w:pPr>
              <w:rPr>
                <w:color w:val="002060"/>
              </w:rPr>
            </w:pPr>
            <w:r w:rsidRPr="65D41A37">
              <w:rPr>
                <w:rFonts w:ascii="Arial" w:eastAsia="Arial" w:hAnsi="Arial" w:cs="Arial"/>
                <w:b/>
                <w:bCs/>
                <w:color w:val="002060"/>
                <w:sz w:val="20"/>
                <w:szCs w:val="20"/>
                <w:lang w:bidi="da-DK"/>
              </w:rPr>
              <w:t>Hvordan anmeldes en skade?</w:t>
            </w:r>
          </w:p>
          <w:p w:rsidR="007E0B03" w:rsidRPr="001E27E9" w:rsidRDefault="007E0B03" w:rsidP="000D54CA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5400" w:type="dxa"/>
          </w:tcPr>
          <w:p w:rsidR="00F207D6" w:rsidRPr="00F207D6" w:rsidRDefault="007E0B03" w:rsidP="00F207D6">
            <w:pPr>
              <w:rPr>
                <w:ins w:id="64" w:author="Linda Lindquist" w:date="2026-02-19T19:57:00Z"/>
                <w:sz w:val="20"/>
                <w:u w:val="single"/>
              </w:rPr>
            </w:pPr>
            <w:r w:rsidRPr="007E0B03">
              <w:rPr>
                <w:sz w:val="20"/>
              </w:rPr>
              <w:t>Anmeld din skade via</w:t>
            </w:r>
            <w:r>
              <w:rPr>
                <w:sz w:val="20"/>
              </w:rPr>
              <w:t xml:space="preserve"> </w:t>
            </w:r>
            <w:ins w:id="65" w:author="Linda Lindquist" w:date="2026-02-19T19:57:00Z">
              <w:r w:rsidR="00F207D6" w:rsidRPr="00F207D6">
                <w:rPr>
                  <w:sz w:val="20"/>
                </w:rPr>
                <w:fldChar w:fldCharType="begin"/>
              </w:r>
              <w:r w:rsidR="00F207D6" w:rsidRPr="00F207D6">
                <w:rPr>
                  <w:sz w:val="20"/>
                </w:rPr>
                <w:instrText>HYPERLINK "https://claims.covermoreeurope.com/expedia"</w:instrText>
              </w:r>
              <w:r w:rsidR="00F207D6" w:rsidRPr="00F207D6">
                <w:rPr>
                  <w:sz w:val="20"/>
                </w:rPr>
              </w:r>
              <w:r w:rsidR="00F207D6" w:rsidRPr="00F207D6">
                <w:rPr>
                  <w:sz w:val="20"/>
                </w:rPr>
                <w:fldChar w:fldCharType="separate"/>
              </w:r>
              <w:r w:rsidR="00F207D6" w:rsidRPr="00F207D6">
                <w:rPr>
                  <w:rStyle w:val="Hyperlink"/>
                  <w:sz w:val="20"/>
                </w:rPr>
                <w:t>https://claims.covermoreeurope.com/expedia</w:t>
              </w:r>
              <w:r w:rsidR="00F207D6" w:rsidRPr="00F207D6">
                <w:rPr>
                  <w:sz w:val="20"/>
                </w:rPr>
                <w:fldChar w:fldCharType="end"/>
              </w:r>
            </w:ins>
          </w:p>
          <w:p w:rsidR="007E0B03" w:rsidRDefault="007E0B03" w:rsidP="000D54CA">
            <w:pPr>
              <w:rPr>
                <w:rFonts w:ascii="Arial" w:hAnsi="Arial" w:cs="Arial"/>
                <w:sz w:val="20"/>
                <w:szCs w:val="20"/>
              </w:rPr>
            </w:pPr>
            <w:del w:id="66" w:author="Linda Lindquist" w:date="2026-02-19T19:57:00Z">
              <w:r w:rsidDel="00F207D6">
                <w:rPr>
                  <w:sz w:val="20"/>
                </w:rPr>
                <w:delText>{{claims URL}}</w:delText>
              </w:r>
            </w:del>
          </w:p>
        </w:tc>
      </w:tr>
    </w:tbl>
    <w:p w:rsidR="007E0B03" w:rsidRPr="007E0B03" w:rsidRDefault="007E0B03" w:rsidP="000D54C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D54CA" w:rsidRPr="001E27E9" w:rsidRDefault="000D54CA" w:rsidP="000D54CA">
      <w:pPr>
        <w:spacing w:after="0" w:line="240" w:lineRule="auto"/>
        <w:rPr>
          <w:rFonts w:ascii="Arial" w:hAnsi="Arial" w:cs="Arial"/>
          <w:color w:val="002060"/>
          <w:sz w:val="20"/>
          <w:szCs w:val="20"/>
        </w:rPr>
      </w:pPr>
      <w:r w:rsidRPr="65D41A37">
        <w:rPr>
          <w:rFonts w:ascii="Arial" w:eastAsia="Arial" w:hAnsi="Arial" w:cs="Arial"/>
          <w:sz w:val="20"/>
          <w:szCs w:val="20"/>
          <w:lang w:bidi="da-DK"/>
        </w:rPr>
        <w:t xml:space="preserve">God rejse! </w:t>
      </w:r>
      <w:r>
        <w:br/>
      </w:r>
      <w:del w:id="67" w:author="Linda Lindquist" w:date="2026-02-19T19:47:00Z">
        <w:r w:rsidRPr="65D41A37" w:rsidDel="00B54B37">
          <w:rPr>
            <w:rFonts w:ascii="Arial" w:eastAsia="Arial" w:hAnsi="Arial" w:cs="Arial"/>
            <w:b/>
            <w:bCs/>
            <w:color w:val="002060"/>
            <w:sz w:val="20"/>
            <w:szCs w:val="20"/>
            <w:lang w:bidi="da-DK"/>
          </w:rPr>
          <w:delText xml:space="preserve">AIG </w:delText>
        </w:r>
      </w:del>
      <w:r w:rsidRPr="65D41A37">
        <w:rPr>
          <w:rFonts w:ascii="Arial" w:eastAsia="Arial" w:hAnsi="Arial" w:cs="Arial"/>
          <w:b/>
          <w:bCs/>
          <w:color w:val="002060"/>
          <w:sz w:val="20"/>
          <w:szCs w:val="20"/>
          <w:lang w:bidi="da-DK"/>
        </w:rPr>
        <w:t xml:space="preserve">Travel </w:t>
      </w:r>
      <w:ins w:id="68" w:author="Linda Lindquist" w:date="2026-02-19T19:47:00Z">
        <w:r w:rsidR="00B54B37">
          <w:rPr>
            <w:rFonts w:ascii="Arial" w:eastAsia="Arial" w:hAnsi="Arial" w:cs="Arial"/>
            <w:b/>
            <w:bCs/>
            <w:color w:val="002060"/>
            <w:sz w:val="20"/>
            <w:szCs w:val="20"/>
            <w:lang w:bidi="da-DK"/>
          </w:rPr>
          <w:t>Guard</w:t>
        </w:r>
      </w:ins>
    </w:p>
    <w:p w:rsidR="007E4C46" w:rsidRDefault="007E4C46" w:rsidP="000D54CA">
      <w:pPr>
        <w:rPr>
          <w:rFonts w:ascii="Arial" w:hAnsi="Arial" w:cs="Arial"/>
          <w:sz w:val="20"/>
          <w:szCs w:val="20"/>
        </w:rPr>
      </w:pPr>
    </w:p>
    <w:p w:rsidR="00B602A1" w:rsidRDefault="00B602A1" w:rsidP="000D54CA">
      <w:pPr>
        <w:rPr>
          <w:rFonts w:ascii="Arial" w:hAnsi="Arial" w:cs="Arial"/>
          <w:color w:val="000000"/>
        </w:rPr>
      </w:pPr>
    </w:p>
    <w:sectPr w:rsidR="00B602A1" w:rsidSect="004E40BD">
      <w:footerReference w:type="default" r:id="rId13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4876" w:rsidRDefault="00DA4876" w:rsidP="0005501C">
      <w:pPr>
        <w:spacing w:after="0" w:line="240" w:lineRule="auto"/>
      </w:pPr>
      <w:r>
        <w:separator/>
      </w:r>
    </w:p>
  </w:endnote>
  <w:endnote w:type="continuationSeparator" w:id="0">
    <w:p w:rsidR="00DA4876" w:rsidRDefault="00DA4876" w:rsidP="0005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3E9568B1-C95D-440C-B31F-AFFDF7030A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B39E71E-262F-420C-B5B7-7955BF14B555}"/>
    <w:embedBold r:id="rId3" w:fontKey="{659ACD67-ADB4-453D-B37D-AF238F09D215}"/>
    <w:embedBoldItalic r:id="rId4" w:fontKey="{27A6F756-20F5-4C03-A591-61F626026393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0A92" w:rsidRPr="00C5516B" w:rsidRDefault="00700A92">
    <w:pPr>
      <w:jc w:val="right"/>
      <w:rPr>
        <w:rFonts w:ascii="Segoe UI" w:hAnsi="Segoe UI" w:cs="Segoe UI"/>
        <w:color w:val="00A4E4" w:themeColor="accent1"/>
        <w:szCs w:val="20"/>
      </w:rPr>
    </w:pPr>
  </w:p>
  <w:p w:rsidR="00700A92" w:rsidRDefault="00700A92" w:rsidP="00700A9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4876" w:rsidRDefault="00DA4876" w:rsidP="0005501C">
      <w:pPr>
        <w:spacing w:after="0" w:line="240" w:lineRule="auto"/>
      </w:pPr>
      <w:r>
        <w:separator/>
      </w:r>
    </w:p>
  </w:footnote>
  <w:footnote w:type="continuationSeparator" w:id="0">
    <w:p w:rsidR="00DA4876" w:rsidRDefault="00DA4876" w:rsidP="0005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8ED"/>
    <w:multiLevelType w:val="hybridMultilevel"/>
    <w:tmpl w:val="DB78178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9C16C4"/>
    <w:multiLevelType w:val="hybridMultilevel"/>
    <w:tmpl w:val="D5605DE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9" w15:restartNumberingAfterBreak="0">
    <w:nsid w:val="38BE1B7C"/>
    <w:multiLevelType w:val="hybridMultilevel"/>
    <w:tmpl w:val="AE92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81214"/>
    <w:multiLevelType w:val="hybridMultilevel"/>
    <w:tmpl w:val="A4747D46"/>
    <w:lvl w:ilvl="0" w:tplc="BD5AABC2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DFC1024"/>
    <w:multiLevelType w:val="hybridMultilevel"/>
    <w:tmpl w:val="E698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91A64"/>
    <w:multiLevelType w:val="hybridMultilevel"/>
    <w:tmpl w:val="6E56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22FE5"/>
    <w:multiLevelType w:val="hybridMultilevel"/>
    <w:tmpl w:val="29DE7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407519">
    <w:abstractNumId w:val="15"/>
  </w:num>
  <w:num w:numId="2" w16cid:durableId="156461253">
    <w:abstractNumId w:val="7"/>
  </w:num>
  <w:num w:numId="3" w16cid:durableId="1434202537">
    <w:abstractNumId w:val="16"/>
  </w:num>
  <w:num w:numId="4" w16cid:durableId="1643150266">
    <w:abstractNumId w:val="8"/>
  </w:num>
  <w:num w:numId="5" w16cid:durableId="1955558593">
    <w:abstractNumId w:val="1"/>
  </w:num>
  <w:num w:numId="6" w16cid:durableId="1813600304">
    <w:abstractNumId w:val="14"/>
  </w:num>
  <w:num w:numId="7" w16cid:durableId="1384450898">
    <w:abstractNumId w:val="3"/>
  </w:num>
  <w:num w:numId="8" w16cid:durableId="889073278">
    <w:abstractNumId w:val="11"/>
  </w:num>
  <w:num w:numId="9" w16cid:durableId="2037927047">
    <w:abstractNumId w:val="5"/>
  </w:num>
  <w:num w:numId="10" w16cid:durableId="668213399">
    <w:abstractNumId w:val="4"/>
  </w:num>
  <w:num w:numId="11" w16cid:durableId="359936150">
    <w:abstractNumId w:val="2"/>
  </w:num>
  <w:num w:numId="12" w16cid:durableId="7020237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134581">
    <w:abstractNumId w:val="10"/>
  </w:num>
  <w:num w:numId="14" w16cid:durableId="30613100">
    <w:abstractNumId w:val="12"/>
  </w:num>
  <w:num w:numId="15" w16cid:durableId="649794746">
    <w:abstractNumId w:val="17"/>
  </w:num>
  <w:num w:numId="16" w16cid:durableId="1451900712">
    <w:abstractNumId w:val="9"/>
  </w:num>
  <w:num w:numId="17" w16cid:durableId="1879276074">
    <w:abstractNumId w:val="13"/>
  </w:num>
  <w:num w:numId="18" w16cid:durableId="1989436313">
    <w:abstractNumId w:val="13"/>
  </w:num>
  <w:num w:numId="19" w16cid:durableId="1146044272">
    <w:abstractNumId w:val="6"/>
  </w:num>
  <w:num w:numId="20" w16cid:durableId="1896957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chens, Darcy">
    <w15:presenceInfo w15:providerId="AD" w15:userId="S::Darcy.Kitchens@travelguard.com::9c9e2e40-835b-4d09-adab-f5006cf9e004"/>
  </w15:person>
  <w15:person w15:author="Linda Lindquist">
    <w15:presenceInfo w15:providerId="Windows Live" w15:userId="d8191a82506a319a"/>
  </w15:person>
  <w15:person w15:author="Cassandra Herrmann">
    <w15:presenceInfo w15:providerId="Windows Live" w15:userId="7f37f1fe6f9edad1"/>
  </w15:person>
  <w15:person w15:author="Paul Brown">
    <w15:presenceInfo w15:providerId="AD" w15:userId="S::Paul.Brown@covermore.com::ad81db20-821b-44a0-bd12-3da4dc928b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8A0"/>
    <w:rsid w:val="00003DCF"/>
    <w:rsid w:val="0000489A"/>
    <w:rsid w:val="00012A6B"/>
    <w:rsid w:val="000142FD"/>
    <w:rsid w:val="00016BFE"/>
    <w:rsid w:val="00017977"/>
    <w:rsid w:val="00022244"/>
    <w:rsid w:val="000235CD"/>
    <w:rsid w:val="000238EB"/>
    <w:rsid w:val="000267E0"/>
    <w:rsid w:val="000313DF"/>
    <w:rsid w:val="00032065"/>
    <w:rsid w:val="0003226B"/>
    <w:rsid w:val="00041B28"/>
    <w:rsid w:val="00042911"/>
    <w:rsid w:val="00044B91"/>
    <w:rsid w:val="0005501C"/>
    <w:rsid w:val="00055BFF"/>
    <w:rsid w:val="00064FF3"/>
    <w:rsid w:val="00066B7C"/>
    <w:rsid w:val="00075174"/>
    <w:rsid w:val="000812C7"/>
    <w:rsid w:val="000824A8"/>
    <w:rsid w:val="00083BED"/>
    <w:rsid w:val="0008477C"/>
    <w:rsid w:val="00086E8A"/>
    <w:rsid w:val="00087603"/>
    <w:rsid w:val="00093818"/>
    <w:rsid w:val="0009447A"/>
    <w:rsid w:val="0009773F"/>
    <w:rsid w:val="000A010C"/>
    <w:rsid w:val="000A233F"/>
    <w:rsid w:val="000A4AC2"/>
    <w:rsid w:val="000A7704"/>
    <w:rsid w:val="000B2C80"/>
    <w:rsid w:val="000B52A2"/>
    <w:rsid w:val="000B66C4"/>
    <w:rsid w:val="000C0601"/>
    <w:rsid w:val="000C08BC"/>
    <w:rsid w:val="000C0E38"/>
    <w:rsid w:val="000C1248"/>
    <w:rsid w:val="000C1AF0"/>
    <w:rsid w:val="000D0DEE"/>
    <w:rsid w:val="000D11A3"/>
    <w:rsid w:val="000D44F7"/>
    <w:rsid w:val="000D478E"/>
    <w:rsid w:val="000D52AF"/>
    <w:rsid w:val="000D54CA"/>
    <w:rsid w:val="000D6A76"/>
    <w:rsid w:val="000F09C6"/>
    <w:rsid w:val="000F0A11"/>
    <w:rsid w:val="000F1942"/>
    <w:rsid w:val="000F19DE"/>
    <w:rsid w:val="000F79CF"/>
    <w:rsid w:val="0010249F"/>
    <w:rsid w:val="001025A6"/>
    <w:rsid w:val="00115611"/>
    <w:rsid w:val="0012099B"/>
    <w:rsid w:val="00126487"/>
    <w:rsid w:val="00126D8A"/>
    <w:rsid w:val="00130D8B"/>
    <w:rsid w:val="00133D72"/>
    <w:rsid w:val="0013612A"/>
    <w:rsid w:val="0013644B"/>
    <w:rsid w:val="001472D9"/>
    <w:rsid w:val="0014734D"/>
    <w:rsid w:val="0014759B"/>
    <w:rsid w:val="00150005"/>
    <w:rsid w:val="00151CF5"/>
    <w:rsid w:val="001526DC"/>
    <w:rsid w:val="0015510C"/>
    <w:rsid w:val="00155DFD"/>
    <w:rsid w:val="001574CF"/>
    <w:rsid w:val="00160739"/>
    <w:rsid w:val="00162CEA"/>
    <w:rsid w:val="0016411F"/>
    <w:rsid w:val="001665D1"/>
    <w:rsid w:val="001673B2"/>
    <w:rsid w:val="001725DF"/>
    <w:rsid w:val="00172BD6"/>
    <w:rsid w:val="0017316A"/>
    <w:rsid w:val="00174528"/>
    <w:rsid w:val="00175757"/>
    <w:rsid w:val="00180498"/>
    <w:rsid w:val="00182293"/>
    <w:rsid w:val="0018368B"/>
    <w:rsid w:val="00184F3E"/>
    <w:rsid w:val="0018681A"/>
    <w:rsid w:val="00186C18"/>
    <w:rsid w:val="00190F51"/>
    <w:rsid w:val="0019140D"/>
    <w:rsid w:val="00191967"/>
    <w:rsid w:val="001954E1"/>
    <w:rsid w:val="001A32B0"/>
    <w:rsid w:val="001A4AE8"/>
    <w:rsid w:val="001A5E3D"/>
    <w:rsid w:val="001A642D"/>
    <w:rsid w:val="001B0678"/>
    <w:rsid w:val="001B0DEB"/>
    <w:rsid w:val="001B1811"/>
    <w:rsid w:val="001B2A5D"/>
    <w:rsid w:val="001B60EA"/>
    <w:rsid w:val="001B7265"/>
    <w:rsid w:val="001C02CD"/>
    <w:rsid w:val="001C5320"/>
    <w:rsid w:val="001D1D38"/>
    <w:rsid w:val="001D2481"/>
    <w:rsid w:val="001D3491"/>
    <w:rsid w:val="001E27E9"/>
    <w:rsid w:val="001E2979"/>
    <w:rsid w:val="001E29FA"/>
    <w:rsid w:val="001E675F"/>
    <w:rsid w:val="001F0D33"/>
    <w:rsid w:val="001F1529"/>
    <w:rsid w:val="001F1D0D"/>
    <w:rsid w:val="001F38B5"/>
    <w:rsid w:val="001F4CB5"/>
    <w:rsid w:val="00203776"/>
    <w:rsid w:val="002037D7"/>
    <w:rsid w:val="00204170"/>
    <w:rsid w:val="002052C7"/>
    <w:rsid w:val="00205C51"/>
    <w:rsid w:val="00210281"/>
    <w:rsid w:val="00212761"/>
    <w:rsid w:val="0021713D"/>
    <w:rsid w:val="0022318F"/>
    <w:rsid w:val="0022552D"/>
    <w:rsid w:val="0022616C"/>
    <w:rsid w:val="00227BF7"/>
    <w:rsid w:val="00240D5A"/>
    <w:rsid w:val="00243A08"/>
    <w:rsid w:val="00246CB6"/>
    <w:rsid w:val="002562D5"/>
    <w:rsid w:val="00256A9B"/>
    <w:rsid w:val="002579F6"/>
    <w:rsid w:val="00263722"/>
    <w:rsid w:val="00264FF9"/>
    <w:rsid w:val="00266A8A"/>
    <w:rsid w:val="002805E6"/>
    <w:rsid w:val="00287E72"/>
    <w:rsid w:val="00293E3A"/>
    <w:rsid w:val="002946C7"/>
    <w:rsid w:val="002A22DD"/>
    <w:rsid w:val="002A2567"/>
    <w:rsid w:val="002A2B32"/>
    <w:rsid w:val="002A31A6"/>
    <w:rsid w:val="002C182F"/>
    <w:rsid w:val="002C1E08"/>
    <w:rsid w:val="002C4029"/>
    <w:rsid w:val="002C5215"/>
    <w:rsid w:val="002C5B36"/>
    <w:rsid w:val="002C6A43"/>
    <w:rsid w:val="002D07D9"/>
    <w:rsid w:val="002D1EBC"/>
    <w:rsid w:val="002D24B6"/>
    <w:rsid w:val="002E11E3"/>
    <w:rsid w:val="002E2A6A"/>
    <w:rsid w:val="002E49E7"/>
    <w:rsid w:val="002E4E9D"/>
    <w:rsid w:val="002E4F7D"/>
    <w:rsid w:val="002F0A88"/>
    <w:rsid w:val="002F3C5D"/>
    <w:rsid w:val="002F48A0"/>
    <w:rsid w:val="002F6248"/>
    <w:rsid w:val="002F62DD"/>
    <w:rsid w:val="002F6954"/>
    <w:rsid w:val="002F7F2D"/>
    <w:rsid w:val="003021E3"/>
    <w:rsid w:val="00303678"/>
    <w:rsid w:val="00304DA7"/>
    <w:rsid w:val="00305580"/>
    <w:rsid w:val="00311C8C"/>
    <w:rsid w:val="003176F8"/>
    <w:rsid w:val="003207B6"/>
    <w:rsid w:val="00321B58"/>
    <w:rsid w:val="0032291C"/>
    <w:rsid w:val="00323244"/>
    <w:rsid w:val="003342D9"/>
    <w:rsid w:val="00335808"/>
    <w:rsid w:val="0033692F"/>
    <w:rsid w:val="00337F3F"/>
    <w:rsid w:val="0034087C"/>
    <w:rsid w:val="00340F81"/>
    <w:rsid w:val="00341876"/>
    <w:rsid w:val="00343029"/>
    <w:rsid w:val="0034775C"/>
    <w:rsid w:val="003506C5"/>
    <w:rsid w:val="00357EA3"/>
    <w:rsid w:val="003635C4"/>
    <w:rsid w:val="00363F41"/>
    <w:rsid w:val="00373EC4"/>
    <w:rsid w:val="003834A0"/>
    <w:rsid w:val="003849F1"/>
    <w:rsid w:val="00384ECF"/>
    <w:rsid w:val="00385B92"/>
    <w:rsid w:val="00390989"/>
    <w:rsid w:val="00390E41"/>
    <w:rsid w:val="00396ECF"/>
    <w:rsid w:val="003A305E"/>
    <w:rsid w:val="003A5363"/>
    <w:rsid w:val="003B28DF"/>
    <w:rsid w:val="003B430B"/>
    <w:rsid w:val="003B5E8E"/>
    <w:rsid w:val="003C074D"/>
    <w:rsid w:val="003C5E1B"/>
    <w:rsid w:val="003C7E28"/>
    <w:rsid w:val="003D3AD8"/>
    <w:rsid w:val="003D7446"/>
    <w:rsid w:val="003D7B34"/>
    <w:rsid w:val="003E161E"/>
    <w:rsid w:val="003E3C58"/>
    <w:rsid w:val="003E7665"/>
    <w:rsid w:val="003E797B"/>
    <w:rsid w:val="003F01AF"/>
    <w:rsid w:val="003F1861"/>
    <w:rsid w:val="003F21B6"/>
    <w:rsid w:val="003F263A"/>
    <w:rsid w:val="003F3B06"/>
    <w:rsid w:val="0040164E"/>
    <w:rsid w:val="00401E25"/>
    <w:rsid w:val="0040683C"/>
    <w:rsid w:val="004142EE"/>
    <w:rsid w:val="00414862"/>
    <w:rsid w:val="004151F7"/>
    <w:rsid w:val="0042008B"/>
    <w:rsid w:val="004207E8"/>
    <w:rsid w:val="004275BE"/>
    <w:rsid w:val="00433713"/>
    <w:rsid w:val="00445A59"/>
    <w:rsid w:val="0045409F"/>
    <w:rsid w:val="00461112"/>
    <w:rsid w:val="0046798F"/>
    <w:rsid w:val="0048151D"/>
    <w:rsid w:val="00494FEC"/>
    <w:rsid w:val="0049629F"/>
    <w:rsid w:val="004A12E2"/>
    <w:rsid w:val="004A2AC9"/>
    <w:rsid w:val="004A5545"/>
    <w:rsid w:val="004B3CFA"/>
    <w:rsid w:val="004C5963"/>
    <w:rsid w:val="004C67E1"/>
    <w:rsid w:val="004D1D1D"/>
    <w:rsid w:val="004D2E20"/>
    <w:rsid w:val="004D3101"/>
    <w:rsid w:val="004D68BD"/>
    <w:rsid w:val="004E050A"/>
    <w:rsid w:val="004E40BD"/>
    <w:rsid w:val="004E60DE"/>
    <w:rsid w:val="004E7F55"/>
    <w:rsid w:val="004F03C0"/>
    <w:rsid w:val="004F1037"/>
    <w:rsid w:val="004F198F"/>
    <w:rsid w:val="004F7FB2"/>
    <w:rsid w:val="00501F10"/>
    <w:rsid w:val="00502237"/>
    <w:rsid w:val="0050223C"/>
    <w:rsid w:val="00506EEB"/>
    <w:rsid w:val="0050725E"/>
    <w:rsid w:val="0050735C"/>
    <w:rsid w:val="005109F5"/>
    <w:rsid w:val="005163E0"/>
    <w:rsid w:val="005217A3"/>
    <w:rsid w:val="00522421"/>
    <w:rsid w:val="005306B0"/>
    <w:rsid w:val="00530962"/>
    <w:rsid w:val="00530DD3"/>
    <w:rsid w:val="00532954"/>
    <w:rsid w:val="005356CF"/>
    <w:rsid w:val="005360D2"/>
    <w:rsid w:val="005364F2"/>
    <w:rsid w:val="00537517"/>
    <w:rsid w:val="0054300A"/>
    <w:rsid w:val="005435BC"/>
    <w:rsid w:val="00546D63"/>
    <w:rsid w:val="005523D5"/>
    <w:rsid w:val="00557DA0"/>
    <w:rsid w:val="005648E8"/>
    <w:rsid w:val="005703D3"/>
    <w:rsid w:val="00573F10"/>
    <w:rsid w:val="00574A09"/>
    <w:rsid w:val="00575A29"/>
    <w:rsid w:val="00580808"/>
    <w:rsid w:val="005826A7"/>
    <w:rsid w:val="0058445A"/>
    <w:rsid w:val="00585853"/>
    <w:rsid w:val="00585B07"/>
    <w:rsid w:val="005875C4"/>
    <w:rsid w:val="0059061A"/>
    <w:rsid w:val="005929ED"/>
    <w:rsid w:val="005959D2"/>
    <w:rsid w:val="0059779E"/>
    <w:rsid w:val="00597BA5"/>
    <w:rsid w:val="005A3980"/>
    <w:rsid w:val="005A6F91"/>
    <w:rsid w:val="005B104E"/>
    <w:rsid w:val="005B395A"/>
    <w:rsid w:val="005B3FAC"/>
    <w:rsid w:val="005B5E6A"/>
    <w:rsid w:val="005B6690"/>
    <w:rsid w:val="005C3343"/>
    <w:rsid w:val="005C4C3D"/>
    <w:rsid w:val="005D1D65"/>
    <w:rsid w:val="005D2372"/>
    <w:rsid w:val="005D2EEA"/>
    <w:rsid w:val="005E0A9F"/>
    <w:rsid w:val="005E1502"/>
    <w:rsid w:val="005E2F39"/>
    <w:rsid w:val="005E3902"/>
    <w:rsid w:val="005E4501"/>
    <w:rsid w:val="005E548F"/>
    <w:rsid w:val="005E686B"/>
    <w:rsid w:val="005E6BAB"/>
    <w:rsid w:val="005E6FB0"/>
    <w:rsid w:val="005F3C22"/>
    <w:rsid w:val="005F5617"/>
    <w:rsid w:val="005F71EE"/>
    <w:rsid w:val="00601D46"/>
    <w:rsid w:val="00602D31"/>
    <w:rsid w:val="00603453"/>
    <w:rsid w:val="00603CC1"/>
    <w:rsid w:val="00616089"/>
    <w:rsid w:val="00621802"/>
    <w:rsid w:val="00624815"/>
    <w:rsid w:val="00632256"/>
    <w:rsid w:val="00637CA1"/>
    <w:rsid w:val="00644CFF"/>
    <w:rsid w:val="00651D38"/>
    <w:rsid w:val="00653F01"/>
    <w:rsid w:val="006540A5"/>
    <w:rsid w:val="006560C5"/>
    <w:rsid w:val="006561EA"/>
    <w:rsid w:val="00661098"/>
    <w:rsid w:val="00663AA5"/>
    <w:rsid w:val="00675D60"/>
    <w:rsid w:val="00676C29"/>
    <w:rsid w:val="00676F28"/>
    <w:rsid w:val="006809BC"/>
    <w:rsid w:val="00680A9D"/>
    <w:rsid w:val="00685D1B"/>
    <w:rsid w:val="00692AE1"/>
    <w:rsid w:val="00692C48"/>
    <w:rsid w:val="006932D0"/>
    <w:rsid w:val="00693430"/>
    <w:rsid w:val="006965C1"/>
    <w:rsid w:val="006A01CD"/>
    <w:rsid w:val="006A0868"/>
    <w:rsid w:val="006A1B03"/>
    <w:rsid w:val="006A1BC8"/>
    <w:rsid w:val="006A79CB"/>
    <w:rsid w:val="006B0614"/>
    <w:rsid w:val="006B0C3F"/>
    <w:rsid w:val="006B7A12"/>
    <w:rsid w:val="006B7A7C"/>
    <w:rsid w:val="006C01A2"/>
    <w:rsid w:val="006C2EA1"/>
    <w:rsid w:val="006C3ACB"/>
    <w:rsid w:val="006C407B"/>
    <w:rsid w:val="006C6FD2"/>
    <w:rsid w:val="006C754F"/>
    <w:rsid w:val="006D3E46"/>
    <w:rsid w:val="006D3E5C"/>
    <w:rsid w:val="006D5824"/>
    <w:rsid w:val="006E0697"/>
    <w:rsid w:val="006E0DF8"/>
    <w:rsid w:val="006E0E60"/>
    <w:rsid w:val="006E188F"/>
    <w:rsid w:val="006E21CA"/>
    <w:rsid w:val="006E3F46"/>
    <w:rsid w:val="006E6F5D"/>
    <w:rsid w:val="006F05DF"/>
    <w:rsid w:val="006F06A2"/>
    <w:rsid w:val="006F1F92"/>
    <w:rsid w:val="006F3327"/>
    <w:rsid w:val="006F3803"/>
    <w:rsid w:val="006F4136"/>
    <w:rsid w:val="00700A92"/>
    <w:rsid w:val="00701832"/>
    <w:rsid w:val="00703478"/>
    <w:rsid w:val="007046AA"/>
    <w:rsid w:val="0070563A"/>
    <w:rsid w:val="007057E6"/>
    <w:rsid w:val="007128AF"/>
    <w:rsid w:val="00712AA3"/>
    <w:rsid w:val="0071351F"/>
    <w:rsid w:val="00714F6F"/>
    <w:rsid w:val="00721401"/>
    <w:rsid w:val="00721DDD"/>
    <w:rsid w:val="00725C70"/>
    <w:rsid w:val="00730F63"/>
    <w:rsid w:val="007336EC"/>
    <w:rsid w:val="00737DEF"/>
    <w:rsid w:val="00741F8D"/>
    <w:rsid w:val="00750074"/>
    <w:rsid w:val="00754A3B"/>
    <w:rsid w:val="00755A3C"/>
    <w:rsid w:val="007560A0"/>
    <w:rsid w:val="00756240"/>
    <w:rsid w:val="00756271"/>
    <w:rsid w:val="00756D0F"/>
    <w:rsid w:val="00757517"/>
    <w:rsid w:val="007611AA"/>
    <w:rsid w:val="00762C3E"/>
    <w:rsid w:val="00762D64"/>
    <w:rsid w:val="00764022"/>
    <w:rsid w:val="007653D2"/>
    <w:rsid w:val="00775A56"/>
    <w:rsid w:val="00777929"/>
    <w:rsid w:val="00783340"/>
    <w:rsid w:val="007873DB"/>
    <w:rsid w:val="00792C91"/>
    <w:rsid w:val="0079370A"/>
    <w:rsid w:val="00794541"/>
    <w:rsid w:val="00794F46"/>
    <w:rsid w:val="00796600"/>
    <w:rsid w:val="007A71A0"/>
    <w:rsid w:val="007B1877"/>
    <w:rsid w:val="007B62C9"/>
    <w:rsid w:val="007B746B"/>
    <w:rsid w:val="007B7933"/>
    <w:rsid w:val="007B7AE6"/>
    <w:rsid w:val="007B7FB1"/>
    <w:rsid w:val="007C038C"/>
    <w:rsid w:val="007C2D1E"/>
    <w:rsid w:val="007C483D"/>
    <w:rsid w:val="007D030F"/>
    <w:rsid w:val="007D2140"/>
    <w:rsid w:val="007D2579"/>
    <w:rsid w:val="007D3D60"/>
    <w:rsid w:val="007D6C66"/>
    <w:rsid w:val="007E0B03"/>
    <w:rsid w:val="007E13F9"/>
    <w:rsid w:val="007E170E"/>
    <w:rsid w:val="007E305D"/>
    <w:rsid w:val="007E347A"/>
    <w:rsid w:val="007E4C46"/>
    <w:rsid w:val="007E527A"/>
    <w:rsid w:val="007F07B5"/>
    <w:rsid w:val="007F1091"/>
    <w:rsid w:val="007F63DE"/>
    <w:rsid w:val="007F6B37"/>
    <w:rsid w:val="0080545B"/>
    <w:rsid w:val="00810D85"/>
    <w:rsid w:val="0081184B"/>
    <w:rsid w:val="0081433A"/>
    <w:rsid w:val="00817109"/>
    <w:rsid w:val="00821A59"/>
    <w:rsid w:val="00823564"/>
    <w:rsid w:val="0082686D"/>
    <w:rsid w:val="00826D3D"/>
    <w:rsid w:val="0082786E"/>
    <w:rsid w:val="00832A41"/>
    <w:rsid w:val="00833304"/>
    <w:rsid w:val="008341A5"/>
    <w:rsid w:val="0083633A"/>
    <w:rsid w:val="00845849"/>
    <w:rsid w:val="008468DD"/>
    <w:rsid w:val="00850E68"/>
    <w:rsid w:val="008565E8"/>
    <w:rsid w:val="00857AF4"/>
    <w:rsid w:val="00865BCA"/>
    <w:rsid w:val="00866493"/>
    <w:rsid w:val="00874502"/>
    <w:rsid w:val="00877702"/>
    <w:rsid w:val="0088076C"/>
    <w:rsid w:val="00884CF1"/>
    <w:rsid w:val="00886C95"/>
    <w:rsid w:val="008941F1"/>
    <w:rsid w:val="00895157"/>
    <w:rsid w:val="008A2562"/>
    <w:rsid w:val="008A2F82"/>
    <w:rsid w:val="008B1D10"/>
    <w:rsid w:val="008B2FDC"/>
    <w:rsid w:val="008B37BA"/>
    <w:rsid w:val="008B7C8F"/>
    <w:rsid w:val="008C0B3E"/>
    <w:rsid w:val="008C21BE"/>
    <w:rsid w:val="008C36B5"/>
    <w:rsid w:val="008C5EF2"/>
    <w:rsid w:val="008C7B89"/>
    <w:rsid w:val="008D203A"/>
    <w:rsid w:val="008D2B51"/>
    <w:rsid w:val="008D7797"/>
    <w:rsid w:val="008D7889"/>
    <w:rsid w:val="008E31AC"/>
    <w:rsid w:val="008E4C41"/>
    <w:rsid w:val="008E7081"/>
    <w:rsid w:val="008F06C6"/>
    <w:rsid w:val="008F1068"/>
    <w:rsid w:val="008F1E69"/>
    <w:rsid w:val="008F26D4"/>
    <w:rsid w:val="008F3281"/>
    <w:rsid w:val="008F42DD"/>
    <w:rsid w:val="008F684B"/>
    <w:rsid w:val="009007BA"/>
    <w:rsid w:val="00903A29"/>
    <w:rsid w:val="009052F3"/>
    <w:rsid w:val="00917D02"/>
    <w:rsid w:val="00921A4A"/>
    <w:rsid w:val="00925999"/>
    <w:rsid w:val="00927372"/>
    <w:rsid w:val="00931946"/>
    <w:rsid w:val="00932085"/>
    <w:rsid w:val="00932E38"/>
    <w:rsid w:val="00941355"/>
    <w:rsid w:val="009453CD"/>
    <w:rsid w:val="00947052"/>
    <w:rsid w:val="009543AA"/>
    <w:rsid w:val="009573E2"/>
    <w:rsid w:val="00963B74"/>
    <w:rsid w:val="009656DD"/>
    <w:rsid w:val="009664D2"/>
    <w:rsid w:val="00966D04"/>
    <w:rsid w:val="00972016"/>
    <w:rsid w:val="009733D8"/>
    <w:rsid w:val="00976460"/>
    <w:rsid w:val="00980F9B"/>
    <w:rsid w:val="00981760"/>
    <w:rsid w:val="009846D7"/>
    <w:rsid w:val="0098766E"/>
    <w:rsid w:val="0099472F"/>
    <w:rsid w:val="009954C1"/>
    <w:rsid w:val="009A2124"/>
    <w:rsid w:val="009A385F"/>
    <w:rsid w:val="009A5EAB"/>
    <w:rsid w:val="009B2727"/>
    <w:rsid w:val="009B291C"/>
    <w:rsid w:val="009B3736"/>
    <w:rsid w:val="009B4193"/>
    <w:rsid w:val="009B541F"/>
    <w:rsid w:val="009C2356"/>
    <w:rsid w:val="009C41E3"/>
    <w:rsid w:val="009C4CFF"/>
    <w:rsid w:val="009C53DB"/>
    <w:rsid w:val="009C6828"/>
    <w:rsid w:val="009D179C"/>
    <w:rsid w:val="009D2A9D"/>
    <w:rsid w:val="009E0418"/>
    <w:rsid w:val="009E0FB6"/>
    <w:rsid w:val="009E184F"/>
    <w:rsid w:val="009E6402"/>
    <w:rsid w:val="009E7733"/>
    <w:rsid w:val="009F0D5B"/>
    <w:rsid w:val="009F181E"/>
    <w:rsid w:val="009F304A"/>
    <w:rsid w:val="009F4EDD"/>
    <w:rsid w:val="00A04043"/>
    <w:rsid w:val="00A04EA5"/>
    <w:rsid w:val="00A12732"/>
    <w:rsid w:val="00A15565"/>
    <w:rsid w:val="00A1589F"/>
    <w:rsid w:val="00A15F3D"/>
    <w:rsid w:val="00A179BE"/>
    <w:rsid w:val="00A225EC"/>
    <w:rsid w:val="00A22E2F"/>
    <w:rsid w:val="00A23B83"/>
    <w:rsid w:val="00A26715"/>
    <w:rsid w:val="00A31286"/>
    <w:rsid w:val="00A35B94"/>
    <w:rsid w:val="00A45D56"/>
    <w:rsid w:val="00A4608C"/>
    <w:rsid w:val="00A503BA"/>
    <w:rsid w:val="00A55FF5"/>
    <w:rsid w:val="00A56E57"/>
    <w:rsid w:val="00A5739D"/>
    <w:rsid w:val="00A6392A"/>
    <w:rsid w:val="00A6702E"/>
    <w:rsid w:val="00A70FDE"/>
    <w:rsid w:val="00A7150D"/>
    <w:rsid w:val="00A71685"/>
    <w:rsid w:val="00A735CE"/>
    <w:rsid w:val="00A76211"/>
    <w:rsid w:val="00A766ED"/>
    <w:rsid w:val="00A769D1"/>
    <w:rsid w:val="00A76C06"/>
    <w:rsid w:val="00A82FBE"/>
    <w:rsid w:val="00A8436C"/>
    <w:rsid w:val="00A90CC9"/>
    <w:rsid w:val="00A90DAD"/>
    <w:rsid w:val="00A96024"/>
    <w:rsid w:val="00A9769A"/>
    <w:rsid w:val="00A9799E"/>
    <w:rsid w:val="00AA0731"/>
    <w:rsid w:val="00AA59F7"/>
    <w:rsid w:val="00AB19F0"/>
    <w:rsid w:val="00AB20E7"/>
    <w:rsid w:val="00AB4098"/>
    <w:rsid w:val="00AB77B3"/>
    <w:rsid w:val="00AC0015"/>
    <w:rsid w:val="00AD0010"/>
    <w:rsid w:val="00AD1D6A"/>
    <w:rsid w:val="00AD25DA"/>
    <w:rsid w:val="00AD4B72"/>
    <w:rsid w:val="00AD73FC"/>
    <w:rsid w:val="00AE0DCB"/>
    <w:rsid w:val="00AE3B27"/>
    <w:rsid w:val="00AE462E"/>
    <w:rsid w:val="00AF1495"/>
    <w:rsid w:val="00AF6FAC"/>
    <w:rsid w:val="00B027B3"/>
    <w:rsid w:val="00B02DDC"/>
    <w:rsid w:val="00B056F7"/>
    <w:rsid w:val="00B0692A"/>
    <w:rsid w:val="00B07D3A"/>
    <w:rsid w:val="00B17818"/>
    <w:rsid w:val="00B20533"/>
    <w:rsid w:val="00B26696"/>
    <w:rsid w:val="00B301B1"/>
    <w:rsid w:val="00B318BE"/>
    <w:rsid w:val="00B32D18"/>
    <w:rsid w:val="00B42E0A"/>
    <w:rsid w:val="00B47E5B"/>
    <w:rsid w:val="00B51B2A"/>
    <w:rsid w:val="00B52722"/>
    <w:rsid w:val="00B53205"/>
    <w:rsid w:val="00B53C16"/>
    <w:rsid w:val="00B53C7C"/>
    <w:rsid w:val="00B54B37"/>
    <w:rsid w:val="00B602A1"/>
    <w:rsid w:val="00B60980"/>
    <w:rsid w:val="00B723B0"/>
    <w:rsid w:val="00B73E49"/>
    <w:rsid w:val="00B748D2"/>
    <w:rsid w:val="00B7633B"/>
    <w:rsid w:val="00B778E3"/>
    <w:rsid w:val="00B9058D"/>
    <w:rsid w:val="00B910ED"/>
    <w:rsid w:val="00B9448E"/>
    <w:rsid w:val="00B9596F"/>
    <w:rsid w:val="00B96ECD"/>
    <w:rsid w:val="00B97CD5"/>
    <w:rsid w:val="00BA00AD"/>
    <w:rsid w:val="00BA46C7"/>
    <w:rsid w:val="00BA5391"/>
    <w:rsid w:val="00BA7F21"/>
    <w:rsid w:val="00BB2AAF"/>
    <w:rsid w:val="00BB33D8"/>
    <w:rsid w:val="00BC25AE"/>
    <w:rsid w:val="00BC308A"/>
    <w:rsid w:val="00BC79E3"/>
    <w:rsid w:val="00BC7EF0"/>
    <w:rsid w:val="00BD1DBC"/>
    <w:rsid w:val="00BD2031"/>
    <w:rsid w:val="00BD7B4F"/>
    <w:rsid w:val="00BE138F"/>
    <w:rsid w:val="00BE3462"/>
    <w:rsid w:val="00BE5A3D"/>
    <w:rsid w:val="00BE609A"/>
    <w:rsid w:val="00BF087A"/>
    <w:rsid w:val="00BF1BD0"/>
    <w:rsid w:val="00BF4365"/>
    <w:rsid w:val="00C051A1"/>
    <w:rsid w:val="00C15DA9"/>
    <w:rsid w:val="00C16E53"/>
    <w:rsid w:val="00C20006"/>
    <w:rsid w:val="00C201E6"/>
    <w:rsid w:val="00C2162F"/>
    <w:rsid w:val="00C21BF4"/>
    <w:rsid w:val="00C22C56"/>
    <w:rsid w:val="00C30A01"/>
    <w:rsid w:val="00C3504F"/>
    <w:rsid w:val="00C36F62"/>
    <w:rsid w:val="00C40099"/>
    <w:rsid w:val="00C43A5A"/>
    <w:rsid w:val="00C44000"/>
    <w:rsid w:val="00C462C3"/>
    <w:rsid w:val="00C5266E"/>
    <w:rsid w:val="00C53019"/>
    <w:rsid w:val="00C53F45"/>
    <w:rsid w:val="00C546A1"/>
    <w:rsid w:val="00C5516B"/>
    <w:rsid w:val="00C61117"/>
    <w:rsid w:val="00C70DC0"/>
    <w:rsid w:val="00C742A0"/>
    <w:rsid w:val="00C75013"/>
    <w:rsid w:val="00C75A41"/>
    <w:rsid w:val="00C82DD8"/>
    <w:rsid w:val="00C84837"/>
    <w:rsid w:val="00C84916"/>
    <w:rsid w:val="00C854DC"/>
    <w:rsid w:val="00C86257"/>
    <w:rsid w:val="00C87C3E"/>
    <w:rsid w:val="00C92993"/>
    <w:rsid w:val="00CA21C0"/>
    <w:rsid w:val="00CA26B0"/>
    <w:rsid w:val="00CA2B97"/>
    <w:rsid w:val="00CA7D81"/>
    <w:rsid w:val="00CB405C"/>
    <w:rsid w:val="00CB4719"/>
    <w:rsid w:val="00CB5575"/>
    <w:rsid w:val="00CD13EE"/>
    <w:rsid w:val="00CE04EB"/>
    <w:rsid w:val="00CE05C2"/>
    <w:rsid w:val="00CE56EF"/>
    <w:rsid w:val="00CF06EC"/>
    <w:rsid w:val="00CF60CC"/>
    <w:rsid w:val="00D01542"/>
    <w:rsid w:val="00D019E5"/>
    <w:rsid w:val="00D03830"/>
    <w:rsid w:val="00D0446C"/>
    <w:rsid w:val="00D0738F"/>
    <w:rsid w:val="00D146A6"/>
    <w:rsid w:val="00D16B1A"/>
    <w:rsid w:val="00D22509"/>
    <w:rsid w:val="00D24234"/>
    <w:rsid w:val="00D27AB3"/>
    <w:rsid w:val="00D31A11"/>
    <w:rsid w:val="00D32983"/>
    <w:rsid w:val="00D3363D"/>
    <w:rsid w:val="00D33B36"/>
    <w:rsid w:val="00D40364"/>
    <w:rsid w:val="00D40915"/>
    <w:rsid w:val="00D42A42"/>
    <w:rsid w:val="00D4365A"/>
    <w:rsid w:val="00D44CD7"/>
    <w:rsid w:val="00D45DE4"/>
    <w:rsid w:val="00D45FE6"/>
    <w:rsid w:val="00D5018E"/>
    <w:rsid w:val="00D51998"/>
    <w:rsid w:val="00D543F7"/>
    <w:rsid w:val="00D55483"/>
    <w:rsid w:val="00D55EDB"/>
    <w:rsid w:val="00D6029F"/>
    <w:rsid w:val="00D61FF0"/>
    <w:rsid w:val="00D64E72"/>
    <w:rsid w:val="00D64E7F"/>
    <w:rsid w:val="00D666D5"/>
    <w:rsid w:val="00D66A08"/>
    <w:rsid w:val="00D66F3C"/>
    <w:rsid w:val="00D70B64"/>
    <w:rsid w:val="00D73349"/>
    <w:rsid w:val="00D74201"/>
    <w:rsid w:val="00D76899"/>
    <w:rsid w:val="00D8052A"/>
    <w:rsid w:val="00D80587"/>
    <w:rsid w:val="00D81843"/>
    <w:rsid w:val="00D85BE8"/>
    <w:rsid w:val="00D903B5"/>
    <w:rsid w:val="00D91791"/>
    <w:rsid w:val="00D92DB7"/>
    <w:rsid w:val="00D937AC"/>
    <w:rsid w:val="00D944D4"/>
    <w:rsid w:val="00DA25BA"/>
    <w:rsid w:val="00DA26F7"/>
    <w:rsid w:val="00DA32A6"/>
    <w:rsid w:val="00DA4517"/>
    <w:rsid w:val="00DA4876"/>
    <w:rsid w:val="00DA489F"/>
    <w:rsid w:val="00DA4BFD"/>
    <w:rsid w:val="00DB03FA"/>
    <w:rsid w:val="00DB0575"/>
    <w:rsid w:val="00DB25FA"/>
    <w:rsid w:val="00DB281E"/>
    <w:rsid w:val="00DB4BFD"/>
    <w:rsid w:val="00DB5C54"/>
    <w:rsid w:val="00DB6033"/>
    <w:rsid w:val="00DC221F"/>
    <w:rsid w:val="00DC54BF"/>
    <w:rsid w:val="00DC6341"/>
    <w:rsid w:val="00DD03D3"/>
    <w:rsid w:val="00DD1BB5"/>
    <w:rsid w:val="00DD3CA6"/>
    <w:rsid w:val="00DD60C3"/>
    <w:rsid w:val="00DE2F94"/>
    <w:rsid w:val="00DE521F"/>
    <w:rsid w:val="00DE661C"/>
    <w:rsid w:val="00E0205D"/>
    <w:rsid w:val="00E03FE2"/>
    <w:rsid w:val="00E04167"/>
    <w:rsid w:val="00E06521"/>
    <w:rsid w:val="00E06925"/>
    <w:rsid w:val="00E14731"/>
    <w:rsid w:val="00E17E68"/>
    <w:rsid w:val="00E2476C"/>
    <w:rsid w:val="00E2481E"/>
    <w:rsid w:val="00E261B9"/>
    <w:rsid w:val="00E2729F"/>
    <w:rsid w:val="00E31E6A"/>
    <w:rsid w:val="00E4191B"/>
    <w:rsid w:val="00E44929"/>
    <w:rsid w:val="00E4618F"/>
    <w:rsid w:val="00E507CC"/>
    <w:rsid w:val="00E560DC"/>
    <w:rsid w:val="00E5720A"/>
    <w:rsid w:val="00E66CF3"/>
    <w:rsid w:val="00E75CF3"/>
    <w:rsid w:val="00E81AD8"/>
    <w:rsid w:val="00E839D5"/>
    <w:rsid w:val="00E910AC"/>
    <w:rsid w:val="00E93236"/>
    <w:rsid w:val="00E94FF5"/>
    <w:rsid w:val="00E96F88"/>
    <w:rsid w:val="00E9793A"/>
    <w:rsid w:val="00EA0976"/>
    <w:rsid w:val="00EA0D0C"/>
    <w:rsid w:val="00EA25C6"/>
    <w:rsid w:val="00EB31AA"/>
    <w:rsid w:val="00EB63C8"/>
    <w:rsid w:val="00EB6CAD"/>
    <w:rsid w:val="00EB7D8C"/>
    <w:rsid w:val="00EC3336"/>
    <w:rsid w:val="00EC3AD7"/>
    <w:rsid w:val="00EC4A46"/>
    <w:rsid w:val="00EC67A3"/>
    <w:rsid w:val="00ED3351"/>
    <w:rsid w:val="00ED34EB"/>
    <w:rsid w:val="00ED748A"/>
    <w:rsid w:val="00ED76B1"/>
    <w:rsid w:val="00ED771E"/>
    <w:rsid w:val="00EE01C3"/>
    <w:rsid w:val="00EE41F0"/>
    <w:rsid w:val="00EE55B5"/>
    <w:rsid w:val="00EE55C3"/>
    <w:rsid w:val="00EE78F7"/>
    <w:rsid w:val="00EF2C18"/>
    <w:rsid w:val="00EF47FC"/>
    <w:rsid w:val="00F00078"/>
    <w:rsid w:val="00F01499"/>
    <w:rsid w:val="00F01953"/>
    <w:rsid w:val="00F0244C"/>
    <w:rsid w:val="00F12D0C"/>
    <w:rsid w:val="00F143D9"/>
    <w:rsid w:val="00F14FE0"/>
    <w:rsid w:val="00F15B1A"/>
    <w:rsid w:val="00F15C0B"/>
    <w:rsid w:val="00F207D6"/>
    <w:rsid w:val="00F2150B"/>
    <w:rsid w:val="00F218A5"/>
    <w:rsid w:val="00F223E8"/>
    <w:rsid w:val="00F22D4C"/>
    <w:rsid w:val="00F24C7C"/>
    <w:rsid w:val="00F320EB"/>
    <w:rsid w:val="00F34EA3"/>
    <w:rsid w:val="00F36535"/>
    <w:rsid w:val="00F36BEE"/>
    <w:rsid w:val="00F37986"/>
    <w:rsid w:val="00F37C2A"/>
    <w:rsid w:val="00F42B3B"/>
    <w:rsid w:val="00F448C0"/>
    <w:rsid w:val="00F44F53"/>
    <w:rsid w:val="00F5091C"/>
    <w:rsid w:val="00F5157A"/>
    <w:rsid w:val="00F51C2C"/>
    <w:rsid w:val="00F530C7"/>
    <w:rsid w:val="00F53DB2"/>
    <w:rsid w:val="00F57812"/>
    <w:rsid w:val="00F603DF"/>
    <w:rsid w:val="00F6148B"/>
    <w:rsid w:val="00F6264C"/>
    <w:rsid w:val="00F630C5"/>
    <w:rsid w:val="00F6323D"/>
    <w:rsid w:val="00F659AB"/>
    <w:rsid w:val="00F66D30"/>
    <w:rsid w:val="00F67E97"/>
    <w:rsid w:val="00F72D35"/>
    <w:rsid w:val="00F7452D"/>
    <w:rsid w:val="00F767BF"/>
    <w:rsid w:val="00F86323"/>
    <w:rsid w:val="00F900B8"/>
    <w:rsid w:val="00F90273"/>
    <w:rsid w:val="00F93EC6"/>
    <w:rsid w:val="00F94408"/>
    <w:rsid w:val="00FA0123"/>
    <w:rsid w:val="00FA4327"/>
    <w:rsid w:val="00FA4AFC"/>
    <w:rsid w:val="00FA7625"/>
    <w:rsid w:val="00FB6185"/>
    <w:rsid w:val="00FB653C"/>
    <w:rsid w:val="00FC00D8"/>
    <w:rsid w:val="00FC0E21"/>
    <w:rsid w:val="00FC1730"/>
    <w:rsid w:val="00FC3FF1"/>
    <w:rsid w:val="00FC52F6"/>
    <w:rsid w:val="00FC6B5F"/>
    <w:rsid w:val="00FC7743"/>
    <w:rsid w:val="00FD261A"/>
    <w:rsid w:val="00FD2914"/>
    <w:rsid w:val="00FD665C"/>
    <w:rsid w:val="00FD6B12"/>
    <w:rsid w:val="00FE1E2E"/>
    <w:rsid w:val="00FE4C11"/>
    <w:rsid w:val="00FE6C66"/>
    <w:rsid w:val="65D4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E7460"/>
  <w15:docId w15:val="{B235986A-4AD6-4F60-A569-93A5C118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A0"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qFormat/>
    <w:rsid w:val="00174528"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qFormat/>
    <w:rsid w:val="0009447A"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sid w:val="00174528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sid w:val="0009447A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235CD"/>
  </w:style>
  <w:style w:type="paragraph" w:styleId="Footer">
    <w:name w:val="footer"/>
    <w:basedOn w:val="Normal"/>
    <w:link w:val="Foot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5CD"/>
  </w:style>
  <w:style w:type="table" w:styleId="TableGrid">
    <w:name w:val="Table Grid"/>
    <w:basedOn w:val="TableNormal"/>
    <w:uiPriority w:val="39"/>
    <w:rsid w:val="0019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76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6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6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6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603"/>
    <w:rPr>
      <w:b/>
      <w:bCs/>
      <w:sz w:val="20"/>
      <w:szCs w:val="20"/>
    </w:rPr>
  </w:style>
  <w:style w:type="paragraph" w:customStyle="1" w:styleId="5Sources">
    <w:name w:val="5. Sources"/>
    <w:qFormat/>
    <w:rsid w:val="0022318F"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qFormat/>
    <w:rsid w:val="00174528"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sid w:val="00174528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22244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056F7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56F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3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00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qFormat/>
    <w:rsid w:val="0009447A"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sid w:val="0009447A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rsid w:val="004E40BD"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D"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40BD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FC52F6"/>
    <w:rPr>
      <w:color w:val="0000FF"/>
      <w:u w:val="single"/>
    </w:rPr>
  </w:style>
  <w:style w:type="paragraph" w:styleId="Revision">
    <w:name w:val="Revision"/>
    <w:hidden/>
    <w:uiPriority w:val="99"/>
    <w:semiHidden/>
    <w:rsid w:val="007336E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F0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d22f1679e070d80fde07c0aa1e02a1d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a4304071a50c429e02536ead82bdb62a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visionDate xmlns="694a2687-4383-4267-b4dc-f7657eaaabf8" xsi:nil="true"/>
    <TaxCatchAll xmlns="e42673de-b264-43ab-b333-25166615ddcb" xsi:nil="true"/>
    <Country xmlns="694a2687-4383-4267-b4dc-f7657eaaabf8" xsi:nil="true"/>
    <Date xmlns="694a2687-4383-4267-b4dc-f7657eaaabf8" xsi:nil="true"/>
    <Comments xmlns="694a2687-4383-4267-b4dc-f7657eaaabf8" xsi:nil="true"/>
    <_ip_UnifiedCompliancePolicyProperties xmlns="http://schemas.microsoft.com/sharepoint/v3" xsi:nil="true"/>
    <lcf76f155ced4ddcb4097134ff3c332f xmlns="694a2687-4383-4267-b4dc-f7657eaaabf8">
      <Terms xmlns="http://schemas.microsoft.com/office/infopath/2007/PartnerControls"/>
    </lcf76f155ced4ddcb4097134ff3c332f>
    <Language xmlns="694a2687-4383-4267-b4dc-f7657eaaabf8" xsi:nil="true"/>
    <DocumentType xmlns="694a2687-4383-4267-b4dc-f7657eaaabf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41C5A-CBE3-4F1D-922F-1D7D4DB8C7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6B28F2-5F97-4F10-9ED0-71F63FF4E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516BF2-C96D-4873-9EC6-6D1D8CFB0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94a2687-4383-4267-b4dc-f7657eaaabf8"/>
    <ds:schemaRef ds:uri="e42673de-b264-43ab-b333-25166615ddcb"/>
  </ds:schemaRefs>
</ds:datastoreItem>
</file>

<file path=customXml/itemProps4.xml><?xml version="1.0" encoding="utf-8"?>
<ds:datastoreItem xmlns:ds="http://schemas.openxmlformats.org/officeDocument/2006/customXml" ds:itemID="{0FE2A4CA-F1F1-40B3-9FAC-D82DF3BC6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2500</Characters>
  <Application>Microsoft Office Word</Application>
  <DocSecurity>0</DocSecurity>
  <Lines>156</Lines>
  <Paragraphs>86</Paragraphs>
  <ScaleCrop>false</ScaleCrop>
  <Company>Hewlett-Packard Company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RachelL</dc:creator>
  <cp:lastModifiedBy>Stuart Santos</cp:lastModifiedBy>
  <cp:revision>1</cp:revision>
  <cp:lastPrinted>2016-04-26T15:31:00Z</cp:lastPrinted>
  <dcterms:created xsi:type="dcterms:W3CDTF">2026-04-08T18:57:00Z</dcterms:created>
  <dcterms:modified xsi:type="dcterms:W3CDTF">2026-04-08T18:57:00Z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0x0101005B114DE0BF701045AD2403C163A63BBD</vt:lpwstr>
  </property>
  <property fmtid="{D5CDD505-2E9C-101B-9397-08002B2CF9AE}" pid="3" name="_dlc_DocIdItemGuid">
    <vt:lpwstr>019b6dea-a520-4c47-8347-f36fa16098d9</vt:lpwstr>
  </property>
  <property fmtid="{D5CDD505-2E9C-101B-9397-08002B2CF9AE}" pid="4" name="MediaServiceImageTags">
    <vt:lpwstr/>
  </property>
  <property fmtid="{D5CDD505-2E9C-101B-9397-08002B2CF9AE}" pid="5" name="MSIP_Label_bae40d21-6309-4c17-93eb-fcf64ebc4f54_Enabled">
    <vt:lpwstr>true</vt:lpwstr>
  </property>
  <property fmtid="{D5CDD505-2E9C-101B-9397-08002B2CF9AE}" pid="6" name="MSIP_Label_bae40d21-6309-4c17-93eb-fcf64ebc4f54_SetDate">
    <vt:lpwstr>2026-02-24T14:07:54Z</vt:lpwstr>
  </property>
  <property fmtid="{D5CDD505-2E9C-101B-9397-08002B2CF9AE}" pid="7" name="MSIP_Label_bae40d21-6309-4c17-93eb-fcf64ebc4f54_Method">
    <vt:lpwstr>Privileged</vt:lpwstr>
  </property>
  <property fmtid="{D5CDD505-2E9C-101B-9397-08002B2CF9AE}" pid="8" name="MSIP_Label_bae40d21-6309-4c17-93eb-fcf64ebc4f54_Name">
    <vt:lpwstr>Lexxika - Non-Confidential Data</vt:lpwstr>
  </property>
  <property fmtid="{D5CDD505-2E9C-101B-9397-08002B2CF9AE}" pid="9" name="MSIP_Label_bae40d21-6309-4c17-93eb-fcf64ebc4f54_SiteId">
    <vt:lpwstr>e61f3ce7-b380-49a8-a874-ebd96595ddb4</vt:lpwstr>
  </property>
  <property fmtid="{D5CDD505-2E9C-101B-9397-08002B2CF9AE}" pid="10" name="MSIP_Label_bae40d21-6309-4c17-93eb-fcf64ebc4f54_ActionId">
    <vt:lpwstr>17467d91-ca42-47f4-bb84-a5ac1617f650</vt:lpwstr>
  </property>
  <property fmtid="{D5CDD505-2E9C-101B-9397-08002B2CF9AE}" pid="11" name="MSIP_Label_bae40d21-6309-4c17-93eb-fcf64ebc4f54_ContentBits">
    <vt:lpwstr>0</vt:lpwstr>
  </property>
  <property fmtid="{D5CDD505-2E9C-101B-9397-08002B2CF9AE}" pid="12" name="MSIP_Label_bae40d21-6309-4c17-93eb-fcf64ebc4f54_Tag">
    <vt:lpwstr>10, 0, 1, 1</vt:lpwstr>
  </property>
  <property fmtid="{D5CDD505-2E9C-101B-9397-08002B2CF9AE}" pid="13" name="MSIP_Label_9a7ed875-cb67-40d7-9ea6-a804b08b1148_Enabled">
    <vt:lpwstr>true</vt:lpwstr>
  </property>
  <property fmtid="{D5CDD505-2E9C-101B-9397-08002B2CF9AE}" pid="14" name="MSIP_Label_9a7ed875-cb67-40d7-9ea6-a804b08b1148_SetDate">
    <vt:lpwstr>2026-04-08T18:57:57Z</vt:lpwstr>
  </property>
  <property fmtid="{D5CDD505-2E9C-101B-9397-08002B2CF9AE}" pid="15" name="MSIP_Label_9a7ed875-cb67-40d7-9ea6-a804b08b1148_Method">
    <vt:lpwstr>Privileged</vt:lpwstr>
  </property>
  <property fmtid="{D5CDD505-2E9C-101B-9397-08002B2CF9AE}" pid="16" name="MSIP_Label_9a7ed875-cb67-40d7-9ea6-a804b08b1148_Name">
    <vt:lpwstr>9a7ed875-cb67-40d7-9ea6-a804b08b1148</vt:lpwstr>
  </property>
  <property fmtid="{D5CDD505-2E9C-101B-9397-08002B2CF9AE}" pid="17" name="MSIP_Label_9a7ed875-cb67-40d7-9ea6-a804b08b1148_SiteId">
    <vt:lpwstr>473672ba-cd07-4371-a2ae-788b4c61840e</vt:lpwstr>
  </property>
  <property fmtid="{D5CDD505-2E9C-101B-9397-08002B2CF9AE}" pid="18" name="MSIP_Label_9a7ed875-cb67-40d7-9ea6-a804b08b1148_ActionId">
    <vt:lpwstr>4edd113c-ad91-49e6-8f4e-aacb545fa57d</vt:lpwstr>
  </property>
  <property fmtid="{D5CDD505-2E9C-101B-9397-08002B2CF9AE}" pid="19" name="MSIP_Label_9a7ed875-cb67-40d7-9ea6-a804b08b1148_ContentBits">
    <vt:lpwstr>0</vt:lpwstr>
  </property>
  <property fmtid="{D5CDD505-2E9C-101B-9397-08002B2CF9AE}" pid="20" name="MSIP_Label_9a7ed875-cb67-40d7-9ea6-a804b08b1148_Tag">
    <vt:lpwstr>10, 0, 1, 1</vt:lpwstr>
  </property>
</Properties>
</file>