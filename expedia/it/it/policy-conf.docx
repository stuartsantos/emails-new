
<file path=[Content_Types].xml><?xml version="1.0" encoding="utf-8"?>
<Types xmlns="http://schemas.openxmlformats.org/package/2006/content-types">
  <Default Extension="E04ECE90" ContentType="image/pn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E04ECE90" ContentType="image/jpeg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47DB" w:rsidRDefault="00685291">
      <w:pPr>
        <w:spacing w:after="0" w:line="240" w:lineRule="auto"/>
      </w:pPr>
      <w:del w:id="0" w:author="Kitchens, Darcy" w:date="2026-03-04T16:54:00Z" w16du:dateUtc="2026-03-04T22:54:00Z">
        <w:r w:rsidDel="00685291">
          <w:rPr>
            <w:noProof/>
          </w:rPr>
          <w:drawing>
            <wp:inline distT="0" distB="0" distL="0" distR="0" wp14:anchorId="0D54B853" wp14:editId="3832164D">
              <wp:extent cx="922655" cy="461010"/>
              <wp:effectExtent l="0" t="0" r="0" b="0"/>
              <wp:docPr id="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/>
                      <pic:cNvPicPr>
                        <a:picLocks noChangeAspect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22655" cy="461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  <w:ins w:id="1" w:author="Kitchens, Darcy" w:date="2026-03-04T16:54:00Z" w16du:dateUtc="2026-03-04T22:54:00Z">
        <w:r>
          <w:rPr>
            <w:noProof/>
          </w:rPr>
          <w:drawing>
            <wp:inline distT="0" distB="0" distL="0" distR="0" wp14:anchorId="678DF756" wp14:editId="4C568C29">
              <wp:extent cx="1860550" cy="715645"/>
              <wp:effectExtent l="0" t="0" r="6350" b="8255"/>
              <wp:docPr id="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/>
                      <pic:cNvPicPr>
                        <a:picLocks noChangeAspect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60550" cy="715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8B47DB" w:rsidRDefault="008B47DB">
      <w:pPr>
        <w:spacing w:after="0" w:line="240" w:lineRule="auto"/>
      </w:pPr>
    </w:p>
    <w:p w:rsidR="008B47DB" w:rsidRDefault="008B47DB">
      <w:pPr>
        <w:spacing w:after="0" w:line="240" w:lineRule="auto"/>
        <w:rPr>
          <w:lang w:val="it-IT"/>
        </w:rPr>
      </w:pPr>
    </w:p>
    <w:p w:rsidR="005B0CF6" w:rsidRPr="005B0CF6" w:rsidRDefault="005B0CF6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it-IT"/>
        </w:rPr>
      </w:pPr>
      <w:r w:rsidRPr="005B0CF6">
        <w:rPr>
          <w:rFonts w:ascii="Arial" w:hAnsi="Arial" w:cs="Arial"/>
          <w:b/>
          <w:color w:val="FF0000"/>
          <w:sz w:val="20"/>
          <w:szCs w:val="20"/>
          <w:lang w:val="it-IT"/>
        </w:rPr>
        <w:t>Da:</w:t>
      </w:r>
      <w:r w:rsidRPr="005B0CF6">
        <w:rPr>
          <w:rFonts w:ascii="Arial" w:hAnsi="Arial" w:cs="Arial"/>
          <w:b/>
          <w:color w:val="FF0000"/>
          <w:sz w:val="20"/>
          <w:szCs w:val="20"/>
          <w:lang w:val="it-IT"/>
        </w:rPr>
        <w:tab/>
      </w:r>
      <w:r w:rsidRPr="005B0CF6">
        <w:rPr>
          <w:rFonts w:ascii="Arial" w:hAnsi="Arial" w:cs="Arial"/>
          <w:b/>
          <w:color w:val="FF0000"/>
          <w:sz w:val="20"/>
          <w:szCs w:val="20"/>
          <w:lang w:val="it-IT"/>
        </w:rPr>
        <w:tab/>
      </w:r>
      <w:del w:id="2" w:author="Simone De Biase" w:date="2026-02-05T15:05:00Z" w16du:dateUtc="2026-02-05T14:05:00Z">
        <w:r w:rsidRPr="005B0CF6" w:rsidDel="00C00D7E">
          <w:rPr>
            <w:rFonts w:ascii="Arial" w:hAnsi="Arial" w:cs="Arial"/>
            <w:b/>
            <w:color w:val="FF0000"/>
            <w:sz w:val="20"/>
            <w:szCs w:val="20"/>
            <w:lang w:val="it-IT"/>
          </w:rPr>
          <w:delText xml:space="preserve">AIG </w:delText>
        </w:r>
      </w:del>
      <w:r w:rsidRPr="005B0CF6">
        <w:rPr>
          <w:rFonts w:ascii="Arial" w:hAnsi="Arial" w:cs="Arial"/>
          <w:b/>
          <w:color w:val="FF0000"/>
          <w:sz w:val="20"/>
          <w:szCs w:val="20"/>
          <w:lang w:val="it-IT"/>
        </w:rPr>
        <w:t>Travel</w:t>
      </w:r>
      <w:ins w:id="3" w:author="Simone De Biase" w:date="2026-02-05T14:59:00Z" w16du:dateUtc="2026-02-05T13:59:00Z">
        <w:r w:rsidR="00C00D7E">
          <w:rPr>
            <w:rFonts w:ascii="Arial" w:hAnsi="Arial" w:cs="Arial"/>
            <w:b/>
            <w:color w:val="FF0000"/>
            <w:sz w:val="20"/>
            <w:szCs w:val="20"/>
            <w:lang w:val="it-IT"/>
          </w:rPr>
          <w:t xml:space="preserve"> Guard</w:t>
        </w:r>
      </w:ins>
    </w:p>
    <w:p w:rsidR="008B47DB" w:rsidRDefault="003E6A44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it-IT"/>
        </w:rPr>
      </w:pPr>
      <w:r>
        <w:rPr>
          <w:rFonts w:ascii="Arial" w:hAnsi="Arial" w:cs="Arial"/>
          <w:b/>
          <w:color w:val="FF0000"/>
          <w:sz w:val="20"/>
          <w:szCs w:val="20"/>
          <w:lang w:val="it-IT"/>
        </w:rPr>
        <w:t>Oggetto:</w:t>
      </w:r>
      <w:r>
        <w:rPr>
          <w:rFonts w:ascii="Arial" w:hAnsi="Arial" w:cs="Arial"/>
          <w:b/>
          <w:color w:val="FF0000"/>
          <w:sz w:val="20"/>
          <w:szCs w:val="20"/>
          <w:lang w:val="it-IT"/>
        </w:rPr>
        <w:tab/>
        <w:t xml:space="preserve">Conferma dell’Assicurazione Viaggio </w:t>
      </w:r>
      <w:del w:id="4" w:author="Flo Lilley" w:date="2026-02-11T12:36:00Z" w16du:dateUtc="2026-02-11T12:36:00Z">
        <w:r w:rsidDel="00B319E4">
          <w:rPr>
            <w:rFonts w:ascii="Arial" w:hAnsi="Arial" w:cs="Arial"/>
            <w:b/>
            <w:color w:val="FF0000"/>
            <w:sz w:val="20"/>
            <w:szCs w:val="20"/>
            <w:lang w:val="it-IT"/>
          </w:rPr>
          <w:delText xml:space="preserve">AIG </w:delText>
        </w:r>
      </w:del>
      <w:r>
        <w:rPr>
          <w:rFonts w:ascii="Arial" w:hAnsi="Arial" w:cs="Arial"/>
          <w:b/>
          <w:color w:val="FF0000"/>
          <w:sz w:val="20"/>
          <w:szCs w:val="20"/>
          <w:lang w:val="it-IT"/>
        </w:rPr>
        <w:t xml:space="preserve">per la polizza </w:t>
      </w:r>
      <w:r w:rsidR="005B0CF6">
        <w:rPr>
          <w:rFonts w:ascii="Arial" w:hAnsi="Arial" w:cs="Arial"/>
          <w:b/>
          <w:color w:val="FF0000"/>
          <w:sz w:val="20"/>
          <w:szCs w:val="20"/>
          <w:lang w:val="it-IT"/>
        </w:rPr>
        <w:t>{{</w:t>
      </w:r>
      <w:r w:rsidR="00A46136">
        <w:rPr>
          <w:rFonts w:ascii="Arial" w:hAnsi="Arial" w:cs="Arial"/>
          <w:b/>
          <w:color w:val="FF0000"/>
          <w:sz w:val="20"/>
          <w:szCs w:val="20"/>
          <w:lang w:val="it-IT"/>
        </w:rPr>
        <w:t>PolicyNumber</w:t>
      </w:r>
      <w:r w:rsidR="005B0CF6">
        <w:rPr>
          <w:rFonts w:ascii="Arial" w:hAnsi="Arial" w:cs="Arial"/>
          <w:b/>
          <w:color w:val="FF0000"/>
          <w:sz w:val="20"/>
          <w:szCs w:val="20"/>
          <w:lang w:val="it-IT"/>
        </w:rPr>
        <w:t>}}</w:t>
      </w:r>
    </w:p>
    <w:p w:rsidR="008B47DB" w:rsidRDefault="008B47DB">
      <w:pPr>
        <w:spacing w:after="0" w:line="240" w:lineRule="auto"/>
        <w:rPr>
          <w:rFonts w:ascii="Arial" w:hAnsi="Arial" w:cs="Arial"/>
          <w:sz w:val="20"/>
          <w:szCs w:val="20"/>
          <w:lang w:val="it-IT"/>
        </w:rPr>
      </w:pPr>
    </w:p>
    <w:p w:rsidR="008B47DB" w:rsidRDefault="008B47DB">
      <w:pPr>
        <w:spacing w:after="0" w:line="240" w:lineRule="auto"/>
        <w:rPr>
          <w:rFonts w:ascii="Arial" w:hAnsi="Arial" w:cs="Arial"/>
          <w:sz w:val="20"/>
          <w:szCs w:val="20"/>
          <w:lang w:val="it-IT"/>
        </w:rPr>
      </w:pPr>
    </w:p>
    <w:p w:rsidR="008B47DB" w:rsidRPr="005B0CF6" w:rsidRDefault="003E6A4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B0CF6">
        <w:rPr>
          <w:rFonts w:ascii="Arial" w:hAnsi="Arial" w:cs="Arial"/>
          <w:sz w:val="20"/>
          <w:szCs w:val="20"/>
          <w:lang w:val="en-AU"/>
        </w:rPr>
        <w:t xml:space="preserve">Buongiorno </w:t>
      </w:r>
      <w:r w:rsidR="005B0CF6">
        <w:rPr>
          <w:rFonts w:ascii="Arial" w:hAnsi="Arial" w:cs="Arial"/>
          <w:sz w:val="20"/>
          <w:szCs w:val="20"/>
          <w:lang w:val="en-AU"/>
        </w:rPr>
        <w:t>{{</w:t>
      </w:r>
      <w:r w:rsidRPr="005B0CF6">
        <w:rPr>
          <w:rFonts w:ascii="Arial" w:hAnsi="Arial" w:cs="Arial"/>
          <w:sz w:val="20"/>
          <w:szCs w:val="20"/>
          <w:lang w:val="en-AU"/>
        </w:rPr>
        <w:t>Policy Holder First Name</w:t>
      </w:r>
      <w:r w:rsidR="005B0CF6">
        <w:rPr>
          <w:rFonts w:ascii="Arial" w:hAnsi="Arial" w:cs="Arial"/>
          <w:sz w:val="20"/>
          <w:szCs w:val="20"/>
          <w:lang w:val="en-AU"/>
        </w:rPr>
        <w:t>}}</w:t>
      </w:r>
      <w:r w:rsidRPr="005B0CF6">
        <w:rPr>
          <w:rFonts w:ascii="Arial" w:hAnsi="Arial" w:cs="Arial"/>
          <w:sz w:val="20"/>
          <w:szCs w:val="20"/>
          <w:lang w:val="en-AU"/>
        </w:rPr>
        <w:t> </w:t>
      </w:r>
      <w:r w:rsidR="005B0CF6">
        <w:rPr>
          <w:rFonts w:ascii="Arial" w:hAnsi="Arial" w:cs="Arial"/>
          <w:sz w:val="20"/>
          <w:szCs w:val="20"/>
          <w:lang w:val="en-AU"/>
        </w:rPr>
        <w:t>{{</w:t>
      </w:r>
      <w:r w:rsidRPr="005B0CF6">
        <w:rPr>
          <w:rFonts w:ascii="Arial" w:hAnsi="Arial" w:cs="Arial"/>
          <w:sz w:val="20"/>
          <w:szCs w:val="20"/>
          <w:lang w:val="en-AU"/>
        </w:rPr>
        <w:t>Policy Holder Last Name</w:t>
      </w:r>
      <w:r w:rsidR="005B0CF6">
        <w:rPr>
          <w:rFonts w:ascii="Arial" w:hAnsi="Arial" w:cs="Arial"/>
          <w:sz w:val="20"/>
          <w:szCs w:val="20"/>
          <w:lang w:val="en-AU"/>
        </w:rPr>
        <w:t>}}</w:t>
      </w:r>
      <w:r w:rsidRPr="005B0CF6">
        <w:rPr>
          <w:rFonts w:ascii="Arial" w:hAnsi="Arial" w:cs="Arial"/>
          <w:sz w:val="20"/>
          <w:szCs w:val="20"/>
          <w:lang w:val="en-AU"/>
        </w:rPr>
        <w:t>,</w:t>
      </w:r>
    </w:p>
    <w:p w:rsidR="008B47DB" w:rsidRPr="005B0CF6" w:rsidRDefault="008B47DB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</w:p>
    <w:p w:rsidR="00280D8E" w:rsidRPr="00E664E9" w:rsidRDefault="00280D8E">
      <w:pPr>
        <w:spacing w:after="0" w:line="240" w:lineRule="auto"/>
        <w:rPr>
          <w:rFonts w:ascii="Arial" w:hAnsi="Arial" w:cs="Arial"/>
          <w:b/>
          <w:color w:val="002060"/>
          <w:sz w:val="20"/>
          <w:szCs w:val="20"/>
          <w:lang w:val="it-IT"/>
        </w:rPr>
      </w:pPr>
      <w:r w:rsidRPr="00E664E9">
        <w:rPr>
          <w:rFonts w:ascii="Arial" w:hAnsi="Arial" w:cs="Arial"/>
          <w:b/>
          <w:color w:val="002060"/>
          <w:sz w:val="20"/>
          <w:szCs w:val="20"/>
          <w:lang w:val="it-IT"/>
        </w:rPr>
        <w:t>Questa polizza assicurativa copre solo i residenti in Italia.</w:t>
      </w:r>
    </w:p>
    <w:p w:rsidR="00280D8E" w:rsidRDefault="00280D8E">
      <w:pPr>
        <w:spacing w:after="0" w:line="240" w:lineRule="auto"/>
        <w:rPr>
          <w:rFonts w:ascii="Arial" w:hAnsi="Arial" w:cs="Arial"/>
          <w:sz w:val="20"/>
          <w:szCs w:val="20"/>
          <w:lang w:val="it-IT"/>
        </w:rPr>
      </w:pPr>
    </w:p>
    <w:p w:rsidR="008B47DB" w:rsidRPr="005B0CF6" w:rsidRDefault="00280D8E">
      <w:pPr>
        <w:spacing w:after="0" w:line="240" w:lineRule="auto"/>
        <w:rPr>
          <w:rFonts w:ascii="Arial" w:hAnsi="Arial" w:cs="Arial"/>
          <w:sz w:val="20"/>
          <w:szCs w:val="20"/>
          <w:lang w:val="it-IT"/>
        </w:rPr>
      </w:pPr>
      <w:r w:rsidRPr="00280D8E">
        <w:rPr>
          <w:rFonts w:ascii="Arial" w:hAnsi="Arial" w:cs="Arial"/>
          <w:sz w:val="20"/>
          <w:szCs w:val="20"/>
          <w:lang w:val="it-IT"/>
        </w:rPr>
        <w:t xml:space="preserve">Grazie per aver aggiunto il </w:t>
      </w:r>
      <w:r w:rsidRPr="00E664E9">
        <w:rPr>
          <w:rFonts w:ascii="Arial" w:hAnsi="Arial" w:cs="Arial"/>
          <w:b/>
          <w:sz w:val="20"/>
          <w:szCs w:val="20"/>
          <w:lang w:val="it-IT"/>
        </w:rPr>
        <w:t>{{Product Name}}</w:t>
      </w:r>
      <w:r w:rsidRPr="00280D8E">
        <w:rPr>
          <w:rFonts w:ascii="Arial" w:hAnsi="Arial" w:cs="Arial"/>
          <w:sz w:val="20"/>
          <w:szCs w:val="20"/>
          <w:lang w:val="it-IT"/>
        </w:rPr>
        <w:t xml:space="preserve"> con la vostra prenotazione.  </w:t>
      </w:r>
      <w:r w:rsidR="003E6A44" w:rsidRPr="005B0CF6">
        <w:rPr>
          <w:rFonts w:ascii="Arial" w:hAnsi="Arial" w:cs="Arial"/>
          <w:sz w:val="20"/>
          <w:szCs w:val="20"/>
          <w:lang w:val="it-IT"/>
        </w:rPr>
        <w:t xml:space="preserve">Il Suo numero di Polizza è </w:t>
      </w:r>
      <w:r w:rsidR="005B0CF6" w:rsidRPr="00E664E9">
        <w:rPr>
          <w:rFonts w:ascii="Arial" w:hAnsi="Arial" w:cs="Arial"/>
          <w:b/>
          <w:sz w:val="20"/>
          <w:szCs w:val="20"/>
          <w:lang w:val="it-IT"/>
        </w:rPr>
        <w:t>{{</w:t>
      </w:r>
      <w:r w:rsidR="003E6A44" w:rsidRPr="00E664E9">
        <w:rPr>
          <w:rFonts w:ascii="Arial" w:hAnsi="Arial" w:cs="Arial"/>
          <w:b/>
          <w:sz w:val="20"/>
          <w:szCs w:val="20"/>
          <w:lang w:val="it-IT"/>
        </w:rPr>
        <w:t>Policy Number</w:t>
      </w:r>
      <w:r w:rsidR="005B0CF6" w:rsidRPr="00E664E9">
        <w:rPr>
          <w:rFonts w:ascii="Arial" w:hAnsi="Arial" w:cs="Arial"/>
          <w:b/>
          <w:sz w:val="20"/>
          <w:szCs w:val="20"/>
          <w:lang w:val="it-IT"/>
        </w:rPr>
        <w:t>}}</w:t>
      </w:r>
      <w:r w:rsidR="003E6A44" w:rsidRPr="005B0CF6">
        <w:rPr>
          <w:rFonts w:ascii="Arial" w:hAnsi="Arial" w:cs="Arial"/>
          <w:sz w:val="20"/>
          <w:szCs w:val="20"/>
          <w:lang w:val="it-IT"/>
        </w:rPr>
        <w:t>.</w:t>
      </w:r>
    </w:p>
    <w:p w:rsidR="008B47DB" w:rsidRPr="005B0CF6" w:rsidRDefault="008B47DB">
      <w:pPr>
        <w:spacing w:after="0" w:line="240" w:lineRule="auto"/>
        <w:rPr>
          <w:rFonts w:ascii="Arial" w:hAnsi="Arial" w:cs="Arial"/>
          <w:sz w:val="20"/>
          <w:szCs w:val="20"/>
          <w:lang w:val="it-IT"/>
        </w:rPr>
      </w:pPr>
    </w:p>
    <w:p w:rsidR="008B47DB" w:rsidRPr="00BE1A79" w:rsidRDefault="003E6A44">
      <w:pPr>
        <w:spacing w:after="0" w:line="240" w:lineRule="auto"/>
        <w:rPr>
          <w:rFonts w:ascii="Arial" w:hAnsi="Arial" w:cs="Arial"/>
          <w:sz w:val="20"/>
          <w:szCs w:val="20"/>
          <w:lang w:val="it-IT"/>
        </w:rPr>
      </w:pPr>
      <w:r w:rsidRPr="00BE1A79">
        <w:rPr>
          <w:rFonts w:ascii="Arial" w:hAnsi="Arial" w:cs="Arial"/>
          <w:b/>
          <w:sz w:val="20"/>
          <w:szCs w:val="20"/>
          <w:lang w:val="it-IT"/>
        </w:rPr>
        <w:t>Fare clic qui</w:t>
      </w:r>
      <w:r w:rsidRPr="00BE1A79">
        <w:rPr>
          <w:rFonts w:ascii="Arial" w:hAnsi="Arial" w:cs="Arial"/>
          <w:sz w:val="20"/>
          <w:szCs w:val="20"/>
          <w:lang w:val="it-IT"/>
        </w:rPr>
        <w:t xml:space="preserve"> per visualizzare il </w:t>
      </w:r>
      <w:r w:rsidRPr="00E664E9">
        <w:rPr>
          <w:rFonts w:ascii="Arial" w:hAnsi="Arial" w:cs="Arial"/>
          <w:b/>
          <w:sz w:val="20"/>
          <w:szCs w:val="20"/>
          <w:lang w:val="it-IT"/>
        </w:rPr>
        <w:t>Certificato di Assicurazione (CDA)</w:t>
      </w:r>
      <w:r w:rsidRPr="00BE1A79">
        <w:rPr>
          <w:rFonts w:ascii="Arial" w:hAnsi="Arial" w:cs="Arial"/>
          <w:sz w:val="20"/>
          <w:szCs w:val="20"/>
          <w:lang w:val="it-IT"/>
        </w:rPr>
        <w:t xml:space="preserve"> ed il </w:t>
      </w:r>
      <w:r w:rsidR="005B613B" w:rsidRPr="00E664E9">
        <w:rPr>
          <w:rFonts w:ascii="Arial" w:hAnsi="Arial" w:cs="Arial"/>
          <w:b/>
          <w:sz w:val="20"/>
          <w:szCs w:val="20"/>
          <w:lang w:val="it-IT"/>
        </w:rPr>
        <w:t>Set Informativo</w:t>
      </w:r>
      <w:r w:rsidRPr="00BE1A79">
        <w:rPr>
          <w:rFonts w:ascii="Arial" w:hAnsi="Arial" w:cs="Arial"/>
          <w:sz w:val="20"/>
          <w:szCs w:val="20"/>
          <w:lang w:val="it-IT"/>
        </w:rPr>
        <w:t xml:space="preserve">. </w:t>
      </w:r>
    </w:p>
    <w:p w:rsidR="008B47DB" w:rsidRPr="005B0CF6" w:rsidRDefault="008B47DB">
      <w:pPr>
        <w:spacing w:after="0" w:line="240" w:lineRule="auto"/>
        <w:rPr>
          <w:rFonts w:ascii="Arial" w:hAnsi="Arial" w:cs="Arial"/>
          <w:b/>
          <w:color w:val="00B0F0"/>
          <w:sz w:val="20"/>
          <w:szCs w:val="20"/>
          <w:lang w:val="it-IT"/>
        </w:rPr>
      </w:pPr>
    </w:p>
    <w:p w:rsidR="008B47DB" w:rsidRPr="005B0CF6" w:rsidRDefault="003E6A44">
      <w:pPr>
        <w:spacing w:after="0" w:line="240" w:lineRule="auto"/>
        <w:rPr>
          <w:rFonts w:ascii="Arial" w:hAnsi="Arial" w:cs="Arial"/>
          <w:sz w:val="20"/>
          <w:szCs w:val="20"/>
          <w:lang w:val="it-IT"/>
        </w:rPr>
      </w:pPr>
      <w:r w:rsidRPr="005B0CF6">
        <w:rPr>
          <w:rFonts w:ascii="Arial" w:hAnsi="Arial" w:cs="Arial"/>
          <w:sz w:val="20"/>
          <w:szCs w:val="20"/>
          <w:lang w:val="it-IT"/>
        </w:rPr>
        <w:t xml:space="preserve">Per accedere è necessario il Numero di Polizza e il Cognome. </w:t>
      </w:r>
    </w:p>
    <w:p w:rsidR="008B47DB" w:rsidRPr="005B0CF6" w:rsidRDefault="008B47DB">
      <w:pPr>
        <w:spacing w:after="0" w:line="240" w:lineRule="auto"/>
        <w:rPr>
          <w:rFonts w:ascii="Arial" w:hAnsi="Arial" w:cs="Arial"/>
          <w:sz w:val="20"/>
          <w:szCs w:val="20"/>
          <w:lang w:val="it-IT"/>
        </w:rPr>
      </w:pPr>
    </w:p>
    <w:p w:rsidR="008B47DB" w:rsidRPr="00E664E9" w:rsidRDefault="003E6A44">
      <w:pPr>
        <w:spacing w:after="0" w:line="240" w:lineRule="auto"/>
        <w:rPr>
          <w:rFonts w:ascii="Arial" w:hAnsi="Arial" w:cs="Arial"/>
          <w:b/>
          <w:color w:val="002060"/>
          <w:sz w:val="24"/>
          <w:szCs w:val="24"/>
          <w:lang w:val="it-IT"/>
        </w:rPr>
      </w:pPr>
      <w:r w:rsidRPr="00E664E9">
        <w:rPr>
          <w:rFonts w:ascii="Arial" w:hAnsi="Arial" w:cs="Arial"/>
          <w:b/>
          <w:color w:val="002060"/>
          <w:sz w:val="24"/>
          <w:szCs w:val="24"/>
          <w:lang w:val="it-IT"/>
        </w:rPr>
        <w:t xml:space="preserve">Per cosa sono coperto? </w:t>
      </w:r>
    </w:p>
    <w:p w:rsidR="005B0CF6" w:rsidRDefault="005B0CF6">
      <w:pPr>
        <w:spacing w:after="0" w:line="240" w:lineRule="auto"/>
        <w:rPr>
          <w:rFonts w:ascii="Arial" w:hAnsi="Arial" w:cs="Arial"/>
          <w:b/>
          <w:color w:val="00B0F0"/>
          <w:sz w:val="24"/>
          <w:szCs w:val="24"/>
          <w:lang w:val="it-IT"/>
        </w:rPr>
      </w:pPr>
    </w:p>
    <w:p w:rsidR="005B0CF6" w:rsidRDefault="005B0CF6">
      <w:pPr>
        <w:jc w:val="both"/>
        <w:rPr>
          <w:sz w:val="20"/>
          <w:szCs w:val="20"/>
          <w:lang w:val="it-IT"/>
        </w:rPr>
      </w:pPr>
      <w:r w:rsidRPr="005B0CF6">
        <w:rPr>
          <w:sz w:val="20"/>
          <w:szCs w:val="20"/>
          <w:lang w:val="it-IT"/>
        </w:rPr>
        <w:t xml:space="preserve">Hai acquistato il </w:t>
      </w:r>
      <w:r w:rsidRPr="006F75D2">
        <w:rPr>
          <w:b/>
          <w:sz w:val="20"/>
          <w:szCs w:val="20"/>
          <w:lang w:val="it-IT"/>
        </w:rPr>
        <w:t>{{Product</w:t>
      </w:r>
      <w:r w:rsidR="00917992" w:rsidRPr="006F75D2">
        <w:rPr>
          <w:b/>
          <w:sz w:val="20"/>
          <w:szCs w:val="20"/>
          <w:lang w:val="it-IT"/>
        </w:rPr>
        <w:t xml:space="preserve"> </w:t>
      </w:r>
      <w:r w:rsidRPr="006F75D2">
        <w:rPr>
          <w:b/>
          <w:sz w:val="20"/>
          <w:szCs w:val="20"/>
          <w:lang w:val="it-IT"/>
        </w:rPr>
        <w:t>Name}}.</w:t>
      </w:r>
      <w:r w:rsidRPr="005B0CF6">
        <w:rPr>
          <w:sz w:val="20"/>
          <w:szCs w:val="20"/>
          <w:lang w:val="it-IT"/>
        </w:rPr>
        <w:t xml:space="preserve"> L’elenco delle garanzie incluse in copertura sono indicate nel certificato di assicurazione e nelle condizioni generali di polizza.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4"/>
      </w:tblGrid>
      <w:tr w:rsidR="00CF3D09" w:rsidRPr="00AD79DD" w:rsidTr="55A3C99D">
        <w:tc>
          <w:tcPr>
            <w:tcW w:w="10800" w:type="dxa"/>
          </w:tcPr>
          <w:p w:rsidR="006F75D2" w:rsidRPr="00FA3229" w:rsidRDefault="006F75D2" w:rsidP="006F75D2">
            <w:pPr>
              <w:rPr>
                <w:rFonts w:ascii="Arial" w:hAnsi="Arial" w:cs="Arial"/>
                <w:b/>
                <w:color w:val="FF0000"/>
                <w:sz w:val="20"/>
                <w:szCs w:val="20"/>
                <w:lang w:val="it-IT"/>
              </w:rPr>
            </w:pPr>
            <w:r w:rsidRPr="00FA3229">
              <w:rPr>
                <w:rFonts w:ascii="Arial" w:hAnsi="Arial" w:cs="Arial"/>
                <w:b/>
                <w:color w:val="FF0000"/>
                <w:sz w:val="20"/>
                <w:szCs w:val="20"/>
                <w:lang w:val="it-IT"/>
              </w:rPr>
              <w:t>PROMEMORIA IMPORTANTI DI IDONEITÀ:</w:t>
            </w:r>
          </w:p>
          <w:p w:rsidR="006F75D2" w:rsidRPr="00FA3229" w:rsidRDefault="006F75D2" w:rsidP="006F75D2">
            <w:pPr>
              <w:rPr>
                <w:rFonts w:ascii="Arial" w:hAnsi="Arial" w:cs="Arial"/>
                <w:b/>
                <w:color w:val="FF0000"/>
                <w:sz w:val="20"/>
                <w:szCs w:val="20"/>
                <w:lang w:val="it-IT"/>
              </w:rPr>
            </w:pPr>
            <w:r w:rsidRPr="00FA3229">
              <w:rPr>
                <w:rFonts w:ascii="Arial" w:hAnsi="Arial" w:cs="Arial"/>
                <w:b/>
                <w:color w:val="FF0000"/>
                <w:sz w:val="20"/>
                <w:szCs w:val="20"/>
                <w:lang w:val="it-IT"/>
              </w:rPr>
              <w:t>Promemoria generali per tutti i prodotti:</w:t>
            </w:r>
          </w:p>
          <w:p w:rsidR="006F75D2" w:rsidRPr="005B0CF6" w:rsidRDefault="006F75D2" w:rsidP="006F75D2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5B0CF6">
              <w:rPr>
                <w:rFonts w:ascii="Arial" w:hAnsi="Arial" w:cs="Arial"/>
                <w:sz w:val="20"/>
                <w:szCs w:val="20"/>
                <w:lang w:val="it-IT"/>
              </w:rPr>
              <w:t>La polizza fornisce copertura solo a Contraenti/Assicurati residenti in Italia.</w:t>
            </w:r>
          </w:p>
          <w:p w:rsidR="006F75D2" w:rsidRPr="00FA3229" w:rsidRDefault="006F75D2" w:rsidP="006F75D2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FA3229">
              <w:rPr>
                <w:rFonts w:ascii="Arial" w:hAnsi="Arial" w:cs="Arial"/>
                <w:sz w:val="20"/>
                <w:szCs w:val="20"/>
                <w:lang w:val="it-IT"/>
              </w:rPr>
              <w:t>Si prega di controllare la vostra polizza per l'elenco completo dei requisiti di idoneità.</w:t>
            </w:r>
          </w:p>
          <w:p w:rsidR="006F75D2" w:rsidRPr="00FA3229" w:rsidRDefault="006F75D2" w:rsidP="006F75D2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  <w:p w:rsidR="006F75D2" w:rsidRPr="00FA3229" w:rsidRDefault="006F75D2" w:rsidP="006F75D2">
            <w:pPr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r w:rsidRPr="00FA3229">
              <w:rPr>
                <w:rFonts w:ascii="Arial" w:hAnsi="Arial" w:cs="Arial"/>
                <w:b/>
                <w:sz w:val="20"/>
                <w:szCs w:val="20"/>
                <w:lang w:val="it-IT"/>
              </w:rPr>
              <w:t xml:space="preserve">Le informazioni specifiche del prodotto acquistato sono fornite di seguito (si prega di notare il nome del prodotto all'inizio di questa e-mail): </w:t>
            </w:r>
          </w:p>
          <w:p w:rsidR="006F75D2" w:rsidRPr="00FA3229" w:rsidRDefault="006F75D2" w:rsidP="006F75D2">
            <w:pPr>
              <w:rPr>
                <w:b/>
                <w:lang w:val="it-IT"/>
              </w:rPr>
            </w:pPr>
          </w:p>
          <w:p w:rsidR="00D14611" w:rsidRPr="00D14611" w:rsidRDefault="00D14611" w:rsidP="55A3C99D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n-AU"/>
              </w:rPr>
            </w:pPr>
            <w:proofErr w:type="spellStart"/>
            <w:r w:rsidRPr="55A3C99D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Assicurazione</w:t>
            </w:r>
            <w:proofErr w:type="spellEnd"/>
            <w:r w:rsidRPr="55A3C99D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 xml:space="preserve"> di </w:t>
            </w:r>
            <w:proofErr w:type="spellStart"/>
            <w:r w:rsidRPr="55A3C99D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viaggio</w:t>
            </w:r>
            <w:proofErr w:type="spellEnd"/>
          </w:p>
          <w:p w:rsidR="00E664E9" w:rsidRPr="00FA3229" w:rsidRDefault="00E664E9" w:rsidP="00E664E9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FA3229">
              <w:rPr>
                <w:rFonts w:ascii="Arial" w:hAnsi="Arial" w:cs="Arial"/>
                <w:sz w:val="20"/>
                <w:szCs w:val="20"/>
                <w:lang w:val="it-IT"/>
              </w:rPr>
              <w:t xml:space="preserve">Tutte le persone assicurate devono avere un'età inferiore a 76 anni alla data di partenza, per il </w:t>
            </w:r>
            <w:r w:rsidRPr="00FA3229">
              <w:rPr>
                <w:rFonts w:ascii="Arial" w:hAnsi="Arial" w:cs="Arial"/>
                <w:b/>
                <w:bCs/>
                <w:sz w:val="20"/>
                <w:szCs w:val="20"/>
                <w:lang w:val="it-IT"/>
              </w:rPr>
              <w:t>Piano di Cancellazione</w:t>
            </w:r>
            <w:del w:id="5" w:author="Simone De Biase" w:date="2026-02-05T15:02:00Z" w16du:dateUtc="2026-02-05T14:02:00Z">
              <w:r w:rsidRPr="00FA3229" w:rsidDel="00C00D7E">
                <w:rPr>
                  <w:rFonts w:ascii="Arial" w:hAnsi="Arial" w:cs="Arial"/>
                  <w:b/>
                  <w:bCs/>
                  <w:sz w:val="20"/>
                  <w:szCs w:val="20"/>
                  <w:lang w:val="it-IT"/>
                </w:rPr>
                <w:delText xml:space="preserve">, </w:delText>
              </w:r>
              <w:r w:rsidR="002C6CB7" w:rsidRPr="00FA3229" w:rsidDel="00C00D7E">
                <w:rPr>
                  <w:rFonts w:ascii="Arial" w:hAnsi="Arial" w:cs="Arial"/>
                  <w:b/>
                  <w:bCs/>
                  <w:sz w:val="20"/>
                  <w:szCs w:val="20"/>
                  <w:lang w:val="it-IT"/>
                </w:rPr>
                <w:delText>Assicurazione di viaggio base</w:delText>
              </w:r>
              <w:r w:rsidRPr="00FA3229" w:rsidDel="00C00D7E">
                <w:rPr>
                  <w:rFonts w:ascii="Arial" w:hAnsi="Arial" w:cs="Arial"/>
                  <w:b/>
                  <w:bCs/>
                  <w:sz w:val="20"/>
                  <w:szCs w:val="20"/>
                  <w:lang w:val="it-IT"/>
                </w:rPr>
                <w:delText xml:space="preserve">, </w:delText>
              </w:r>
              <w:r w:rsidR="002C6CB7" w:rsidRPr="00FA3229" w:rsidDel="00C00D7E">
                <w:rPr>
                  <w:rFonts w:ascii="Arial" w:hAnsi="Arial" w:cs="Arial"/>
                  <w:b/>
                  <w:bCs/>
                  <w:sz w:val="20"/>
                  <w:szCs w:val="20"/>
                  <w:lang w:val="it-IT"/>
                </w:rPr>
                <w:delText>Assicurazione di viaggio Plus</w:delText>
              </w:r>
              <w:r w:rsidRPr="00FA3229" w:rsidDel="00C00D7E">
                <w:rPr>
                  <w:rFonts w:ascii="Arial" w:hAnsi="Arial" w:cs="Arial"/>
                  <w:sz w:val="20"/>
                  <w:szCs w:val="20"/>
                  <w:lang w:val="it-IT"/>
                </w:rPr>
                <w:delText xml:space="preserve"> </w:delText>
              </w:r>
            </w:del>
            <w:ins w:id="6" w:author="Simone De Biase" w:date="2026-02-05T15:02:00Z" w16du:dateUtc="2026-02-05T14:02:00Z">
              <w:r w:rsidR="00C00D7E">
                <w:rPr>
                  <w:rFonts w:ascii="Arial" w:hAnsi="Arial" w:cs="Arial"/>
                  <w:sz w:val="20"/>
                  <w:szCs w:val="20"/>
                  <w:lang w:val="it-IT"/>
                </w:rPr>
                <w:t xml:space="preserve"> </w:t>
              </w:r>
            </w:ins>
            <w:r w:rsidRPr="00FA3229">
              <w:rPr>
                <w:rFonts w:ascii="Arial" w:hAnsi="Arial" w:cs="Arial"/>
                <w:sz w:val="20"/>
                <w:szCs w:val="20"/>
                <w:lang w:val="it-IT"/>
              </w:rPr>
              <w:t xml:space="preserve">e un'età inferiore a 66 anni alla data di partenza per il </w:t>
            </w:r>
            <w:r w:rsidRPr="00FA3229">
              <w:rPr>
                <w:rFonts w:ascii="Arial" w:hAnsi="Arial" w:cs="Arial"/>
                <w:b/>
                <w:bCs/>
                <w:sz w:val="20"/>
                <w:szCs w:val="20"/>
                <w:lang w:val="it-IT"/>
              </w:rPr>
              <w:t>Piano di Protezione</w:t>
            </w:r>
            <w:del w:id="7" w:author="Simone De Biase" w:date="2026-02-05T15:02:00Z" w16du:dateUtc="2026-02-05T14:02:00Z">
              <w:r w:rsidRPr="00FA3229" w:rsidDel="00C00D7E">
                <w:rPr>
                  <w:rFonts w:ascii="Arial" w:hAnsi="Arial" w:cs="Arial"/>
                  <w:sz w:val="20"/>
                  <w:szCs w:val="20"/>
                  <w:lang w:val="it-IT"/>
                </w:rPr>
                <w:delText xml:space="preserve"> e </w:delText>
              </w:r>
              <w:r w:rsidR="002C6CB7" w:rsidRPr="00FA3229" w:rsidDel="00C00D7E">
                <w:rPr>
                  <w:rFonts w:ascii="Arial" w:hAnsi="Arial" w:cs="Arial"/>
                  <w:b/>
                  <w:bCs/>
                  <w:sz w:val="20"/>
                  <w:szCs w:val="20"/>
                  <w:lang w:val="it-IT"/>
                </w:rPr>
                <w:delText>Assicurazione di viaggio Premium</w:delText>
              </w:r>
            </w:del>
            <w:r w:rsidRPr="00FA3229">
              <w:rPr>
                <w:rFonts w:ascii="Arial" w:hAnsi="Arial" w:cs="Arial"/>
                <w:sz w:val="20"/>
                <w:szCs w:val="20"/>
                <w:lang w:val="it-IT"/>
              </w:rPr>
              <w:t>.</w:t>
            </w:r>
          </w:p>
          <w:p w:rsidR="00E664E9" w:rsidRPr="008F1577" w:rsidRDefault="00C00D7E" w:rsidP="00E664E9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  <w:lang w:val="it-IT"/>
                <w:rPrChange w:id="8" w:author="Simone De Biase" w:date="2026-02-05T14:50:00Z" w16du:dateUtc="2026-02-05T13:50:00Z">
                  <w:rPr>
                    <w:rFonts w:ascii="Arial" w:hAnsi="Arial" w:cs="Arial"/>
                    <w:sz w:val="20"/>
                    <w:szCs w:val="20"/>
                    <w:lang w:val="en-AU"/>
                  </w:rPr>
                </w:rPrChange>
              </w:rPr>
            </w:pPr>
            <w:ins w:id="9" w:author="Simone De Biase" w:date="2026-02-05T15:03:00Z" w16du:dateUtc="2026-02-05T14:03:00Z">
              <w:r>
                <w:rPr>
                  <w:rFonts w:ascii="Arial" w:hAnsi="Arial" w:cs="Arial"/>
                  <w:b/>
                  <w:bCs/>
                  <w:sz w:val="20"/>
                  <w:szCs w:val="20"/>
                  <w:lang w:val="it-IT"/>
                </w:rPr>
                <w:t xml:space="preserve">Il </w:t>
              </w:r>
            </w:ins>
            <w:r w:rsidR="00E664E9" w:rsidRPr="00FA3229">
              <w:rPr>
                <w:rFonts w:ascii="Arial" w:hAnsi="Arial" w:cs="Arial"/>
                <w:b/>
                <w:bCs/>
                <w:sz w:val="20"/>
                <w:szCs w:val="20"/>
                <w:lang w:val="it-IT"/>
              </w:rPr>
              <w:t>Piano di Protezione</w:t>
            </w:r>
            <w:del w:id="10" w:author="Simone De Biase" w:date="2026-02-05T15:02:00Z" w16du:dateUtc="2026-02-05T14:02:00Z">
              <w:r w:rsidR="00E664E9" w:rsidRPr="00FA3229" w:rsidDel="00C00D7E">
                <w:rPr>
                  <w:rFonts w:ascii="Arial" w:hAnsi="Arial" w:cs="Arial"/>
                  <w:b/>
                  <w:bCs/>
                  <w:sz w:val="20"/>
                  <w:szCs w:val="20"/>
                  <w:lang w:val="it-IT"/>
                </w:rPr>
                <w:delText xml:space="preserve"> e </w:delText>
              </w:r>
              <w:r w:rsidR="002C6CB7" w:rsidRPr="00FA3229" w:rsidDel="00C00D7E">
                <w:rPr>
                  <w:rFonts w:ascii="Arial" w:hAnsi="Arial" w:cs="Arial"/>
                  <w:b/>
                  <w:bCs/>
                  <w:sz w:val="20"/>
                  <w:szCs w:val="20"/>
                  <w:lang w:val="it-IT"/>
                </w:rPr>
                <w:delText xml:space="preserve">Assicurazione di viaggio Premium </w:delText>
              </w:r>
            </w:del>
            <w:ins w:id="11" w:author="Simone De Biase" w:date="2026-02-05T15:06:00Z" w16du:dateUtc="2026-02-05T14:06:00Z">
              <w:r>
                <w:rPr>
                  <w:rFonts w:ascii="Arial" w:hAnsi="Arial" w:cs="Arial"/>
                  <w:b/>
                  <w:bCs/>
                  <w:sz w:val="20"/>
                  <w:szCs w:val="20"/>
                  <w:lang w:val="it-IT"/>
                </w:rPr>
                <w:t xml:space="preserve"> </w:t>
              </w:r>
            </w:ins>
            <w:r w:rsidR="00E664E9" w:rsidRPr="00FA3229">
              <w:rPr>
                <w:rFonts w:ascii="Arial" w:hAnsi="Arial" w:cs="Arial"/>
                <w:sz w:val="20"/>
                <w:szCs w:val="20"/>
                <w:lang w:val="it-IT"/>
              </w:rPr>
              <w:t>fornisc</w:t>
            </w:r>
            <w:ins w:id="12" w:author="Simone De Biase" w:date="2026-02-05T15:03:00Z" w16du:dateUtc="2026-02-05T14:03:00Z">
              <w:r>
                <w:rPr>
                  <w:rFonts w:ascii="Arial" w:hAnsi="Arial" w:cs="Arial"/>
                  <w:sz w:val="20"/>
                  <w:szCs w:val="20"/>
                  <w:lang w:val="it-IT"/>
                </w:rPr>
                <w:t>e</w:t>
              </w:r>
            </w:ins>
            <w:del w:id="13" w:author="Simone De Biase" w:date="2026-02-05T15:03:00Z" w16du:dateUtc="2026-02-05T14:03:00Z">
              <w:r w:rsidR="00E664E9" w:rsidRPr="008F1577" w:rsidDel="00C00D7E">
                <w:rPr>
                  <w:rFonts w:ascii="Arial" w:hAnsi="Arial" w:cs="Arial"/>
                  <w:sz w:val="20"/>
                  <w:szCs w:val="20"/>
                  <w:lang w:val="it-IT"/>
                  <w:rPrChange w:id="14" w:author="Simone De Biase" w:date="2026-02-05T14:50:00Z" w16du:dateUtc="2026-02-05T13:50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>ono</w:delText>
              </w:r>
            </w:del>
            <w:r w:rsidR="00E664E9" w:rsidRPr="008F1577">
              <w:rPr>
                <w:rFonts w:ascii="Arial" w:hAnsi="Arial" w:cs="Arial"/>
                <w:sz w:val="20"/>
                <w:szCs w:val="20"/>
                <w:lang w:val="it-IT"/>
                <w:rPrChange w:id="15" w:author="Simone De Biase" w:date="2026-02-05T14:50:00Z" w16du:dateUtc="2026-02-05T13:50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 una copertura fino a </w:t>
            </w:r>
            <w:r w:rsidR="00E664E9" w:rsidRPr="008F1577">
              <w:rPr>
                <w:rFonts w:ascii="Arial" w:hAnsi="Arial" w:cs="Arial"/>
                <w:b/>
                <w:bCs/>
                <w:sz w:val="20"/>
                <w:szCs w:val="20"/>
                <w:lang w:val="it-IT"/>
                <w:rPrChange w:id="16" w:author="Simone De Biase" w:date="2026-02-05T14:50:00Z" w16du:dateUtc="2026-02-05T13:50:00Z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rPrChange>
              </w:rPr>
              <w:t>€ 175.000</w:t>
            </w:r>
            <w:r w:rsidR="00E664E9" w:rsidRPr="008F1577">
              <w:rPr>
                <w:rFonts w:ascii="Arial" w:hAnsi="Arial" w:cs="Arial"/>
                <w:sz w:val="20"/>
                <w:szCs w:val="20"/>
                <w:lang w:val="it-IT"/>
                <w:rPrChange w:id="17" w:author="Simone De Biase" w:date="2026-02-05T14:50:00Z" w16du:dateUtc="2026-02-05T13:50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 in totale sia per </w:t>
            </w:r>
            <w:r w:rsidR="00E664E9" w:rsidRPr="008F1577">
              <w:rPr>
                <w:rFonts w:ascii="Arial" w:hAnsi="Arial" w:cs="Arial"/>
                <w:b/>
                <w:bCs/>
                <w:sz w:val="20"/>
                <w:szCs w:val="20"/>
                <w:lang w:val="it-IT"/>
                <w:rPrChange w:id="18" w:author="Simone De Biase" w:date="2026-02-05T14:50:00Z" w16du:dateUtc="2026-02-05T13:50:00Z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rPrChange>
              </w:rPr>
              <w:t>B1-Spese mediche di emergenza che B2 - Evacuazione medica di emergenza e rimpatrio</w:t>
            </w:r>
            <w:r w:rsidR="00E664E9" w:rsidRPr="008F1577">
              <w:rPr>
                <w:rFonts w:ascii="Arial" w:hAnsi="Arial" w:cs="Arial"/>
                <w:sz w:val="20"/>
                <w:szCs w:val="20"/>
                <w:lang w:val="it-IT"/>
                <w:rPrChange w:id="19" w:author="Simone De Biase" w:date="2026-02-05T14:50:00Z" w16du:dateUtc="2026-02-05T13:50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 se a una persona assicurata viene diagnosticato COVID-19 durante il viaggio.</w:t>
            </w:r>
          </w:p>
          <w:p w:rsidR="00AF5607" w:rsidRPr="008F1577" w:rsidRDefault="00AF5607" w:rsidP="00AF5607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  <w:lang w:val="it-IT"/>
                <w:rPrChange w:id="20" w:author="Simone De Biase" w:date="2026-02-05T14:50:00Z" w16du:dateUtc="2026-02-05T13:50:00Z">
                  <w:rPr>
                    <w:rFonts w:ascii="Arial" w:hAnsi="Arial" w:cs="Arial"/>
                    <w:sz w:val="20"/>
                    <w:szCs w:val="20"/>
                    <w:lang w:val="en-AU"/>
                  </w:rPr>
                </w:rPrChange>
              </w:rPr>
            </w:pPr>
          </w:p>
          <w:p w:rsidR="006F75D2" w:rsidRPr="00FA04D0" w:rsidRDefault="006F75D2" w:rsidP="006F75D2">
            <w:pPr>
              <w:rPr>
                <w:rFonts w:ascii="Arial" w:hAnsi="Arial"/>
                <w:b/>
                <w:color w:val="002060"/>
                <w:sz w:val="20"/>
                <w:lang w:val="en-AU"/>
              </w:rPr>
            </w:pPr>
            <w:proofErr w:type="spellStart"/>
            <w:r w:rsidRPr="00FA04D0"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  <w:t>Protezione</w:t>
            </w:r>
            <w:proofErr w:type="spellEnd"/>
            <w:r w:rsidRPr="00FA04D0"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  <w:t xml:space="preserve"> '</w:t>
            </w:r>
            <w:proofErr w:type="spellStart"/>
            <w:r w:rsidRPr="00FA04D0"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  <w:t>Plus'</w:t>
            </w:r>
            <w:proofErr w:type="spellEnd"/>
            <w:r w:rsidRPr="00FA04D0"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  <w:t xml:space="preserve"> - </w:t>
            </w:r>
            <w:proofErr w:type="spellStart"/>
            <w:r w:rsidRPr="00FA04D0"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  <w:t>noleggio</w:t>
            </w:r>
            <w:proofErr w:type="spellEnd"/>
            <w:r w:rsidRPr="00FA04D0"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  <w:t xml:space="preserve"> auto </w:t>
            </w:r>
          </w:p>
          <w:p w:rsidR="006F75D2" w:rsidRPr="00FA3229" w:rsidRDefault="006F75D2" w:rsidP="006F75D2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FA3229">
              <w:rPr>
                <w:rFonts w:ascii="Arial" w:hAnsi="Arial" w:cs="Arial"/>
                <w:sz w:val="20"/>
                <w:szCs w:val="20"/>
                <w:lang w:val="it-IT"/>
              </w:rPr>
              <w:t>Tutte le persone assicurate devono avere almeno 18 anni e possedere una patente di guida valida che autorizzi a guidare nel paese in questione. Ciò include eventuali conducenti aggiuntivi aggiunti al contratto di noleggio.</w:t>
            </w:r>
          </w:p>
          <w:p w:rsidR="006F75D2" w:rsidRPr="00FA3229" w:rsidRDefault="006F75D2" w:rsidP="006F75D2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FA3229">
              <w:rPr>
                <w:rFonts w:ascii="Arial" w:hAnsi="Arial" w:cs="Arial"/>
                <w:sz w:val="20"/>
                <w:szCs w:val="20"/>
                <w:lang w:val="it-IT"/>
              </w:rPr>
              <w:t xml:space="preserve">Questa polizza non sostituisce la tua polizza di assicurazione auto, né è una polizza di danni primari che copre il veicolo a noleggio stesso. Questa polizza copre solo l'importo di cui sei responsabile in base ai termini del contratto di noleggio auto fino all'importo indicato nel </w:t>
            </w:r>
            <w:r w:rsidRPr="00FA3229">
              <w:rPr>
                <w:rFonts w:ascii="Arial" w:hAnsi="Arial" w:cs="Arial"/>
                <w:b/>
                <w:sz w:val="20"/>
                <w:szCs w:val="20"/>
                <w:lang w:val="it-IT"/>
              </w:rPr>
              <w:t>CDA</w:t>
            </w:r>
            <w:r w:rsidRPr="00FA3229">
              <w:rPr>
                <w:rFonts w:ascii="Arial" w:hAnsi="Arial" w:cs="Arial"/>
                <w:sz w:val="20"/>
                <w:szCs w:val="20"/>
                <w:lang w:val="it-IT"/>
              </w:rPr>
              <w:t xml:space="preserve"> e non l'intero valore del veicolo a noleggio stesso.</w:t>
            </w:r>
          </w:p>
          <w:p w:rsidR="006F75D2" w:rsidRPr="00FA3229" w:rsidRDefault="006F75D2" w:rsidP="006F75D2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FA3229">
              <w:rPr>
                <w:rFonts w:ascii="Arial" w:hAnsi="Arial" w:cs="Arial"/>
                <w:sz w:val="20"/>
                <w:szCs w:val="20"/>
                <w:lang w:val="it-IT"/>
              </w:rPr>
              <w:t xml:space="preserve">Abbiamo un elenco di </w:t>
            </w:r>
            <w:r w:rsidRPr="00FA04D0">
              <w:rPr>
                <w:rFonts w:ascii="Webdings" w:eastAsia="Webdings" w:hAnsi="Webdings" w:cs="Webdings"/>
                <w:b/>
                <w:sz w:val="28"/>
              </w:rPr>
              <w:t>i</w:t>
            </w:r>
            <w:r w:rsidRPr="00FA3229">
              <w:rPr>
                <w:rFonts w:ascii="Arial" w:hAnsi="Arial" w:cs="Arial"/>
                <w:sz w:val="20"/>
                <w:szCs w:val="20"/>
                <w:lang w:val="it-IT"/>
              </w:rPr>
              <w:t xml:space="preserve"> </w:t>
            </w:r>
            <w:commentRangeStart w:id="21"/>
            <w:r w:rsidRPr="00FA3229">
              <w:rPr>
                <w:rFonts w:ascii="Arial" w:hAnsi="Arial" w:cs="Arial"/>
                <w:b/>
                <w:sz w:val="20"/>
                <w:szCs w:val="20"/>
                <w:lang w:val="it-IT"/>
              </w:rPr>
              <w:t>Suggerimenti chiave</w:t>
            </w:r>
            <w:r w:rsidRPr="00FA3229">
              <w:rPr>
                <w:rFonts w:ascii="Arial" w:hAnsi="Arial" w:cs="Arial"/>
                <w:sz w:val="20"/>
                <w:szCs w:val="20"/>
                <w:lang w:val="it-IT"/>
              </w:rPr>
              <w:t xml:space="preserve"> </w:t>
            </w:r>
            <w:commentRangeEnd w:id="21"/>
            <w:r w:rsidR="002852E7" w:rsidRPr="00FA3229">
              <w:rPr>
                <w:rStyle w:val="CommentReference"/>
                <w:rFonts w:ascii="Arial" w:hAnsi="Arial" w:cs="Arial"/>
                <w:sz w:val="20"/>
                <w:szCs w:val="20"/>
                <w:lang w:val="it-IT"/>
              </w:rPr>
              <w:commentReference w:id="21"/>
            </w:r>
            <w:r w:rsidRPr="00FA3229">
              <w:rPr>
                <w:rFonts w:ascii="Arial" w:hAnsi="Arial" w:cs="Arial"/>
                <w:sz w:val="20"/>
                <w:szCs w:val="20"/>
                <w:lang w:val="it-IT"/>
              </w:rPr>
              <w:t>quando ritiri il tuo veicolo a noleggio; si prega di esaminarlo prima di ritirare il veicolo a noleggio.</w:t>
            </w:r>
          </w:p>
          <w:p w:rsidR="00CF3D09" w:rsidRPr="00FA3229" w:rsidRDefault="00CF3D09" w:rsidP="006F75D2">
            <w:pPr>
              <w:jc w:val="both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</w:tbl>
    <w:p w:rsidR="00CF3D09" w:rsidRDefault="00CF3D09" w:rsidP="00CF3D09">
      <w:pPr>
        <w:spacing w:after="0" w:line="240" w:lineRule="auto"/>
        <w:jc w:val="both"/>
        <w:rPr>
          <w:rFonts w:ascii="Arial" w:hAnsi="Arial" w:cs="Arial"/>
          <w:sz w:val="20"/>
          <w:szCs w:val="20"/>
          <w:lang w:val="it-IT"/>
        </w:rPr>
      </w:pPr>
    </w:p>
    <w:p w:rsidR="008B47DB" w:rsidRPr="005B0CF6" w:rsidRDefault="003E6A44" w:rsidP="00E664E9">
      <w:pPr>
        <w:spacing w:after="0" w:line="240" w:lineRule="auto"/>
        <w:jc w:val="both"/>
        <w:rPr>
          <w:rFonts w:ascii="Arial" w:hAnsi="Arial" w:cs="Arial"/>
          <w:sz w:val="20"/>
          <w:szCs w:val="20"/>
          <w:lang w:val="it-IT"/>
        </w:rPr>
      </w:pPr>
      <w:r w:rsidRPr="005B0CF6">
        <w:rPr>
          <w:rFonts w:ascii="Arial" w:hAnsi="Arial" w:cs="Arial"/>
          <w:sz w:val="20"/>
          <w:szCs w:val="20"/>
          <w:lang w:val="it-IT"/>
        </w:rPr>
        <w:t>Si consiglia di leggere</w:t>
      </w:r>
      <w:commentRangeStart w:id="22"/>
      <w:del w:id="23" w:author="Flo Lilley" w:date="2026-02-11T12:38:00Z" w16du:dateUtc="2026-02-11T12:38:00Z">
        <w:r w:rsidRPr="005B0CF6" w:rsidDel="00617999">
          <w:rPr>
            <w:rFonts w:ascii="Arial" w:hAnsi="Arial" w:cs="Arial"/>
            <w:sz w:val="20"/>
            <w:szCs w:val="20"/>
            <w:lang w:val="it-IT"/>
          </w:rPr>
          <w:delText xml:space="preserve"> il</w:delText>
        </w:r>
      </w:del>
      <w:r w:rsidRPr="005B0CF6">
        <w:rPr>
          <w:rFonts w:ascii="Arial" w:hAnsi="Arial" w:cs="Arial"/>
          <w:sz w:val="20"/>
          <w:szCs w:val="20"/>
          <w:lang w:val="it-IT"/>
        </w:rPr>
        <w:t xml:space="preserve"> </w:t>
      </w:r>
      <w:commentRangeEnd w:id="22"/>
      <w:r w:rsidR="00721272" w:rsidRPr="005B0CF6">
        <w:rPr>
          <w:rStyle w:val="CommentReference"/>
          <w:rFonts w:ascii="Arial" w:hAnsi="Arial" w:cs="Arial"/>
          <w:sz w:val="20"/>
          <w:szCs w:val="20"/>
          <w:lang w:val="it-IT"/>
        </w:rPr>
        <w:commentReference w:id="22"/>
      </w:r>
      <w:r w:rsidR="0039324F" w:rsidRPr="005B0CF6">
        <w:rPr>
          <w:rFonts w:ascii="Arial" w:hAnsi="Arial" w:cs="Arial"/>
          <w:sz w:val="20"/>
          <w:szCs w:val="20"/>
          <w:lang w:val="it-IT"/>
        </w:rPr>
        <w:t>i documenti di cui sopra</w:t>
      </w:r>
      <w:r w:rsidR="0039324F" w:rsidRPr="005B0CF6">
        <w:rPr>
          <w:rFonts w:ascii="Times New Roman" w:hAnsi="Times New Roman"/>
          <w:sz w:val="24"/>
          <w:szCs w:val="24"/>
          <w:lang w:val="it-IT" w:eastAsia="it-IT"/>
        </w:rPr>
        <w:t xml:space="preserve"> </w:t>
      </w:r>
      <w:r w:rsidRPr="005B0CF6">
        <w:rPr>
          <w:rFonts w:ascii="Arial" w:hAnsi="Arial" w:cs="Arial"/>
          <w:sz w:val="20"/>
          <w:szCs w:val="20"/>
          <w:lang w:val="it-IT"/>
        </w:rPr>
        <w:t xml:space="preserve">per assicurarsi che soddisfi le proprie specifiche esigenze prima del viaggio. Questa polizza copre situazioni ed eventi specifici che possono accadere durante il viaggio. </w:t>
      </w:r>
      <w:r w:rsidR="0039324F" w:rsidRPr="005B0CF6">
        <w:rPr>
          <w:rFonts w:ascii="Arial" w:hAnsi="Arial" w:cs="Arial"/>
          <w:sz w:val="20"/>
          <w:szCs w:val="20"/>
          <w:lang w:val="it-IT"/>
        </w:rPr>
        <w:t>La polizza prevede delle esclusioni e/o limitazioni di cui la preghiamo prendere nota, leggendo attentamente il Set Informativo.</w:t>
      </w:r>
    </w:p>
    <w:p w:rsidR="005B613B" w:rsidRDefault="005B613B">
      <w:pPr>
        <w:spacing w:after="0" w:line="240" w:lineRule="auto"/>
        <w:rPr>
          <w:rFonts w:ascii="Arial" w:hAnsi="Arial" w:cs="Arial"/>
          <w:sz w:val="20"/>
          <w:szCs w:val="20"/>
          <w:lang w:val="it-IT"/>
        </w:rPr>
      </w:pPr>
    </w:p>
    <w:p w:rsidR="005B0CF6" w:rsidRPr="00E664E9" w:rsidRDefault="005B0CF6">
      <w:pPr>
        <w:spacing w:after="0" w:line="240" w:lineRule="auto"/>
        <w:rPr>
          <w:rFonts w:ascii="Arial" w:hAnsi="Arial" w:cs="Arial"/>
          <w:b/>
          <w:color w:val="002060"/>
          <w:sz w:val="24"/>
          <w:szCs w:val="24"/>
          <w:lang w:val="it-IT"/>
        </w:rPr>
      </w:pPr>
      <w:r w:rsidRPr="00E664E9">
        <w:rPr>
          <w:rFonts w:ascii="Arial" w:hAnsi="Arial" w:cs="Arial"/>
          <w:b/>
          <w:color w:val="002060"/>
          <w:sz w:val="24"/>
          <w:szCs w:val="24"/>
          <w:lang w:val="it-IT"/>
        </w:rPr>
        <w:t>Informazioni di contatto importanti</w:t>
      </w:r>
    </w:p>
    <w:p w:rsidR="005B0CF6" w:rsidRDefault="005B0CF6">
      <w:pPr>
        <w:spacing w:after="0" w:line="240" w:lineRule="auto"/>
        <w:rPr>
          <w:rFonts w:ascii="Arial" w:hAnsi="Arial" w:cs="Arial"/>
          <w:b/>
          <w:color w:val="00B0F0"/>
          <w:sz w:val="24"/>
          <w:szCs w:val="24"/>
          <w:lang w:val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6"/>
        <w:gridCol w:w="7158"/>
      </w:tblGrid>
      <w:tr w:rsidR="00AD79DD" w:rsidRPr="0075699F" w:rsidTr="55A3C99D">
        <w:tc>
          <w:tcPr>
            <w:tcW w:w="3510" w:type="dxa"/>
          </w:tcPr>
          <w:p w:rsidR="005B0CF6" w:rsidRPr="00E664E9" w:rsidRDefault="005B0CF6" w:rsidP="005B0CF6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it-IT"/>
              </w:rPr>
            </w:pPr>
            <w:r w:rsidRPr="00E664E9">
              <w:rPr>
                <w:rFonts w:ascii="Arial" w:hAnsi="Arial" w:cs="Arial"/>
                <w:b/>
                <w:color w:val="002060"/>
                <w:sz w:val="20"/>
                <w:szCs w:val="20"/>
                <w:lang w:val="it-IT"/>
              </w:rPr>
              <w:t>Cosa succede se ho una domanda sulla polizza?</w:t>
            </w:r>
          </w:p>
          <w:p w:rsidR="005B0CF6" w:rsidRPr="00E664E9" w:rsidRDefault="005B0CF6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it-IT"/>
              </w:rPr>
            </w:pPr>
          </w:p>
        </w:tc>
        <w:tc>
          <w:tcPr>
            <w:tcW w:w="7290" w:type="dxa"/>
          </w:tcPr>
          <w:p w:rsidR="005B0CF6" w:rsidRDefault="005B0CF6" w:rsidP="00C00D7E">
            <w:pPr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5B0CF6">
              <w:rPr>
                <w:rFonts w:ascii="Arial" w:hAnsi="Arial" w:cs="Arial"/>
                <w:sz w:val="20"/>
                <w:szCs w:val="20"/>
                <w:lang w:val="it-IT"/>
              </w:rPr>
              <w:t xml:space="preserve">Se ha domande, la preghiamo di chiamarci al seguente numero </w:t>
            </w:r>
            <w:ins w:id="24" w:author="Paul Brown" w:date="2026-03-03T16:48:00Z">
              <w:r w:rsidR="004E3B7D" w:rsidRPr="00FA3229">
                <w:rPr>
                  <w:rFonts w:ascii="Arial" w:hAnsi="Arial" w:cs="Arial"/>
                  <w:b/>
                  <w:sz w:val="20"/>
                  <w:szCs w:val="20"/>
                  <w:lang w:val="it-CH"/>
                </w:rPr>
                <w:t xml:space="preserve">+39 02 2331 2173 </w:t>
              </w:r>
            </w:ins>
            <w:del w:id="25" w:author="Paul Brown" w:date="2026-03-03T16:48:00Z" w16du:dateUtc="2026-03-03T16:48:00Z">
              <w:r w:rsidR="00BE1A79" w:rsidRPr="00BE1A79" w:rsidDel="004E3B7D">
                <w:rPr>
                  <w:rFonts w:ascii="Arial" w:hAnsi="Arial" w:cs="Arial"/>
                  <w:b/>
                  <w:sz w:val="20"/>
                  <w:szCs w:val="20"/>
                  <w:lang w:val="it-IT"/>
                </w:rPr>
                <w:delText>+39 02 3605 8479</w:delText>
              </w:r>
            </w:del>
            <w:del w:id="26" w:author="Simone De Biase" w:date="2026-02-05T15:04:00Z" w16du:dateUtc="2026-02-05T14:04:00Z">
              <w:r w:rsidRPr="005B0CF6" w:rsidDel="00C00D7E">
                <w:rPr>
                  <w:rFonts w:ascii="Arial" w:hAnsi="Arial" w:cs="Arial"/>
                  <w:b/>
                  <w:sz w:val="20"/>
                  <w:szCs w:val="20"/>
                  <w:lang w:val="it-IT"/>
                </w:rPr>
                <w:delText xml:space="preserve"> </w:delText>
              </w:r>
            </w:del>
            <w:r w:rsidRPr="005B0CF6">
              <w:rPr>
                <w:rFonts w:ascii="Arial" w:hAnsi="Arial" w:cs="Arial"/>
                <w:sz w:val="20"/>
                <w:szCs w:val="20"/>
                <w:lang w:val="it-IT"/>
              </w:rPr>
              <w:t xml:space="preserve"> dalle </w:t>
            </w:r>
            <w:r w:rsidR="00BE1A79" w:rsidRPr="00BE1A79">
              <w:rPr>
                <w:rFonts w:ascii="Arial" w:hAnsi="Arial" w:cs="Arial"/>
                <w:b/>
                <w:sz w:val="20"/>
                <w:szCs w:val="20"/>
                <w:lang w:val="it-IT"/>
              </w:rPr>
              <w:t>Aperto dal lunedì al venerdì dalle 9.00 alle 17.00</w:t>
            </w:r>
            <w:ins w:id="27" w:author="Simone De Biase" w:date="2026-02-05T15:03:00Z" w16du:dateUtc="2026-02-05T14:03:00Z">
              <w:r w:rsidR="00C00D7E">
                <w:rPr>
                  <w:rFonts w:ascii="Arial" w:hAnsi="Arial" w:cs="Arial"/>
                  <w:sz w:val="20"/>
                  <w:szCs w:val="20"/>
                  <w:lang w:val="it-IT"/>
                </w:rPr>
                <w:t>,</w:t>
              </w:r>
            </w:ins>
            <w:del w:id="28" w:author="Simone De Biase" w:date="2026-02-05T15:03:00Z" w16du:dateUtc="2026-02-05T14:03:00Z">
              <w:r w:rsidRPr="005B0CF6" w:rsidDel="00C00D7E">
                <w:rPr>
                  <w:rFonts w:ascii="Arial" w:hAnsi="Arial" w:cs="Arial"/>
                  <w:sz w:val="20"/>
                  <w:szCs w:val="20"/>
                  <w:lang w:val="it-IT"/>
                </w:rPr>
                <w:delText xml:space="preserve"> o</w:delText>
              </w:r>
            </w:del>
            <w:r w:rsidRPr="005B0CF6">
              <w:rPr>
                <w:rFonts w:ascii="Arial" w:hAnsi="Arial" w:cs="Arial"/>
                <w:sz w:val="20"/>
                <w:szCs w:val="20"/>
                <w:lang w:val="it-IT"/>
              </w:rPr>
              <w:t xml:space="preserve"> di inviarci una e-mail </w:t>
            </w:r>
            <w:del w:id="29" w:author="Simone De Biase" w:date="2026-02-05T15:04:00Z" w16du:dateUtc="2026-02-05T14:04:00Z">
              <w:r w:rsidRPr="008821A3" w:rsidDel="00C00D7E">
                <w:rPr>
                  <w:rFonts w:ascii="Arial" w:hAnsi="Arial" w:cs="Arial"/>
                  <w:sz w:val="20"/>
                  <w:szCs w:val="20"/>
                  <w:lang w:val="it-IT"/>
                </w:rPr>
                <w:delText xml:space="preserve">al seguente indirizzo </w:delText>
              </w:r>
            </w:del>
            <w:ins w:id="30" w:author="Simone De Biase" w:date="2026-02-05T15:04:00Z" w16du:dateUtc="2026-02-05T14:04:00Z">
              <w:r w:rsidR="00C00D7E" w:rsidRPr="008821A3">
                <w:rPr>
                  <w:rFonts w:ascii="Arial" w:hAnsi="Arial" w:cs="Arial"/>
                  <w:b/>
                  <w:sz w:val="20"/>
                  <w:szCs w:val="20"/>
                  <w:lang w:val="it-IT"/>
                </w:rPr>
                <w:fldChar w:fldCharType="begin"/>
              </w:r>
              <w:r w:rsidR="00C00D7E" w:rsidRPr="008821A3">
                <w:rPr>
                  <w:rFonts w:ascii="Arial" w:hAnsi="Arial" w:cs="Arial"/>
                  <w:b/>
                  <w:sz w:val="20"/>
                  <w:szCs w:val="20"/>
                  <w:lang w:val="it-IT"/>
                </w:rPr>
                <w:instrText>HYPERLINK "mailto:</w:instrText>
              </w:r>
              <w:r w:rsidR="00C00D7E" w:rsidRPr="008821A3">
                <w:rPr>
                  <w:rFonts w:ascii="Arial" w:hAnsi="Arial" w:cs="Arial"/>
                  <w:sz w:val="20"/>
                  <w:szCs w:val="20"/>
                  <w:lang w:val="it-IT"/>
                </w:rPr>
                <w:instrText>all’indirizzo</w:instrText>
              </w:r>
              <w:r w:rsidR="00C00D7E" w:rsidRPr="008821A3">
                <w:rPr>
                  <w:rFonts w:ascii="Arial" w:hAnsi="Arial" w:cs="Arial"/>
                  <w:b/>
                  <w:sz w:val="20"/>
                  <w:szCs w:val="20"/>
                  <w:lang w:val="it-IT"/>
                </w:rPr>
                <w:instrText>"</w:instrText>
              </w:r>
              <w:r w:rsidR="00C00D7E" w:rsidRPr="008821A3">
                <w:rPr>
                  <w:rFonts w:ascii="Arial" w:hAnsi="Arial" w:cs="Arial"/>
                  <w:b/>
                  <w:sz w:val="20"/>
                  <w:szCs w:val="20"/>
                  <w:lang w:val="it-IT"/>
                </w:rPr>
              </w:r>
              <w:r w:rsidR="00C00D7E" w:rsidRPr="008821A3">
                <w:rPr>
                  <w:rFonts w:ascii="Arial" w:hAnsi="Arial" w:cs="Arial"/>
                  <w:b/>
                  <w:sz w:val="20"/>
                  <w:szCs w:val="20"/>
                  <w:lang w:val="it-IT"/>
                </w:rPr>
                <w:fldChar w:fldCharType="separate"/>
              </w:r>
            </w:ins>
            <w:del w:id="31" w:author="Simone De Biase" w:date="2026-02-05T15:04:00Z" w16du:dateUtc="2026-02-05T14:04:00Z">
              <w:r w:rsidR="00C00D7E" w:rsidRPr="008821A3" w:rsidDel="00C00D7E">
                <w:rPr>
                  <w:rStyle w:val="Hyperlink"/>
                  <w:rFonts w:ascii="Arial" w:hAnsi="Arial" w:cs="Arial"/>
                  <w:b/>
                  <w:color w:val="auto"/>
                  <w:sz w:val="20"/>
                  <w:szCs w:val="20"/>
                  <w:u w:val="none"/>
                  <w:lang w:val="it-IT"/>
                  <w:rPrChange w:id="32" w:author="Paul Brown" w:date="2026-03-03T16:48:00Z" w16du:dateUtc="2026-03-03T16:48:00Z">
                    <w:rPr>
                      <w:rStyle w:val="Hyperlink"/>
                      <w:rFonts w:ascii="Arial" w:hAnsi="Arial" w:cs="Arial"/>
                      <w:b/>
                      <w:sz w:val="20"/>
                      <w:szCs w:val="20"/>
                      <w:lang w:val="it-IT"/>
                    </w:rPr>
                  </w:rPrChange>
                </w:rPr>
                <w:delText>IT.expcustsvc@aig.com</w:delText>
              </w:r>
            </w:del>
            <w:ins w:id="33" w:author="Simone De Biase" w:date="2026-02-05T15:04:00Z" w16du:dateUtc="2026-02-05T14:04:00Z">
              <w:r w:rsidR="00C00D7E" w:rsidRPr="008821A3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  <w:lang w:val="it-IT"/>
                  <w:rPrChange w:id="34" w:author="Paul Brown" w:date="2026-03-03T16:48:00Z" w16du:dateUtc="2026-03-03T16:48:00Z">
                    <w:rPr>
                      <w:rStyle w:val="Hyperlink"/>
                      <w:rFonts w:ascii="Arial" w:hAnsi="Arial" w:cs="Arial"/>
                      <w:sz w:val="20"/>
                      <w:szCs w:val="20"/>
                      <w:lang w:val="it-IT"/>
                    </w:rPr>
                  </w:rPrChange>
                </w:rPr>
                <w:t>all’indirizzo</w:t>
              </w:r>
              <w:r w:rsidR="00C00D7E" w:rsidRPr="008821A3">
                <w:rPr>
                  <w:rFonts w:ascii="Arial" w:hAnsi="Arial" w:cs="Arial"/>
                  <w:b/>
                  <w:sz w:val="20"/>
                  <w:szCs w:val="20"/>
                  <w:lang w:val="it-IT"/>
                </w:rPr>
                <w:fldChar w:fldCharType="end"/>
              </w:r>
              <w:r w:rsidR="00C00D7E">
                <w:rPr>
                  <w:rFonts w:ascii="Arial" w:hAnsi="Arial" w:cs="Arial"/>
                  <w:sz w:val="20"/>
                  <w:szCs w:val="20"/>
                  <w:lang w:val="it-IT"/>
                </w:rPr>
                <w:t xml:space="preserve"> </w:t>
              </w:r>
            </w:ins>
            <w:ins w:id="35" w:author="Simone De Biase" w:date="2026-02-05T15:04:00Z">
              <w:r w:rsidR="00C00D7E" w:rsidRPr="00C00D7E">
                <w:rPr>
                  <w:rFonts w:ascii="Arial" w:hAnsi="Arial" w:cs="Arial"/>
                  <w:sz w:val="20"/>
                  <w:szCs w:val="20"/>
                </w:rPr>
                <w:fldChar w:fldCharType="begin"/>
              </w:r>
              <w:r w:rsidR="00C00D7E" w:rsidRPr="00C00D7E">
                <w:rPr>
                  <w:rFonts w:ascii="Arial" w:hAnsi="Arial" w:cs="Arial"/>
                  <w:sz w:val="20"/>
                  <w:szCs w:val="20"/>
                  <w:lang w:val="it-IT"/>
                  <w:rPrChange w:id="36" w:author="Simone De Biase" w:date="2026-02-05T15:04:00Z" w16du:dateUtc="2026-02-05T14:04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instrText>HYPERLINK "mailto:expedia@cs.covermoreeurope.com"</w:instrText>
              </w:r>
              <w:r w:rsidR="00C00D7E" w:rsidRPr="00C00D7E">
                <w:rPr>
                  <w:rFonts w:ascii="Arial" w:hAnsi="Arial" w:cs="Arial"/>
                  <w:sz w:val="20"/>
                  <w:szCs w:val="20"/>
                </w:rPr>
              </w:r>
              <w:r w:rsidR="00C00D7E" w:rsidRPr="00C00D7E">
                <w:rPr>
                  <w:rFonts w:ascii="Arial" w:hAnsi="Arial" w:cs="Arial"/>
                  <w:sz w:val="20"/>
                  <w:szCs w:val="20"/>
                </w:rPr>
                <w:fldChar w:fldCharType="separate"/>
              </w:r>
              <w:r w:rsidR="00C00D7E" w:rsidRPr="00FA3229">
                <w:rPr>
                  <w:rStyle w:val="Hyperlink"/>
                  <w:rFonts w:ascii="Arial" w:hAnsi="Arial" w:cs="Arial"/>
                  <w:sz w:val="20"/>
                  <w:szCs w:val="20"/>
                  <w:lang w:val="it-IT"/>
                </w:rPr>
                <w:t>expedia@cs.covermoreeurope.com</w:t>
              </w:r>
            </w:ins>
            <w:ins w:id="37" w:author="Simone De Biase" w:date="2026-02-05T15:04:00Z" w16du:dateUtc="2026-02-05T14:04:00Z">
              <w:r w:rsidR="00C00D7E" w:rsidRPr="00C00D7E">
                <w:rPr>
                  <w:rFonts w:ascii="Arial" w:hAnsi="Arial" w:cs="Arial"/>
                  <w:sz w:val="20"/>
                  <w:szCs w:val="20"/>
                  <w:lang w:val="it-IT"/>
                </w:rPr>
                <w:fldChar w:fldCharType="end"/>
              </w:r>
              <w:r w:rsidR="00C00D7E">
                <w:rPr>
                  <w:rFonts w:ascii="Arial" w:hAnsi="Arial" w:cs="Arial"/>
                  <w:sz w:val="20"/>
                  <w:szCs w:val="20"/>
                  <w:lang w:val="it-IT"/>
                </w:rPr>
                <w:t xml:space="preserve"> o di compilare il modulo online (</w:t>
              </w:r>
            </w:ins>
            <w:ins w:id="38" w:author="Simone De Biase" w:date="2026-02-05T15:04:00Z">
              <w:r w:rsidR="00C00D7E" w:rsidRPr="00C00D7E">
                <w:rPr>
                  <w:rFonts w:ascii="Arial" w:hAnsi="Arial" w:cs="Arial"/>
                  <w:sz w:val="20"/>
                  <w:szCs w:val="20"/>
                </w:rPr>
                <w:fldChar w:fldCharType="begin"/>
              </w:r>
              <w:r w:rsidR="00C00D7E" w:rsidRPr="00C00D7E">
                <w:rPr>
                  <w:rFonts w:ascii="Arial" w:hAnsi="Arial" w:cs="Arial"/>
                  <w:sz w:val="20"/>
                  <w:szCs w:val="20"/>
                  <w:lang w:val="it-IT"/>
                  <w:rPrChange w:id="39" w:author="Simone De Biase" w:date="2026-02-05T15:04:00Z" w16du:dateUtc="2026-02-05T14:04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instrText>HYPERLINK "https://covermore-europe-expedia.zendesk.com/hc/"</w:instrText>
              </w:r>
              <w:r w:rsidR="00C00D7E" w:rsidRPr="00C00D7E">
                <w:rPr>
                  <w:rFonts w:ascii="Arial" w:hAnsi="Arial" w:cs="Arial"/>
                  <w:sz w:val="20"/>
                  <w:szCs w:val="20"/>
                </w:rPr>
              </w:r>
              <w:r w:rsidR="00C00D7E" w:rsidRPr="00C00D7E">
                <w:rPr>
                  <w:rFonts w:ascii="Arial" w:hAnsi="Arial" w:cs="Arial"/>
                  <w:sz w:val="20"/>
                  <w:szCs w:val="20"/>
                </w:rPr>
                <w:fldChar w:fldCharType="separate"/>
              </w:r>
              <w:r w:rsidR="00C00D7E" w:rsidRPr="00FA3229">
                <w:rPr>
                  <w:rStyle w:val="Hyperlink"/>
                  <w:rFonts w:ascii="Arial" w:hAnsi="Arial" w:cs="Arial"/>
                  <w:sz w:val="20"/>
                  <w:szCs w:val="20"/>
                  <w:lang w:val="it-IT"/>
                </w:rPr>
                <w:t>https://covermore-europe-expedia.zendesk.com/hc/</w:t>
              </w:r>
            </w:ins>
            <w:ins w:id="40" w:author="Simone De Biase" w:date="2026-02-05T15:04:00Z" w16du:dateUtc="2026-02-05T14:04:00Z">
              <w:r w:rsidR="00C00D7E" w:rsidRPr="00C00D7E">
                <w:rPr>
                  <w:rFonts w:ascii="Arial" w:hAnsi="Arial" w:cs="Arial"/>
                  <w:sz w:val="20"/>
                  <w:szCs w:val="20"/>
                  <w:lang w:val="it-IT"/>
                </w:rPr>
                <w:fldChar w:fldCharType="end"/>
              </w:r>
              <w:r w:rsidR="00C00D7E">
                <w:rPr>
                  <w:rFonts w:ascii="Arial" w:hAnsi="Arial" w:cs="Arial"/>
                  <w:sz w:val="20"/>
                  <w:szCs w:val="20"/>
                  <w:lang w:val="it-IT"/>
                </w:rPr>
                <w:t>)</w:t>
              </w:r>
            </w:ins>
            <w:del w:id="41" w:author="Simone De Biase" w:date="2026-02-05T15:04:00Z" w16du:dateUtc="2026-02-05T14:04:00Z">
              <w:r w:rsidRPr="005B0CF6" w:rsidDel="00C00D7E">
                <w:rPr>
                  <w:rFonts w:ascii="Arial" w:hAnsi="Arial" w:cs="Arial"/>
                  <w:sz w:val="20"/>
                  <w:szCs w:val="20"/>
                  <w:lang w:val="it-IT"/>
                </w:rPr>
                <w:delText xml:space="preserve"> </w:delText>
              </w:r>
            </w:del>
            <w:r w:rsidRPr="005B0CF6">
              <w:rPr>
                <w:rFonts w:ascii="Arial" w:hAnsi="Arial" w:cs="Arial"/>
                <w:sz w:val="20"/>
                <w:szCs w:val="20"/>
                <w:lang w:val="it-IT"/>
              </w:rPr>
              <w:t xml:space="preserve"> e citare il numero di polizza.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 </w:t>
            </w:r>
          </w:p>
          <w:p w:rsidR="005B0CF6" w:rsidRDefault="005B0CF6" w:rsidP="00E664E9">
            <w:pPr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  <w:p w:rsidR="005B0CF6" w:rsidRDefault="005B0CF6" w:rsidP="00E664E9">
            <w:pPr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Ha il diritto di </w:t>
            </w:r>
            <w:r>
              <w:rPr>
                <w:rFonts w:ascii="Arial" w:hAnsi="Arial" w:cs="Arial"/>
                <w:sz w:val="20"/>
                <w:szCs w:val="20"/>
                <w:u w:val="single"/>
                <w:lang w:val="it-IT"/>
              </w:rPr>
              <w:t>ricevere la documentazione della polizza per posta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, senza costi aggiunti</w:t>
            </w:r>
            <w:r w:rsidRPr="005B613B">
              <w:rPr>
                <w:rFonts w:ascii="Arial" w:hAnsi="Arial" w:cs="Arial"/>
                <w:sz w:val="20"/>
                <w:szCs w:val="20"/>
                <w:lang w:val="it-IT"/>
              </w:rPr>
              <w:t xml:space="preserve">vi; </w:t>
            </w:r>
            <w:del w:id="42" w:author="Paul Brown" w:date="2026-03-03T16:48:00Z" w16du:dateUtc="2026-03-03T16:48:00Z">
              <w:r w:rsidRPr="005B613B" w:rsidDel="006E2413">
                <w:rPr>
                  <w:rFonts w:cstheme="minorHAnsi"/>
                  <w:sz w:val="20"/>
                  <w:szCs w:val="20"/>
                  <w:lang w:val="it-IT" w:eastAsia="it-IT"/>
                </w:rPr>
                <w:delText xml:space="preserve"> </w:delText>
              </w:r>
            </w:del>
            <w:r w:rsidRPr="005B613B">
              <w:rPr>
                <w:rFonts w:cstheme="minorHAnsi"/>
                <w:sz w:val="20"/>
                <w:szCs w:val="20"/>
                <w:lang w:val="it-IT" w:eastAsia="it-IT"/>
              </w:rPr>
              <w:t>chiamandoci al numero di cui sopra o trasmettendoci una mail all’indirizzo sopra citato.</w:t>
            </w:r>
          </w:p>
          <w:p w:rsidR="005B0CF6" w:rsidRDefault="005B0CF6">
            <w:pPr>
              <w:rPr>
                <w:rFonts w:ascii="Arial" w:hAnsi="Arial" w:cs="Arial"/>
                <w:b/>
                <w:color w:val="00B0F0"/>
                <w:sz w:val="24"/>
                <w:szCs w:val="24"/>
                <w:lang w:val="it-IT"/>
              </w:rPr>
            </w:pPr>
          </w:p>
        </w:tc>
      </w:tr>
      <w:tr w:rsidR="00AD79DD" w:rsidRPr="00AD79DD" w:rsidTr="55A3C99D">
        <w:tc>
          <w:tcPr>
            <w:tcW w:w="3510" w:type="dxa"/>
          </w:tcPr>
          <w:p w:rsidR="005B0CF6" w:rsidRPr="00E664E9" w:rsidRDefault="005B0CF6" w:rsidP="005B0CF6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it-IT"/>
              </w:rPr>
            </w:pPr>
            <w:r w:rsidRPr="00E664E9">
              <w:rPr>
                <w:rFonts w:ascii="Arial" w:hAnsi="Arial" w:cs="Arial"/>
                <w:b/>
                <w:color w:val="002060"/>
                <w:sz w:val="20"/>
                <w:szCs w:val="20"/>
                <w:lang w:val="it-IT"/>
              </w:rPr>
              <w:t>Cosa succede se ho un emergenza all’Estero?</w:t>
            </w:r>
          </w:p>
          <w:p w:rsidR="005B0CF6" w:rsidRPr="00E664E9" w:rsidRDefault="005B0CF6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it-IT"/>
              </w:rPr>
            </w:pPr>
          </w:p>
        </w:tc>
        <w:tc>
          <w:tcPr>
            <w:tcW w:w="7290" w:type="dxa"/>
          </w:tcPr>
          <w:p w:rsidR="005B0CF6" w:rsidRPr="005B0CF6" w:rsidRDefault="005B0CF6" w:rsidP="005B0CF6">
            <w:pPr>
              <w:rPr>
                <w:rFonts w:ascii="Arial" w:hAnsi="Arial" w:cs="Arial"/>
                <w:b/>
                <w:bCs/>
                <w:iCs/>
                <w:sz w:val="20"/>
                <w:szCs w:val="20"/>
                <w:lang w:val="it-IT"/>
              </w:rPr>
            </w:pPr>
            <w:r w:rsidRPr="005B0CF6">
              <w:rPr>
                <w:rFonts w:ascii="Arial" w:hAnsi="Arial" w:cs="Arial"/>
                <w:sz w:val="20"/>
                <w:szCs w:val="24"/>
                <w:lang w:val="it-IT" w:eastAsia="it-IT"/>
              </w:rPr>
              <w:t>Nel caso di emergenza</w:t>
            </w:r>
            <w:r w:rsidRPr="005B0CF6">
              <w:rPr>
                <w:rFonts w:ascii="Times New Roman" w:hAnsi="Times New Roman"/>
                <w:sz w:val="20"/>
                <w:szCs w:val="24"/>
                <w:lang w:val="it-IT" w:eastAsia="it-IT"/>
              </w:rPr>
              <w:t xml:space="preserve"> </w:t>
            </w:r>
            <w:r w:rsidRPr="005B0CF6">
              <w:rPr>
                <w:rFonts w:ascii="Arial" w:hAnsi="Arial" w:cs="Arial"/>
                <w:iCs/>
                <w:sz w:val="20"/>
                <w:szCs w:val="20"/>
                <w:lang w:val="it-IT"/>
              </w:rPr>
              <w:t>deve chiamar</w:t>
            </w:r>
            <w:ins w:id="43" w:author="Simone De Biase" w:date="2026-02-05T15:05:00Z" w16du:dateUtc="2026-02-05T14:05:00Z">
              <w:r w:rsidR="00C00D7E">
                <w:rPr>
                  <w:rFonts w:ascii="Arial" w:hAnsi="Arial" w:cs="Arial"/>
                  <w:iCs/>
                  <w:sz w:val="20"/>
                  <w:szCs w:val="20"/>
                  <w:lang w:val="it-IT"/>
                </w:rPr>
                <w:t>ci</w:t>
              </w:r>
            </w:ins>
            <w:del w:id="44" w:author="Simone De Biase" w:date="2026-02-05T15:05:00Z" w16du:dateUtc="2026-02-05T14:05:00Z">
              <w:r w:rsidRPr="005B0CF6" w:rsidDel="00C00D7E">
                <w:rPr>
                  <w:rFonts w:ascii="Arial" w:hAnsi="Arial" w:cs="Arial"/>
                  <w:iCs/>
                  <w:sz w:val="20"/>
                  <w:szCs w:val="20"/>
                  <w:lang w:val="it-IT"/>
                </w:rPr>
                <w:delText xml:space="preserve">e AIG Travel </w:delText>
              </w:r>
            </w:del>
            <w:ins w:id="45" w:author="Simone De Biase" w:date="2026-02-05T15:05:00Z" w16du:dateUtc="2026-02-05T14:05:00Z">
              <w:r w:rsidR="00C00D7E">
                <w:rPr>
                  <w:rFonts w:ascii="Arial" w:hAnsi="Arial" w:cs="Arial"/>
                  <w:iCs/>
                  <w:sz w:val="20"/>
                  <w:szCs w:val="20"/>
                  <w:lang w:val="it-IT"/>
                </w:rPr>
                <w:t xml:space="preserve"> </w:t>
              </w:r>
            </w:ins>
            <w:r w:rsidRPr="005B0CF6">
              <w:rPr>
                <w:rFonts w:ascii="Arial" w:hAnsi="Arial" w:cs="Arial"/>
                <w:iCs/>
                <w:sz w:val="20"/>
                <w:szCs w:val="20"/>
                <w:lang w:val="it-IT"/>
              </w:rPr>
              <w:t>in qualsiasi momento al</w:t>
            </w:r>
            <w:r>
              <w:rPr>
                <w:rFonts w:ascii="Arial" w:hAnsi="Arial" w:cs="Arial"/>
                <w:iCs/>
                <w:sz w:val="20"/>
                <w:szCs w:val="20"/>
                <w:lang w:val="it-IT"/>
              </w:rPr>
              <w:t xml:space="preserve"> </w:t>
            </w:r>
          </w:p>
          <w:p w:rsidR="005B0CF6" w:rsidRPr="008F1577" w:rsidRDefault="006E2413" w:rsidP="55A3C99D">
            <w:pPr>
              <w:rPr>
                <w:rFonts w:ascii="Arial" w:hAnsi="Arial" w:cs="Arial"/>
                <w:sz w:val="20"/>
                <w:szCs w:val="20"/>
                <w:lang w:val="it-IT"/>
                <w:rPrChange w:id="46" w:author="Simone De Biase" w:date="2026-02-05T14:50:00Z" w16du:dateUtc="2026-02-05T13:50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</w:pPr>
            <w:ins w:id="47" w:author="Paul Brown" w:date="2026-03-03T16:49:00Z" w16du:dateUtc="2026-03-03T16:49:00Z">
              <w:r w:rsidRPr="00A644E7">
                <w:rPr>
                  <w:rFonts w:ascii="Arial" w:hAnsi="Arial" w:cs="Arial"/>
                  <w:b/>
                  <w:sz w:val="20"/>
                  <w:szCs w:val="20"/>
                  <w:lang w:val="it-CH"/>
                </w:rPr>
                <w:t>+39 02 2331 2173</w:t>
              </w:r>
            </w:ins>
            <w:del w:id="48" w:author="Paul Brown" w:date="2026-03-03T16:49:00Z" w16du:dateUtc="2026-03-03T16:49:00Z">
              <w:r w:rsidR="005B0CF6" w:rsidRPr="008F1577" w:rsidDel="006E2413">
                <w:rPr>
                  <w:rFonts w:ascii="Arial" w:hAnsi="Arial" w:cs="Arial"/>
                  <w:b/>
                  <w:bCs/>
                  <w:sz w:val="20"/>
                  <w:szCs w:val="20"/>
                  <w:lang w:val="it-IT" w:eastAsia="it-IT"/>
                  <w:rPrChange w:id="49" w:author="Simone De Biase" w:date="2026-02-05T14:50:00Z" w16du:dateUtc="2026-02-05T13:50:00Z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eastAsia="it-IT"/>
                    </w:rPr>
                  </w:rPrChange>
                </w:rPr>
                <w:delText>+39 02 36 00 0314</w:delText>
              </w:r>
            </w:del>
            <w:r w:rsidR="00C2112C" w:rsidRPr="008F1577">
              <w:rPr>
                <w:rFonts w:ascii="Arial" w:hAnsi="Arial" w:cs="Arial"/>
                <w:sz w:val="20"/>
                <w:szCs w:val="20"/>
                <w:lang w:val="it-IT" w:eastAsia="it-IT"/>
                <w:rPrChange w:id="50" w:author="Simone De Biase" w:date="2026-02-05T14:50:00Z" w16du:dateUtc="2026-02-05T13:50:00Z">
                  <w:rPr>
                    <w:rFonts w:ascii="Arial" w:hAnsi="Arial" w:cs="Arial"/>
                    <w:sz w:val="20"/>
                    <w:szCs w:val="20"/>
                    <w:lang w:eastAsia="it-IT"/>
                  </w:rPr>
                </w:rPrChange>
              </w:rPr>
              <w:t xml:space="preserve">. </w:t>
            </w:r>
            <w:r w:rsidR="005B0CF6" w:rsidRPr="008F1577">
              <w:rPr>
                <w:rFonts w:ascii="Arial" w:hAnsi="Arial" w:cs="Arial"/>
                <w:b/>
                <w:bCs/>
                <w:sz w:val="20"/>
                <w:szCs w:val="20"/>
                <w:lang w:val="it-IT"/>
                <w:rPrChange w:id="51" w:author="Simone De Biase" w:date="2026-02-05T14:50:00Z" w16du:dateUtc="2026-02-05T13:50:00Z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="005B0CF6" w:rsidRPr="008F1577">
              <w:rPr>
                <w:rFonts w:ascii="Arial" w:hAnsi="Arial" w:cs="Arial"/>
                <w:sz w:val="20"/>
                <w:szCs w:val="20"/>
                <w:lang w:val="it-IT"/>
                <w:rPrChange w:id="52" w:author="Simone De Biase" w:date="2026-02-05T14:50:00Z" w16du:dateUtc="2026-02-05T13:50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>I nostri centri di assistenza sono aperti 24/7.</w:t>
            </w:r>
          </w:p>
          <w:p w:rsidR="005B0CF6" w:rsidRDefault="005B0CF6">
            <w:pPr>
              <w:rPr>
                <w:rFonts w:ascii="Arial" w:hAnsi="Arial" w:cs="Arial"/>
                <w:b/>
                <w:color w:val="00B0F0"/>
                <w:sz w:val="24"/>
                <w:szCs w:val="24"/>
                <w:lang w:val="it-IT"/>
              </w:rPr>
            </w:pPr>
          </w:p>
        </w:tc>
      </w:tr>
      <w:tr w:rsidR="00AD79DD" w:rsidRPr="0075699F" w:rsidTr="55A3C99D">
        <w:tc>
          <w:tcPr>
            <w:tcW w:w="3510" w:type="dxa"/>
          </w:tcPr>
          <w:p w:rsidR="005B0CF6" w:rsidRPr="00E664E9" w:rsidRDefault="005B0CF6">
            <w:pPr>
              <w:rPr>
                <w:rFonts w:ascii="Arial" w:hAnsi="Arial" w:cs="Arial"/>
                <w:b/>
                <w:color w:val="002060"/>
                <w:sz w:val="24"/>
                <w:szCs w:val="24"/>
                <w:lang w:val="it-IT"/>
              </w:rPr>
            </w:pPr>
            <w:r w:rsidRPr="00E664E9">
              <w:rPr>
                <w:rFonts w:ascii="Arial" w:hAnsi="Arial" w:cs="Arial"/>
                <w:b/>
                <w:color w:val="002060"/>
                <w:sz w:val="20"/>
                <w:szCs w:val="20"/>
                <w:lang w:val="it-IT"/>
              </w:rPr>
              <w:t>Come denunciare un sinistro</w:t>
            </w:r>
          </w:p>
        </w:tc>
        <w:tc>
          <w:tcPr>
            <w:tcW w:w="7290" w:type="dxa"/>
          </w:tcPr>
          <w:p w:rsidR="005B0CF6" w:rsidRPr="00C2112C" w:rsidRDefault="00C2112C">
            <w:pPr>
              <w:rPr>
                <w:rFonts w:ascii="Arial" w:hAnsi="Arial" w:cs="Arial"/>
                <w:b/>
                <w:color w:val="00B0F0"/>
                <w:sz w:val="20"/>
                <w:szCs w:val="20"/>
                <w:lang w:val="it-IT"/>
              </w:rPr>
            </w:pPr>
            <w:r w:rsidRPr="00C2112C">
              <w:rPr>
                <w:rFonts w:ascii="Arial" w:hAnsi="Arial" w:cs="Arial"/>
                <w:sz w:val="20"/>
                <w:szCs w:val="20"/>
                <w:lang w:val="it-IT"/>
              </w:rPr>
              <w:t xml:space="preserve">Inoltra il tuo sinistro </w:t>
            </w:r>
            <w:r w:rsidRPr="006E2413">
              <w:rPr>
                <w:rFonts w:ascii="Arial" w:hAnsi="Arial" w:cs="Arial"/>
                <w:sz w:val="20"/>
                <w:szCs w:val="20"/>
                <w:lang w:val="it-IT"/>
              </w:rPr>
              <w:t xml:space="preserve">a </w:t>
            </w:r>
            <w:ins w:id="53" w:author="Alexandra Stamp" w:date="2026-03-05T11:45:00Z" w16du:dateUtc="2026-03-05T11:45:00Z">
              <w:r w:rsidR="00AD79DD">
                <w:rPr>
                  <w:rFonts w:ascii="Arial" w:hAnsi="Arial" w:cs="Arial"/>
                  <w:sz w:val="20"/>
                  <w:szCs w:val="20"/>
                  <w:lang w:val="it-IT"/>
                </w:rPr>
                <w:t>https://claims.travelguard.com/myclaim/it</w:t>
              </w:r>
              <w:r w:rsidR="00AD79DD" w:rsidRPr="00AD79DD" w:rsidDel="00AD79DD">
                <w:rPr>
                  <w:rFonts w:ascii="Arial" w:hAnsi="Arial" w:cs="Arial"/>
                  <w:sz w:val="20"/>
                  <w:szCs w:val="20"/>
                  <w:u w:val="single"/>
                  <w:lang w:val="it-IT"/>
                </w:rPr>
                <w:t xml:space="preserve"> </w:t>
              </w:r>
            </w:ins>
            <w:ins w:id="54" w:author="Paul Brown" w:date="2026-03-03T16:49:00Z" w16du:dateUtc="2026-03-03T16:49:00Z">
              <w:del w:id="55" w:author="Alexandra Stamp" w:date="2026-03-05T11:45:00Z" w16du:dateUtc="2026-03-05T11:45:00Z">
                <w:r w:rsidR="006E2413" w:rsidRPr="004E6165" w:rsidDel="00AD79DD">
                  <w:rPr>
                    <w:rFonts w:ascii="Arial" w:hAnsi="Arial" w:cs="Arial"/>
                    <w:sz w:val="20"/>
                    <w:szCs w:val="20"/>
                    <w:u w:val="single"/>
                    <w:lang w:val="it-IT"/>
                    <w:rPrChange w:id="56" w:author="Alexandra Stamp" w:date="2026-03-05T11:19:00Z" w16du:dateUtc="2026-03-05T11:19:00Z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u w:val="single"/>
                        <w:lang w:val="it-IT"/>
                      </w:rPr>
                    </w:rPrChange>
                  </w:rPr>
                  <w:fldChar w:fldCharType="begin"/>
                </w:r>
                <w:r w:rsidR="006E2413" w:rsidRPr="004E6165" w:rsidDel="00AD79DD">
                  <w:rPr>
                    <w:rFonts w:ascii="Arial" w:hAnsi="Arial" w:cs="Arial"/>
                    <w:sz w:val="20"/>
                    <w:szCs w:val="20"/>
                    <w:u w:val="single"/>
                    <w:lang w:val="it-IT"/>
                    <w:rPrChange w:id="57" w:author="Alexandra Stamp" w:date="2026-03-05T11:19:00Z" w16du:dateUtc="2026-03-05T11:19:00Z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u w:val="single"/>
                        <w:lang w:val="it-IT"/>
                      </w:rPr>
                    </w:rPrChange>
                  </w:rPr>
                  <w:delInstrText>HYPERLINK "https://claims.travelguard.com/myclaim/it"</w:delInstrText>
                </w:r>
                <w:r w:rsidR="006E2413" w:rsidRPr="00CF6B15" w:rsidDel="00AD79DD">
                  <w:rPr>
                    <w:rFonts w:ascii="Arial" w:hAnsi="Arial" w:cs="Arial"/>
                    <w:sz w:val="20"/>
                    <w:szCs w:val="20"/>
                    <w:u w:val="single"/>
                    <w:lang w:val="it-IT"/>
                  </w:rPr>
                </w:r>
                <w:r w:rsidR="006E2413" w:rsidRPr="004E6165" w:rsidDel="00AD79DD">
                  <w:rPr>
                    <w:rFonts w:ascii="Arial" w:hAnsi="Arial" w:cs="Arial"/>
                    <w:sz w:val="20"/>
                    <w:szCs w:val="20"/>
                    <w:u w:val="single"/>
                    <w:lang w:val="it-IT"/>
                    <w:rPrChange w:id="58" w:author="Alexandra Stamp" w:date="2026-03-05T11:19:00Z" w16du:dateUtc="2026-03-05T11:19:00Z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u w:val="single"/>
                        <w:lang w:val="it-IT"/>
                      </w:rPr>
                    </w:rPrChange>
                  </w:rPr>
                  <w:fldChar w:fldCharType="separate"/>
                </w:r>
                <w:r w:rsidR="00BE1A79" w:rsidRPr="0075699F" w:rsidDel="00AD79DD">
                  <w:rPr>
                    <w:rStyle w:val="Hyperlink"/>
                    <w:rPrChange w:id="59" w:author="Alexandra Stamp" w:date="2026-03-05T11:47:00Z" w16du:dateUtc="2026-03-05T11:47:00Z">
                      <w:rPr>
                        <w:rFonts w:ascii="Arial" w:hAnsi="Arial" w:cs="Arial"/>
                        <w:b/>
                        <w:sz w:val="20"/>
                        <w:szCs w:val="20"/>
                        <w:u w:val="single"/>
                        <w:lang w:val="it-IT"/>
                      </w:rPr>
                    </w:rPrChange>
                  </w:rPr>
                  <w:delText>https://claims.travelguard.com/myclaim/it</w:delText>
                </w:r>
                <w:r w:rsidR="006E2413" w:rsidRPr="004E6165" w:rsidDel="00AD79DD">
                  <w:rPr>
                    <w:rFonts w:ascii="Arial" w:hAnsi="Arial" w:cs="Arial"/>
                    <w:sz w:val="20"/>
                    <w:szCs w:val="20"/>
                    <w:u w:val="single"/>
                    <w:lang w:val="it-IT"/>
                    <w:rPrChange w:id="60" w:author="Alexandra Stamp" w:date="2026-03-05T11:19:00Z" w16du:dateUtc="2026-03-05T11:19:00Z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u w:val="single"/>
                        <w:lang w:val="it-IT"/>
                      </w:rPr>
                    </w:rPrChange>
                  </w:rPr>
                  <w:fldChar w:fldCharType="end"/>
                </w:r>
              </w:del>
            </w:ins>
          </w:p>
        </w:tc>
      </w:tr>
    </w:tbl>
    <w:p w:rsidR="005B0CF6" w:rsidRPr="005B0CF6" w:rsidRDefault="005B0CF6">
      <w:pPr>
        <w:spacing w:after="0" w:line="240" w:lineRule="auto"/>
        <w:rPr>
          <w:rFonts w:ascii="Arial" w:hAnsi="Arial" w:cs="Arial"/>
          <w:b/>
          <w:color w:val="00B0F0"/>
          <w:sz w:val="24"/>
          <w:szCs w:val="24"/>
          <w:lang w:val="it-IT"/>
        </w:rPr>
      </w:pPr>
    </w:p>
    <w:p w:rsidR="008B47DB" w:rsidRPr="005B0CF6" w:rsidRDefault="008B47DB">
      <w:pPr>
        <w:spacing w:after="0" w:line="240" w:lineRule="auto"/>
        <w:rPr>
          <w:rFonts w:ascii="Arial" w:hAnsi="Arial" w:cs="Arial"/>
          <w:b/>
          <w:color w:val="00B0F0"/>
          <w:sz w:val="24"/>
          <w:szCs w:val="24"/>
          <w:lang w:val="it-IT"/>
        </w:rPr>
      </w:pPr>
    </w:p>
    <w:p w:rsidR="008B47DB" w:rsidRDefault="008B47DB">
      <w:pPr>
        <w:spacing w:after="0" w:line="240" w:lineRule="auto"/>
        <w:rPr>
          <w:rFonts w:ascii="Arial" w:hAnsi="Arial" w:cs="Arial"/>
          <w:sz w:val="20"/>
          <w:szCs w:val="20"/>
          <w:lang w:val="it-IT"/>
        </w:rPr>
      </w:pPr>
    </w:p>
    <w:p w:rsidR="008B47DB" w:rsidRDefault="008B47DB">
      <w:pPr>
        <w:spacing w:after="0" w:line="240" w:lineRule="auto"/>
        <w:rPr>
          <w:rFonts w:ascii="Arial" w:hAnsi="Arial" w:cs="Arial"/>
          <w:sz w:val="20"/>
          <w:szCs w:val="20"/>
          <w:lang w:val="it-IT"/>
        </w:rPr>
      </w:pPr>
    </w:p>
    <w:p w:rsidR="008B47DB" w:rsidRPr="00E664E9" w:rsidRDefault="003E6A44">
      <w:pPr>
        <w:spacing w:after="0" w:line="240" w:lineRule="auto"/>
        <w:rPr>
          <w:rFonts w:ascii="Arial" w:hAnsi="Arial" w:cs="Arial"/>
          <w:color w:val="002060"/>
          <w:sz w:val="20"/>
          <w:szCs w:val="20"/>
          <w:lang w:val="it-IT"/>
        </w:rPr>
      </w:pPr>
      <w:r>
        <w:rPr>
          <w:rFonts w:ascii="Arial" w:hAnsi="Arial" w:cs="Arial"/>
          <w:sz w:val="20"/>
          <w:szCs w:val="20"/>
          <w:lang w:val="it-IT"/>
        </w:rPr>
        <w:t xml:space="preserve">Viaggi sicuro! </w:t>
      </w:r>
      <w:r>
        <w:rPr>
          <w:rFonts w:ascii="Arial" w:hAnsi="Arial" w:cs="Arial"/>
          <w:sz w:val="20"/>
          <w:szCs w:val="20"/>
          <w:lang w:val="it-IT"/>
        </w:rPr>
        <w:br/>
      </w:r>
      <w:del w:id="61" w:author="Simone De Biase" w:date="2026-02-05T15:05:00Z" w16du:dateUtc="2026-02-05T14:05:00Z">
        <w:r w:rsidRPr="00E664E9" w:rsidDel="00C00D7E">
          <w:rPr>
            <w:rFonts w:ascii="Arial" w:hAnsi="Arial" w:cs="Arial"/>
            <w:b/>
            <w:color w:val="002060"/>
            <w:sz w:val="20"/>
            <w:szCs w:val="20"/>
            <w:lang w:val="it-IT"/>
          </w:rPr>
          <w:delText xml:space="preserve">AIG </w:delText>
        </w:r>
      </w:del>
      <w:r w:rsidRPr="00E664E9">
        <w:rPr>
          <w:rFonts w:ascii="Arial" w:hAnsi="Arial" w:cs="Arial"/>
          <w:b/>
          <w:color w:val="002060"/>
          <w:sz w:val="20"/>
          <w:szCs w:val="20"/>
          <w:lang w:val="it-IT"/>
        </w:rPr>
        <w:t xml:space="preserve">Travel </w:t>
      </w:r>
      <w:ins w:id="62" w:author="Simone De Biase" w:date="2026-02-05T15:05:00Z" w16du:dateUtc="2026-02-05T14:05:00Z">
        <w:r w:rsidR="00C00D7E">
          <w:rPr>
            <w:rFonts w:ascii="Arial" w:hAnsi="Arial" w:cs="Arial"/>
            <w:b/>
            <w:color w:val="002060"/>
            <w:sz w:val="20"/>
            <w:szCs w:val="20"/>
            <w:lang w:val="it-IT"/>
          </w:rPr>
          <w:t>Guard</w:t>
        </w:r>
      </w:ins>
    </w:p>
    <w:p w:rsidR="008B47DB" w:rsidRDefault="008B47DB">
      <w:pPr>
        <w:rPr>
          <w:rFonts w:ascii="Arial" w:hAnsi="Arial" w:cs="Arial"/>
          <w:sz w:val="20"/>
          <w:szCs w:val="20"/>
          <w:lang w:val="it-IT"/>
        </w:rPr>
      </w:pPr>
    </w:p>
    <w:p w:rsidR="008B47DB" w:rsidRDefault="008B47DB">
      <w:pPr>
        <w:rPr>
          <w:rFonts w:ascii="Arial" w:hAnsi="Arial" w:cs="Arial"/>
          <w:color w:val="000000"/>
          <w:lang w:val="it-IT"/>
        </w:rPr>
      </w:pPr>
    </w:p>
    <w:p w:rsidR="008B47DB" w:rsidRDefault="008B47DB">
      <w:pPr>
        <w:rPr>
          <w:lang w:val="it-IT"/>
        </w:rPr>
      </w:pPr>
    </w:p>
    <w:sectPr w:rsidR="008B47DB"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152" w:right="720" w:bottom="1440" w:left="720" w:header="720" w:footer="144" w:gutter="216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1" w:author="Flo Lilley" w:date="2026-02-11T12:37:00Z" w:initials="FL">
    <w:p w:rsidR="002852E7" w:rsidRDefault="002852E7" w:rsidP="002852E7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Link to be added</w:t>
      </w:r>
    </w:p>
  </w:comment>
  <w:comment w:id="22" w:author="Flo Lilley" w:date="2026-02-11T12:38:00Z" w:initials="FL">
    <w:p w:rsidR="00721272" w:rsidRDefault="00721272" w:rsidP="00721272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Corrected grammar here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4D39" w:rsidRDefault="00914D39">
      <w:pPr>
        <w:spacing w:after="0" w:line="240" w:lineRule="auto"/>
      </w:pPr>
      <w:r>
        <w:separator/>
      </w:r>
    </w:p>
  </w:endnote>
  <w:endnote w:type="continuationSeparator" w:id="0">
    <w:p w:rsidR="00914D39" w:rsidRDefault="00914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F428208F-F557-4F2B-8B04-D9B693EFF6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9354D8BB-33EF-43D2-914E-0F61767E7229}"/>
    <w:embedBold r:id="rId3" w:fontKey="{4DDF2427-B1C2-4EDA-9FEA-818EBFE85F72}"/>
    <w:embedItalic r:id="rId4" w:fontKey="{FC989AA0-52F5-4A07-84C4-FD37E91E9D12}"/>
    <w:embedBoldItalic r:id="rId5" w:fontKey="{B4B31D12-5F05-4248-88A6-5B21418A8425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ITC Avant Garde Std M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Bold r:id="rId6" w:fontKey="{6EC8A25A-8F19-4F11-BA68-A372685CA8B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subsetted="1" w:fontKey="{61960C8A-C979-4C2D-8374-1095D27104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5A7F" w:rsidRDefault="00695A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6400" behindDoc="0" locked="0" layoutInCell="1" allowOverlap="1" wp14:anchorId="1115F319" wp14:editId="335982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8430" cy="357505"/>
              <wp:effectExtent l="0" t="0" r="1270" b="0"/>
              <wp:wrapNone/>
              <wp:docPr id="1269078445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8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95A7F" w:rsidRPr="00695A7F" w:rsidRDefault="00695A7F" w:rsidP="00695A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5A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5F3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9pt;height:28.15pt;z-index:2516864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" filled="f" stroked="f">
              <v:textbox style="mso-fit-shape-to-text:t" inset="20pt,0,0,15pt">
                <w:txbxContent>
                  <w:p w:rsidR="00695A7F" w:rsidRPr="00695A7F" w:rsidRDefault="00695A7F" w:rsidP="00695A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95A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47DB" w:rsidRDefault="00695A7F">
    <w:pPr>
      <w:spacing w:before="560"/>
      <w:jc w:val="right"/>
      <w:rPr>
        <w:rFonts w:ascii="Segoe UI" w:hAnsi="Segoe UI" w:cs="Segoe UI"/>
        <w:color w:val="00A4E4" w:themeColor="accent1"/>
        <w:szCs w:val="20"/>
      </w:rPr>
    </w:pPr>
    <w:r>
      <w:rPr>
        <w:rFonts w:ascii="Segoe UI" w:hAnsi="Segoe UI" w:cs="Segoe UI"/>
        <w:noProof/>
        <w:color w:val="00A4E4" w:themeColor="accent1"/>
        <w:szCs w:val="20"/>
      </w:rPr>
      <mc:AlternateContent>
        <mc:Choice Requires="wps">
          <w:drawing>
            <wp:anchor distT="0" distB="0" distL="0" distR="0" simplePos="0" relativeHeight="251687424" behindDoc="0" locked="0" layoutInCell="1" allowOverlap="1" wp14:anchorId="5DB28256" wp14:editId="7AE27D98">
              <wp:simplePos x="594995" y="903478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8430" cy="357505"/>
              <wp:effectExtent l="0" t="0" r="1270" b="0"/>
              <wp:wrapNone/>
              <wp:docPr id="523539051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8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95A7F" w:rsidRPr="00695A7F" w:rsidRDefault="00695A7F" w:rsidP="00695A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5A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2825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110.9pt;height:28.15pt;z-index:2516874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" filled="f" stroked="f">
              <v:textbox style="mso-fit-shape-to-text:t" inset="20pt,0,0,15pt">
                <w:txbxContent>
                  <w:p w:rsidR="00695A7F" w:rsidRPr="00695A7F" w:rsidRDefault="00695A7F" w:rsidP="00695A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95A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E6A44">
      <w:rPr>
        <w:rFonts w:ascii="Segoe UI" w:hAnsi="Segoe UI" w:cs="Segoe UI"/>
        <w:noProof/>
        <w:color w:val="00A4E4" w:themeColor="accent1"/>
        <w:szCs w:val="20"/>
      </w:rPr>
      <mc:AlternateContent>
        <mc:Choice Requires="wps">
          <w:drawing>
            <wp:anchor distT="360045" distB="0" distL="114300" distR="114300" simplePos="0" relativeHeight="251682304" behindDoc="0" locked="1" layoutInCell="1" allowOverlap="1" wp14:anchorId="242A8B04" wp14:editId="0F23CFE7">
              <wp:simplePos x="0" y="0"/>
              <wp:positionH relativeFrom="margin">
                <wp:posOffset>4445</wp:posOffset>
              </wp:positionH>
              <wp:positionV relativeFrom="paragraph">
                <wp:posOffset>-1905</wp:posOffset>
              </wp:positionV>
              <wp:extent cx="6120000" cy="612000"/>
              <wp:effectExtent l="0" t="0" r="14605" b="17145"/>
              <wp:wrapNone/>
              <wp:docPr id="24" name="DocsID_PF4340497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B47DB" w:rsidRDefault="003E6A44">
                          <w:pPr>
                            <w:pStyle w:val="DocsID"/>
                            <w:spacing w:before="560"/>
                          </w:pPr>
                          <w:r>
                            <w:t>MIL-#2602042-v1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2A8B04" id="DocsID_PF4340497291" o:spid="_x0000_s1028" type="#_x0000_t202" style="position:absolute;left:0;text-align:left;margin-left:.35pt;margin-top:-.15pt;width:481.9pt;height:48.2pt;z-index:251682304;visibility:visible;mso-wrap-style:square;mso-width-percent:0;mso-height-percent:0;mso-wrap-distance-left:9pt;mso-wrap-distance-top:28.35pt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" filled="f" stroked="f">
              <v:textbox inset="0,0,0,0">
                <w:txbxContent>
                  <w:p w:rsidR="008B47DB" w:rsidRDefault="003E6A44">
                    <w:pPr>
                      <w:pStyle w:val="DocsID"/>
                      <w:spacing w:before="560"/>
                    </w:pPr>
                    <w:r>
                      <w:t>MIL-#2602042-v1</w:t>
                    </w:r>
                  </w:p>
                </w:txbxContent>
              </v:textbox>
              <w10:wrap anchorx="margin"/>
              <w10:anchorlock/>
            </v:shape>
          </w:pict>
        </mc:Fallback>
      </mc:AlternateContent>
    </w:r>
  </w:p>
  <w:p w:rsidR="008B47DB" w:rsidRDefault="008B47D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47DB" w:rsidRDefault="00695A7F">
    <w:pPr>
      <w:pStyle w:val="Footer"/>
      <w:spacing w:before="560"/>
    </w:pPr>
    <w:r>
      <w:rPr>
        <w:noProof/>
      </w:rPr>
      <mc:AlternateContent>
        <mc:Choice Requires="wps">
          <w:drawing>
            <wp:anchor distT="0" distB="0" distL="0" distR="0" simplePos="0" relativeHeight="251685376" behindDoc="0" locked="0" layoutInCell="1" allowOverlap="1" wp14:anchorId="2828723B" wp14:editId="7824D4A6">
              <wp:simplePos x="590550" y="94488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8430" cy="357505"/>
              <wp:effectExtent l="0" t="0" r="1270" b="0"/>
              <wp:wrapNone/>
              <wp:docPr id="2089025370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8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95A7F" w:rsidRPr="00695A7F" w:rsidRDefault="00695A7F" w:rsidP="00695A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5A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2872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INTERNAL USE ONLY" style="position:absolute;margin-left:0;margin-top:0;width:110.9pt;height:28.15pt;z-index:2516853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" filled="f" stroked="f">
              <v:textbox style="mso-fit-shape-to-text:t" inset="20pt,0,0,15pt">
                <w:txbxContent>
                  <w:p w:rsidR="00695A7F" w:rsidRPr="00695A7F" w:rsidRDefault="00695A7F" w:rsidP="00695A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95A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E6A44">
      <w:rPr>
        <w:noProof/>
      </w:rPr>
      <mc:AlternateContent>
        <mc:Choice Requires="wps">
          <w:drawing>
            <wp:anchor distT="360045" distB="0" distL="114300" distR="114300" simplePos="0" relativeHeight="251684352" behindDoc="0" locked="1" layoutInCell="1" allowOverlap="1" wp14:anchorId="6BEB9447" wp14:editId="47A44CF2">
              <wp:simplePos x="0" y="0"/>
              <wp:positionH relativeFrom="margin">
                <wp:posOffset>4445</wp:posOffset>
              </wp:positionH>
              <wp:positionV relativeFrom="paragraph">
                <wp:posOffset>-1905</wp:posOffset>
              </wp:positionV>
              <wp:extent cx="6120000" cy="612000"/>
              <wp:effectExtent l="0" t="0" r="14605" b="17145"/>
              <wp:wrapNone/>
              <wp:docPr id="1" name="DocsID_FF4340497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B47DB" w:rsidRDefault="008B47DB">
                          <w:pPr>
                            <w:pStyle w:val="DocsID"/>
                            <w:spacing w:before="56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EB9447" id="DocsID_FF4340497291" o:spid="_x0000_s1030" type="#_x0000_t202" style="position:absolute;margin-left:.35pt;margin-top:-.15pt;width:481.9pt;height:48.2pt;z-index:251684352;visibility:visible;mso-wrap-style:square;mso-width-percent:0;mso-height-percent:0;mso-wrap-distance-left:9pt;mso-wrap-distance-top:28.35pt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" filled="f" stroked="f">
              <v:textbox inset="0,0,0,0">
                <w:txbxContent>
                  <w:p w:rsidR="008B47DB" w:rsidRDefault="008B47DB">
                    <w:pPr>
                      <w:pStyle w:val="DocsID"/>
                      <w:spacing w:before="560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="003E6A44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4D39" w:rsidRDefault="00914D39">
      <w:pPr>
        <w:spacing w:after="0" w:line="240" w:lineRule="auto"/>
      </w:pPr>
      <w:r>
        <w:separator/>
      </w:r>
    </w:p>
  </w:footnote>
  <w:footnote w:type="continuationSeparator" w:id="0">
    <w:p w:rsidR="00914D39" w:rsidRDefault="00914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47DB" w:rsidRDefault="003E6A44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E3CA58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EE58F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1E42F2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E9A7F2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4AD99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30C226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2E4B35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BF4827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44BE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D5C2C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082536"/>
    <w:multiLevelType w:val="hybridMultilevel"/>
    <w:tmpl w:val="8548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B47BB"/>
    <w:multiLevelType w:val="hybridMultilevel"/>
    <w:tmpl w:val="B9767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C1545"/>
    <w:multiLevelType w:val="hybridMultilevel"/>
    <w:tmpl w:val="369C6F9C"/>
    <w:lvl w:ilvl="0" w:tplc="3E662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3EB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B85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18D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126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6C1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16C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42E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AC4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2DC7EBB"/>
    <w:multiLevelType w:val="hybridMultilevel"/>
    <w:tmpl w:val="274E66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B31ABB"/>
    <w:multiLevelType w:val="hybridMultilevel"/>
    <w:tmpl w:val="30AA5D02"/>
    <w:lvl w:ilvl="0" w:tplc="68A056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390DA3"/>
    <w:multiLevelType w:val="hybridMultilevel"/>
    <w:tmpl w:val="A23C5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C1311E"/>
    <w:multiLevelType w:val="hybridMultilevel"/>
    <w:tmpl w:val="1F2A0EA6"/>
    <w:lvl w:ilvl="0" w:tplc="641E62C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7529C"/>
    <w:multiLevelType w:val="hybridMultilevel"/>
    <w:tmpl w:val="D2522FA6"/>
    <w:lvl w:ilvl="0" w:tplc="3A3A178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44E8C56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2" w:tplc="FB0C94E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3" w:tplc="EF5C23B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4" w:tplc="EEBC37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5" w:tplc="B380D83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6" w:tplc="9352263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7" w:tplc="952416BE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  <w:lvl w:ilvl="8" w:tplc="DC7075B4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Arial" w:hAnsi="Arial" w:hint="default"/>
      </w:rPr>
    </w:lvl>
  </w:abstractNum>
  <w:abstractNum w:abstractNumId="18" w15:restartNumberingAfterBreak="0">
    <w:nsid w:val="39581214"/>
    <w:multiLevelType w:val="hybridMultilevel"/>
    <w:tmpl w:val="B3008A58"/>
    <w:lvl w:ilvl="0" w:tplc="B9C8A488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  <w:b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043406"/>
    <w:multiLevelType w:val="hybridMultilevel"/>
    <w:tmpl w:val="241A7984"/>
    <w:lvl w:ilvl="0" w:tplc="5CD0F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FCA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666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005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78E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587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4E3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66A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6803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9747321"/>
    <w:multiLevelType w:val="hybridMultilevel"/>
    <w:tmpl w:val="A066F772"/>
    <w:lvl w:ilvl="0" w:tplc="8F8A4E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6B265A"/>
    <w:multiLevelType w:val="hybridMultilevel"/>
    <w:tmpl w:val="4F26EFCA"/>
    <w:lvl w:ilvl="0" w:tplc="3A3A1782">
      <w:start w:val="1"/>
      <w:numFmt w:val="bullet"/>
      <w:lvlText w:val="•"/>
      <w:lvlJc w:val="left"/>
      <w:pPr>
        <w:ind w:left="3600" w:hanging="36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64722A3E"/>
    <w:multiLevelType w:val="hybridMultilevel"/>
    <w:tmpl w:val="5802B370"/>
    <w:lvl w:ilvl="0" w:tplc="452CF660">
      <w:start w:val="1"/>
      <w:numFmt w:val="bullet"/>
      <w:pStyle w:val="4BulletTex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D63B79"/>
    <w:multiLevelType w:val="hybridMultilevel"/>
    <w:tmpl w:val="31F02EDE"/>
    <w:lvl w:ilvl="0" w:tplc="47CA9D82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Semi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8C330E"/>
    <w:multiLevelType w:val="hybridMultilevel"/>
    <w:tmpl w:val="D9CC1D2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6325234">
    <w:abstractNumId w:val="22"/>
  </w:num>
  <w:num w:numId="2" w16cid:durableId="930553059">
    <w:abstractNumId w:val="16"/>
  </w:num>
  <w:num w:numId="3" w16cid:durableId="990981209">
    <w:abstractNumId w:val="23"/>
  </w:num>
  <w:num w:numId="4" w16cid:durableId="1186552338">
    <w:abstractNumId w:val="17"/>
  </w:num>
  <w:num w:numId="5" w16cid:durableId="1514494991">
    <w:abstractNumId w:val="10"/>
  </w:num>
  <w:num w:numId="6" w16cid:durableId="1746561321">
    <w:abstractNumId w:val="21"/>
  </w:num>
  <w:num w:numId="7" w16cid:durableId="825515690">
    <w:abstractNumId w:val="12"/>
  </w:num>
  <w:num w:numId="8" w16cid:durableId="22101302">
    <w:abstractNumId w:val="19"/>
  </w:num>
  <w:num w:numId="9" w16cid:durableId="295454347">
    <w:abstractNumId w:val="14"/>
  </w:num>
  <w:num w:numId="10" w16cid:durableId="1719742464">
    <w:abstractNumId w:val="13"/>
  </w:num>
  <w:num w:numId="11" w16cid:durableId="521627996">
    <w:abstractNumId w:val="11"/>
  </w:num>
  <w:num w:numId="12" w16cid:durableId="1595088909">
    <w:abstractNumId w:val="24"/>
  </w:num>
  <w:num w:numId="13" w16cid:durableId="815802354">
    <w:abstractNumId w:val="9"/>
  </w:num>
  <w:num w:numId="14" w16cid:durableId="2139103540">
    <w:abstractNumId w:val="7"/>
  </w:num>
  <w:num w:numId="15" w16cid:durableId="720832232">
    <w:abstractNumId w:val="6"/>
  </w:num>
  <w:num w:numId="16" w16cid:durableId="1605383245">
    <w:abstractNumId w:val="5"/>
  </w:num>
  <w:num w:numId="17" w16cid:durableId="1132138262">
    <w:abstractNumId w:val="4"/>
  </w:num>
  <w:num w:numId="18" w16cid:durableId="2069263412">
    <w:abstractNumId w:val="8"/>
  </w:num>
  <w:num w:numId="19" w16cid:durableId="608388390">
    <w:abstractNumId w:val="3"/>
  </w:num>
  <w:num w:numId="20" w16cid:durableId="1795248437">
    <w:abstractNumId w:val="2"/>
  </w:num>
  <w:num w:numId="21" w16cid:durableId="2136363464">
    <w:abstractNumId w:val="1"/>
  </w:num>
  <w:num w:numId="22" w16cid:durableId="161313791">
    <w:abstractNumId w:val="0"/>
  </w:num>
  <w:num w:numId="23" w16cid:durableId="566763881">
    <w:abstractNumId w:val="15"/>
  </w:num>
  <w:num w:numId="24" w16cid:durableId="2010523387">
    <w:abstractNumId w:val="18"/>
  </w:num>
  <w:num w:numId="25" w16cid:durableId="1011763802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tchens, Darcy">
    <w15:presenceInfo w15:providerId="AD" w15:userId="S::Darcy.Kitchens@travelguard.com::9c9e2e40-835b-4d09-adab-f5006cf9e004"/>
  </w15:person>
  <w15:person w15:author="Simone De Biase">
    <w15:presenceInfo w15:providerId="AD" w15:userId="S::simone.debiase@studenti.unisalento.it::f9dd8500-9193-4942-a129-a2097a39fcd2"/>
  </w15:person>
  <w15:person w15:author="Flo Lilley">
    <w15:presenceInfo w15:providerId="AD" w15:userId="S::Flo.Lilley@lexxika.co::7f60421a-9551-4d4c-9bb9-8e2e0782a762"/>
  </w15:person>
  <w15:person w15:author="Paul Brown">
    <w15:presenceInfo w15:providerId="AD" w15:userId="S::Paul.Brown@covermore.com::ad81db20-821b-44a0-bd12-3da4dc928b7e"/>
  </w15:person>
  <w15:person w15:author="Alexandra Stamp">
    <w15:presenceInfo w15:providerId="AD" w15:userId="S::Alexandra.Stamp@travelguard.zurich.com::1b60c8d9-4d98-4c41-a0f9-28e79c8a6b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DB"/>
    <w:rsid w:val="0009074C"/>
    <w:rsid w:val="000B2EAA"/>
    <w:rsid w:val="001504E8"/>
    <w:rsid w:val="00180D8B"/>
    <w:rsid w:val="001D1C56"/>
    <w:rsid w:val="001F5D4E"/>
    <w:rsid w:val="00235A01"/>
    <w:rsid w:val="00243C85"/>
    <w:rsid w:val="00280D8E"/>
    <w:rsid w:val="002852E7"/>
    <w:rsid w:val="0028559E"/>
    <w:rsid w:val="002C6CB7"/>
    <w:rsid w:val="002F555B"/>
    <w:rsid w:val="00324091"/>
    <w:rsid w:val="00342018"/>
    <w:rsid w:val="003659E8"/>
    <w:rsid w:val="0039324F"/>
    <w:rsid w:val="003E6A44"/>
    <w:rsid w:val="004A6B82"/>
    <w:rsid w:val="004C487E"/>
    <w:rsid w:val="004E3B7D"/>
    <w:rsid w:val="004E6165"/>
    <w:rsid w:val="005807D4"/>
    <w:rsid w:val="005B0CF6"/>
    <w:rsid w:val="005B613B"/>
    <w:rsid w:val="005B718E"/>
    <w:rsid w:val="005D4FDA"/>
    <w:rsid w:val="00603BF5"/>
    <w:rsid w:val="00617999"/>
    <w:rsid w:val="00685291"/>
    <w:rsid w:val="00695A7F"/>
    <w:rsid w:val="006C28ED"/>
    <w:rsid w:val="006E2413"/>
    <w:rsid w:val="006F0817"/>
    <w:rsid w:val="006F75D2"/>
    <w:rsid w:val="00721272"/>
    <w:rsid w:val="0075699F"/>
    <w:rsid w:val="007B7891"/>
    <w:rsid w:val="007D6F60"/>
    <w:rsid w:val="007E2B6B"/>
    <w:rsid w:val="00802BA8"/>
    <w:rsid w:val="0080356C"/>
    <w:rsid w:val="008228A3"/>
    <w:rsid w:val="00840454"/>
    <w:rsid w:val="008821A3"/>
    <w:rsid w:val="008B141C"/>
    <w:rsid w:val="008B47DB"/>
    <w:rsid w:val="008F1577"/>
    <w:rsid w:val="00914D39"/>
    <w:rsid w:val="00917992"/>
    <w:rsid w:val="00931DB1"/>
    <w:rsid w:val="009C0457"/>
    <w:rsid w:val="00A13429"/>
    <w:rsid w:val="00A40137"/>
    <w:rsid w:val="00A46136"/>
    <w:rsid w:val="00A54E4E"/>
    <w:rsid w:val="00A652AA"/>
    <w:rsid w:val="00A70F57"/>
    <w:rsid w:val="00AD79DD"/>
    <w:rsid w:val="00AF5607"/>
    <w:rsid w:val="00B319E4"/>
    <w:rsid w:val="00B44BDE"/>
    <w:rsid w:val="00B55CAB"/>
    <w:rsid w:val="00BA3279"/>
    <w:rsid w:val="00BD0FFF"/>
    <w:rsid w:val="00BE1A79"/>
    <w:rsid w:val="00C00D7E"/>
    <w:rsid w:val="00C2112C"/>
    <w:rsid w:val="00CB0436"/>
    <w:rsid w:val="00CD5B73"/>
    <w:rsid w:val="00CD636D"/>
    <w:rsid w:val="00CD73B1"/>
    <w:rsid w:val="00CF3D09"/>
    <w:rsid w:val="00CF6B15"/>
    <w:rsid w:val="00D14611"/>
    <w:rsid w:val="00D36EA0"/>
    <w:rsid w:val="00D77B32"/>
    <w:rsid w:val="00D80AEB"/>
    <w:rsid w:val="00D859E9"/>
    <w:rsid w:val="00E65ACA"/>
    <w:rsid w:val="00E664E9"/>
    <w:rsid w:val="00F64B40"/>
    <w:rsid w:val="00FA04D0"/>
    <w:rsid w:val="00FA3229"/>
    <w:rsid w:val="00FE1299"/>
    <w:rsid w:val="55A3C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130D64"/>
  <w15:docId w15:val="{A48D9224-AE64-40B3-80FF-C5DA568B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9" w:unhideWhenUsed="1" w:qFormat="1"/>
    <w:lsdException w:name="heading 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29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iPriority="29" w:unhideWhenUsed="1" w:qFormat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iPriority="2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Reference" w:unhideWhenUsed="1"/>
    <w:lsdException w:name="Book Title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9"/>
    <w:unhideWhenUsed/>
    <w:qFormat/>
  </w:style>
  <w:style w:type="paragraph" w:styleId="Heading1">
    <w:name w:val="heading 1"/>
    <w:basedOn w:val="Normal"/>
    <w:next w:val="Normal"/>
    <w:link w:val="Heading1Char"/>
    <w:uiPriority w:val="99"/>
    <w:semiHidden/>
    <w:unhideWhenUsed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AAA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A4E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A4E4" w:themeColor="accent1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A4E4" w:themeColor="accent1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5171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5171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E4E4E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E4E4E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E4E4E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customStyle="1" w:styleId="2BodyText">
    <w:name w:val="2. Body Text"/>
    <w:link w:val="2BodyTextChar"/>
    <w:uiPriority w:val="29"/>
    <w:qFormat/>
    <w:pPr>
      <w:spacing w:after="0" w:line="240" w:lineRule="auto"/>
    </w:pPr>
    <w:rPr>
      <w:rFonts w:ascii="Arial" w:hAnsi="Arial" w:cs="Segoe UI Semilight"/>
      <w:color w:val="141414" w:themeColor="text1"/>
      <w:sz w:val="20"/>
      <w:szCs w:val="20"/>
    </w:rPr>
  </w:style>
  <w:style w:type="paragraph" w:customStyle="1" w:styleId="3Subhead">
    <w:name w:val="3. Subhead"/>
    <w:link w:val="3SubheadChar"/>
    <w:uiPriority w:val="29"/>
    <w:qFormat/>
    <w:pPr>
      <w:spacing w:after="0" w:line="240" w:lineRule="auto"/>
    </w:pPr>
    <w:rPr>
      <w:rFonts w:ascii="Arial" w:hAnsi="Arial" w:cs="Segoe UI Semibold"/>
      <w:b/>
      <w:sz w:val="24"/>
      <w:szCs w:val="24"/>
    </w:rPr>
  </w:style>
  <w:style w:type="character" w:customStyle="1" w:styleId="2BodyTextChar">
    <w:name w:val="2. Body Text Char"/>
    <w:basedOn w:val="DefaultParagraphFont"/>
    <w:link w:val="2BodyText"/>
    <w:rPr>
      <w:rFonts w:ascii="Arial" w:hAnsi="Arial" w:cs="Segoe UI Semilight"/>
      <w:color w:val="141414" w:themeColor="text1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3SubheadChar">
    <w:name w:val="3. Subhead Char"/>
    <w:basedOn w:val="2BodyTextChar"/>
    <w:link w:val="3Subhead"/>
    <w:rPr>
      <w:rFonts w:ascii="Arial" w:hAnsi="Arial" w:cs="Segoe UI Semibold"/>
      <w:b/>
      <w:color w:val="141414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99"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customStyle="1" w:styleId="5Sources">
    <w:name w:val="5. Sources"/>
    <w:uiPriority w:val="29"/>
    <w:qFormat/>
    <w:pPr>
      <w:spacing w:before="60" w:after="0" w:line="160" w:lineRule="exact"/>
    </w:pPr>
    <w:rPr>
      <w:rFonts w:ascii="Arial" w:hAnsi="Arial" w:cs="Segoe UI Semilight"/>
      <w:sz w:val="16"/>
      <w:szCs w:val="20"/>
    </w:rPr>
  </w:style>
  <w:style w:type="paragraph" w:customStyle="1" w:styleId="4BulletText">
    <w:name w:val="4. Bullet Text"/>
    <w:link w:val="4BulletTextChar"/>
    <w:uiPriority w:val="49"/>
    <w:qFormat/>
    <w:pPr>
      <w:numPr>
        <w:numId w:val="1"/>
      </w:numPr>
      <w:spacing w:before="180" w:after="0" w:line="240" w:lineRule="auto"/>
    </w:pPr>
    <w:rPr>
      <w:rFonts w:ascii="Arial" w:hAnsi="Arial" w:cs="Segoe UI Semilight"/>
      <w:sz w:val="20"/>
      <w:szCs w:val="20"/>
    </w:rPr>
  </w:style>
  <w:style w:type="character" w:customStyle="1" w:styleId="4BulletTextChar">
    <w:name w:val="4. Bullet Text Char"/>
    <w:basedOn w:val="2BodyTextChar"/>
    <w:link w:val="4BulletText"/>
    <w:rPr>
      <w:rFonts w:ascii="Arial" w:hAnsi="Arial" w:cs="Segoe UI Semilight"/>
      <w:color w:val="141414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1LargeTitle">
    <w:name w:val="1. Large Title"/>
    <w:basedOn w:val="Normal"/>
    <w:link w:val="1LargeTitleChar"/>
    <w:uiPriority w:val="29"/>
    <w:qFormat/>
    <w:pPr>
      <w:spacing w:after="0" w:line="240" w:lineRule="auto"/>
    </w:pPr>
    <w:rPr>
      <w:rFonts w:ascii="Arial" w:hAnsi="Arial" w:cs="Segoe UI Semibold"/>
      <w:b/>
      <w:color w:val="00A4E4" w:themeColor="accent1"/>
      <w:sz w:val="48"/>
      <w:szCs w:val="48"/>
    </w:rPr>
  </w:style>
  <w:style w:type="character" w:customStyle="1" w:styleId="1LargeTitleChar">
    <w:name w:val="1. Large Title Char"/>
    <w:basedOn w:val="DefaultParagraphFont"/>
    <w:link w:val="1LargeTitle"/>
    <w:rPr>
      <w:rFonts w:ascii="Arial" w:hAnsi="Arial" w:cs="Segoe UI Semibold"/>
      <w:b/>
      <w:color w:val="00A4E4" w:themeColor="accent1"/>
      <w:sz w:val="48"/>
      <w:szCs w:val="48"/>
    </w:rPr>
  </w:style>
  <w:style w:type="paragraph" w:customStyle="1" w:styleId="Pa9">
    <w:name w:val="Pa9"/>
    <w:basedOn w:val="Normal"/>
    <w:next w:val="Normal"/>
    <w:uiPriority w:val="29"/>
    <w:qFormat/>
    <w:pPr>
      <w:autoSpaceDE w:val="0"/>
      <w:autoSpaceDN w:val="0"/>
      <w:adjustRightInd w:val="0"/>
      <w:spacing w:after="0" w:line="161" w:lineRule="atLeast"/>
    </w:pPr>
    <w:rPr>
      <w:rFonts w:ascii="ITC Avant Garde Std Md" w:eastAsia="Times New Roman" w:hAnsi="ITC Avant Garde Std Md" w:cs="Times New Roman"/>
      <w:sz w:val="24"/>
      <w:szCs w:val="24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99"/>
    <w:semiHidden/>
    <w:unhideWhenUsed/>
    <w:pPr>
      <w:numPr>
        <w:ilvl w:val="1"/>
      </w:numPr>
      <w:spacing w:line="240" w:lineRule="auto"/>
    </w:pPr>
    <w:rPr>
      <w:rFonts w:eastAsiaTheme="minorEastAsia"/>
      <w:color w:val="66666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666666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customStyle="1" w:styleId="DocsID">
    <w:name w:val="DocsID"/>
    <w:basedOn w:val="Normal"/>
    <w:uiPriority w:val="29"/>
    <w:qFormat/>
    <w:pPr>
      <w:spacing w:before="20" w:after="0" w:line="240" w:lineRule="auto"/>
    </w:pPr>
    <w:rPr>
      <w:rFonts w:ascii="Arial" w:eastAsia="Times New Roman" w:hAnsi="Arial" w:cs="Times New Roman"/>
      <w:sz w:val="16"/>
      <w:szCs w:val="20"/>
      <w:lang w:val="it-IT"/>
    </w:rPr>
  </w:style>
  <w:style w:type="paragraph" w:styleId="Bibliography">
    <w:name w:val="Bibliography"/>
    <w:basedOn w:val="Normal"/>
    <w:next w:val="Normal"/>
    <w:uiPriority w:val="99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00A4E4" w:themeColor="accent1"/>
        <w:left w:val="single" w:sz="2" w:space="10" w:color="00A4E4" w:themeColor="accent1"/>
        <w:bottom w:val="single" w:sz="2" w:space="10" w:color="00A4E4" w:themeColor="accent1"/>
        <w:right w:val="single" w:sz="2" w:space="10" w:color="00A4E4" w:themeColor="accent1"/>
      </w:pBdr>
      <w:ind w:left="1152" w:right="1152"/>
    </w:pPr>
    <w:rPr>
      <w:rFonts w:eastAsiaTheme="minorEastAsia"/>
      <w:i/>
      <w:iCs/>
      <w:color w:val="00A4E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unhideWhenUsed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99"/>
    <w:semiHidden/>
    <w:unhideWhenUsed/>
    <w:pPr>
      <w:spacing w:after="200" w:line="240" w:lineRule="auto"/>
    </w:pPr>
    <w:rPr>
      <w:b/>
      <w:bCs/>
      <w:color w:val="00A4E4" w:themeColor="accent1"/>
      <w:sz w:val="18"/>
      <w:szCs w:val="18"/>
    </w:rPr>
  </w:style>
  <w:style w:type="paragraph" w:styleId="Closing">
    <w:name w:val="Closing"/>
    <w:basedOn w:val="Normal"/>
    <w:link w:val="ClosingChar"/>
    <w:uiPriority w:val="29"/>
    <w:unhideWhenUsed/>
    <w:qFormat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1A1A1" w:themeFill="text1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A1A1A1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text1" w:themeFillShade="BF"/>
      </w:tcPr>
    </w:tblStylePr>
    <w:tblStylePr w:type="band1Vert">
      <w:tblPr/>
      <w:tcPr>
        <w:shd w:val="clear" w:color="auto" w:fill="898989" w:themeFill="text1" w:themeFillTint="7F"/>
      </w:tcPr>
    </w:tblStylePr>
    <w:tblStylePr w:type="band1Horz">
      <w:tblPr/>
      <w:tcPr>
        <w:shd w:val="clear" w:color="auto" w:fill="898989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1" w:themeFillTint="33"/>
    </w:tcPr>
    <w:tblStylePr w:type="firstRow">
      <w:rPr>
        <w:b/>
        <w:bCs/>
      </w:rPr>
      <w:tblPr/>
      <w:tcPr>
        <w:shd w:val="clear" w:color="auto" w:fill="8EDFFF" w:themeFill="accent1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8EDF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7AA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7AAA" w:themeFill="accent1" w:themeFillShade="BF"/>
      </w:tcPr>
    </w:tblStylePr>
    <w:tblStylePr w:type="band1Vert">
      <w:tblPr/>
      <w:tcPr>
        <w:shd w:val="clear" w:color="auto" w:fill="72D7FF" w:themeFill="accent1" w:themeFillTint="7F"/>
      </w:tcPr>
    </w:tblStylePr>
    <w:tblStylePr w:type="band1Horz">
      <w:tblPr/>
      <w:tcPr>
        <w:shd w:val="clear" w:color="auto" w:fill="72D7FF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4DE" w:themeFill="accent2" w:themeFillTint="33"/>
    </w:tcPr>
    <w:tblStylePr w:type="firstRow">
      <w:rPr>
        <w:b/>
        <w:bCs/>
      </w:rPr>
      <w:tblPr/>
      <w:tcPr>
        <w:shd w:val="clear" w:color="auto" w:fill="FDE9BD" w:themeFill="accent2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FDE9B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9AE0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9AE07" w:themeFill="accent2" w:themeFillShade="BF"/>
      </w:tcPr>
    </w:tblStylePr>
    <w:tblStylePr w:type="band1Vert">
      <w:tblPr/>
      <w:tcPr>
        <w:shd w:val="clear" w:color="auto" w:fill="FDE4AD" w:themeFill="accent2" w:themeFillTint="7F"/>
      </w:tcPr>
    </w:tblStylePr>
    <w:tblStylePr w:type="band1Horz">
      <w:tblPr/>
      <w:tcPr>
        <w:shd w:val="clear" w:color="auto" w:fill="FDE4AD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DE" w:themeFill="accent3" w:themeFillTint="33"/>
    </w:tcPr>
    <w:tblStylePr w:type="firstRow">
      <w:rPr>
        <w:b/>
        <w:bCs/>
      </w:rPr>
      <w:tblPr/>
      <w:tcPr>
        <w:shd w:val="clear" w:color="auto" w:fill="D3E1BD" w:themeFill="accent3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D3E1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E8B3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E8B3F" w:themeFill="accent3" w:themeFillShade="BF"/>
      </w:tcPr>
    </w:tblStylePr>
    <w:tblStylePr w:type="band1Vert">
      <w:tblPr/>
      <w:tcPr>
        <w:shd w:val="clear" w:color="auto" w:fill="C8D9AD" w:themeFill="accent3" w:themeFillTint="7F"/>
      </w:tcPr>
    </w:tblStylePr>
    <w:tblStylePr w:type="band1Horz">
      <w:tblPr/>
      <w:tcPr>
        <w:shd w:val="clear" w:color="auto" w:fill="C8D9AD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8FF" w:themeFill="accent4" w:themeFillTint="33"/>
    </w:tcPr>
    <w:tblStylePr w:type="firstRow">
      <w:rPr>
        <w:b/>
        <w:bCs/>
      </w:rPr>
      <w:tblPr/>
      <w:tcPr>
        <w:shd w:val="clear" w:color="auto" w:fill="78D1FF" w:themeFill="accent4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78D1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558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5582" w:themeFill="accent4" w:themeFillShade="BF"/>
      </w:tcPr>
    </w:tblStylePr>
    <w:tblStylePr w:type="band1Vert">
      <w:tblPr/>
      <w:tcPr>
        <w:shd w:val="clear" w:color="auto" w:fill="57C5FF" w:themeFill="accent4" w:themeFillTint="7F"/>
      </w:tcPr>
    </w:tblStylePr>
    <w:tblStylePr w:type="band1Horz">
      <w:tblPr/>
      <w:tcPr>
        <w:shd w:val="clear" w:color="auto" w:fill="57C5FF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EB" w:themeFill="accent5" w:themeFillTint="33"/>
    </w:tcPr>
    <w:tblStylePr w:type="firstRow">
      <w:rPr>
        <w:b/>
        <w:bCs/>
      </w:rPr>
      <w:tblPr/>
      <w:tcPr>
        <w:shd w:val="clear" w:color="auto" w:fill="FEF2D7" w:themeFill="accent5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FEF2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BD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BD38" w:themeFill="accent5" w:themeFillShade="BF"/>
      </w:tcPr>
    </w:tblStylePr>
    <w:tblStylePr w:type="band1Vert">
      <w:tblPr/>
      <w:tcPr>
        <w:shd w:val="clear" w:color="auto" w:fill="FEEECE" w:themeFill="accent5" w:themeFillTint="7F"/>
      </w:tcPr>
    </w:tblStylePr>
    <w:tblStylePr w:type="band1Horz">
      <w:tblPr/>
      <w:tcPr>
        <w:shd w:val="clear" w:color="auto" w:fill="FEEECE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5EB" w:themeFill="accent6" w:themeFillTint="33"/>
    </w:tcPr>
    <w:tblStylePr w:type="firstRow">
      <w:rPr>
        <w:b/>
        <w:bCs/>
      </w:rPr>
      <w:tblPr/>
      <w:tcPr>
        <w:shd w:val="clear" w:color="auto" w:fill="E4ECD7" w:themeFill="accent6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E4EC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2B35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2B35E" w:themeFill="accent6" w:themeFillShade="BF"/>
      </w:tcPr>
    </w:tblStylePr>
    <w:tblStylePr w:type="band1Vert">
      <w:tblPr/>
      <w:tcPr>
        <w:shd w:val="clear" w:color="auto" w:fill="DDE8CE" w:themeFill="accent6" w:themeFillTint="7F"/>
      </w:tcPr>
    </w:tblStylePr>
    <w:tblStylePr w:type="band1Horz">
      <w:tblPr/>
      <w:tcPr>
        <w:shd w:val="clear" w:color="auto" w:fill="DDE8CE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9B319" w:themeFill="accent2" w:themeFillShade="CC"/>
      </w:tcPr>
    </w:tblStylePr>
    <w:tblStylePr w:type="lastRow">
      <w:rPr>
        <w:b/>
        <w:bCs/>
        <w:color w:val="F9B319" w:themeColor="accent2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E3F7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9B319" w:themeFill="accent2" w:themeFillShade="CC"/>
      </w:tcPr>
    </w:tblStylePr>
    <w:tblStylePr w:type="lastRow">
      <w:rPr>
        <w:b/>
        <w:bCs/>
        <w:color w:val="F9B319" w:themeColor="accent2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BFF" w:themeFill="accent1" w:themeFillTint="3F"/>
      </w:tcPr>
    </w:tblStylePr>
    <w:tblStylePr w:type="band1Horz">
      <w:tblPr/>
      <w:tcPr>
        <w:shd w:val="clear" w:color="auto" w:fill="C6EFFF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FEF9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9B319" w:themeFill="accent2" w:themeFillShade="CC"/>
      </w:tcPr>
    </w:tblStylePr>
    <w:tblStylePr w:type="lastRow">
      <w:rPr>
        <w:b/>
        <w:bCs/>
        <w:color w:val="F9B319" w:themeColor="accent2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D6" w:themeFill="accent2" w:themeFillTint="3F"/>
      </w:tcPr>
    </w:tblStylePr>
    <w:tblStylePr w:type="band1Horz">
      <w:tblPr/>
      <w:tcPr>
        <w:shd w:val="clear" w:color="auto" w:fill="FEF4DE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F4F7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8B" w:themeFill="accent4" w:themeFillShade="CC"/>
      </w:tcPr>
    </w:tblStylePr>
    <w:tblStylePr w:type="lastRow">
      <w:rPr>
        <w:b/>
        <w:bCs/>
        <w:color w:val="005B8B" w:themeColor="accent4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CD6" w:themeFill="accent3" w:themeFillTint="3F"/>
      </w:tcPr>
    </w:tblStylePr>
    <w:tblStylePr w:type="band1Horz">
      <w:tblPr/>
      <w:tcPr>
        <w:shd w:val="clear" w:color="auto" w:fill="E9F0DE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DEF3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9444" w:themeFill="accent3" w:themeFillShade="CC"/>
      </w:tcPr>
    </w:tblStylePr>
    <w:tblStylePr w:type="lastRow">
      <w:rPr>
        <w:b/>
        <w:bCs/>
        <w:color w:val="759444" w:themeColor="accent3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2FF" w:themeFill="accent4" w:themeFillTint="3F"/>
      </w:tcPr>
    </w:tblStylePr>
    <w:tblStylePr w:type="band1Horz">
      <w:tblPr/>
      <w:tcPr>
        <w:shd w:val="clear" w:color="auto" w:fill="BBE8FF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FEFB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BB96B" w:themeFill="accent6" w:themeFillShade="CC"/>
      </w:tcPr>
    </w:tblStylePr>
    <w:tblStylePr w:type="lastRow">
      <w:rPr>
        <w:b/>
        <w:bCs/>
        <w:color w:val="9BB96B" w:themeColor="accent6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6E6" w:themeFill="accent5" w:themeFillTint="3F"/>
      </w:tcPr>
    </w:tblStylePr>
    <w:tblStylePr w:type="band1Horz">
      <w:tblPr/>
      <w:tcPr>
        <w:shd w:val="clear" w:color="auto" w:fill="FEF8EB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F8FA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BC44C" w:themeFill="accent5" w:themeFillShade="CC"/>
      </w:tcPr>
    </w:tblStylePr>
    <w:tblStylePr w:type="lastRow">
      <w:rPr>
        <w:b/>
        <w:bCs/>
        <w:color w:val="FBC44C" w:themeColor="accent5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3E6" w:themeFill="accent6" w:themeFillTint="3F"/>
      </w:tcPr>
    </w:tblStylePr>
    <w:tblStylePr w:type="band1Horz">
      <w:tblPr/>
      <w:tcPr>
        <w:shd w:val="clear" w:color="auto" w:fill="F1F5EB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FBCA5C" w:themeColor="accent2"/>
        <w:left w:val="single" w:sz="4" w:space="0" w:color="141414" w:themeColor="text1"/>
        <w:bottom w:val="single" w:sz="4" w:space="0" w:color="141414" w:themeColor="text1"/>
        <w:right w:val="single" w:sz="4" w:space="0" w:color="141414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CA5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text1" w:themeShade="99"/>
          <w:insideV w:val="nil"/>
        </w:tcBorders>
        <w:shd w:val="clear" w:color="auto" w:fill="0C0C0C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BF"/>
      </w:tcPr>
    </w:tblStylePr>
    <w:tblStylePr w:type="band1Vert">
      <w:tblPr/>
      <w:tcPr>
        <w:shd w:val="clear" w:color="auto" w:fill="A1A1A1" w:themeFill="text1" w:themeFillTint="66"/>
      </w:tcPr>
    </w:tblStylePr>
    <w:tblStylePr w:type="band1Horz">
      <w:tblPr/>
      <w:tcPr>
        <w:shd w:val="clear" w:color="auto" w:fill="898989" w:themeFill="text1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FBCA5C" w:themeColor="accent2"/>
        <w:left w:val="single" w:sz="4" w:space="0" w:color="00A4E4" w:themeColor="accent1"/>
        <w:bottom w:val="single" w:sz="4" w:space="0" w:color="00A4E4" w:themeColor="accent1"/>
        <w:right w:val="single" w:sz="4" w:space="0" w:color="00A4E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CA5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2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288" w:themeColor="accent1" w:themeShade="99"/>
          <w:insideV w:val="nil"/>
        </w:tcBorders>
        <w:shd w:val="clear" w:color="auto" w:fill="0062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288" w:themeFill="accent1" w:themeFillShade="99"/>
      </w:tcPr>
    </w:tblStylePr>
    <w:tblStylePr w:type="band1Vert">
      <w:tblPr/>
      <w:tcPr>
        <w:shd w:val="clear" w:color="auto" w:fill="8EDFFF" w:themeFill="accent1" w:themeFillTint="66"/>
      </w:tcPr>
    </w:tblStylePr>
    <w:tblStylePr w:type="band1Horz">
      <w:tblPr/>
      <w:tcPr>
        <w:shd w:val="clear" w:color="auto" w:fill="72D7FF" w:themeFill="accent1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FBCA5C" w:themeColor="accent2"/>
        <w:left w:val="single" w:sz="4" w:space="0" w:color="FBCA5C" w:themeColor="accent2"/>
        <w:bottom w:val="single" w:sz="4" w:space="0" w:color="FBCA5C" w:themeColor="accent2"/>
        <w:right w:val="single" w:sz="4" w:space="0" w:color="FBCA5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CA5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88C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88C05" w:themeColor="accent2" w:themeShade="99"/>
          <w:insideV w:val="nil"/>
        </w:tcBorders>
        <w:shd w:val="clear" w:color="auto" w:fill="C88C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8C05" w:themeFill="accent2" w:themeFillShade="99"/>
      </w:tcPr>
    </w:tblStylePr>
    <w:tblStylePr w:type="band1Vert">
      <w:tblPr/>
      <w:tcPr>
        <w:shd w:val="clear" w:color="auto" w:fill="FDE9BD" w:themeFill="accent2" w:themeFillTint="66"/>
      </w:tcPr>
    </w:tblStylePr>
    <w:tblStylePr w:type="band1Horz">
      <w:tblPr/>
      <w:tcPr>
        <w:shd w:val="clear" w:color="auto" w:fill="FDE4AD" w:themeFill="accent2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0073AE" w:themeColor="accent4"/>
        <w:left w:val="single" w:sz="4" w:space="0" w:color="92B45B" w:themeColor="accent3"/>
        <w:bottom w:val="single" w:sz="4" w:space="0" w:color="92B45B" w:themeColor="accent3"/>
        <w:right w:val="single" w:sz="4" w:space="0" w:color="92B45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3A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F3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F33" w:themeColor="accent3" w:themeShade="99"/>
          <w:insideV w:val="nil"/>
        </w:tcBorders>
        <w:shd w:val="clear" w:color="auto" w:fill="586F3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F33" w:themeFill="accent3" w:themeFillShade="99"/>
      </w:tcPr>
    </w:tblStylePr>
    <w:tblStylePr w:type="band1Vert">
      <w:tblPr/>
      <w:tcPr>
        <w:shd w:val="clear" w:color="auto" w:fill="D3E1BD" w:themeFill="accent3" w:themeFillTint="66"/>
      </w:tcPr>
    </w:tblStylePr>
    <w:tblStylePr w:type="band1Horz">
      <w:tblPr/>
      <w:tcPr>
        <w:shd w:val="clear" w:color="auto" w:fill="C8D9AD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92B45B" w:themeColor="accent3"/>
        <w:left w:val="single" w:sz="4" w:space="0" w:color="0073AE" w:themeColor="accent4"/>
        <w:bottom w:val="single" w:sz="4" w:space="0" w:color="0073AE" w:themeColor="accent4"/>
        <w:right w:val="single" w:sz="4" w:space="0" w:color="0073A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3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B45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6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68" w:themeColor="accent4" w:themeShade="99"/>
          <w:insideV w:val="nil"/>
        </w:tcBorders>
        <w:shd w:val="clear" w:color="auto" w:fill="00446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68" w:themeFill="accent4" w:themeFillShade="99"/>
      </w:tcPr>
    </w:tblStylePr>
    <w:tblStylePr w:type="band1Vert">
      <w:tblPr/>
      <w:tcPr>
        <w:shd w:val="clear" w:color="auto" w:fill="78D1FF" w:themeFill="accent4" w:themeFillTint="66"/>
      </w:tcPr>
    </w:tblStylePr>
    <w:tblStylePr w:type="band1Horz">
      <w:tblPr/>
      <w:tcPr>
        <w:shd w:val="clear" w:color="auto" w:fill="57C5FF" w:themeFill="accent4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BDD19D" w:themeColor="accent6"/>
        <w:left w:val="single" w:sz="4" w:space="0" w:color="FDDF9D" w:themeColor="accent5"/>
        <w:bottom w:val="single" w:sz="4" w:space="0" w:color="FDDF9D" w:themeColor="accent5"/>
        <w:right w:val="single" w:sz="4" w:space="0" w:color="FDDF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D19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1A60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1A605" w:themeColor="accent5" w:themeShade="99"/>
          <w:insideV w:val="nil"/>
        </w:tcBorders>
        <w:shd w:val="clear" w:color="auto" w:fill="F1A60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A605" w:themeFill="accent5" w:themeFillShade="99"/>
      </w:tcPr>
    </w:tblStylePr>
    <w:tblStylePr w:type="band1Vert">
      <w:tblPr/>
      <w:tcPr>
        <w:shd w:val="clear" w:color="auto" w:fill="FEF2D7" w:themeFill="accent5" w:themeFillTint="66"/>
      </w:tcPr>
    </w:tblStylePr>
    <w:tblStylePr w:type="band1Horz">
      <w:tblPr/>
      <w:tcPr>
        <w:shd w:val="clear" w:color="auto" w:fill="FEEECE" w:themeFill="accent5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FDDF9D" w:themeColor="accent5"/>
        <w:left w:val="single" w:sz="4" w:space="0" w:color="BDD19D" w:themeColor="accent6"/>
        <w:bottom w:val="single" w:sz="4" w:space="0" w:color="BDD19D" w:themeColor="accent6"/>
        <w:right w:val="single" w:sz="4" w:space="0" w:color="BDD19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954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9546" w:themeColor="accent6" w:themeShade="99"/>
          <w:insideV w:val="nil"/>
        </w:tcBorders>
        <w:shd w:val="clear" w:color="auto" w:fill="76954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546" w:themeFill="accent6" w:themeFillShade="99"/>
      </w:tcPr>
    </w:tblStylePr>
    <w:tblStylePr w:type="band1Vert">
      <w:tblPr/>
      <w:tcPr>
        <w:shd w:val="clear" w:color="auto" w:fill="E4ECD7" w:themeFill="accent6" w:themeFillTint="66"/>
      </w:tcPr>
    </w:tblStylePr>
    <w:tblStylePr w:type="band1Horz">
      <w:tblPr/>
      <w:tcPr>
        <w:shd w:val="clear" w:color="auto" w:fill="DDE8CE" w:themeFill="accent6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DarkList">
    <w:name w:val="Dark List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4E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17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AA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AA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AA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AAA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BCA5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674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E0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E0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E0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E07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2B45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C2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8B3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8B3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8B3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8B3F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73A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5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8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8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8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82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78A0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BD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BD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BD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BD38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DD19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7B3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B35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B35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B35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B35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29"/>
    <w:unhideWhenUsed/>
    <w:qFormat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mphasis">
    <w:name w:val="Emphasis"/>
    <w:basedOn w:val="DefaultParagraphFont"/>
    <w:uiPriority w:val="99"/>
    <w:semiHidden/>
    <w:unhideWhenUsed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333333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7AAA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00A4E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A4E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00A4E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00517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0051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E4E4E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E4E4E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E4E4E" w:themeColor="text1" w:themeTint="BF"/>
      <w:sz w:val="20"/>
      <w:szCs w:val="20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unhideWhenUsed/>
    <w:rPr>
      <w:b/>
      <w:bCs/>
      <w:i/>
      <w:iCs/>
      <w:color w:val="00A4E4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pPr>
      <w:pBdr>
        <w:bottom w:val="single" w:sz="4" w:space="4" w:color="00A4E4" w:themeColor="accent1"/>
      </w:pBdr>
      <w:spacing w:before="200" w:after="280"/>
      <w:ind w:left="936" w:right="936"/>
    </w:pPr>
    <w:rPr>
      <w:b/>
      <w:bCs/>
      <w:i/>
      <w:iCs/>
      <w:color w:val="00A4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00A4E4" w:themeColor="accent1"/>
    </w:rPr>
  </w:style>
  <w:style w:type="character" w:styleId="IntenseReference">
    <w:name w:val="Intense Reference"/>
    <w:basedOn w:val="DefaultParagraphFont"/>
    <w:uiPriority w:val="99"/>
    <w:semiHidden/>
    <w:unhideWhenUsed/>
    <w:rPr>
      <w:b/>
      <w:bCs/>
      <w:smallCaps/>
      <w:color w:val="FBCA5C" w:themeColor="accent2"/>
      <w:spacing w:val="5"/>
      <w:u w:val="single"/>
    </w:rPr>
  </w:style>
  <w:style w:type="table" w:styleId="LightGrid">
    <w:name w:val="Light Grid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141414" w:themeColor="text1"/>
        <w:left w:val="single" w:sz="8" w:space="0" w:color="141414" w:themeColor="text1"/>
        <w:bottom w:val="single" w:sz="8" w:space="0" w:color="141414" w:themeColor="text1"/>
        <w:right w:val="single" w:sz="8" w:space="0" w:color="141414" w:themeColor="text1"/>
        <w:insideH w:val="single" w:sz="8" w:space="0" w:color="141414" w:themeColor="text1"/>
        <w:insideV w:val="single" w:sz="8" w:space="0" w:color="141414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18" w:space="0" w:color="141414" w:themeColor="text1"/>
          <w:right w:val="single" w:sz="8" w:space="0" w:color="141414" w:themeColor="text1"/>
          <w:insideH w:val="nil"/>
          <w:insideV w:val="single" w:sz="8" w:space="0" w:color="141414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  <w:insideH w:val="nil"/>
          <w:insideV w:val="single" w:sz="8" w:space="0" w:color="141414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</w:tcPr>
    </w:tblStylePr>
    <w:tblStylePr w:type="band1Vert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  <w:shd w:val="clear" w:color="auto" w:fill="C4C4C4" w:themeFill="text1" w:themeFillTint="3F"/>
      </w:tcPr>
    </w:tblStylePr>
    <w:tblStylePr w:type="band1Horz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  <w:insideV w:val="single" w:sz="8" w:space="0" w:color="141414" w:themeColor="text1"/>
        </w:tcBorders>
        <w:shd w:val="clear" w:color="auto" w:fill="C4C4C4" w:themeFill="text1" w:themeFillTint="3F"/>
      </w:tcPr>
    </w:tblStylePr>
    <w:tblStylePr w:type="band2Horz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  <w:insideV w:val="single" w:sz="8" w:space="0" w:color="141414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4E4" w:themeColor="accent1"/>
        <w:left w:val="single" w:sz="8" w:space="0" w:color="00A4E4" w:themeColor="accent1"/>
        <w:bottom w:val="single" w:sz="8" w:space="0" w:color="00A4E4" w:themeColor="accent1"/>
        <w:right w:val="single" w:sz="8" w:space="0" w:color="00A4E4" w:themeColor="accent1"/>
        <w:insideH w:val="single" w:sz="8" w:space="0" w:color="00A4E4" w:themeColor="accent1"/>
        <w:insideV w:val="single" w:sz="8" w:space="0" w:color="00A4E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18" w:space="0" w:color="00A4E4" w:themeColor="accent1"/>
          <w:right w:val="single" w:sz="8" w:space="0" w:color="00A4E4" w:themeColor="accent1"/>
          <w:insideH w:val="nil"/>
          <w:insideV w:val="single" w:sz="8" w:space="0" w:color="00A4E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  <w:insideH w:val="nil"/>
          <w:insideV w:val="single" w:sz="8" w:space="0" w:color="00A4E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</w:tcBorders>
      </w:tcPr>
    </w:tblStylePr>
    <w:tblStylePr w:type="band1Vert"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</w:tcBorders>
        <w:shd w:val="clear" w:color="auto" w:fill="B9EBFF" w:themeFill="accent1" w:themeFillTint="3F"/>
      </w:tcPr>
    </w:tblStylePr>
    <w:tblStylePr w:type="band1Horz"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  <w:insideV w:val="single" w:sz="8" w:space="0" w:color="00A4E4" w:themeColor="accent1"/>
        </w:tcBorders>
        <w:shd w:val="clear" w:color="auto" w:fill="B9EBFF" w:themeFill="accent1" w:themeFillTint="3F"/>
      </w:tcPr>
    </w:tblStylePr>
    <w:tblStylePr w:type="band2Horz"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  <w:insideV w:val="single" w:sz="8" w:space="0" w:color="00A4E4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BCA5C" w:themeColor="accent2"/>
        <w:left w:val="single" w:sz="8" w:space="0" w:color="FBCA5C" w:themeColor="accent2"/>
        <w:bottom w:val="single" w:sz="8" w:space="0" w:color="FBCA5C" w:themeColor="accent2"/>
        <w:right w:val="single" w:sz="8" w:space="0" w:color="FBCA5C" w:themeColor="accent2"/>
        <w:insideH w:val="single" w:sz="8" w:space="0" w:color="FBCA5C" w:themeColor="accent2"/>
        <w:insideV w:val="single" w:sz="8" w:space="0" w:color="FBCA5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18" w:space="0" w:color="FBCA5C" w:themeColor="accent2"/>
          <w:right w:val="single" w:sz="8" w:space="0" w:color="FBCA5C" w:themeColor="accent2"/>
          <w:insideH w:val="nil"/>
          <w:insideV w:val="single" w:sz="8" w:space="0" w:color="FBCA5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  <w:insideH w:val="nil"/>
          <w:insideV w:val="single" w:sz="8" w:space="0" w:color="FBCA5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</w:tcBorders>
      </w:tcPr>
    </w:tblStylePr>
    <w:tblStylePr w:type="band1Vert"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</w:tcBorders>
        <w:shd w:val="clear" w:color="auto" w:fill="FEF1D6" w:themeFill="accent2" w:themeFillTint="3F"/>
      </w:tcPr>
    </w:tblStylePr>
    <w:tblStylePr w:type="band1Horz"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  <w:insideV w:val="single" w:sz="8" w:space="0" w:color="FBCA5C" w:themeColor="accent2"/>
        </w:tcBorders>
        <w:shd w:val="clear" w:color="auto" w:fill="FEF1D6" w:themeFill="accent2" w:themeFillTint="3F"/>
      </w:tcPr>
    </w:tblStylePr>
    <w:tblStylePr w:type="band2Horz"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  <w:insideV w:val="single" w:sz="8" w:space="0" w:color="FBCA5C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2B45B" w:themeColor="accent3"/>
        <w:left w:val="single" w:sz="8" w:space="0" w:color="92B45B" w:themeColor="accent3"/>
        <w:bottom w:val="single" w:sz="8" w:space="0" w:color="92B45B" w:themeColor="accent3"/>
        <w:right w:val="single" w:sz="8" w:space="0" w:color="92B45B" w:themeColor="accent3"/>
        <w:insideH w:val="single" w:sz="8" w:space="0" w:color="92B45B" w:themeColor="accent3"/>
        <w:insideV w:val="single" w:sz="8" w:space="0" w:color="92B45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18" w:space="0" w:color="92B45B" w:themeColor="accent3"/>
          <w:right w:val="single" w:sz="8" w:space="0" w:color="92B45B" w:themeColor="accent3"/>
          <w:insideH w:val="nil"/>
          <w:insideV w:val="single" w:sz="8" w:space="0" w:color="92B45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  <w:insideH w:val="nil"/>
          <w:insideV w:val="single" w:sz="8" w:space="0" w:color="92B45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</w:tcBorders>
      </w:tcPr>
    </w:tblStylePr>
    <w:tblStylePr w:type="band1Vert"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</w:tcBorders>
        <w:shd w:val="clear" w:color="auto" w:fill="E3ECD6" w:themeFill="accent3" w:themeFillTint="3F"/>
      </w:tcPr>
    </w:tblStylePr>
    <w:tblStylePr w:type="band1Horz"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  <w:insideV w:val="single" w:sz="8" w:space="0" w:color="92B45B" w:themeColor="accent3"/>
        </w:tcBorders>
        <w:shd w:val="clear" w:color="auto" w:fill="E3ECD6" w:themeFill="accent3" w:themeFillTint="3F"/>
      </w:tcPr>
    </w:tblStylePr>
    <w:tblStylePr w:type="band2Horz"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  <w:insideV w:val="single" w:sz="8" w:space="0" w:color="92B45B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73AE" w:themeColor="accent4"/>
        <w:left w:val="single" w:sz="8" w:space="0" w:color="0073AE" w:themeColor="accent4"/>
        <w:bottom w:val="single" w:sz="8" w:space="0" w:color="0073AE" w:themeColor="accent4"/>
        <w:right w:val="single" w:sz="8" w:space="0" w:color="0073AE" w:themeColor="accent4"/>
        <w:insideH w:val="single" w:sz="8" w:space="0" w:color="0073AE" w:themeColor="accent4"/>
        <w:insideV w:val="single" w:sz="8" w:space="0" w:color="0073A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18" w:space="0" w:color="0073AE" w:themeColor="accent4"/>
          <w:right w:val="single" w:sz="8" w:space="0" w:color="0073AE" w:themeColor="accent4"/>
          <w:insideH w:val="nil"/>
          <w:insideV w:val="single" w:sz="8" w:space="0" w:color="0073A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  <w:insideH w:val="nil"/>
          <w:insideV w:val="single" w:sz="8" w:space="0" w:color="0073A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</w:tcBorders>
      </w:tcPr>
    </w:tblStylePr>
    <w:tblStylePr w:type="band1Vert"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</w:tcBorders>
        <w:shd w:val="clear" w:color="auto" w:fill="ABE2FF" w:themeFill="accent4" w:themeFillTint="3F"/>
      </w:tcPr>
    </w:tblStylePr>
    <w:tblStylePr w:type="band1Horz"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  <w:insideV w:val="single" w:sz="8" w:space="0" w:color="0073AE" w:themeColor="accent4"/>
        </w:tcBorders>
        <w:shd w:val="clear" w:color="auto" w:fill="ABE2FF" w:themeFill="accent4" w:themeFillTint="3F"/>
      </w:tcPr>
    </w:tblStylePr>
    <w:tblStylePr w:type="band2Horz"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  <w:insideV w:val="single" w:sz="8" w:space="0" w:color="0073AE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DDF9D" w:themeColor="accent5"/>
        <w:left w:val="single" w:sz="8" w:space="0" w:color="FDDF9D" w:themeColor="accent5"/>
        <w:bottom w:val="single" w:sz="8" w:space="0" w:color="FDDF9D" w:themeColor="accent5"/>
        <w:right w:val="single" w:sz="8" w:space="0" w:color="FDDF9D" w:themeColor="accent5"/>
        <w:insideH w:val="single" w:sz="8" w:space="0" w:color="FDDF9D" w:themeColor="accent5"/>
        <w:insideV w:val="single" w:sz="8" w:space="0" w:color="FDDF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18" w:space="0" w:color="FDDF9D" w:themeColor="accent5"/>
          <w:right w:val="single" w:sz="8" w:space="0" w:color="FDDF9D" w:themeColor="accent5"/>
          <w:insideH w:val="nil"/>
          <w:insideV w:val="single" w:sz="8" w:space="0" w:color="FDDF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  <w:insideH w:val="nil"/>
          <w:insideV w:val="single" w:sz="8" w:space="0" w:color="FDDF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</w:tcBorders>
      </w:tcPr>
    </w:tblStylePr>
    <w:tblStylePr w:type="band1Vert"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</w:tcBorders>
        <w:shd w:val="clear" w:color="auto" w:fill="FEF6E6" w:themeFill="accent5" w:themeFillTint="3F"/>
      </w:tcPr>
    </w:tblStylePr>
    <w:tblStylePr w:type="band1Horz"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  <w:insideV w:val="single" w:sz="8" w:space="0" w:color="FDDF9D" w:themeColor="accent5"/>
        </w:tcBorders>
        <w:shd w:val="clear" w:color="auto" w:fill="FEF6E6" w:themeFill="accent5" w:themeFillTint="3F"/>
      </w:tcPr>
    </w:tblStylePr>
    <w:tblStylePr w:type="band2Horz"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  <w:insideV w:val="single" w:sz="8" w:space="0" w:color="FDDF9D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BDD19D" w:themeColor="accent6"/>
        <w:left w:val="single" w:sz="8" w:space="0" w:color="BDD19D" w:themeColor="accent6"/>
        <w:bottom w:val="single" w:sz="8" w:space="0" w:color="BDD19D" w:themeColor="accent6"/>
        <w:right w:val="single" w:sz="8" w:space="0" w:color="BDD19D" w:themeColor="accent6"/>
        <w:insideH w:val="single" w:sz="8" w:space="0" w:color="BDD19D" w:themeColor="accent6"/>
        <w:insideV w:val="single" w:sz="8" w:space="0" w:color="BDD19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18" w:space="0" w:color="BDD19D" w:themeColor="accent6"/>
          <w:right w:val="single" w:sz="8" w:space="0" w:color="BDD19D" w:themeColor="accent6"/>
          <w:insideH w:val="nil"/>
          <w:insideV w:val="single" w:sz="8" w:space="0" w:color="BDD19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  <w:insideH w:val="nil"/>
          <w:insideV w:val="single" w:sz="8" w:space="0" w:color="BDD19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</w:tcBorders>
      </w:tcPr>
    </w:tblStylePr>
    <w:tblStylePr w:type="band1Vert"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</w:tcBorders>
        <w:shd w:val="clear" w:color="auto" w:fill="EEF3E6" w:themeFill="accent6" w:themeFillTint="3F"/>
      </w:tcPr>
    </w:tblStylePr>
    <w:tblStylePr w:type="band1Horz"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  <w:insideV w:val="single" w:sz="8" w:space="0" w:color="BDD19D" w:themeColor="accent6"/>
        </w:tcBorders>
        <w:shd w:val="clear" w:color="auto" w:fill="EEF3E6" w:themeFill="accent6" w:themeFillTint="3F"/>
      </w:tcPr>
    </w:tblStylePr>
    <w:tblStylePr w:type="band2Horz"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  <w:insideV w:val="single" w:sz="8" w:space="0" w:color="BDD19D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141414" w:themeColor="text1"/>
        <w:left w:val="single" w:sz="8" w:space="0" w:color="141414" w:themeColor="text1"/>
        <w:bottom w:val="single" w:sz="8" w:space="0" w:color="141414" w:themeColor="text1"/>
        <w:right w:val="single" w:sz="8" w:space="0" w:color="141414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</w:tcPr>
    </w:tblStylePr>
    <w:tblStylePr w:type="band1Horz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4E4" w:themeColor="accent1"/>
        <w:left w:val="single" w:sz="8" w:space="0" w:color="00A4E4" w:themeColor="accent1"/>
        <w:bottom w:val="single" w:sz="8" w:space="0" w:color="00A4E4" w:themeColor="accent1"/>
        <w:right w:val="single" w:sz="8" w:space="0" w:color="00A4E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4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</w:tcBorders>
      </w:tcPr>
    </w:tblStylePr>
    <w:tblStylePr w:type="band1Horz"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BCA5C" w:themeColor="accent2"/>
        <w:left w:val="single" w:sz="8" w:space="0" w:color="FBCA5C" w:themeColor="accent2"/>
        <w:bottom w:val="single" w:sz="8" w:space="0" w:color="FBCA5C" w:themeColor="accent2"/>
        <w:right w:val="single" w:sz="8" w:space="0" w:color="FBCA5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CA5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</w:tcBorders>
      </w:tcPr>
    </w:tblStylePr>
    <w:tblStylePr w:type="band1Horz"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2B45B" w:themeColor="accent3"/>
        <w:left w:val="single" w:sz="8" w:space="0" w:color="92B45B" w:themeColor="accent3"/>
        <w:bottom w:val="single" w:sz="8" w:space="0" w:color="92B45B" w:themeColor="accent3"/>
        <w:right w:val="single" w:sz="8" w:space="0" w:color="92B45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B45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</w:tcBorders>
      </w:tcPr>
    </w:tblStylePr>
    <w:tblStylePr w:type="band1Horz"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73AE" w:themeColor="accent4"/>
        <w:left w:val="single" w:sz="8" w:space="0" w:color="0073AE" w:themeColor="accent4"/>
        <w:bottom w:val="single" w:sz="8" w:space="0" w:color="0073AE" w:themeColor="accent4"/>
        <w:right w:val="single" w:sz="8" w:space="0" w:color="0073A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3A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</w:tcBorders>
      </w:tcPr>
    </w:tblStylePr>
    <w:tblStylePr w:type="band1Horz"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DDF9D" w:themeColor="accent5"/>
        <w:left w:val="single" w:sz="8" w:space="0" w:color="FDDF9D" w:themeColor="accent5"/>
        <w:bottom w:val="single" w:sz="8" w:space="0" w:color="FDDF9D" w:themeColor="accent5"/>
        <w:right w:val="single" w:sz="8" w:space="0" w:color="FDDF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</w:tcBorders>
      </w:tcPr>
    </w:tblStylePr>
    <w:tblStylePr w:type="band1Horz"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BDD19D" w:themeColor="accent6"/>
        <w:left w:val="single" w:sz="8" w:space="0" w:color="BDD19D" w:themeColor="accent6"/>
        <w:bottom w:val="single" w:sz="8" w:space="0" w:color="BDD19D" w:themeColor="accent6"/>
        <w:right w:val="single" w:sz="8" w:space="0" w:color="BDD19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D19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</w:tcBorders>
      </w:tcPr>
    </w:tblStylePr>
    <w:tblStylePr w:type="band1Horz"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pPr>
      <w:spacing w:after="0" w:line="240" w:lineRule="auto"/>
    </w:pPr>
    <w:rPr>
      <w:color w:val="0E0E0E" w:themeColor="text1" w:themeShade="BF"/>
    </w:rPr>
    <w:tblPr>
      <w:tblStyleRowBandSize w:val="1"/>
      <w:tblStyleColBandSize w:val="1"/>
      <w:tblBorders>
        <w:top w:val="single" w:sz="8" w:space="0" w:color="141414" w:themeColor="text1"/>
        <w:bottom w:val="single" w:sz="8" w:space="0" w:color="141414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text1"/>
          <w:left w:val="nil"/>
          <w:bottom w:val="single" w:sz="8" w:space="0" w:color="141414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text1"/>
          <w:left w:val="nil"/>
          <w:bottom w:val="single" w:sz="8" w:space="0" w:color="141414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pPr>
      <w:spacing w:after="0" w:line="240" w:lineRule="auto"/>
    </w:pPr>
    <w:rPr>
      <w:color w:val="007AAA" w:themeColor="accent1" w:themeShade="BF"/>
    </w:rPr>
    <w:tblPr>
      <w:tblStyleRowBandSize w:val="1"/>
      <w:tblStyleColBandSize w:val="1"/>
      <w:tblBorders>
        <w:top w:val="single" w:sz="8" w:space="0" w:color="00A4E4" w:themeColor="accent1"/>
        <w:bottom w:val="single" w:sz="8" w:space="0" w:color="00A4E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4E4" w:themeColor="accent1"/>
          <w:left w:val="nil"/>
          <w:bottom w:val="single" w:sz="8" w:space="0" w:color="00A4E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4E4" w:themeColor="accent1"/>
          <w:left w:val="nil"/>
          <w:bottom w:val="single" w:sz="8" w:space="0" w:color="00A4E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EB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EBFF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pPr>
      <w:spacing w:after="0" w:line="240" w:lineRule="auto"/>
    </w:pPr>
    <w:rPr>
      <w:color w:val="F9AE07" w:themeColor="accent2" w:themeShade="BF"/>
    </w:rPr>
    <w:tblPr>
      <w:tblStyleRowBandSize w:val="1"/>
      <w:tblStyleColBandSize w:val="1"/>
      <w:tblBorders>
        <w:top w:val="single" w:sz="8" w:space="0" w:color="FBCA5C" w:themeColor="accent2"/>
        <w:bottom w:val="single" w:sz="8" w:space="0" w:color="FBCA5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CA5C" w:themeColor="accent2"/>
          <w:left w:val="nil"/>
          <w:bottom w:val="single" w:sz="8" w:space="0" w:color="FBCA5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CA5C" w:themeColor="accent2"/>
          <w:left w:val="nil"/>
          <w:bottom w:val="single" w:sz="8" w:space="0" w:color="FBCA5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1D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1D6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pPr>
      <w:spacing w:after="0" w:line="240" w:lineRule="auto"/>
    </w:pPr>
    <w:rPr>
      <w:color w:val="6E8B3F" w:themeColor="accent3" w:themeShade="BF"/>
    </w:rPr>
    <w:tblPr>
      <w:tblStyleRowBandSize w:val="1"/>
      <w:tblStyleColBandSize w:val="1"/>
      <w:tblBorders>
        <w:top w:val="single" w:sz="8" w:space="0" w:color="92B45B" w:themeColor="accent3"/>
        <w:bottom w:val="single" w:sz="8" w:space="0" w:color="92B45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B45B" w:themeColor="accent3"/>
          <w:left w:val="nil"/>
          <w:bottom w:val="single" w:sz="8" w:space="0" w:color="92B45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B45B" w:themeColor="accent3"/>
          <w:left w:val="nil"/>
          <w:bottom w:val="single" w:sz="8" w:space="0" w:color="92B45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C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CD6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pPr>
      <w:spacing w:after="0" w:line="240" w:lineRule="auto"/>
    </w:pPr>
    <w:rPr>
      <w:color w:val="005582" w:themeColor="accent4" w:themeShade="BF"/>
    </w:rPr>
    <w:tblPr>
      <w:tblStyleRowBandSize w:val="1"/>
      <w:tblStyleColBandSize w:val="1"/>
      <w:tblBorders>
        <w:top w:val="single" w:sz="8" w:space="0" w:color="0073AE" w:themeColor="accent4"/>
        <w:bottom w:val="single" w:sz="8" w:space="0" w:color="0073A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3AE" w:themeColor="accent4"/>
          <w:left w:val="nil"/>
          <w:bottom w:val="single" w:sz="8" w:space="0" w:color="0073A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3AE" w:themeColor="accent4"/>
          <w:left w:val="nil"/>
          <w:bottom w:val="single" w:sz="8" w:space="0" w:color="0073A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2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2FF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pPr>
      <w:spacing w:after="0" w:line="240" w:lineRule="auto"/>
    </w:pPr>
    <w:rPr>
      <w:color w:val="FBBD38" w:themeColor="accent5" w:themeShade="BF"/>
    </w:rPr>
    <w:tblPr>
      <w:tblStyleRowBandSize w:val="1"/>
      <w:tblStyleColBandSize w:val="1"/>
      <w:tblBorders>
        <w:top w:val="single" w:sz="8" w:space="0" w:color="FDDF9D" w:themeColor="accent5"/>
        <w:bottom w:val="single" w:sz="8" w:space="0" w:color="FDDF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9D" w:themeColor="accent5"/>
          <w:left w:val="nil"/>
          <w:bottom w:val="single" w:sz="8" w:space="0" w:color="FDDF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9D" w:themeColor="accent5"/>
          <w:left w:val="nil"/>
          <w:bottom w:val="single" w:sz="8" w:space="0" w:color="FDDF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6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6E6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pPr>
      <w:spacing w:after="0" w:line="240" w:lineRule="auto"/>
    </w:pPr>
    <w:rPr>
      <w:color w:val="92B35E" w:themeColor="accent6" w:themeShade="BF"/>
    </w:rPr>
    <w:tblPr>
      <w:tblStyleRowBandSize w:val="1"/>
      <w:tblStyleColBandSize w:val="1"/>
      <w:tblBorders>
        <w:top w:val="single" w:sz="8" w:space="0" w:color="BDD19D" w:themeColor="accent6"/>
        <w:bottom w:val="single" w:sz="8" w:space="0" w:color="BDD19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D19D" w:themeColor="accent6"/>
          <w:left w:val="nil"/>
          <w:bottom w:val="single" w:sz="8" w:space="0" w:color="BDD19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D19D" w:themeColor="accent6"/>
          <w:left w:val="nil"/>
          <w:bottom w:val="single" w:sz="8" w:space="0" w:color="BDD19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3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F3E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2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2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22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sz w:val="20"/>
      <w:szCs w:val="20"/>
    </w:rPr>
  </w:style>
  <w:style w:type="table" w:styleId="MediumGrid1">
    <w:name w:val="Medium Grid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E4E4E" w:themeColor="text1" w:themeTint="BF"/>
        <w:left w:val="single" w:sz="8" w:space="0" w:color="4E4E4E" w:themeColor="text1" w:themeTint="BF"/>
        <w:bottom w:val="single" w:sz="8" w:space="0" w:color="4E4E4E" w:themeColor="text1" w:themeTint="BF"/>
        <w:right w:val="single" w:sz="8" w:space="0" w:color="4E4E4E" w:themeColor="text1" w:themeTint="BF"/>
        <w:insideH w:val="single" w:sz="8" w:space="0" w:color="4E4E4E" w:themeColor="text1" w:themeTint="BF"/>
        <w:insideV w:val="single" w:sz="8" w:space="0" w:color="4E4E4E" w:themeColor="text1" w:themeTint="BF"/>
      </w:tblBorders>
    </w:tblPr>
    <w:tcPr>
      <w:shd w:val="clear" w:color="auto" w:fill="C4C4C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text1" w:themeFillTint="7F"/>
      </w:tcPr>
    </w:tblStylePr>
    <w:tblStylePr w:type="band1Horz">
      <w:tblPr/>
      <w:tcPr>
        <w:shd w:val="clear" w:color="auto" w:fill="898989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BC3FF" w:themeColor="accent1" w:themeTint="BF"/>
        <w:left w:val="single" w:sz="8" w:space="0" w:color="2BC3FF" w:themeColor="accent1" w:themeTint="BF"/>
        <w:bottom w:val="single" w:sz="8" w:space="0" w:color="2BC3FF" w:themeColor="accent1" w:themeTint="BF"/>
        <w:right w:val="single" w:sz="8" w:space="0" w:color="2BC3FF" w:themeColor="accent1" w:themeTint="BF"/>
        <w:insideH w:val="single" w:sz="8" w:space="0" w:color="2BC3FF" w:themeColor="accent1" w:themeTint="BF"/>
        <w:insideV w:val="single" w:sz="8" w:space="0" w:color="2BC3FF" w:themeColor="accent1" w:themeTint="BF"/>
      </w:tblBorders>
    </w:tblPr>
    <w:tcPr>
      <w:shd w:val="clear" w:color="auto" w:fill="B9EB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C3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2D7FF" w:themeFill="accent1" w:themeFillTint="7F"/>
      </w:tcPr>
    </w:tblStylePr>
    <w:tblStylePr w:type="band1Horz">
      <w:tblPr/>
      <w:tcPr>
        <w:shd w:val="clear" w:color="auto" w:fill="72D7FF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CD784" w:themeColor="accent2" w:themeTint="BF"/>
        <w:left w:val="single" w:sz="8" w:space="0" w:color="FCD784" w:themeColor="accent2" w:themeTint="BF"/>
        <w:bottom w:val="single" w:sz="8" w:space="0" w:color="FCD784" w:themeColor="accent2" w:themeTint="BF"/>
        <w:right w:val="single" w:sz="8" w:space="0" w:color="FCD784" w:themeColor="accent2" w:themeTint="BF"/>
        <w:insideH w:val="single" w:sz="8" w:space="0" w:color="FCD784" w:themeColor="accent2" w:themeTint="BF"/>
        <w:insideV w:val="single" w:sz="8" w:space="0" w:color="FCD784" w:themeColor="accent2" w:themeTint="BF"/>
      </w:tblBorders>
    </w:tblPr>
    <w:tcPr>
      <w:shd w:val="clear" w:color="auto" w:fill="FEF1D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D78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AD" w:themeFill="accent2" w:themeFillTint="7F"/>
      </w:tcPr>
    </w:tblStylePr>
    <w:tblStylePr w:type="band1Horz">
      <w:tblPr/>
      <w:tcPr>
        <w:shd w:val="clear" w:color="auto" w:fill="FDE4AD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ADC683" w:themeColor="accent3" w:themeTint="BF"/>
        <w:left w:val="single" w:sz="8" w:space="0" w:color="ADC683" w:themeColor="accent3" w:themeTint="BF"/>
        <w:bottom w:val="single" w:sz="8" w:space="0" w:color="ADC683" w:themeColor="accent3" w:themeTint="BF"/>
        <w:right w:val="single" w:sz="8" w:space="0" w:color="ADC683" w:themeColor="accent3" w:themeTint="BF"/>
        <w:insideH w:val="single" w:sz="8" w:space="0" w:color="ADC683" w:themeColor="accent3" w:themeTint="BF"/>
        <w:insideV w:val="single" w:sz="8" w:space="0" w:color="ADC683" w:themeColor="accent3" w:themeTint="BF"/>
      </w:tblBorders>
    </w:tblPr>
    <w:tcPr>
      <w:shd w:val="clear" w:color="auto" w:fill="E3EC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C68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9AD" w:themeFill="accent3" w:themeFillTint="7F"/>
      </w:tcPr>
    </w:tblStylePr>
    <w:tblStylePr w:type="band1Horz">
      <w:tblPr/>
      <w:tcPr>
        <w:shd w:val="clear" w:color="auto" w:fill="C8D9AD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3A9FF" w:themeColor="accent4" w:themeTint="BF"/>
        <w:left w:val="single" w:sz="8" w:space="0" w:color="03A9FF" w:themeColor="accent4" w:themeTint="BF"/>
        <w:bottom w:val="single" w:sz="8" w:space="0" w:color="03A9FF" w:themeColor="accent4" w:themeTint="BF"/>
        <w:right w:val="single" w:sz="8" w:space="0" w:color="03A9FF" w:themeColor="accent4" w:themeTint="BF"/>
        <w:insideH w:val="single" w:sz="8" w:space="0" w:color="03A9FF" w:themeColor="accent4" w:themeTint="BF"/>
        <w:insideV w:val="single" w:sz="8" w:space="0" w:color="03A9FF" w:themeColor="accent4" w:themeTint="BF"/>
      </w:tblBorders>
    </w:tblPr>
    <w:tcPr>
      <w:shd w:val="clear" w:color="auto" w:fill="ABE2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A9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7C5FF" w:themeFill="accent4" w:themeFillTint="7F"/>
      </w:tcPr>
    </w:tblStylePr>
    <w:tblStylePr w:type="band1Horz">
      <w:tblPr/>
      <w:tcPr>
        <w:shd w:val="clear" w:color="auto" w:fill="57C5FF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DE6B5" w:themeColor="accent5" w:themeTint="BF"/>
        <w:left w:val="single" w:sz="8" w:space="0" w:color="FDE6B5" w:themeColor="accent5" w:themeTint="BF"/>
        <w:bottom w:val="single" w:sz="8" w:space="0" w:color="FDE6B5" w:themeColor="accent5" w:themeTint="BF"/>
        <w:right w:val="single" w:sz="8" w:space="0" w:color="FDE6B5" w:themeColor="accent5" w:themeTint="BF"/>
        <w:insideH w:val="single" w:sz="8" w:space="0" w:color="FDE6B5" w:themeColor="accent5" w:themeTint="BF"/>
        <w:insideV w:val="single" w:sz="8" w:space="0" w:color="FDE6B5" w:themeColor="accent5" w:themeTint="BF"/>
      </w:tblBorders>
    </w:tblPr>
    <w:tcPr>
      <w:shd w:val="clear" w:color="auto" w:fill="FEF6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CE" w:themeFill="accent5" w:themeFillTint="7F"/>
      </w:tcPr>
    </w:tblStylePr>
    <w:tblStylePr w:type="band1Horz">
      <w:tblPr/>
      <w:tcPr>
        <w:shd w:val="clear" w:color="auto" w:fill="FEEECE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CDDCB5" w:themeColor="accent6" w:themeTint="BF"/>
        <w:left w:val="single" w:sz="8" w:space="0" w:color="CDDCB5" w:themeColor="accent6" w:themeTint="BF"/>
        <w:bottom w:val="single" w:sz="8" w:space="0" w:color="CDDCB5" w:themeColor="accent6" w:themeTint="BF"/>
        <w:right w:val="single" w:sz="8" w:space="0" w:color="CDDCB5" w:themeColor="accent6" w:themeTint="BF"/>
        <w:insideH w:val="single" w:sz="8" w:space="0" w:color="CDDCB5" w:themeColor="accent6" w:themeTint="BF"/>
        <w:insideV w:val="single" w:sz="8" w:space="0" w:color="CDDCB5" w:themeColor="accent6" w:themeTint="BF"/>
      </w:tblBorders>
    </w:tblPr>
    <w:tcPr>
      <w:shd w:val="clear" w:color="auto" w:fill="EEF3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DDCB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8CE" w:themeFill="accent6" w:themeFillTint="7F"/>
      </w:tcPr>
    </w:tblStylePr>
    <w:tblStylePr w:type="band1Horz">
      <w:tblPr/>
      <w:tcPr>
        <w:shd w:val="clear" w:color="auto" w:fill="DDE8CE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141414" w:themeColor="text1"/>
        <w:left w:val="single" w:sz="8" w:space="0" w:color="141414" w:themeColor="text1"/>
        <w:bottom w:val="single" w:sz="8" w:space="0" w:color="141414" w:themeColor="text1"/>
        <w:right w:val="single" w:sz="8" w:space="0" w:color="141414" w:themeColor="text1"/>
        <w:insideH w:val="single" w:sz="8" w:space="0" w:color="141414" w:themeColor="text1"/>
        <w:insideV w:val="single" w:sz="8" w:space="0" w:color="141414" w:themeColor="text1"/>
      </w:tblBorders>
    </w:tblPr>
    <w:tcPr>
      <w:shd w:val="clear" w:color="auto" w:fill="C4C4C4" w:themeFill="text1" w:themeFillTint="3F"/>
    </w:tcPr>
    <w:tblStylePr w:type="firstRow">
      <w:rPr>
        <w:b/>
        <w:bCs/>
        <w:color w:val="141414" w:themeColor="text1"/>
      </w:rPr>
      <w:tblPr/>
      <w:tcPr>
        <w:shd w:val="clear" w:color="auto" w:fill="E7E7E7" w:themeFill="text1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98989" w:themeFill="text1" w:themeFillTint="7F"/>
      </w:tcPr>
    </w:tblStylePr>
    <w:tblStylePr w:type="band1Horz">
      <w:tblPr/>
      <w:tcPr>
        <w:tcBorders>
          <w:insideH w:val="single" w:sz="6" w:space="0" w:color="141414" w:themeColor="text1"/>
          <w:insideV w:val="single" w:sz="6" w:space="0" w:color="141414" w:themeColor="text1"/>
        </w:tcBorders>
        <w:shd w:val="clear" w:color="auto" w:fill="89898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00A4E4" w:themeColor="accent1"/>
        <w:left w:val="single" w:sz="8" w:space="0" w:color="00A4E4" w:themeColor="accent1"/>
        <w:bottom w:val="single" w:sz="8" w:space="0" w:color="00A4E4" w:themeColor="accent1"/>
        <w:right w:val="single" w:sz="8" w:space="0" w:color="00A4E4" w:themeColor="accent1"/>
        <w:insideH w:val="single" w:sz="8" w:space="0" w:color="00A4E4" w:themeColor="accent1"/>
        <w:insideV w:val="single" w:sz="8" w:space="0" w:color="00A4E4" w:themeColor="accent1"/>
      </w:tblBorders>
    </w:tblPr>
    <w:tcPr>
      <w:shd w:val="clear" w:color="auto" w:fill="B9EBFF" w:themeFill="accent1" w:themeFillTint="3F"/>
    </w:tcPr>
    <w:tblStylePr w:type="firstRow">
      <w:rPr>
        <w:b/>
        <w:bCs/>
        <w:color w:val="141414" w:themeColor="text1"/>
      </w:rPr>
      <w:tblPr/>
      <w:tcPr>
        <w:shd w:val="clear" w:color="auto" w:fill="E3F7FF" w:themeFill="accent1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1" w:themeFillTint="33"/>
      </w:tcPr>
    </w:tblStylePr>
    <w:tblStylePr w:type="band1Vert">
      <w:tblPr/>
      <w:tcPr>
        <w:shd w:val="clear" w:color="auto" w:fill="72D7FF" w:themeFill="accent1" w:themeFillTint="7F"/>
      </w:tcPr>
    </w:tblStylePr>
    <w:tblStylePr w:type="band1Horz">
      <w:tblPr/>
      <w:tcPr>
        <w:tcBorders>
          <w:insideH w:val="single" w:sz="6" w:space="0" w:color="00A4E4" w:themeColor="accent1"/>
          <w:insideV w:val="single" w:sz="6" w:space="0" w:color="00A4E4" w:themeColor="accent1"/>
        </w:tcBorders>
        <w:shd w:val="clear" w:color="auto" w:fill="72D7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FBCA5C" w:themeColor="accent2"/>
        <w:left w:val="single" w:sz="8" w:space="0" w:color="FBCA5C" w:themeColor="accent2"/>
        <w:bottom w:val="single" w:sz="8" w:space="0" w:color="FBCA5C" w:themeColor="accent2"/>
        <w:right w:val="single" w:sz="8" w:space="0" w:color="FBCA5C" w:themeColor="accent2"/>
        <w:insideH w:val="single" w:sz="8" w:space="0" w:color="FBCA5C" w:themeColor="accent2"/>
        <w:insideV w:val="single" w:sz="8" w:space="0" w:color="FBCA5C" w:themeColor="accent2"/>
      </w:tblBorders>
    </w:tblPr>
    <w:tcPr>
      <w:shd w:val="clear" w:color="auto" w:fill="FEF1D6" w:themeFill="accent2" w:themeFillTint="3F"/>
    </w:tcPr>
    <w:tblStylePr w:type="firstRow">
      <w:rPr>
        <w:b/>
        <w:bCs/>
        <w:color w:val="141414" w:themeColor="text1"/>
      </w:rPr>
      <w:tblPr/>
      <w:tcPr>
        <w:shd w:val="clear" w:color="auto" w:fill="FEF9EE" w:themeFill="accent2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4DE" w:themeFill="accent2" w:themeFillTint="33"/>
      </w:tcPr>
    </w:tblStylePr>
    <w:tblStylePr w:type="band1Vert">
      <w:tblPr/>
      <w:tcPr>
        <w:shd w:val="clear" w:color="auto" w:fill="FDE4AD" w:themeFill="accent2" w:themeFillTint="7F"/>
      </w:tcPr>
    </w:tblStylePr>
    <w:tblStylePr w:type="band1Horz">
      <w:tblPr/>
      <w:tcPr>
        <w:tcBorders>
          <w:insideH w:val="single" w:sz="6" w:space="0" w:color="FBCA5C" w:themeColor="accent2"/>
          <w:insideV w:val="single" w:sz="6" w:space="0" w:color="FBCA5C" w:themeColor="accent2"/>
        </w:tcBorders>
        <w:shd w:val="clear" w:color="auto" w:fill="FDE4A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92B45B" w:themeColor="accent3"/>
        <w:left w:val="single" w:sz="8" w:space="0" w:color="92B45B" w:themeColor="accent3"/>
        <w:bottom w:val="single" w:sz="8" w:space="0" w:color="92B45B" w:themeColor="accent3"/>
        <w:right w:val="single" w:sz="8" w:space="0" w:color="92B45B" w:themeColor="accent3"/>
        <w:insideH w:val="single" w:sz="8" w:space="0" w:color="92B45B" w:themeColor="accent3"/>
        <w:insideV w:val="single" w:sz="8" w:space="0" w:color="92B45B" w:themeColor="accent3"/>
      </w:tblBorders>
    </w:tblPr>
    <w:tcPr>
      <w:shd w:val="clear" w:color="auto" w:fill="E3ECD6" w:themeFill="accent3" w:themeFillTint="3F"/>
    </w:tcPr>
    <w:tblStylePr w:type="firstRow">
      <w:rPr>
        <w:b/>
        <w:bCs/>
        <w:color w:val="141414" w:themeColor="text1"/>
      </w:rPr>
      <w:tblPr/>
      <w:tcPr>
        <w:shd w:val="clear" w:color="auto" w:fill="F4F7EE" w:themeFill="accent3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DE" w:themeFill="accent3" w:themeFillTint="33"/>
      </w:tcPr>
    </w:tblStylePr>
    <w:tblStylePr w:type="band1Vert">
      <w:tblPr/>
      <w:tcPr>
        <w:shd w:val="clear" w:color="auto" w:fill="C8D9AD" w:themeFill="accent3" w:themeFillTint="7F"/>
      </w:tcPr>
    </w:tblStylePr>
    <w:tblStylePr w:type="band1Horz">
      <w:tblPr/>
      <w:tcPr>
        <w:tcBorders>
          <w:insideH w:val="single" w:sz="6" w:space="0" w:color="92B45B" w:themeColor="accent3"/>
          <w:insideV w:val="single" w:sz="6" w:space="0" w:color="92B45B" w:themeColor="accent3"/>
        </w:tcBorders>
        <w:shd w:val="clear" w:color="auto" w:fill="C8D9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0073AE" w:themeColor="accent4"/>
        <w:left w:val="single" w:sz="8" w:space="0" w:color="0073AE" w:themeColor="accent4"/>
        <w:bottom w:val="single" w:sz="8" w:space="0" w:color="0073AE" w:themeColor="accent4"/>
        <w:right w:val="single" w:sz="8" w:space="0" w:color="0073AE" w:themeColor="accent4"/>
        <w:insideH w:val="single" w:sz="8" w:space="0" w:color="0073AE" w:themeColor="accent4"/>
        <w:insideV w:val="single" w:sz="8" w:space="0" w:color="0073AE" w:themeColor="accent4"/>
      </w:tblBorders>
    </w:tblPr>
    <w:tcPr>
      <w:shd w:val="clear" w:color="auto" w:fill="ABE2FF" w:themeFill="accent4" w:themeFillTint="3F"/>
    </w:tcPr>
    <w:tblStylePr w:type="firstRow">
      <w:rPr>
        <w:b/>
        <w:bCs/>
        <w:color w:val="141414" w:themeColor="text1"/>
      </w:rPr>
      <w:tblPr/>
      <w:tcPr>
        <w:shd w:val="clear" w:color="auto" w:fill="DEF3FF" w:themeFill="accent4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8FF" w:themeFill="accent4" w:themeFillTint="33"/>
      </w:tcPr>
    </w:tblStylePr>
    <w:tblStylePr w:type="band1Vert">
      <w:tblPr/>
      <w:tcPr>
        <w:shd w:val="clear" w:color="auto" w:fill="57C5FF" w:themeFill="accent4" w:themeFillTint="7F"/>
      </w:tcPr>
    </w:tblStylePr>
    <w:tblStylePr w:type="band1Horz">
      <w:tblPr/>
      <w:tcPr>
        <w:tcBorders>
          <w:insideH w:val="single" w:sz="6" w:space="0" w:color="0073AE" w:themeColor="accent4"/>
          <w:insideV w:val="single" w:sz="6" w:space="0" w:color="0073AE" w:themeColor="accent4"/>
        </w:tcBorders>
        <w:shd w:val="clear" w:color="auto" w:fill="57C5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FDDF9D" w:themeColor="accent5"/>
        <w:left w:val="single" w:sz="8" w:space="0" w:color="FDDF9D" w:themeColor="accent5"/>
        <w:bottom w:val="single" w:sz="8" w:space="0" w:color="FDDF9D" w:themeColor="accent5"/>
        <w:right w:val="single" w:sz="8" w:space="0" w:color="FDDF9D" w:themeColor="accent5"/>
        <w:insideH w:val="single" w:sz="8" w:space="0" w:color="FDDF9D" w:themeColor="accent5"/>
        <w:insideV w:val="single" w:sz="8" w:space="0" w:color="FDDF9D" w:themeColor="accent5"/>
      </w:tblBorders>
    </w:tblPr>
    <w:tcPr>
      <w:shd w:val="clear" w:color="auto" w:fill="FEF6E6" w:themeFill="accent5" w:themeFillTint="3F"/>
    </w:tcPr>
    <w:tblStylePr w:type="firstRow">
      <w:rPr>
        <w:b/>
        <w:bCs/>
        <w:color w:val="141414" w:themeColor="text1"/>
      </w:rPr>
      <w:tblPr/>
      <w:tcPr>
        <w:shd w:val="clear" w:color="auto" w:fill="FEFBF5" w:themeFill="accent5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EB" w:themeFill="accent5" w:themeFillTint="33"/>
      </w:tcPr>
    </w:tblStylePr>
    <w:tblStylePr w:type="band1Vert">
      <w:tblPr/>
      <w:tcPr>
        <w:shd w:val="clear" w:color="auto" w:fill="FEEECE" w:themeFill="accent5" w:themeFillTint="7F"/>
      </w:tcPr>
    </w:tblStylePr>
    <w:tblStylePr w:type="band1Horz">
      <w:tblPr/>
      <w:tcPr>
        <w:tcBorders>
          <w:insideH w:val="single" w:sz="6" w:space="0" w:color="FDDF9D" w:themeColor="accent5"/>
          <w:insideV w:val="single" w:sz="6" w:space="0" w:color="FDDF9D" w:themeColor="accent5"/>
        </w:tcBorders>
        <w:shd w:val="clear" w:color="auto" w:fill="FEEE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BDD19D" w:themeColor="accent6"/>
        <w:left w:val="single" w:sz="8" w:space="0" w:color="BDD19D" w:themeColor="accent6"/>
        <w:bottom w:val="single" w:sz="8" w:space="0" w:color="BDD19D" w:themeColor="accent6"/>
        <w:right w:val="single" w:sz="8" w:space="0" w:color="BDD19D" w:themeColor="accent6"/>
        <w:insideH w:val="single" w:sz="8" w:space="0" w:color="BDD19D" w:themeColor="accent6"/>
        <w:insideV w:val="single" w:sz="8" w:space="0" w:color="BDD19D" w:themeColor="accent6"/>
      </w:tblBorders>
    </w:tblPr>
    <w:tcPr>
      <w:shd w:val="clear" w:color="auto" w:fill="EEF3E6" w:themeFill="accent6" w:themeFillTint="3F"/>
    </w:tcPr>
    <w:tblStylePr w:type="firstRow">
      <w:rPr>
        <w:b/>
        <w:bCs/>
        <w:color w:val="141414" w:themeColor="text1"/>
      </w:rPr>
      <w:tblPr/>
      <w:tcPr>
        <w:shd w:val="clear" w:color="auto" w:fill="F8FAF5" w:themeFill="accent6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EB" w:themeFill="accent6" w:themeFillTint="33"/>
      </w:tcPr>
    </w:tblStylePr>
    <w:tblStylePr w:type="band1Vert">
      <w:tblPr/>
      <w:tcPr>
        <w:shd w:val="clear" w:color="auto" w:fill="DDE8CE" w:themeFill="accent6" w:themeFillTint="7F"/>
      </w:tcPr>
    </w:tblStylePr>
    <w:tblStylePr w:type="band1Horz">
      <w:tblPr/>
      <w:tcPr>
        <w:tcBorders>
          <w:insideH w:val="single" w:sz="6" w:space="0" w:color="BDD19D" w:themeColor="accent6"/>
          <w:insideV w:val="single" w:sz="6" w:space="0" w:color="BDD19D" w:themeColor="accent6"/>
        </w:tcBorders>
        <w:shd w:val="clear" w:color="auto" w:fill="DDE8C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EB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4E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4E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4E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4E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2D7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2D7FF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1D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CA5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CA5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CA5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CA5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E4A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E4AD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EC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B45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B45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B45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B45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D9A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D9AD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2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3A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3A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3A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3A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7C5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7C5FF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6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CE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F3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D19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D19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D19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D19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DE8C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DE8CE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141414" w:themeColor="text1"/>
        <w:bottom w:val="single" w:sz="8" w:space="0" w:color="141414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text1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141414" w:themeColor="text1"/>
          <w:bottom w:val="single" w:sz="8" w:space="0" w:color="14141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text1"/>
          <w:bottom w:val="single" w:sz="8" w:space="0" w:color="141414" w:themeColor="text1"/>
        </w:tcBorders>
      </w:tcPr>
    </w:tblStylePr>
    <w:tblStylePr w:type="band1Vert">
      <w:tblPr/>
      <w:tcPr>
        <w:shd w:val="clear" w:color="auto" w:fill="C4C4C4" w:themeFill="text1" w:themeFillTint="3F"/>
      </w:tcPr>
    </w:tblStylePr>
    <w:tblStylePr w:type="band1Horz">
      <w:tblPr/>
      <w:tcPr>
        <w:shd w:val="clear" w:color="auto" w:fill="C4C4C4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00A4E4" w:themeColor="accent1"/>
        <w:bottom w:val="single" w:sz="8" w:space="0" w:color="00A4E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4E4" w:themeColor="accent1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00A4E4" w:themeColor="accent1"/>
          <w:bottom w:val="single" w:sz="8" w:space="0" w:color="00A4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4E4" w:themeColor="accent1"/>
          <w:bottom w:val="single" w:sz="8" w:space="0" w:color="00A4E4" w:themeColor="accent1"/>
        </w:tcBorders>
      </w:tcPr>
    </w:tblStylePr>
    <w:tblStylePr w:type="band1Vert">
      <w:tblPr/>
      <w:tcPr>
        <w:shd w:val="clear" w:color="auto" w:fill="B9EBFF" w:themeFill="accent1" w:themeFillTint="3F"/>
      </w:tcPr>
    </w:tblStylePr>
    <w:tblStylePr w:type="band1Horz">
      <w:tblPr/>
      <w:tcPr>
        <w:shd w:val="clear" w:color="auto" w:fill="B9EBFF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FBCA5C" w:themeColor="accent2"/>
        <w:bottom w:val="single" w:sz="8" w:space="0" w:color="FBCA5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CA5C" w:themeColor="accent2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FBCA5C" w:themeColor="accent2"/>
          <w:bottom w:val="single" w:sz="8" w:space="0" w:color="FBCA5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CA5C" w:themeColor="accent2"/>
          <w:bottom w:val="single" w:sz="8" w:space="0" w:color="FBCA5C" w:themeColor="accent2"/>
        </w:tcBorders>
      </w:tcPr>
    </w:tblStylePr>
    <w:tblStylePr w:type="band1Vert">
      <w:tblPr/>
      <w:tcPr>
        <w:shd w:val="clear" w:color="auto" w:fill="FEF1D6" w:themeFill="accent2" w:themeFillTint="3F"/>
      </w:tcPr>
    </w:tblStylePr>
    <w:tblStylePr w:type="band1Horz">
      <w:tblPr/>
      <w:tcPr>
        <w:shd w:val="clear" w:color="auto" w:fill="FEF1D6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92B45B" w:themeColor="accent3"/>
        <w:bottom w:val="single" w:sz="8" w:space="0" w:color="92B45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B45B" w:themeColor="accent3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92B45B" w:themeColor="accent3"/>
          <w:bottom w:val="single" w:sz="8" w:space="0" w:color="92B4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B45B" w:themeColor="accent3"/>
          <w:bottom w:val="single" w:sz="8" w:space="0" w:color="92B45B" w:themeColor="accent3"/>
        </w:tcBorders>
      </w:tcPr>
    </w:tblStylePr>
    <w:tblStylePr w:type="band1Vert">
      <w:tblPr/>
      <w:tcPr>
        <w:shd w:val="clear" w:color="auto" w:fill="E3ECD6" w:themeFill="accent3" w:themeFillTint="3F"/>
      </w:tcPr>
    </w:tblStylePr>
    <w:tblStylePr w:type="band1Horz">
      <w:tblPr/>
      <w:tcPr>
        <w:shd w:val="clear" w:color="auto" w:fill="E3ECD6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0073AE" w:themeColor="accent4"/>
        <w:bottom w:val="single" w:sz="8" w:space="0" w:color="0073A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3AE" w:themeColor="accent4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0073AE" w:themeColor="accent4"/>
          <w:bottom w:val="single" w:sz="8" w:space="0" w:color="0073A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3AE" w:themeColor="accent4"/>
          <w:bottom w:val="single" w:sz="8" w:space="0" w:color="0073AE" w:themeColor="accent4"/>
        </w:tcBorders>
      </w:tcPr>
    </w:tblStylePr>
    <w:tblStylePr w:type="band1Vert">
      <w:tblPr/>
      <w:tcPr>
        <w:shd w:val="clear" w:color="auto" w:fill="ABE2FF" w:themeFill="accent4" w:themeFillTint="3F"/>
      </w:tcPr>
    </w:tblStylePr>
    <w:tblStylePr w:type="band1Horz">
      <w:tblPr/>
      <w:tcPr>
        <w:shd w:val="clear" w:color="auto" w:fill="ABE2FF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FDDF9D" w:themeColor="accent5"/>
        <w:bottom w:val="single" w:sz="8" w:space="0" w:color="FDDF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9D" w:themeColor="accent5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FDDF9D" w:themeColor="accent5"/>
          <w:bottom w:val="single" w:sz="8" w:space="0" w:color="FDDF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9D" w:themeColor="accent5"/>
          <w:bottom w:val="single" w:sz="8" w:space="0" w:color="FDDF9D" w:themeColor="accent5"/>
        </w:tcBorders>
      </w:tcPr>
    </w:tblStylePr>
    <w:tblStylePr w:type="band1Vert">
      <w:tblPr/>
      <w:tcPr>
        <w:shd w:val="clear" w:color="auto" w:fill="FEF6E6" w:themeFill="accent5" w:themeFillTint="3F"/>
      </w:tcPr>
    </w:tblStylePr>
    <w:tblStylePr w:type="band1Horz">
      <w:tblPr/>
      <w:tcPr>
        <w:shd w:val="clear" w:color="auto" w:fill="FEF6E6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BDD19D" w:themeColor="accent6"/>
        <w:bottom w:val="single" w:sz="8" w:space="0" w:color="BDD19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D19D" w:themeColor="accent6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BDD19D" w:themeColor="accent6"/>
          <w:bottom w:val="single" w:sz="8" w:space="0" w:color="BDD19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D19D" w:themeColor="accent6"/>
          <w:bottom w:val="single" w:sz="8" w:space="0" w:color="BDD19D" w:themeColor="accent6"/>
        </w:tcBorders>
      </w:tcPr>
    </w:tblStylePr>
    <w:tblStylePr w:type="band1Vert">
      <w:tblPr/>
      <w:tcPr>
        <w:shd w:val="clear" w:color="auto" w:fill="EEF3E6" w:themeFill="accent6" w:themeFillTint="3F"/>
      </w:tcPr>
    </w:tblStylePr>
    <w:tblStylePr w:type="band1Horz">
      <w:tblPr/>
      <w:tcPr>
        <w:shd w:val="clear" w:color="auto" w:fill="EEF3E6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141414" w:themeColor="text1"/>
        <w:left w:val="single" w:sz="8" w:space="0" w:color="141414" w:themeColor="text1"/>
        <w:bottom w:val="single" w:sz="8" w:space="0" w:color="141414" w:themeColor="text1"/>
        <w:right w:val="single" w:sz="8" w:space="0" w:color="141414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00A4E4" w:themeColor="accent1"/>
        <w:left w:val="single" w:sz="8" w:space="0" w:color="00A4E4" w:themeColor="accent1"/>
        <w:bottom w:val="single" w:sz="8" w:space="0" w:color="00A4E4" w:themeColor="accent1"/>
        <w:right w:val="single" w:sz="8" w:space="0" w:color="00A4E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4E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4E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4E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4E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EB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EB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FBCA5C" w:themeColor="accent2"/>
        <w:left w:val="single" w:sz="8" w:space="0" w:color="FBCA5C" w:themeColor="accent2"/>
        <w:bottom w:val="single" w:sz="8" w:space="0" w:color="FBCA5C" w:themeColor="accent2"/>
        <w:right w:val="single" w:sz="8" w:space="0" w:color="FBCA5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CA5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BCA5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CA5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CA5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1D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1D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92B45B" w:themeColor="accent3"/>
        <w:left w:val="single" w:sz="8" w:space="0" w:color="92B45B" w:themeColor="accent3"/>
        <w:bottom w:val="single" w:sz="8" w:space="0" w:color="92B45B" w:themeColor="accent3"/>
        <w:right w:val="single" w:sz="8" w:space="0" w:color="92B45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B45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B45B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B45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B45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C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C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0073AE" w:themeColor="accent4"/>
        <w:left w:val="single" w:sz="8" w:space="0" w:color="0073AE" w:themeColor="accent4"/>
        <w:bottom w:val="single" w:sz="8" w:space="0" w:color="0073AE" w:themeColor="accent4"/>
        <w:right w:val="single" w:sz="8" w:space="0" w:color="0073A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3A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73A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3A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3A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2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2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FDDF9D" w:themeColor="accent5"/>
        <w:left w:val="single" w:sz="8" w:space="0" w:color="FDDF9D" w:themeColor="accent5"/>
        <w:bottom w:val="single" w:sz="8" w:space="0" w:color="FDDF9D" w:themeColor="accent5"/>
        <w:right w:val="single" w:sz="8" w:space="0" w:color="FDDF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9D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6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6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BDD19D" w:themeColor="accent6"/>
        <w:left w:val="single" w:sz="8" w:space="0" w:color="BDD19D" w:themeColor="accent6"/>
        <w:bottom w:val="single" w:sz="8" w:space="0" w:color="BDD19D" w:themeColor="accent6"/>
        <w:right w:val="single" w:sz="8" w:space="0" w:color="BDD19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D19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DD19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D19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D19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3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F3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E4E4E" w:themeColor="text1" w:themeTint="BF"/>
        <w:left w:val="single" w:sz="8" w:space="0" w:color="4E4E4E" w:themeColor="text1" w:themeTint="BF"/>
        <w:bottom w:val="single" w:sz="8" w:space="0" w:color="4E4E4E" w:themeColor="text1" w:themeTint="BF"/>
        <w:right w:val="single" w:sz="8" w:space="0" w:color="4E4E4E" w:themeColor="text1" w:themeTint="BF"/>
        <w:insideH w:val="single" w:sz="8" w:space="0" w:color="4E4E4E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text1" w:themeTint="BF"/>
          <w:left w:val="single" w:sz="8" w:space="0" w:color="4E4E4E" w:themeColor="text1" w:themeTint="BF"/>
          <w:bottom w:val="single" w:sz="8" w:space="0" w:color="4E4E4E" w:themeColor="text1" w:themeTint="BF"/>
          <w:right w:val="single" w:sz="8" w:space="0" w:color="4E4E4E" w:themeColor="text1" w:themeTint="BF"/>
          <w:insideH w:val="nil"/>
          <w:insideV w:val="nil"/>
        </w:tcBorders>
        <w:shd w:val="clear" w:color="auto" w:fill="14141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text1" w:themeTint="BF"/>
          <w:left w:val="single" w:sz="8" w:space="0" w:color="4E4E4E" w:themeColor="text1" w:themeTint="BF"/>
          <w:bottom w:val="single" w:sz="8" w:space="0" w:color="4E4E4E" w:themeColor="text1" w:themeTint="BF"/>
          <w:right w:val="single" w:sz="8" w:space="0" w:color="4E4E4E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BC3FF" w:themeColor="accent1" w:themeTint="BF"/>
        <w:left w:val="single" w:sz="8" w:space="0" w:color="2BC3FF" w:themeColor="accent1" w:themeTint="BF"/>
        <w:bottom w:val="single" w:sz="8" w:space="0" w:color="2BC3FF" w:themeColor="accent1" w:themeTint="BF"/>
        <w:right w:val="single" w:sz="8" w:space="0" w:color="2BC3FF" w:themeColor="accent1" w:themeTint="BF"/>
        <w:insideH w:val="single" w:sz="8" w:space="0" w:color="2BC3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C3FF" w:themeColor="accent1" w:themeTint="BF"/>
          <w:left w:val="single" w:sz="8" w:space="0" w:color="2BC3FF" w:themeColor="accent1" w:themeTint="BF"/>
          <w:bottom w:val="single" w:sz="8" w:space="0" w:color="2BC3FF" w:themeColor="accent1" w:themeTint="BF"/>
          <w:right w:val="single" w:sz="8" w:space="0" w:color="2BC3FF" w:themeColor="accent1" w:themeTint="BF"/>
          <w:insideH w:val="nil"/>
          <w:insideV w:val="nil"/>
        </w:tcBorders>
        <w:shd w:val="clear" w:color="auto" w:fill="00A4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C3FF" w:themeColor="accent1" w:themeTint="BF"/>
          <w:left w:val="single" w:sz="8" w:space="0" w:color="2BC3FF" w:themeColor="accent1" w:themeTint="BF"/>
          <w:bottom w:val="single" w:sz="8" w:space="0" w:color="2BC3FF" w:themeColor="accent1" w:themeTint="BF"/>
          <w:right w:val="single" w:sz="8" w:space="0" w:color="2BC3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B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EB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CD784" w:themeColor="accent2" w:themeTint="BF"/>
        <w:left w:val="single" w:sz="8" w:space="0" w:color="FCD784" w:themeColor="accent2" w:themeTint="BF"/>
        <w:bottom w:val="single" w:sz="8" w:space="0" w:color="FCD784" w:themeColor="accent2" w:themeTint="BF"/>
        <w:right w:val="single" w:sz="8" w:space="0" w:color="FCD784" w:themeColor="accent2" w:themeTint="BF"/>
        <w:insideH w:val="single" w:sz="8" w:space="0" w:color="FCD78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D784" w:themeColor="accent2" w:themeTint="BF"/>
          <w:left w:val="single" w:sz="8" w:space="0" w:color="FCD784" w:themeColor="accent2" w:themeTint="BF"/>
          <w:bottom w:val="single" w:sz="8" w:space="0" w:color="FCD784" w:themeColor="accent2" w:themeTint="BF"/>
          <w:right w:val="single" w:sz="8" w:space="0" w:color="FCD784" w:themeColor="accent2" w:themeTint="BF"/>
          <w:insideH w:val="nil"/>
          <w:insideV w:val="nil"/>
        </w:tcBorders>
        <w:shd w:val="clear" w:color="auto" w:fill="FBCA5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D784" w:themeColor="accent2" w:themeTint="BF"/>
          <w:left w:val="single" w:sz="8" w:space="0" w:color="FCD784" w:themeColor="accent2" w:themeTint="BF"/>
          <w:bottom w:val="single" w:sz="8" w:space="0" w:color="FCD784" w:themeColor="accent2" w:themeTint="BF"/>
          <w:right w:val="single" w:sz="8" w:space="0" w:color="FCD78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1D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ADC683" w:themeColor="accent3" w:themeTint="BF"/>
        <w:left w:val="single" w:sz="8" w:space="0" w:color="ADC683" w:themeColor="accent3" w:themeTint="BF"/>
        <w:bottom w:val="single" w:sz="8" w:space="0" w:color="ADC683" w:themeColor="accent3" w:themeTint="BF"/>
        <w:right w:val="single" w:sz="8" w:space="0" w:color="ADC683" w:themeColor="accent3" w:themeTint="BF"/>
        <w:insideH w:val="single" w:sz="8" w:space="0" w:color="ADC68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C683" w:themeColor="accent3" w:themeTint="BF"/>
          <w:left w:val="single" w:sz="8" w:space="0" w:color="ADC683" w:themeColor="accent3" w:themeTint="BF"/>
          <w:bottom w:val="single" w:sz="8" w:space="0" w:color="ADC683" w:themeColor="accent3" w:themeTint="BF"/>
          <w:right w:val="single" w:sz="8" w:space="0" w:color="ADC683" w:themeColor="accent3" w:themeTint="BF"/>
          <w:insideH w:val="nil"/>
          <w:insideV w:val="nil"/>
        </w:tcBorders>
        <w:shd w:val="clear" w:color="auto" w:fill="92B45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C683" w:themeColor="accent3" w:themeTint="BF"/>
          <w:left w:val="single" w:sz="8" w:space="0" w:color="ADC683" w:themeColor="accent3" w:themeTint="BF"/>
          <w:bottom w:val="single" w:sz="8" w:space="0" w:color="ADC683" w:themeColor="accent3" w:themeTint="BF"/>
          <w:right w:val="single" w:sz="8" w:space="0" w:color="ADC68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C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3A9FF" w:themeColor="accent4" w:themeTint="BF"/>
        <w:left w:val="single" w:sz="8" w:space="0" w:color="03A9FF" w:themeColor="accent4" w:themeTint="BF"/>
        <w:bottom w:val="single" w:sz="8" w:space="0" w:color="03A9FF" w:themeColor="accent4" w:themeTint="BF"/>
        <w:right w:val="single" w:sz="8" w:space="0" w:color="03A9FF" w:themeColor="accent4" w:themeTint="BF"/>
        <w:insideH w:val="single" w:sz="8" w:space="0" w:color="03A9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A9FF" w:themeColor="accent4" w:themeTint="BF"/>
          <w:left w:val="single" w:sz="8" w:space="0" w:color="03A9FF" w:themeColor="accent4" w:themeTint="BF"/>
          <w:bottom w:val="single" w:sz="8" w:space="0" w:color="03A9FF" w:themeColor="accent4" w:themeTint="BF"/>
          <w:right w:val="single" w:sz="8" w:space="0" w:color="03A9FF" w:themeColor="accent4" w:themeTint="BF"/>
          <w:insideH w:val="nil"/>
          <w:insideV w:val="nil"/>
        </w:tcBorders>
        <w:shd w:val="clear" w:color="auto" w:fill="0073A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A9FF" w:themeColor="accent4" w:themeTint="BF"/>
          <w:left w:val="single" w:sz="8" w:space="0" w:color="03A9FF" w:themeColor="accent4" w:themeTint="BF"/>
          <w:bottom w:val="single" w:sz="8" w:space="0" w:color="03A9FF" w:themeColor="accent4" w:themeTint="BF"/>
          <w:right w:val="single" w:sz="8" w:space="0" w:color="03A9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2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2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DE6B5" w:themeColor="accent5" w:themeTint="BF"/>
        <w:left w:val="single" w:sz="8" w:space="0" w:color="FDE6B5" w:themeColor="accent5" w:themeTint="BF"/>
        <w:bottom w:val="single" w:sz="8" w:space="0" w:color="FDE6B5" w:themeColor="accent5" w:themeTint="BF"/>
        <w:right w:val="single" w:sz="8" w:space="0" w:color="FDE6B5" w:themeColor="accent5" w:themeTint="BF"/>
        <w:insideH w:val="single" w:sz="8" w:space="0" w:color="FDE6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B5" w:themeColor="accent5" w:themeTint="BF"/>
          <w:left w:val="single" w:sz="8" w:space="0" w:color="FDE6B5" w:themeColor="accent5" w:themeTint="BF"/>
          <w:bottom w:val="single" w:sz="8" w:space="0" w:color="FDE6B5" w:themeColor="accent5" w:themeTint="BF"/>
          <w:right w:val="single" w:sz="8" w:space="0" w:color="FDE6B5" w:themeColor="accent5" w:themeTint="BF"/>
          <w:insideH w:val="nil"/>
          <w:insideV w:val="nil"/>
        </w:tcBorders>
        <w:shd w:val="clear" w:color="auto" w:fill="FDDF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B5" w:themeColor="accent5" w:themeTint="BF"/>
          <w:left w:val="single" w:sz="8" w:space="0" w:color="FDE6B5" w:themeColor="accent5" w:themeTint="BF"/>
          <w:bottom w:val="single" w:sz="8" w:space="0" w:color="FDE6B5" w:themeColor="accent5" w:themeTint="BF"/>
          <w:right w:val="single" w:sz="8" w:space="0" w:color="FDE6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6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6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CDDCB5" w:themeColor="accent6" w:themeTint="BF"/>
        <w:left w:val="single" w:sz="8" w:space="0" w:color="CDDCB5" w:themeColor="accent6" w:themeTint="BF"/>
        <w:bottom w:val="single" w:sz="8" w:space="0" w:color="CDDCB5" w:themeColor="accent6" w:themeTint="BF"/>
        <w:right w:val="single" w:sz="8" w:space="0" w:color="CDDCB5" w:themeColor="accent6" w:themeTint="BF"/>
        <w:insideH w:val="single" w:sz="8" w:space="0" w:color="CDDCB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DDCB5" w:themeColor="accent6" w:themeTint="BF"/>
          <w:left w:val="single" w:sz="8" w:space="0" w:color="CDDCB5" w:themeColor="accent6" w:themeTint="BF"/>
          <w:bottom w:val="single" w:sz="8" w:space="0" w:color="CDDCB5" w:themeColor="accent6" w:themeTint="BF"/>
          <w:right w:val="single" w:sz="8" w:space="0" w:color="CDDCB5" w:themeColor="accent6" w:themeTint="BF"/>
          <w:insideH w:val="nil"/>
          <w:insideV w:val="nil"/>
        </w:tcBorders>
        <w:shd w:val="clear" w:color="auto" w:fill="BDD19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CB5" w:themeColor="accent6" w:themeTint="BF"/>
          <w:left w:val="single" w:sz="8" w:space="0" w:color="CDDCB5" w:themeColor="accent6" w:themeTint="BF"/>
          <w:bottom w:val="single" w:sz="8" w:space="0" w:color="CDDCB5" w:themeColor="accent6" w:themeTint="BF"/>
          <w:right w:val="single" w:sz="8" w:space="0" w:color="CDDCB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3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F3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4E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4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4E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A5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A5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CA5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B45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B45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B45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3A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3A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3A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D19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D19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D19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08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29"/>
    <w:unhideWhenUsed/>
    <w:qFormat/>
  </w:style>
  <w:style w:type="character" w:styleId="PlaceholderText">
    <w:name w:val="Placeholder Text"/>
    <w:basedOn w:val="DefaultParagraphFont"/>
    <w:uiPriority w:val="99"/>
    <w:semiHidden/>
    <w:unhideWhenUsed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Pr>
      <w:i/>
      <w:iCs/>
      <w:color w:val="141414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141414" w:themeColor="text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trong">
    <w:name w:val="Strong"/>
    <w:basedOn w:val="DefaultParagraphFont"/>
    <w:uiPriority w:val="99"/>
    <w:semiHidden/>
    <w:unhideWhenUsed/>
    <w:rPr>
      <w:b/>
      <w:bCs/>
    </w:rPr>
  </w:style>
  <w:style w:type="character" w:styleId="SubtleEmphasis">
    <w:name w:val="Subtle Emphasis"/>
    <w:basedOn w:val="DefaultParagraphFont"/>
    <w:uiPriority w:val="99"/>
    <w:semiHidden/>
    <w:unhideWhenUsed/>
    <w:rPr>
      <w:i/>
      <w:iCs/>
      <w:color w:val="898989" w:themeColor="text1" w:themeTint="7F"/>
    </w:rPr>
  </w:style>
  <w:style w:type="character" w:styleId="SubtleReference">
    <w:name w:val="Subtle Reference"/>
    <w:basedOn w:val="DefaultParagraphFont"/>
    <w:uiPriority w:val="99"/>
    <w:semiHidden/>
    <w:unhideWhenUsed/>
    <w:rPr>
      <w:smallCaps/>
      <w:color w:val="FBCA5C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99"/>
    <w:semiHidden/>
    <w:unhideWhenUsed/>
    <w:pPr>
      <w:pBdr>
        <w:bottom w:val="single" w:sz="8" w:space="4" w:color="00A4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E0E0E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E0E0E" w:themeColor="text2" w:themeShade="BF"/>
      <w:spacing w:val="5"/>
      <w:kern w:val="28"/>
      <w:sz w:val="52"/>
      <w:szCs w:val="52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unhideWhenUsed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unhideWhenUsed/>
    <w:pPr>
      <w:outlineLvl w:val="9"/>
    </w:pPr>
  </w:style>
  <w:style w:type="character" w:customStyle="1" w:styleId="tlid-translation">
    <w:name w:val="tlid-translation"/>
    <w:basedOn w:val="DefaultParagraphFont"/>
    <w:rsid w:val="005B0CF6"/>
  </w:style>
  <w:style w:type="paragraph" w:styleId="Revision">
    <w:name w:val="Revision"/>
    <w:hidden/>
    <w:uiPriority w:val="99"/>
    <w:semiHidden/>
    <w:rsid w:val="00D859E9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C00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0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1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4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19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693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04ECE90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04ECE90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Custom 8">
      <a:dk1>
        <a:srgbClr val="141414"/>
      </a:dk1>
      <a:lt1>
        <a:sysClr val="window" lastClr="FFFFFF"/>
      </a:lt1>
      <a:dk2>
        <a:srgbClr val="141414"/>
      </a:dk2>
      <a:lt2>
        <a:srgbClr val="E7E6E6"/>
      </a:lt2>
      <a:accent1>
        <a:srgbClr val="00A4E4"/>
      </a:accent1>
      <a:accent2>
        <a:srgbClr val="FBCA5C"/>
      </a:accent2>
      <a:accent3>
        <a:srgbClr val="92B45B"/>
      </a:accent3>
      <a:accent4>
        <a:srgbClr val="0073AE"/>
      </a:accent4>
      <a:accent5>
        <a:srgbClr val="FDDF9D"/>
      </a:accent5>
      <a:accent6>
        <a:srgbClr val="BDD19D"/>
      </a:accent6>
      <a:hlink>
        <a:srgbClr val="00A4E4"/>
      </a:hlink>
      <a:folHlink>
        <a:srgbClr val="33333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evisionDate xmlns="694a2687-4383-4267-b4dc-f7657eaaabf8" xsi:nil="true"/>
    <TaxCatchAll xmlns="e42673de-b264-43ab-b333-25166615ddcb" xsi:nil="true"/>
    <Country xmlns="694a2687-4383-4267-b4dc-f7657eaaabf8" xsi:nil="true"/>
    <Date xmlns="694a2687-4383-4267-b4dc-f7657eaaabf8" xsi:nil="true"/>
    <Comments xmlns="694a2687-4383-4267-b4dc-f7657eaaabf8" xsi:nil="true"/>
    <_ip_UnifiedCompliancePolicyProperties xmlns="http://schemas.microsoft.com/sharepoint/v3" xsi:nil="true"/>
    <lcf76f155ced4ddcb4097134ff3c332f xmlns="694a2687-4383-4267-b4dc-f7657eaaabf8">
      <Terms xmlns="http://schemas.microsoft.com/office/infopath/2007/PartnerControls"/>
    </lcf76f155ced4ddcb4097134ff3c332f>
    <Language xmlns="694a2687-4383-4267-b4dc-f7657eaaabf8" xsi:nil="true"/>
    <DocumentType xmlns="694a2687-4383-4267-b4dc-f7657eaaabf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114DE0BF701045AD2403C163A63BBD" ma:contentTypeVersion="24" ma:contentTypeDescription="Create a new document." ma:contentTypeScope="" ma:versionID="d22f1679e070d80fde07c0aa1e02a1d7">
  <xsd:schema xmlns:xsd="http://www.w3.org/2001/XMLSchema" xmlns:xs="http://www.w3.org/2001/XMLSchema" xmlns:p="http://schemas.microsoft.com/office/2006/metadata/properties" xmlns:ns1="http://schemas.microsoft.com/sharepoint/v3" xmlns:ns2="694a2687-4383-4267-b4dc-f7657eaaabf8" xmlns:ns3="e42673de-b264-43ab-b333-25166615ddcb" targetNamespace="http://schemas.microsoft.com/office/2006/metadata/properties" ma:root="true" ma:fieldsID="a4304071a50c429e02536ead82bdb62a" ns1:_="" ns2:_="" ns3:_="">
    <xsd:import namespace="http://schemas.microsoft.com/sharepoint/v3"/>
    <xsd:import namespace="694a2687-4383-4267-b4dc-f7657eaaabf8"/>
    <xsd:import namespace="e42673de-b264-43ab-b333-25166615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Country" minOccurs="0"/>
                <xsd:element ref="ns2:Language" minOccurs="0"/>
                <xsd:element ref="ns2:RevisionDate" minOccurs="0"/>
                <xsd:element ref="ns2:DocumentType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2687-4383-4267-b4dc-f7657eaaa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Country" ma:index="26" nillable="true" ma:displayName="Country" ma:format="Dropdown" ma:internalName="Country">
      <xsd:simpleType>
        <xsd:restriction base="dms:Text">
          <xsd:maxLength value="255"/>
        </xsd:restriction>
      </xsd:simpleType>
    </xsd:element>
    <xsd:element name="Language" ma:index="27" nillable="true" ma:displayName="Language" ma:format="Dropdown" ma:internalName="Language">
      <xsd:simpleType>
        <xsd:restriction base="dms:Text">
          <xsd:maxLength value="255"/>
        </xsd:restriction>
      </xsd:simpleType>
    </xsd:element>
    <xsd:element name="RevisionDate" ma:index="28" nillable="true" ma:displayName="Revision Date" ma:format="DateOnly" ma:internalName="RevisionDate">
      <xsd:simpleType>
        <xsd:restriction base="dms:DateTime"/>
      </xsd:simpleType>
    </xsd:element>
    <xsd:element name="DocumentType" ma:index="29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31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673de-b264-43ab-b333-25166615d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38ee36-09d7-452e-b9a6-bfa895f7966b}" ma:internalName="TaxCatchAll" ma:showField="CatchAllData" ma:web="e42673de-b264-43ab-b333-25166615d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516BF2-C96D-4873-9EC6-6D1D8CFB03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94a2687-4383-4267-b4dc-f7657eaaabf8"/>
    <ds:schemaRef ds:uri="e42673de-b264-43ab-b333-25166615ddcb"/>
  </ds:schemaRefs>
</ds:datastoreItem>
</file>

<file path=customXml/itemProps2.xml><?xml version="1.0" encoding="utf-8"?>
<ds:datastoreItem xmlns:ds="http://schemas.openxmlformats.org/officeDocument/2006/customXml" ds:itemID="{FDAF5930-257F-4C08-B6FA-5CC620649E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ABC61E-6364-4C16-B256-519C2AC765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4a2687-4383-4267-b4dc-f7657eaaabf8"/>
    <ds:schemaRef ds:uri="e42673de-b264-43ab-b333-25166615d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E41C5A-CBE3-4F1D-922F-1D7D4DB8C7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610</Words>
  <Characters>3459</Characters>
  <Application>Microsoft Office Word</Application>
  <DocSecurity>0</DocSecurity>
  <Lines>203</Lines>
  <Paragraphs>127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AIG</Company>
  <LinksUpToDate>false</LinksUpToDate>
  <CharactersWithSpaces>3942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Stamp, Alexandra J</dc:creator>
  <cp:lastModifiedBy>Stuart Santos</cp:lastModifiedBy>
  <cp:revision>1</cp:revision>
  <dcterms:created xsi:type="dcterms:W3CDTF">2026-04-08T19:36:00Z</dcterms:created>
  <dcterms:modified xsi:type="dcterms:W3CDTF">2026-04-08T19:36:00Z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a3bdec75-37db-42cb-b581-606eabecd39e</vt:lpwstr>
  </property>
  <property fmtid="{D5CDD505-2E9C-101B-9397-08002B2CF9AE}" pid="3" name="ContentTypeId">
    <vt:lpwstr>0x0101005B114DE0BF701045AD2403C163A63BBD</vt:lpwstr>
  </property>
  <property fmtid="{D5CDD505-2E9C-101B-9397-08002B2CF9AE}" pid="4" name="MediaServiceImageTags">
    <vt:lpwstr/>
  </property>
  <property fmtid="{D5CDD505-2E9C-101B-9397-08002B2CF9AE}" pid="5" name="MSIP_Label_bae40d21-6309-4c17-93eb-fcf64ebc4f54_Enabled">
    <vt:lpwstr>true</vt:lpwstr>
  </property>
  <property fmtid="{D5CDD505-2E9C-101B-9397-08002B2CF9AE}" pid="6" name="MSIP_Label_bae40d21-6309-4c17-93eb-fcf64ebc4f54_SetDate">
    <vt:lpwstr>2026-02-11T12:36:30Z</vt:lpwstr>
  </property>
  <property fmtid="{D5CDD505-2E9C-101B-9397-08002B2CF9AE}" pid="7" name="MSIP_Label_bae40d21-6309-4c17-93eb-fcf64ebc4f54_Method">
    <vt:lpwstr>Privileged</vt:lpwstr>
  </property>
  <property fmtid="{D5CDD505-2E9C-101B-9397-08002B2CF9AE}" pid="8" name="MSIP_Label_bae40d21-6309-4c17-93eb-fcf64ebc4f54_Name">
    <vt:lpwstr>Lexxika - Non-Confidential Data</vt:lpwstr>
  </property>
  <property fmtid="{D5CDD505-2E9C-101B-9397-08002B2CF9AE}" pid="9" name="MSIP_Label_bae40d21-6309-4c17-93eb-fcf64ebc4f54_SiteId">
    <vt:lpwstr>e61f3ce7-b380-49a8-a874-ebd96595ddb4</vt:lpwstr>
  </property>
  <property fmtid="{D5CDD505-2E9C-101B-9397-08002B2CF9AE}" pid="10" name="MSIP_Label_bae40d21-6309-4c17-93eb-fcf64ebc4f54_ActionId">
    <vt:lpwstr>019a817d-3c66-493c-8867-a67f127edb01</vt:lpwstr>
  </property>
  <property fmtid="{D5CDD505-2E9C-101B-9397-08002B2CF9AE}" pid="11" name="MSIP_Label_bae40d21-6309-4c17-93eb-fcf64ebc4f54_ContentBits">
    <vt:lpwstr>0</vt:lpwstr>
  </property>
  <property fmtid="{D5CDD505-2E9C-101B-9397-08002B2CF9AE}" pid="12" name="MSIP_Label_bae40d21-6309-4c17-93eb-fcf64ebc4f54_Tag">
    <vt:lpwstr>10, 0, 1, 1</vt:lpwstr>
  </property>
  <property fmtid="{D5CDD505-2E9C-101B-9397-08002B2CF9AE}" pid="13" name="ClassificationContentMarkingFooterShapeIds">
    <vt:lpwstr>7c83ff5a,4ba499ad,1f34926b</vt:lpwstr>
  </property>
  <property fmtid="{D5CDD505-2E9C-101B-9397-08002B2CF9AE}" pid="14" name="ClassificationContentMarkingFooterFontProps">
    <vt:lpwstr>#000000,10,Aptos</vt:lpwstr>
  </property>
  <property fmtid="{D5CDD505-2E9C-101B-9397-08002B2CF9AE}" pid="15" name="ClassificationContentMarkingFooterText">
    <vt:lpwstr>INTERNAL USE ONLY</vt:lpwstr>
  </property>
  <property fmtid="{D5CDD505-2E9C-101B-9397-08002B2CF9AE}" pid="16" name="MSIP_Label_9108d454-5c13-4905-93be-12ec8059c842_Enabled">
    <vt:lpwstr>true</vt:lpwstr>
  </property>
  <property fmtid="{D5CDD505-2E9C-101B-9397-08002B2CF9AE}" pid="17" name="MSIP_Label_9108d454-5c13-4905-93be-12ec8059c842_SetDate">
    <vt:lpwstr>2026-03-05T10:35:48Z</vt:lpwstr>
  </property>
  <property fmtid="{D5CDD505-2E9C-101B-9397-08002B2CF9AE}" pid="18" name="MSIP_Label_9108d454-5c13-4905-93be-12ec8059c842_Method">
    <vt:lpwstr>Privileged</vt:lpwstr>
  </property>
  <property fmtid="{D5CDD505-2E9C-101B-9397-08002B2CF9AE}" pid="19" name="MSIP_Label_9108d454-5c13-4905-93be-12ec8059c842_Name">
    <vt:lpwstr>9108d454-5c13-4905-93be-12ec8059c842</vt:lpwstr>
  </property>
  <property fmtid="{D5CDD505-2E9C-101B-9397-08002B2CF9AE}" pid="20" name="MSIP_Label_9108d454-5c13-4905-93be-12ec8059c842_SiteId">
    <vt:lpwstr>473672ba-cd07-4371-a2ae-788b4c61840e</vt:lpwstr>
  </property>
  <property fmtid="{D5CDD505-2E9C-101B-9397-08002B2CF9AE}" pid="21" name="MSIP_Label_9108d454-5c13-4905-93be-12ec8059c842_ActionId">
    <vt:lpwstr>b13c3350-dd38-4d5e-abde-b9a75d67d496</vt:lpwstr>
  </property>
  <property fmtid="{D5CDD505-2E9C-101B-9397-08002B2CF9AE}" pid="22" name="MSIP_Label_9108d454-5c13-4905-93be-12ec8059c842_ContentBits">
    <vt:lpwstr>2</vt:lpwstr>
  </property>
  <property fmtid="{D5CDD505-2E9C-101B-9397-08002B2CF9AE}" pid="23" name="MSIP_Label_9108d454-5c13-4905-93be-12ec8059c842_Tag">
    <vt:lpwstr>10, 0, 1, 1</vt:lpwstr>
  </property>
</Properties>
</file>