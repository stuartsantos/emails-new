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386" w:rsidRDefault="006914C5">
      <w:pPr>
        <w:spacing w:after="0" w:line="240" w:lineRule="auto"/>
      </w:pPr>
      <w:sdt>
        <w:sdtPr>
          <w:tag w:val="goog_rdk_1"/>
          <w:id w:val="892432834"/>
        </w:sdtPr>
        <w:sdtEndPr/>
        <w:sdtContent>
          <w:del w:id="0" w:author="Author">
            <w:r w:rsidR="00B54FC0">
              <w:rPr>
                <w:noProof/>
                <w:sz w:val="18"/>
                <w:szCs w:val="18"/>
              </w:rPr>
              <w:drawing>
                <wp:inline distT="0" distB="0" distL="0" distR="0" wp14:anchorId="03CCCD3F" wp14:editId="03CCCD40">
                  <wp:extent cx="914400" cy="453658"/>
                  <wp:effectExtent l="0" t="0" r="0" b="0"/>
                  <wp:docPr id="21231036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14400" cy="453658"/>
                          </a:xfrm>
                          <a:prstGeom prst="rect">
                            <a:avLst/>
                          </a:prstGeom>
                          <a:ln/>
                        </pic:spPr>
                      </pic:pic>
                    </a:graphicData>
                  </a:graphic>
                </wp:inline>
              </w:drawing>
            </w:r>
          </w:del>
        </w:sdtContent>
      </w:sdt>
      <w:sdt>
        <w:sdtPr>
          <w:tag w:val="goog_rdk_2"/>
          <w:id w:val="-451320624"/>
        </w:sdtPr>
        <w:sdtEndPr/>
        <w:sdtContent>
          <w:ins w:id="1" w:author="Author">
            <w:r w:rsidR="00B54FC0">
              <w:rPr>
                <w:noProof/>
              </w:rPr>
              <w:drawing>
                <wp:inline distT="0" distB="0" distL="0" distR="0" wp14:anchorId="03CCCD41" wp14:editId="03CCCD42">
                  <wp:extent cx="1828800" cy="706364"/>
                  <wp:effectExtent l="0" t="0" r="0" b="0"/>
                  <wp:docPr id="2123103630" name="image2.jpg" descr="Ein Bild, das Text, Schrift, Logo, Grafiken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2.jpg" descr="Ein Bild, das Text, Schrift, Logo, Grafiken enthält.&#10;&#10;KI-generierte Inhalte können fehlerhaft sein."/>
                          <pic:cNvPicPr preferRelativeResize="0"/>
                        </pic:nvPicPr>
                        <pic:blipFill>
                          <a:blip r:embed="rId12"/>
                          <a:srcRect/>
                          <a:stretch>
                            <a:fillRect/>
                          </a:stretch>
                        </pic:blipFill>
                        <pic:spPr>
                          <a:xfrm>
                            <a:off x="0" y="0"/>
                            <a:ext cx="1828800" cy="706364"/>
                          </a:xfrm>
                          <a:prstGeom prst="rect">
                            <a:avLst/>
                          </a:prstGeom>
                          <a:ln/>
                        </pic:spPr>
                      </pic:pic>
                    </a:graphicData>
                  </a:graphic>
                </wp:inline>
              </w:drawing>
            </w:r>
          </w:ins>
        </w:sdtContent>
      </w:sdt>
    </w:p>
    <w:p w:rsidR="00E52386" w:rsidRDefault="00E52386">
      <w:pPr>
        <w:spacing w:after="0" w:line="240" w:lineRule="auto"/>
      </w:pPr>
    </w:p>
    <w:p w:rsidR="00E52386" w:rsidRDefault="00E52386">
      <w:pPr>
        <w:spacing w:after="0" w:line="240" w:lineRule="auto"/>
      </w:pPr>
    </w:p>
    <w:p w:rsidR="00E52386" w:rsidRDefault="00B54FC0">
      <w:pPr>
        <w:spacing w:after="0" w:line="240" w:lineRule="auto"/>
      </w:pPr>
      <w:r>
        <w:rPr>
          <w:b/>
          <w:bCs/>
          <w:color w:val="FF0000"/>
          <w:sz w:val="20"/>
          <w:szCs w:val="20"/>
        </w:rPr>
        <w:t xml:space="preserve">Von:  </w:t>
      </w:r>
      <w:r>
        <w:rPr>
          <w:b/>
          <w:bCs/>
          <w:color w:val="FF0000"/>
          <w:sz w:val="20"/>
          <w:szCs w:val="20"/>
        </w:rPr>
        <w:tab/>
      </w:r>
      <w:r>
        <w:rPr>
          <w:b/>
          <w:bCs/>
          <w:color w:val="FF0000"/>
          <w:sz w:val="20"/>
          <w:szCs w:val="20"/>
        </w:rPr>
        <w:tab/>
      </w:r>
      <w:sdt>
        <w:sdtPr>
          <w:tag w:val="goog_rdk_3"/>
          <w:id w:val="-125376440"/>
        </w:sdtPr>
        <w:sdtEndPr/>
        <w:sdtContent>
          <w:ins w:id="2" w:author="Author">
            <w:r>
              <w:rPr>
                <w:b/>
                <w:bCs/>
                <w:color w:val="FF0000"/>
                <w:sz w:val="20"/>
                <w:szCs w:val="20"/>
              </w:rPr>
              <w:t>Travel Guard</w:t>
            </w:r>
          </w:ins>
        </w:sdtContent>
      </w:sdt>
      <w:sdt>
        <w:sdtPr>
          <w:tag w:val="goog_rdk_4"/>
          <w:id w:val="1050050113"/>
        </w:sdtPr>
        <w:sdtEndPr/>
        <w:sdtContent>
          <w:del w:id="3" w:author="Author">
            <w:r>
              <w:rPr>
                <w:b/>
                <w:bCs/>
                <w:color w:val="FF0000"/>
                <w:sz w:val="20"/>
                <w:szCs w:val="20"/>
              </w:rPr>
              <w:delText>AIG Travel</w:delText>
            </w:r>
          </w:del>
        </w:sdtContent>
      </w:sdt>
    </w:p>
    <w:p w:rsidR="00E52386" w:rsidRDefault="00B54FC0">
      <w:pPr>
        <w:spacing w:after="0" w:line="240" w:lineRule="auto"/>
        <w:rPr>
          <w:b/>
          <w:bCs/>
          <w:color w:val="FF0000"/>
          <w:sz w:val="20"/>
          <w:szCs w:val="20"/>
        </w:rPr>
      </w:pPr>
      <w:r>
        <w:rPr>
          <w:b/>
          <w:bCs/>
          <w:color w:val="FF0000"/>
          <w:sz w:val="20"/>
          <w:szCs w:val="20"/>
        </w:rPr>
        <w:t>Betreff:</w:t>
      </w:r>
      <w:r>
        <w:rPr>
          <w:b/>
          <w:bCs/>
          <w:color w:val="FF0000"/>
          <w:sz w:val="20"/>
          <w:szCs w:val="20"/>
        </w:rPr>
        <w:tab/>
      </w:r>
      <w:r>
        <w:rPr>
          <w:b/>
          <w:bCs/>
          <w:color w:val="FF0000"/>
          <w:sz w:val="20"/>
          <w:szCs w:val="20"/>
        </w:rPr>
        <w:tab/>
        <w:t>Ihre Versicherungspolice und Ihre Versicherungsbedingungen</w:t>
      </w:r>
    </w:p>
    <w:p w:rsidR="00E52386" w:rsidRDefault="00E52386">
      <w:pPr>
        <w:spacing w:after="0" w:line="240" w:lineRule="auto"/>
        <w:rPr>
          <w:sz w:val="20"/>
          <w:szCs w:val="20"/>
        </w:rPr>
      </w:pPr>
    </w:p>
    <w:p w:rsidR="00E52386" w:rsidRDefault="00E52386">
      <w:pPr>
        <w:spacing w:after="0" w:line="240" w:lineRule="auto"/>
        <w:rPr>
          <w:sz w:val="20"/>
          <w:szCs w:val="20"/>
        </w:rPr>
      </w:pPr>
    </w:p>
    <w:p w:rsidR="00E52386" w:rsidRPr="00D06DC3" w:rsidRDefault="00B54FC0">
      <w:pPr>
        <w:spacing w:after="0" w:line="240" w:lineRule="auto"/>
        <w:rPr>
          <w:sz w:val="20"/>
          <w:szCs w:val="20"/>
          <w:lang w:val="en-US"/>
        </w:rPr>
      </w:pPr>
      <w:r w:rsidRPr="00D06DC3">
        <w:rPr>
          <w:sz w:val="20"/>
          <w:szCs w:val="20"/>
          <w:lang w:val="en-US"/>
        </w:rPr>
        <w:t>Hallo {{Policy Holder First Name}} {{Policy Holder Last Name}}</w:t>
      </w:r>
      <w:sdt>
        <w:sdtPr>
          <w:tag w:val="goog_rdk_5"/>
          <w:id w:val="19002319"/>
        </w:sdtPr>
        <w:sdtEndPr/>
        <w:sdtContent>
          <w:del w:id="4" w:author="Author">
            <w:r w:rsidRPr="00D06DC3">
              <w:rPr>
                <w:sz w:val="20"/>
                <w:szCs w:val="20"/>
                <w:lang w:val="en-US"/>
              </w:rPr>
              <w:delText>,</w:delText>
            </w:r>
          </w:del>
        </w:sdtContent>
      </w:sdt>
    </w:p>
    <w:p w:rsidR="00E52386" w:rsidRPr="00D06DC3" w:rsidRDefault="00E52386">
      <w:pPr>
        <w:spacing w:after="0" w:line="240" w:lineRule="auto"/>
        <w:rPr>
          <w:sz w:val="20"/>
          <w:szCs w:val="20"/>
          <w:lang w:val="en-US"/>
        </w:rPr>
      </w:pPr>
    </w:p>
    <w:p w:rsidR="00E52386" w:rsidRDefault="00B54FC0">
      <w:pPr>
        <w:rPr>
          <w:b/>
          <w:bCs/>
          <w:color w:val="002060"/>
          <w:sz w:val="20"/>
          <w:szCs w:val="20"/>
          <w:u w:val="single"/>
        </w:rPr>
      </w:pPr>
      <w:r>
        <w:rPr>
          <w:b/>
          <w:bCs/>
          <w:color w:val="002060"/>
          <w:sz w:val="20"/>
          <w:szCs w:val="20"/>
          <w:u w:val="single"/>
        </w:rPr>
        <w:t xml:space="preserve">Bitte beachten Sie: Diese Versicherung ist nur für </w:t>
      </w:r>
      <w:sdt>
        <w:sdtPr>
          <w:tag w:val="goog_rdk_6"/>
          <w:id w:val="1563031179"/>
        </w:sdtPr>
        <w:sdtEndPr/>
        <w:sdtContent>
          <w:sdt>
            <w:sdtPr>
              <w:tag w:val="goog_rdk_7"/>
              <w:id w:val="648793317"/>
            </w:sdtPr>
            <w:sdtEndPr/>
            <w:sdtContent>
              <w:ins w:id="5" w:author="Author">
                <w:r>
                  <w:rPr>
                    <w:b/>
                    <w:bCs/>
                    <w:color w:val="002060"/>
                    <w:sz w:val="20"/>
                    <w:szCs w:val="20"/>
                    <w:u w:val="single"/>
                  </w:rPr>
                  <w:t>Personen mit Wohnsitz</w:t>
                </w:r>
              </w:ins>
            </w:sdtContent>
          </w:sdt>
        </w:sdtContent>
      </w:sdt>
      <w:sdt>
        <w:sdtPr>
          <w:tag w:val="goog_rdk_8"/>
          <w:id w:val="-1938781260"/>
        </w:sdtPr>
        <w:sdtEndPr/>
        <w:sdtContent>
          <w:sdt>
            <w:sdtPr>
              <w:tag w:val="goog_rdk_9"/>
              <w:id w:val="-830881375"/>
            </w:sdtPr>
            <w:sdtEndPr/>
            <w:sdtContent>
              <w:del w:id="6" w:author="Author">
                <w:r>
                  <w:rPr>
                    <w:b/>
                    <w:bCs/>
                    <w:color w:val="002060"/>
                    <w:sz w:val="20"/>
                    <w:szCs w:val="20"/>
                    <w:u w:val="single"/>
                  </w:rPr>
                  <w:delText>Einwohner</w:delText>
                </w:r>
              </w:del>
            </w:sdtContent>
          </w:sdt>
        </w:sdtContent>
      </w:sdt>
      <w:r>
        <w:rPr>
          <w:b/>
          <w:bCs/>
          <w:color w:val="002060"/>
          <w:sz w:val="20"/>
          <w:szCs w:val="20"/>
          <w:u w:val="single"/>
        </w:rPr>
        <w:t xml:space="preserve"> </w:t>
      </w:r>
      <w:sdt>
        <w:sdtPr>
          <w:tag w:val="goog_rdk_10"/>
          <w:id w:val="722480627"/>
        </w:sdtPr>
        <w:sdtEndPr/>
        <w:sdtContent>
          <w:ins w:id="7" w:author="Author">
            <w:r>
              <w:rPr>
                <w:b/>
                <w:bCs/>
                <w:color w:val="002060"/>
                <w:sz w:val="20"/>
                <w:szCs w:val="20"/>
                <w:u w:val="single"/>
              </w:rPr>
              <w:t xml:space="preserve">in der </w:t>
            </w:r>
          </w:ins>
        </w:sdtContent>
      </w:sdt>
      <w:r>
        <w:rPr>
          <w:b/>
          <w:bCs/>
          <w:color w:val="002060"/>
          <w:sz w:val="20"/>
          <w:szCs w:val="20"/>
          <w:u w:val="single"/>
        </w:rPr>
        <w:t>Schweiz gültig.</w:t>
      </w:r>
    </w:p>
    <w:p w:rsidR="00E52386" w:rsidRDefault="00E52386">
      <w:pPr>
        <w:spacing w:after="0" w:line="240" w:lineRule="auto"/>
        <w:rPr>
          <w:sz w:val="20"/>
          <w:szCs w:val="20"/>
        </w:rPr>
      </w:pPr>
    </w:p>
    <w:p w:rsidR="00E52386" w:rsidRDefault="00B54FC0">
      <w:pPr>
        <w:spacing w:after="0" w:line="240" w:lineRule="auto"/>
        <w:rPr>
          <w:sz w:val="20"/>
          <w:szCs w:val="20"/>
        </w:rPr>
      </w:pPr>
      <w:r>
        <w:rPr>
          <w:sz w:val="20"/>
          <w:szCs w:val="20"/>
        </w:rPr>
        <w:t xml:space="preserve">Vielen Dank, dass Sie den </w:t>
      </w:r>
      <w:r>
        <w:rPr>
          <w:b/>
          <w:bCs/>
          <w:color w:val="002060"/>
          <w:sz w:val="20"/>
          <w:szCs w:val="20"/>
          <w:u w:val="single"/>
        </w:rPr>
        <w:t>{{Product Name}}</w:t>
      </w:r>
      <w:r>
        <w:rPr>
          <w:sz w:val="20"/>
          <w:szCs w:val="20"/>
        </w:rPr>
        <w:t xml:space="preserve"> mit Ihrer Reservierung hinzugefügt haben.  </w:t>
      </w:r>
    </w:p>
    <w:p w:rsidR="00E52386" w:rsidRDefault="00B54FC0">
      <w:pPr>
        <w:spacing w:after="0" w:line="240" w:lineRule="auto"/>
        <w:rPr>
          <w:sz w:val="20"/>
          <w:szCs w:val="20"/>
        </w:rPr>
      </w:pPr>
      <w:r>
        <w:rPr>
          <w:sz w:val="20"/>
          <w:szCs w:val="20"/>
        </w:rPr>
        <w:t>Ihre Policennummer lautet {{Policy Number}}.</w:t>
      </w:r>
    </w:p>
    <w:p w:rsidR="00E52386" w:rsidRDefault="00E52386">
      <w:pPr>
        <w:tabs>
          <w:tab w:val="left" w:pos="6570"/>
        </w:tabs>
        <w:spacing w:after="0" w:line="240" w:lineRule="auto"/>
        <w:rPr>
          <w:sz w:val="20"/>
          <w:szCs w:val="20"/>
        </w:rPr>
      </w:pPr>
    </w:p>
    <w:p w:rsidR="00E52386" w:rsidRDefault="00B54FC0">
      <w:pPr>
        <w:spacing w:after="0" w:line="240" w:lineRule="auto"/>
        <w:rPr>
          <w:b/>
          <w:bCs/>
          <w:sz w:val="20"/>
          <w:szCs w:val="20"/>
        </w:rPr>
      </w:pPr>
      <w:r>
        <w:rPr>
          <w:sz w:val="20"/>
          <w:szCs w:val="20"/>
        </w:rPr>
        <w:t xml:space="preserve">Bitte </w:t>
      </w:r>
      <w:r>
        <w:rPr>
          <w:b/>
          <w:bCs/>
          <w:sz w:val="20"/>
          <w:szCs w:val="20"/>
          <w:u w:val="single"/>
        </w:rPr>
        <w:t>klicken Sie hier</w:t>
      </w:r>
      <w:r>
        <w:rPr>
          <w:b/>
          <w:bCs/>
          <w:sz w:val="20"/>
          <w:szCs w:val="20"/>
        </w:rPr>
        <w:t xml:space="preserve">, </w:t>
      </w:r>
      <w:r>
        <w:rPr>
          <w:sz w:val="20"/>
          <w:szCs w:val="20"/>
        </w:rPr>
        <w:t xml:space="preserve">um Ihre </w:t>
      </w:r>
      <w:r>
        <w:rPr>
          <w:b/>
          <w:bCs/>
          <w:color w:val="002060"/>
          <w:sz w:val="20"/>
          <w:szCs w:val="20"/>
        </w:rPr>
        <w:t>Versicherungspolice</w:t>
      </w:r>
      <w:r>
        <w:rPr>
          <w:sz w:val="20"/>
          <w:szCs w:val="20"/>
        </w:rPr>
        <w:t xml:space="preserve"> und Ihre</w:t>
      </w:r>
      <w:r>
        <w:rPr>
          <w:color w:val="00B0F0"/>
          <w:sz w:val="20"/>
          <w:szCs w:val="20"/>
        </w:rPr>
        <w:t xml:space="preserve"> </w:t>
      </w:r>
      <w:r>
        <w:rPr>
          <w:b/>
          <w:bCs/>
          <w:color w:val="002060"/>
          <w:sz w:val="20"/>
          <w:szCs w:val="20"/>
        </w:rPr>
        <w:t>Versicherungsbedingungen</w:t>
      </w:r>
      <w:r>
        <w:rPr>
          <w:color w:val="002060"/>
          <w:sz w:val="20"/>
          <w:szCs w:val="20"/>
        </w:rPr>
        <w:t xml:space="preserve"> </w:t>
      </w:r>
      <w:r>
        <w:rPr>
          <w:sz w:val="20"/>
          <w:szCs w:val="20"/>
        </w:rPr>
        <w:t xml:space="preserve">zu sehen. </w:t>
      </w:r>
      <w:r>
        <w:rPr>
          <w:b/>
          <w:bCs/>
          <w:sz w:val="20"/>
          <w:szCs w:val="20"/>
        </w:rPr>
        <w:t xml:space="preserve"> </w:t>
      </w:r>
      <w:r>
        <w:rPr>
          <w:sz w:val="20"/>
          <w:szCs w:val="20"/>
        </w:rPr>
        <w:t xml:space="preserve"> </w:t>
      </w:r>
    </w:p>
    <w:p w:rsidR="00E52386" w:rsidRDefault="00B54FC0">
      <w:pPr>
        <w:spacing w:after="0" w:line="240" w:lineRule="auto"/>
        <w:rPr>
          <w:sz w:val="20"/>
          <w:szCs w:val="20"/>
        </w:rPr>
      </w:pPr>
      <w:r>
        <w:rPr>
          <w:sz w:val="20"/>
          <w:szCs w:val="20"/>
        </w:rPr>
        <w:t xml:space="preserve">Um sich einzuloggen, benötigen Sie Ihre Policennummer und Ihren Nachnamen. </w:t>
      </w:r>
    </w:p>
    <w:p w:rsidR="00E52386" w:rsidRDefault="00E52386">
      <w:pPr>
        <w:spacing w:after="0" w:line="240" w:lineRule="auto"/>
        <w:rPr>
          <w:b/>
          <w:bCs/>
          <w:sz w:val="20"/>
          <w:szCs w:val="20"/>
        </w:rPr>
      </w:pPr>
    </w:p>
    <w:p w:rsidR="00E52386" w:rsidRDefault="00E52386">
      <w:pPr>
        <w:spacing w:after="0" w:line="240" w:lineRule="auto"/>
        <w:rPr>
          <w:b/>
          <w:bCs/>
          <w:sz w:val="20"/>
          <w:szCs w:val="20"/>
        </w:rPr>
      </w:pPr>
    </w:p>
    <w:p w:rsidR="00E52386" w:rsidRDefault="00B54FC0">
      <w:pPr>
        <w:spacing w:after="0" w:line="240" w:lineRule="auto"/>
        <w:rPr>
          <w:sz w:val="20"/>
          <w:szCs w:val="20"/>
        </w:rPr>
      </w:pPr>
      <w:r>
        <w:rPr>
          <w:b/>
          <w:bCs/>
          <w:color w:val="002060"/>
          <w:sz w:val="24"/>
          <w:szCs w:val="24"/>
        </w:rPr>
        <w:t>Was ist versichert?</w:t>
      </w:r>
    </w:p>
    <w:p w:rsidR="00E52386" w:rsidRDefault="00B54FC0">
      <w:pPr>
        <w:spacing w:after="0" w:line="240" w:lineRule="auto"/>
        <w:jc w:val="both"/>
        <w:rPr>
          <w:sz w:val="20"/>
          <w:szCs w:val="20"/>
        </w:rPr>
      </w:pPr>
      <w:r>
        <w:rPr>
          <w:sz w:val="20"/>
          <w:szCs w:val="20"/>
        </w:rPr>
        <w:t>Die in Ihrer Police eingeschlossenen Leistungen sind in Ihren Versicherungsschein und die Versicherungsbedingungen genannt.</w:t>
      </w:r>
    </w:p>
    <w:p w:rsidR="00E52386" w:rsidRDefault="00E52386">
      <w:pPr>
        <w:spacing w:after="0" w:line="240" w:lineRule="auto"/>
        <w:rPr>
          <w:b/>
          <w:bCs/>
          <w:sz w:val="20"/>
          <w:szCs w:val="20"/>
        </w:rPr>
      </w:pPr>
    </w:p>
    <w:tbl>
      <w:tblPr>
        <w:tblStyle w:val="a"/>
        <w:tblW w:w="10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74"/>
      </w:tblGrid>
      <w:tr w:rsidR="00E52386">
        <w:tc>
          <w:tcPr>
            <w:tcW w:w="10574" w:type="dxa"/>
          </w:tcPr>
          <w:p w:rsidR="00E52386" w:rsidRDefault="006914C5">
            <w:pPr>
              <w:rPr>
                <w:b/>
                <w:bCs/>
                <w:color w:val="FF0000"/>
                <w:sz w:val="20"/>
                <w:szCs w:val="20"/>
              </w:rPr>
            </w:pPr>
            <w:sdt>
              <w:sdtPr>
                <w:tag w:val="goog_rdk_12"/>
                <w:id w:val="-1755103821"/>
              </w:sdtPr>
              <w:sdtEndPr/>
              <w:sdtContent>
                <w:sdt>
                  <w:sdtPr>
                    <w:tag w:val="goog_rdk_13"/>
                    <w:id w:val="1304435222"/>
                  </w:sdtPr>
                  <w:sdtEndPr/>
                  <w:sdtContent>
                    <w:ins w:id="8" w:author="Author">
                      <w:r w:rsidR="00B54FC0" w:rsidRPr="00D06DC3">
                        <w:rPr>
                          <w:b/>
                          <w:bCs/>
                          <w:color w:val="FF0000"/>
                          <w:sz w:val="20"/>
                          <w:szCs w:val="20"/>
                          <w:rPrChange w:id="9" w:author="Author">
                            <w:rPr>
                              <w:b/>
                              <w:bCs/>
                              <w:sz w:val="20"/>
                              <w:szCs w:val="20"/>
                            </w:rPr>
                          </w:rPrChange>
                        </w:rPr>
                        <w:t>WICHTIGE HINWEISE ZUR ANSPRUCHSBERECHTIGUNG:</w:t>
                      </w:r>
                    </w:ins>
                  </w:sdtContent>
                </w:sdt>
              </w:sdtContent>
            </w:sdt>
            <w:sdt>
              <w:sdtPr>
                <w:tag w:val="goog_rdk_14"/>
                <w:id w:val="1189576451"/>
              </w:sdtPr>
              <w:sdtEndPr/>
              <w:sdtContent>
                <w:sdt>
                  <w:sdtPr>
                    <w:tag w:val="goog_rdk_15"/>
                    <w:id w:val="457067982"/>
                  </w:sdtPr>
                  <w:sdtEndPr/>
                  <w:sdtContent>
                    <w:del w:id="10" w:author="Author">
                      <w:r w:rsidR="00B54FC0">
                        <w:rPr>
                          <w:b/>
                          <w:bCs/>
                          <w:color w:val="FF0000"/>
                          <w:sz w:val="20"/>
                          <w:szCs w:val="20"/>
                        </w:rPr>
                        <w:delText>BERECHTIGUNGSERINNERUNGEN</w:delText>
                      </w:r>
                    </w:del>
                  </w:sdtContent>
                </w:sdt>
                <w:customXmlDelRangeStart w:id="11" w:author="Author"/>
                <w:sdt>
                  <w:sdtPr>
                    <w:tag w:val="goog_rdk_16"/>
                    <w:id w:val="1749936208"/>
                  </w:sdtPr>
                  <w:sdtEndPr/>
                  <w:sdtContent>
                    <w:customXmlDelRangeEnd w:id="11"/>
                    <w:del w:id="12" w:author="Author">
                      <w:r w:rsidR="00B54FC0" w:rsidRPr="00D06DC3">
                        <w:rPr>
                          <w:b/>
                          <w:bCs/>
                          <w:color w:val="FF0000"/>
                          <w:sz w:val="20"/>
                          <w:szCs w:val="20"/>
                          <w:rPrChange w:id="13" w:author="Author">
                            <w:rPr>
                              <w:color w:val="FF0000"/>
                              <w:sz w:val="20"/>
                              <w:szCs w:val="20"/>
                            </w:rPr>
                          </w:rPrChange>
                        </w:rPr>
                        <w:delText>:</w:delText>
                      </w:r>
                    </w:del>
                    <w:customXmlDelRangeStart w:id="14" w:author="Author"/>
                  </w:sdtContent>
                </w:sdt>
                <w:customXmlDelRangeEnd w:id="14"/>
              </w:sdtContent>
            </w:sdt>
          </w:p>
          <w:p w:rsidR="00E52386" w:rsidRDefault="00B54FC0">
            <w:pPr>
              <w:rPr>
                <w:sz w:val="20"/>
                <w:szCs w:val="20"/>
              </w:rPr>
            </w:pPr>
            <w:r>
              <w:rPr>
                <w:b/>
                <w:bCs/>
                <w:sz w:val="20"/>
                <w:szCs w:val="20"/>
              </w:rPr>
              <w:t>Allgemeine Erinnerungshinweise für alle Produkte:</w:t>
            </w:r>
          </w:p>
          <w:p w:rsidR="00E52386" w:rsidRDefault="00B54FC0">
            <w:pPr>
              <w:numPr>
                <w:ilvl w:val="0"/>
                <w:numId w:val="1"/>
              </w:numPr>
              <w:pBdr>
                <w:top w:val="nil"/>
                <w:left w:val="nil"/>
                <w:bottom w:val="nil"/>
                <w:right w:val="nil"/>
                <w:between w:val="nil"/>
              </w:pBdr>
              <w:rPr>
                <w:color w:val="000000"/>
                <w:sz w:val="20"/>
                <w:szCs w:val="20"/>
              </w:rPr>
            </w:pPr>
            <w:r>
              <w:rPr>
                <w:color w:val="000000"/>
                <w:sz w:val="20"/>
                <w:szCs w:val="20"/>
              </w:rPr>
              <w:t xml:space="preserve">Alle Versicherten müssen ihren Wohnsitz in der Schweiz haben </w:t>
            </w:r>
          </w:p>
          <w:p w:rsidR="00E52386" w:rsidRDefault="00B54FC0">
            <w:pPr>
              <w:numPr>
                <w:ilvl w:val="0"/>
                <w:numId w:val="1"/>
              </w:numPr>
              <w:rPr>
                <w:sz w:val="20"/>
                <w:szCs w:val="20"/>
              </w:rPr>
            </w:pPr>
            <w:r>
              <w:rPr>
                <w:sz w:val="20"/>
                <w:szCs w:val="20"/>
              </w:rPr>
              <w:t>Die vollständige Liste der Anspruchsvoraussetzungen finden Sie in Ihre</w:t>
            </w:r>
            <w:sdt>
              <w:sdtPr>
                <w:tag w:val="goog_rdk_17"/>
                <w:id w:val="-1029823796"/>
              </w:sdtPr>
              <w:sdtEndPr/>
              <w:sdtContent>
                <w:ins w:id="15" w:author="Author">
                  <w:r>
                    <w:rPr>
                      <w:sz w:val="20"/>
                      <w:szCs w:val="20"/>
                    </w:rPr>
                    <w:t>r</w:t>
                  </w:r>
                </w:ins>
              </w:sdtContent>
            </w:sdt>
            <w:sdt>
              <w:sdtPr>
                <w:tag w:val="goog_rdk_18"/>
                <w:id w:val="-1372148373"/>
              </w:sdtPr>
              <w:sdtEndPr/>
              <w:sdtContent>
                <w:del w:id="16" w:author="Author">
                  <w:r>
                    <w:rPr>
                      <w:sz w:val="20"/>
                      <w:szCs w:val="20"/>
                    </w:rPr>
                    <w:delText>n</w:delText>
                  </w:r>
                </w:del>
              </w:sdtContent>
            </w:sdt>
            <w:r>
              <w:rPr>
                <w:sz w:val="20"/>
                <w:szCs w:val="20"/>
              </w:rPr>
              <w:t xml:space="preserve"> Police.</w:t>
            </w:r>
          </w:p>
          <w:p w:rsidR="00E52386" w:rsidRDefault="00E52386">
            <w:pPr>
              <w:ind w:left="360"/>
              <w:rPr>
                <w:sz w:val="20"/>
                <w:szCs w:val="20"/>
              </w:rPr>
            </w:pPr>
          </w:p>
          <w:p w:rsidR="00E52386" w:rsidRDefault="00B54FC0">
            <w:pPr>
              <w:rPr>
                <w:b/>
                <w:bCs/>
                <w:sz w:val="20"/>
                <w:szCs w:val="20"/>
              </w:rPr>
            </w:pPr>
            <w:r>
              <w:rPr>
                <w:b/>
                <w:bCs/>
                <w:sz w:val="20"/>
                <w:szCs w:val="20"/>
              </w:rPr>
              <w:t xml:space="preserve">Nachfolgend finden Sie </w:t>
            </w:r>
            <w:r>
              <w:rPr>
                <w:b/>
                <w:bCs/>
                <w:sz w:val="20"/>
                <w:szCs w:val="20"/>
                <w:u w:val="single"/>
              </w:rPr>
              <w:t>spezifische Informationen</w:t>
            </w:r>
            <w:r>
              <w:rPr>
                <w:b/>
                <w:bCs/>
                <w:sz w:val="20"/>
                <w:szCs w:val="20"/>
              </w:rPr>
              <w:t xml:space="preserve"> zu dem von Ihnen erworbenen Produkt: </w:t>
            </w:r>
          </w:p>
          <w:p w:rsidR="00E52386" w:rsidRDefault="00E52386">
            <w:pPr>
              <w:rPr>
                <w:b/>
                <w:bCs/>
              </w:rPr>
            </w:pPr>
          </w:p>
          <w:p w:rsidR="00E52386" w:rsidRDefault="00B54FC0">
            <w:pPr>
              <w:rPr>
                <w:b/>
                <w:bCs/>
                <w:color w:val="002060"/>
                <w:sz w:val="20"/>
                <w:szCs w:val="20"/>
              </w:rPr>
            </w:pPr>
            <w:r>
              <w:rPr>
                <w:b/>
                <w:bCs/>
                <w:color w:val="002060"/>
                <w:sz w:val="20"/>
                <w:szCs w:val="20"/>
              </w:rPr>
              <w:t>Reiseversicherung</w:t>
            </w:r>
          </w:p>
          <w:p w:rsidR="00E52386" w:rsidRDefault="00B54FC0">
            <w:pPr>
              <w:numPr>
                <w:ilvl w:val="0"/>
                <w:numId w:val="2"/>
              </w:numPr>
              <w:pBdr>
                <w:top w:val="nil"/>
                <w:left w:val="nil"/>
                <w:bottom w:val="nil"/>
                <w:right w:val="nil"/>
                <w:between w:val="nil"/>
              </w:pBdr>
              <w:jc w:val="both"/>
              <w:rPr>
                <w:color w:val="000000"/>
                <w:sz w:val="20"/>
                <w:szCs w:val="20"/>
              </w:rPr>
            </w:pPr>
            <w:bookmarkStart w:id="17" w:name="_heading=h.snbgymeta62b" w:colFirst="0" w:colLast="0"/>
            <w:bookmarkEnd w:id="17"/>
            <w:r>
              <w:rPr>
                <w:color w:val="000000"/>
                <w:sz w:val="20"/>
                <w:szCs w:val="20"/>
              </w:rPr>
              <w:t xml:space="preserve">Alle versicherten Personen müssen am Tag der Abreise </w:t>
            </w:r>
            <w:sdt>
              <w:sdtPr>
                <w:tag w:val="goog_rdk_19"/>
                <w:id w:val="1358271149"/>
              </w:sdtPr>
              <w:sdtEndPr/>
              <w:sdtContent>
                <w:ins w:id="18" w:author="Author">
                  <w:r>
                    <w:rPr>
                      <w:color w:val="000000"/>
                      <w:sz w:val="20"/>
                      <w:szCs w:val="20"/>
                    </w:rPr>
                    <w:t xml:space="preserve">für die </w:t>
                  </w:r>
                  <w:r>
                    <w:rPr>
                      <w:b/>
                      <w:bCs/>
                      <w:color w:val="000000"/>
                      <w:sz w:val="20"/>
                      <w:szCs w:val="20"/>
                    </w:rPr>
                    <w:t>Reiserücktrittsversicherung</w:t>
                  </w:r>
                  <w:r>
                    <w:rPr>
                      <w:color w:val="000000"/>
                      <w:sz w:val="20"/>
                      <w:szCs w:val="20"/>
                    </w:rPr>
                    <w:t xml:space="preserve"> </w:t>
                  </w:r>
                </w:ins>
              </w:sdtContent>
            </w:sdt>
            <w:r>
              <w:rPr>
                <w:color w:val="000000"/>
                <w:sz w:val="20"/>
                <w:szCs w:val="20"/>
              </w:rPr>
              <w:t>unter 76 Jahre</w:t>
            </w:r>
            <w:sdt>
              <w:sdtPr>
                <w:tag w:val="goog_rdk_20"/>
                <w:id w:val="729231233"/>
              </w:sdtPr>
              <w:sdtEndPr/>
              <w:sdtContent>
                <w:ins w:id="19" w:author="Author">
                  <w:r>
                    <w:rPr>
                      <w:color w:val="000000"/>
                      <w:sz w:val="20"/>
                      <w:szCs w:val="20"/>
                    </w:rPr>
                    <w:t>n</w:t>
                  </w:r>
                </w:ins>
              </w:sdtContent>
            </w:sdt>
            <w:sdt>
              <w:sdtPr>
                <w:tag w:val="goog_rdk_21"/>
                <w:id w:val="-1933345492"/>
              </w:sdtPr>
              <w:sdtEndPr/>
              <w:sdtContent>
                <w:del w:id="20" w:author="Author">
                  <w:r>
                    <w:rPr>
                      <w:color w:val="000000"/>
                      <w:sz w:val="20"/>
                      <w:szCs w:val="20"/>
                    </w:rPr>
                    <w:delText xml:space="preserve"> alt sein, für den </w:delText>
                  </w:r>
                  <w:r>
                    <w:rPr>
                      <w:b/>
                      <w:bCs/>
                      <w:color w:val="000000"/>
                      <w:sz w:val="20"/>
                      <w:szCs w:val="20"/>
                    </w:rPr>
                    <w:delText>Reiserücktrittsversicherung</w:delText>
                  </w:r>
                  <w:r>
                    <w:rPr>
                      <w:color w:val="000000"/>
                      <w:sz w:val="20"/>
                      <w:szCs w:val="20"/>
                    </w:rPr>
                    <w:delText xml:space="preserve">, den </w:delText>
                  </w:r>
                  <w:r>
                    <w:rPr>
                      <w:b/>
                      <w:bCs/>
                      <w:color w:val="000000"/>
                      <w:sz w:val="20"/>
                      <w:szCs w:val="20"/>
                    </w:rPr>
                    <w:delText>Reiseschutz «Basic»</w:delText>
                  </w:r>
                  <w:r>
                    <w:rPr>
                      <w:color w:val="000000"/>
                      <w:sz w:val="20"/>
                      <w:szCs w:val="20"/>
                    </w:rPr>
                    <w:delText xml:space="preserve">, den </w:delText>
                  </w:r>
                  <w:r>
                    <w:rPr>
                      <w:b/>
                      <w:bCs/>
                      <w:color w:val="000000"/>
                      <w:sz w:val="20"/>
                      <w:szCs w:val="20"/>
                    </w:rPr>
                    <w:delText>Reiseschutz «Plus»</w:delText>
                  </w:r>
                  <w:r>
                    <w:rPr>
                      <w:color w:val="000000"/>
                      <w:sz w:val="20"/>
                      <w:szCs w:val="20"/>
                    </w:rPr>
                    <w:delText>,</w:delText>
                  </w:r>
                </w:del>
              </w:sdtContent>
            </w:sdt>
            <w:r>
              <w:rPr>
                <w:color w:val="000000"/>
                <w:sz w:val="20"/>
                <w:szCs w:val="20"/>
              </w:rPr>
              <w:t xml:space="preserve"> und</w:t>
            </w:r>
            <w:sdt>
              <w:sdtPr>
                <w:tag w:val="goog_rdk_22"/>
                <w:id w:val="662549061"/>
              </w:sdtPr>
              <w:sdtEndPr/>
              <w:sdtContent>
                <w:ins w:id="21" w:author="Author">
                  <w:r>
                    <w:rPr>
                      <w:color w:val="000000"/>
                      <w:sz w:val="20"/>
                      <w:szCs w:val="20"/>
                    </w:rPr>
                    <w:t xml:space="preserve"> </w:t>
                  </w:r>
                </w:ins>
              </w:sdtContent>
            </w:sdt>
            <w:sdt>
              <w:sdtPr>
                <w:tag w:val="goog_rdk_23"/>
                <w:id w:val="493207689"/>
              </w:sdtPr>
              <w:sdtEndPr/>
              <w:sdtContent>
                <w:del w:id="22" w:author="Author">
                  <w:r>
                    <w:rPr>
                      <w:color w:val="000000"/>
                      <w:sz w:val="20"/>
                      <w:szCs w:val="20"/>
                    </w:rPr>
                    <w:delText xml:space="preserve"> am Tag der Abreise </w:delText>
                  </w:r>
                </w:del>
              </w:sdtContent>
            </w:sdt>
            <w:r>
              <w:rPr>
                <w:color w:val="000000"/>
                <w:sz w:val="20"/>
                <w:szCs w:val="20"/>
              </w:rPr>
              <w:t xml:space="preserve">für den </w:t>
            </w:r>
            <w:r>
              <w:rPr>
                <w:b/>
                <w:bCs/>
                <w:color w:val="000000"/>
                <w:sz w:val="20"/>
                <w:szCs w:val="20"/>
              </w:rPr>
              <w:t>Reiseschutz</w:t>
            </w:r>
            <w:r>
              <w:rPr>
                <w:color w:val="000000"/>
                <w:sz w:val="20"/>
                <w:szCs w:val="20"/>
              </w:rPr>
              <w:t xml:space="preserve"> </w:t>
            </w:r>
            <w:sdt>
              <w:sdtPr>
                <w:tag w:val="goog_rdk_24"/>
                <w:id w:val="1279326489"/>
              </w:sdtPr>
              <w:sdtEndPr/>
              <w:sdtContent>
                <w:del w:id="23" w:author="Author">
                  <w:r>
                    <w:rPr>
                      <w:color w:val="000000"/>
                      <w:sz w:val="20"/>
                      <w:szCs w:val="20"/>
                    </w:rPr>
                    <w:delText xml:space="preserve">und den </w:delText>
                  </w:r>
                  <w:r>
                    <w:rPr>
                      <w:b/>
                      <w:bCs/>
                      <w:color w:val="000000"/>
                      <w:sz w:val="20"/>
                      <w:szCs w:val="20"/>
                    </w:rPr>
                    <w:delText xml:space="preserve">Reiseschutz «Premium» </w:delText>
                  </w:r>
                </w:del>
              </w:sdtContent>
            </w:sdt>
            <w:r>
              <w:rPr>
                <w:color w:val="000000"/>
                <w:sz w:val="20"/>
                <w:szCs w:val="20"/>
              </w:rPr>
              <w:t>unter 66 Jahre</w:t>
            </w:r>
            <w:sdt>
              <w:sdtPr>
                <w:tag w:val="goog_rdk_25"/>
                <w:id w:val="-1139218036"/>
              </w:sdtPr>
              <w:sdtEndPr/>
              <w:sdtContent>
                <w:ins w:id="24" w:author="Author">
                  <w:r>
                    <w:rPr>
                      <w:color w:val="000000"/>
                      <w:sz w:val="20"/>
                      <w:szCs w:val="20"/>
                    </w:rPr>
                    <w:t>n</w:t>
                  </w:r>
                </w:ins>
              </w:sdtContent>
            </w:sdt>
            <w:r>
              <w:rPr>
                <w:color w:val="000000"/>
                <w:sz w:val="20"/>
                <w:szCs w:val="20"/>
              </w:rPr>
              <w:t xml:space="preserve"> alt sein.</w:t>
            </w:r>
          </w:p>
          <w:p w:rsidR="00E52386" w:rsidRDefault="00B54FC0">
            <w:pPr>
              <w:numPr>
                <w:ilvl w:val="0"/>
                <w:numId w:val="2"/>
              </w:numPr>
              <w:pBdr>
                <w:top w:val="nil"/>
                <w:left w:val="nil"/>
                <w:bottom w:val="nil"/>
                <w:right w:val="nil"/>
                <w:between w:val="nil"/>
              </w:pBdr>
              <w:jc w:val="both"/>
              <w:rPr>
                <w:color w:val="000000"/>
                <w:sz w:val="20"/>
                <w:szCs w:val="20"/>
              </w:rPr>
            </w:pPr>
            <w:r>
              <w:rPr>
                <w:color w:val="000000"/>
                <w:sz w:val="20"/>
                <w:szCs w:val="20"/>
              </w:rPr>
              <w:t xml:space="preserve">Der </w:t>
            </w:r>
            <w:r>
              <w:rPr>
                <w:b/>
                <w:bCs/>
                <w:color w:val="000000"/>
                <w:sz w:val="20"/>
                <w:szCs w:val="20"/>
              </w:rPr>
              <w:t>Reiseschutz</w:t>
            </w:r>
            <w:sdt>
              <w:sdtPr>
                <w:tag w:val="goog_rdk_26"/>
                <w:id w:val="-1251461433"/>
              </w:sdtPr>
              <w:sdtEndPr/>
              <w:sdtContent>
                <w:del w:id="25" w:author="Author">
                  <w:r>
                    <w:rPr>
                      <w:color w:val="000000"/>
                      <w:sz w:val="20"/>
                      <w:szCs w:val="20"/>
                    </w:rPr>
                    <w:delText xml:space="preserve"> und den </w:delText>
                  </w:r>
                  <w:r>
                    <w:rPr>
                      <w:b/>
                      <w:bCs/>
                      <w:color w:val="000000"/>
                      <w:sz w:val="20"/>
                      <w:szCs w:val="20"/>
                    </w:rPr>
                    <w:delText>Reiseschutz «</w:delText>
                  </w:r>
                </w:del>
              </w:sdtContent>
            </w:sdt>
            <w:sdt>
              <w:sdtPr>
                <w:tag w:val="goog_rdk_27"/>
                <w:id w:val="1344173834"/>
              </w:sdtPr>
              <w:sdtEndPr/>
              <w:sdtContent>
                <w:ins w:id="26" w:author="Author">
                  <w:r>
                    <w:rPr>
                      <w:b/>
                      <w:bCs/>
                      <w:color w:val="000000"/>
                      <w:sz w:val="20"/>
                      <w:szCs w:val="20"/>
                    </w:rPr>
                    <w:t xml:space="preserve"> </w:t>
                  </w:r>
                </w:ins>
              </w:sdtContent>
            </w:sdt>
            <w:sdt>
              <w:sdtPr>
                <w:tag w:val="goog_rdk_28"/>
                <w:id w:val="205122553"/>
              </w:sdtPr>
              <w:sdtEndPr/>
              <w:sdtContent>
                <w:del w:id="27" w:author="Author">
                  <w:r>
                    <w:rPr>
                      <w:b/>
                      <w:bCs/>
                      <w:color w:val="000000"/>
                      <w:sz w:val="20"/>
                      <w:szCs w:val="20"/>
                    </w:rPr>
                    <w:delText xml:space="preserve">Premium» </w:delText>
                  </w:r>
                  <w:r>
                    <w:rPr>
                      <w:color w:val="000000"/>
                      <w:sz w:val="20"/>
                      <w:szCs w:val="20"/>
                    </w:rPr>
                    <w:delText xml:space="preserve"> bieten </w:delText>
                  </w:r>
                </w:del>
              </w:sdtContent>
            </w:sdt>
            <w:sdt>
              <w:sdtPr>
                <w:tag w:val="goog_rdk_29"/>
                <w:id w:val="-437060137"/>
              </w:sdtPr>
              <w:sdtEndPr/>
              <w:sdtContent>
                <w:ins w:id="28" w:author="Author">
                  <w:r>
                    <w:rPr>
                      <w:color w:val="000000"/>
                      <w:sz w:val="20"/>
                      <w:szCs w:val="20"/>
                    </w:rPr>
                    <w:t xml:space="preserve">bietet </w:t>
                  </w:r>
                </w:ins>
              </w:sdtContent>
            </w:sdt>
            <w:r>
              <w:rPr>
                <w:color w:val="000000"/>
                <w:sz w:val="20"/>
                <w:szCs w:val="20"/>
              </w:rPr>
              <w:t xml:space="preserve">eine Deckung von insgesamt bis zu </w:t>
            </w:r>
            <w:r>
              <w:rPr>
                <w:b/>
                <w:bCs/>
                <w:color w:val="000000"/>
                <w:sz w:val="20"/>
                <w:szCs w:val="20"/>
              </w:rPr>
              <w:t>CHF 200</w:t>
            </w:r>
            <w:sdt>
              <w:sdtPr>
                <w:tag w:val="goog_rdk_30"/>
                <w:id w:val="-1280926602"/>
              </w:sdtPr>
              <w:sdtEndPr/>
              <w:sdtContent>
                <w:ins w:id="29" w:author="Author">
                  <w:r>
                    <w:rPr>
                      <w:b/>
                      <w:bCs/>
                      <w:color w:val="000000"/>
                      <w:sz w:val="20"/>
                      <w:szCs w:val="20"/>
                    </w:rPr>
                    <w:t>’</w:t>
                  </w:r>
                </w:ins>
              </w:sdtContent>
            </w:sdt>
            <w:sdt>
              <w:sdtPr>
                <w:tag w:val="goog_rdk_31"/>
                <w:id w:val="-1337087456"/>
              </w:sdtPr>
              <w:sdtEndPr/>
              <w:sdtContent>
                <w:del w:id="30" w:author="Author">
                  <w:r>
                    <w:rPr>
                      <w:b/>
                      <w:bCs/>
                      <w:color w:val="000000"/>
                      <w:sz w:val="20"/>
                      <w:szCs w:val="20"/>
                    </w:rPr>
                    <w:delText>,</w:delText>
                  </w:r>
                </w:del>
              </w:sdtContent>
            </w:sdt>
            <w:r>
              <w:rPr>
                <w:b/>
                <w:bCs/>
                <w:color w:val="000000"/>
                <w:sz w:val="20"/>
                <w:szCs w:val="20"/>
              </w:rPr>
              <w:t>000</w:t>
            </w:r>
            <w:r>
              <w:rPr>
                <w:color w:val="000000"/>
                <w:sz w:val="20"/>
                <w:szCs w:val="20"/>
              </w:rPr>
              <w:t xml:space="preserve"> sowohl für </w:t>
            </w:r>
            <w:sdt>
              <w:sdtPr>
                <w:tag w:val="goog_rdk_32"/>
                <w:id w:val="-307330873"/>
              </w:sdtPr>
              <w:sdtEndPr/>
              <w:sdtContent/>
            </w:sdt>
            <w:r>
              <w:rPr>
                <w:b/>
                <w:bCs/>
                <w:color w:val="000000"/>
                <w:sz w:val="20"/>
                <w:szCs w:val="20"/>
              </w:rPr>
              <w:t>B1</w:t>
            </w:r>
            <w:sdt>
              <w:sdtPr>
                <w:tag w:val="goog_rdk_33"/>
                <w:id w:val="-1254693072"/>
              </w:sdtPr>
              <w:sdtEndPr/>
              <w:sdtContent>
                <w:ins w:id="31" w:author="Author">
                  <w:r>
                    <w:rPr>
                      <w:b/>
                      <w:bCs/>
                      <w:color w:val="000000"/>
                      <w:sz w:val="20"/>
                      <w:szCs w:val="20"/>
                    </w:rPr>
                    <w:t xml:space="preserve"> </w:t>
                  </w:r>
                </w:ins>
              </w:sdtContent>
            </w:sdt>
            <w:r>
              <w:rPr>
                <w:b/>
                <w:bCs/>
                <w:color w:val="000000"/>
                <w:sz w:val="20"/>
                <w:szCs w:val="20"/>
              </w:rPr>
              <w:t>-</w:t>
            </w:r>
            <w:r>
              <w:rPr>
                <w:color w:val="000000"/>
                <w:sz w:val="20"/>
                <w:szCs w:val="20"/>
              </w:rPr>
              <w:t xml:space="preserve"> </w:t>
            </w:r>
            <w:r>
              <w:rPr>
                <w:b/>
                <w:bCs/>
                <w:color w:val="000000"/>
                <w:sz w:val="20"/>
                <w:szCs w:val="20"/>
              </w:rPr>
              <w:t xml:space="preserve">Kosten in medizinischen Notfällen </w:t>
            </w:r>
            <w:sdt>
              <w:sdtPr>
                <w:tag w:val="goog_rdk_34"/>
                <w:id w:val="363828164"/>
              </w:sdtPr>
              <w:sdtEndPr/>
              <w:sdtContent>
                <w:del w:id="32" w:author="Author">
                  <w:r>
                    <w:rPr>
                      <w:color w:val="000000"/>
                      <w:sz w:val="20"/>
                      <w:szCs w:val="20"/>
                    </w:rPr>
                    <w:delText>für</w:delText>
                  </w:r>
                  <w:r>
                    <w:rPr>
                      <w:b/>
                      <w:bCs/>
                      <w:color w:val="000000"/>
                      <w:sz w:val="20"/>
                      <w:szCs w:val="20"/>
                    </w:rPr>
                    <w:delText xml:space="preserve"> </w:delText>
                  </w:r>
                </w:del>
              </w:sdtContent>
            </w:sdt>
            <w:sdt>
              <w:sdtPr>
                <w:tag w:val="goog_rdk_35"/>
                <w:id w:val="2048667257"/>
              </w:sdtPr>
              <w:sdtEndPr/>
              <w:sdtContent>
                <w:ins w:id="33" w:author="Author">
                  <w:r>
                    <w:rPr>
                      <w:color w:val="000000"/>
                      <w:sz w:val="20"/>
                      <w:szCs w:val="20"/>
                    </w:rPr>
                    <w:t>als auch für</w:t>
                  </w:r>
                  <w:r>
                    <w:rPr>
                      <w:b/>
                      <w:bCs/>
                      <w:color w:val="000000"/>
                      <w:sz w:val="20"/>
                      <w:szCs w:val="20"/>
                    </w:rPr>
                    <w:t xml:space="preserve"> </w:t>
                  </w:r>
                </w:ins>
              </w:sdtContent>
            </w:sdt>
            <w:r>
              <w:rPr>
                <w:b/>
                <w:bCs/>
                <w:color w:val="000000"/>
                <w:sz w:val="20"/>
                <w:szCs w:val="20"/>
              </w:rPr>
              <w:t>B2 - Evakuierung &amp; Überführung in medizinischen Notfällen</w:t>
            </w:r>
            <w:r>
              <w:rPr>
                <w:color w:val="000000"/>
                <w:sz w:val="20"/>
                <w:szCs w:val="20"/>
              </w:rPr>
              <w:t xml:space="preserve">, </w:t>
            </w:r>
            <w:sdt>
              <w:sdtPr>
                <w:tag w:val="goog_rdk_36"/>
                <w:id w:val="1813750724"/>
              </w:sdtPr>
              <w:sdtEndPr/>
              <w:sdtContent/>
            </w:sdt>
            <w:r>
              <w:rPr>
                <w:color w:val="000000"/>
                <w:sz w:val="20"/>
                <w:szCs w:val="20"/>
              </w:rPr>
              <w:t>wenn bei einer versicherten Person während ihrer Reise COVID-19 diagnostiziert wird.</w:t>
            </w:r>
          </w:p>
          <w:p w:rsidR="00E52386" w:rsidRDefault="00E52386">
            <w:pPr>
              <w:pBdr>
                <w:top w:val="nil"/>
                <w:left w:val="nil"/>
                <w:bottom w:val="nil"/>
                <w:right w:val="nil"/>
                <w:between w:val="nil"/>
              </w:pBdr>
              <w:ind w:left="360"/>
              <w:rPr>
                <w:color w:val="000000"/>
                <w:sz w:val="20"/>
                <w:szCs w:val="20"/>
              </w:rPr>
            </w:pPr>
          </w:p>
          <w:sdt>
            <w:sdtPr>
              <w:tag w:val="goog_rdk_45"/>
              <w:id w:val="665112243"/>
            </w:sdtPr>
            <w:sdtEndPr/>
            <w:sdtContent>
              <w:p w:rsidR="00E52386" w:rsidRDefault="006914C5">
                <w:pPr>
                  <w:rPr>
                    <w:del w:id="34" w:author="Author"/>
                    <w:b/>
                    <w:bCs/>
                    <w:color w:val="002060"/>
                    <w:sz w:val="20"/>
                    <w:szCs w:val="20"/>
                  </w:rPr>
                </w:pPr>
                <w:sdt>
                  <w:sdtPr>
                    <w:tag w:val="goog_rdk_38"/>
                    <w:id w:val="1173112845"/>
                  </w:sdtPr>
                  <w:sdtEndPr/>
                  <w:sdtContent>
                    <w:ins w:id="35" w:author="Author">
                      <w:r w:rsidR="00B54FC0">
                        <w:rPr>
                          <w:b/>
                          <w:bCs/>
                          <w:color w:val="002060"/>
                          <w:sz w:val="20"/>
                          <w:szCs w:val="20"/>
                        </w:rPr>
                        <w:t>«</w:t>
                      </w:r>
                    </w:ins>
                  </w:sdtContent>
                </w:sdt>
                <w:sdt>
                  <w:sdtPr>
                    <w:tag w:val="goog_rdk_39"/>
                    <w:id w:val="-782281149"/>
                  </w:sdtPr>
                  <w:sdtEndPr/>
                  <w:sdtContent>
                    <w:del w:id="36" w:author="Author">
                      <w:r w:rsidR="00B54FC0">
                        <w:rPr>
                          <w:b/>
                          <w:bCs/>
                          <w:color w:val="002060"/>
                          <w:sz w:val="20"/>
                          <w:szCs w:val="20"/>
                        </w:rPr>
                        <w:delText>„</w:delText>
                      </w:r>
                    </w:del>
                  </w:sdtContent>
                </w:sdt>
                <w:r w:rsidR="00B54FC0">
                  <w:rPr>
                    <w:b/>
                    <w:bCs/>
                    <w:color w:val="002060"/>
                    <w:sz w:val="20"/>
                    <w:szCs w:val="20"/>
                  </w:rPr>
                  <w:t>Plus</w:t>
                </w:r>
                <w:sdt>
                  <w:sdtPr>
                    <w:tag w:val="goog_rdk_40"/>
                    <w:id w:val="-1490754614"/>
                  </w:sdtPr>
                  <w:sdtEndPr/>
                  <w:sdtContent>
                    <w:ins w:id="37" w:author="Author">
                      <w:r w:rsidR="00B54FC0">
                        <w:rPr>
                          <w:b/>
                          <w:bCs/>
                          <w:color w:val="002060"/>
                          <w:sz w:val="20"/>
                          <w:szCs w:val="20"/>
                        </w:rPr>
                        <w:t>»</w:t>
                      </w:r>
                    </w:ins>
                  </w:sdtContent>
                </w:sdt>
                <w:sdt>
                  <w:sdtPr>
                    <w:tag w:val="goog_rdk_41"/>
                    <w:id w:val="-558958444"/>
                  </w:sdtPr>
                  <w:sdtEndPr/>
                  <w:sdtContent>
                    <w:del w:id="38" w:author="Author">
                      <w:r w:rsidR="00B54FC0">
                        <w:rPr>
                          <w:b/>
                          <w:bCs/>
                          <w:color w:val="002060"/>
                          <w:sz w:val="20"/>
                          <w:szCs w:val="20"/>
                        </w:rPr>
                        <w:delText>“</w:delText>
                      </w:r>
                    </w:del>
                  </w:sdtContent>
                </w:sdt>
                <w:sdt>
                  <w:sdtPr>
                    <w:tag w:val="goog_rdk_42"/>
                    <w:id w:val="-1307503492"/>
                  </w:sdtPr>
                  <w:sdtEndPr/>
                  <w:sdtContent/>
                </w:sdt>
                <w:r w:rsidR="00B54FC0">
                  <w:rPr>
                    <w:b/>
                    <w:bCs/>
                    <w:color w:val="002060"/>
                    <w:sz w:val="20"/>
                    <w:szCs w:val="20"/>
                  </w:rPr>
                  <w:t>-Autoschutzplan</w:t>
                </w:r>
                <w:sdt>
                  <w:sdtPr>
                    <w:tag w:val="goog_rdk_43"/>
                    <w:id w:val="-114188598"/>
                  </w:sdtPr>
                  <w:sdtEndPr/>
                  <w:sdtContent>
                    <w:del w:id="39" w:author="Author">
                      <w:r w:rsidR="00B54FC0">
                        <w:rPr>
                          <w:b/>
                          <w:bCs/>
                          <w:color w:val="002060"/>
                          <w:sz w:val="20"/>
                          <w:szCs w:val="20"/>
                        </w:rPr>
                        <w:delText xml:space="preserve"> und „Premier“</w:delText>
                      </w:r>
                    </w:del>
                    <w:sdt>
                      <w:sdtPr>
                        <w:tag w:val="goog_rdk_44"/>
                        <w:id w:val="-688901296"/>
                      </w:sdtPr>
                      <w:sdtEndPr/>
                      <w:sdtContent/>
                    </w:sdt>
                    <w:del w:id="40" w:author="Author">
                      <w:r w:rsidR="00B54FC0">
                        <w:rPr>
                          <w:b/>
                          <w:bCs/>
                          <w:color w:val="002060"/>
                          <w:sz w:val="20"/>
                          <w:szCs w:val="20"/>
                        </w:rPr>
                        <w:delText xml:space="preserve">-Autoschutzplan </w:delText>
                      </w:r>
                    </w:del>
                  </w:sdtContent>
                </w:sdt>
              </w:p>
            </w:sdtContent>
          </w:sdt>
          <w:sdt>
            <w:sdtPr>
              <w:tag w:val="goog_rdk_48"/>
              <w:id w:val="-1040671164"/>
            </w:sdtPr>
            <w:sdtEndPr/>
            <w:sdtContent>
              <w:p w:rsidR="00E52386" w:rsidRDefault="006914C5">
                <w:pPr>
                  <w:rPr>
                    <w:ins w:id="41" w:author="Author"/>
                    <w:b/>
                    <w:bCs/>
                    <w:color w:val="002060"/>
                    <w:sz w:val="20"/>
                    <w:szCs w:val="20"/>
                  </w:rPr>
                </w:pPr>
                <w:sdt>
                  <w:sdtPr>
                    <w:tag w:val="goog_rdk_47"/>
                    <w:id w:val="-1693894333"/>
                  </w:sdtPr>
                  <w:sdtEndPr/>
                  <w:sdtContent/>
                </w:sdt>
              </w:p>
            </w:sdtContent>
          </w:sdt>
          <w:sdt>
            <w:sdtPr>
              <w:tag w:val="goog_rdk_49"/>
              <w:id w:val="-100872241"/>
            </w:sdtPr>
            <w:sdtEndPr/>
            <w:sdtContent>
              <w:p w:rsidR="00E52386" w:rsidRPr="00D06DC3" w:rsidRDefault="00B54FC0">
                <w:pPr>
                  <w:rPr>
                    <w:rPrChange w:id="42" w:author="Author">
                      <w:rPr>
                        <w:color w:val="000000"/>
                        <w:sz w:val="20"/>
                        <w:szCs w:val="20"/>
                      </w:rPr>
                    </w:rPrChange>
                  </w:rPr>
                  <w:pPrChange w:id="43" w:author="Author">
                    <w:pPr>
                      <w:numPr>
                        <w:numId w:val="1"/>
                      </w:numPr>
                      <w:pBdr>
                        <w:top w:val="nil"/>
                        <w:left w:val="nil"/>
                        <w:bottom w:val="nil"/>
                        <w:right w:val="nil"/>
                        <w:between w:val="nil"/>
                      </w:pBdr>
                      <w:ind w:left="360" w:hanging="360"/>
                      <w:jc w:val="both"/>
                    </w:pPr>
                  </w:pPrChange>
                </w:pPr>
                <w:r>
                  <w:rPr>
                    <w:color w:val="000000"/>
                    <w:sz w:val="20"/>
                    <w:szCs w:val="20"/>
                  </w:rPr>
                  <w:t xml:space="preserve">Alle Versicherten müssen mindestens 18 Jahre alt sein und im Besitz eines gültigen Führerscheins sein, der sie zum Führen von Fahrzeugen im jeweiligen Land berechtigt. Dies gilt auch für zusätzliche Fahrer, die Sie Ihrem Mietvertrag hinzufügen. </w:t>
                </w:r>
              </w:p>
            </w:sdtContent>
          </w:sdt>
          <w:p w:rsidR="00E52386" w:rsidRDefault="00B54FC0">
            <w:pPr>
              <w:numPr>
                <w:ilvl w:val="0"/>
                <w:numId w:val="1"/>
              </w:numPr>
              <w:pBdr>
                <w:top w:val="nil"/>
                <w:left w:val="nil"/>
                <w:bottom w:val="nil"/>
                <w:right w:val="nil"/>
                <w:between w:val="nil"/>
              </w:pBdr>
              <w:jc w:val="both"/>
              <w:rPr>
                <w:color w:val="000000"/>
                <w:sz w:val="20"/>
                <w:szCs w:val="20"/>
              </w:rPr>
            </w:pPr>
            <w:r>
              <w:rPr>
                <w:color w:val="000000"/>
                <w:sz w:val="20"/>
                <w:szCs w:val="20"/>
              </w:rPr>
              <w:t>Diese Police ersetzt weder Ihre Kfz-Versicherungspolice noch ist sie eine Primärschadenversicherung, die das Mietfahrzeug selbst abdeckt. Diese Police deckt nur den Betrag, für den Sie gemä</w:t>
            </w:r>
            <w:sdt>
              <w:sdtPr>
                <w:tag w:val="goog_rdk_50"/>
                <w:id w:val="1999515840"/>
              </w:sdtPr>
              <w:sdtEndPr/>
              <w:sdtContent>
                <w:ins w:id="44" w:author="Author">
                  <w:r>
                    <w:rPr>
                      <w:color w:val="000000"/>
                      <w:sz w:val="20"/>
                      <w:szCs w:val="20"/>
                    </w:rPr>
                    <w:t>ss</w:t>
                  </w:r>
                </w:ins>
              </w:sdtContent>
            </w:sdt>
            <w:sdt>
              <w:sdtPr>
                <w:tag w:val="goog_rdk_51"/>
                <w:id w:val="1140513212"/>
              </w:sdtPr>
              <w:sdtEndPr/>
              <w:sdtContent>
                <w:del w:id="45" w:author="Author">
                  <w:r>
                    <w:rPr>
                      <w:color w:val="000000"/>
                      <w:sz w:val="20"/>
                      <w:szCs w:val="20"/>
                    </w:rPr>
                    <w:delText>ß</w:delText>
                  </w:r>
                </w:del>
              </w:sdtContent>
            </w:sdt>
            <w:r>
              <w:rPr>
                <w:color w:val="000000"/>
                <w:sz w:val="20"/>
                <w:szCs w:val="20"/>
              </w:rPr>
              <w:t xml:space="preserve"> den Bedingungen Ihres Mietvertrags bis zu dem in der Versicherungspolice angegebenen Betrag verantwortlich sind, und nicht den vollen Wert des Mietwagens selbst.</w:t>
            </w:r>
          </w:p>
          <w:p w:rsidR="00E52386" w:rsidRDefault="00B54FC0">
            <w:pPr>
              <w:numPr>
                <w:ilvl w:val="0"/>
                <w:numId w:val="1"/>
              </w:numPr>
              <w:pBdr>
                <w:top w:val="nil"/>
                <w:left w:val="nil"/>
                <w:bottom w:val="nil"/>
                <w:right w:val="nil"/>
                <w:between w:val="nil"/>
              </w:pBdr>
              <w:jc w:val="both"/>
              <w:rPr>
                <w:color w:val="000000"/>
                <w:sz w:val="20"/>
                <w:szCs w:val="20"/>
              </w:rPr>
            </w:pPr>
            <w:r>
              <w:rPr>
                <w:color w:val="000000"/>
                <w:sz w:val="20"/>
                <w:szCs w:val="20"/>
              </w:rPr>
              <w:t xml:space="preserve">Wir haben eine Liste mit den </w:t>
            </w:r>
            <w:r>
              <w:rPr>
                <w:rFonts w:ascii="Arimo" w:eastAsia="Arimo" w:hAnsi="Arimo" w:cs="Arimo"/>
                <w:b/>
                <w:bCs/>
                <w:color w:val="002060"/>
                <w:sz w:val="28"/>
                <w:szCs w:val="28"/>
              </w:rPr>
              <w:t>i</w:t>
            </w:r>
            <w:r>
              <w:rPr>
                <w:rFonts w:ascii="Times New Roman" w:eastAsia="Times New Roman" w:hAnsi="Times New Roman" w:cs="Times New Roman"/>
                <w:b/>
                <w:bCs/>
                <w:color w:val="002060"/>
                <w:sz w:val="28"/>
                <w:szCs w:val="28"/>
              </w:rPr>
              <w:t xml:space="preserve"> </w:t>
            </w:r>
            <w:r>
              <w:rPr>
                <w:b/>
                <w:bCs/>
                <w:color w:val="002060"/>
                <w:sz w:val="20"/>
                <w:szCs w:val="20"/>
              </w:rPr>
              <w:t>Wichtige Tipps bei der Abholung Ihres Mietwagens</w:t>
            </w:r>
            <w:r>
              <w:rPr>
                <w:color w:val="000000"/>
                <w:sz w:val="20"/>
                <w:szCs w:val="20"/>
              </w:rPr>
              <w:t>; bitte lesen Sie diese Liste durch, bevor Sie Ihren Mietwagen abholen.</w:t>
            </w:r>
          </w:p>
        </w:tc>
      </w:tr>
    </w:tbl>
    <w:p w:rsidR="00E52386" w:rsidRDefault="00E52386">
      <w:pPr>
        <w:spacing w:after="0" w:line="240" w:lineRule="auto"/>
        <w:rPr>
          <w:sz w:val="20"/>
          <w:szCs w:val="20"/>
        </w:rPr>
      </w:pPr>
    </w:p>
    <w:p w:rsidR="00E52386" w:rsidRDefault="00B54FC0">
      <w:pPr>
        <w:spacing w:after="0" w:line="240" w:lineRule="auto"/>
        <w:jc w:val="both"/>
        <w:rPr>
          <w:sz w:val="20"/>
          <w:szCs w:val="20"/>
        </w:rPr>
      </w:pPr>
      <w:r>
        <w:rPr>
          <w:sz w:val="20"/>
          <w:szCs w:val="20"/>
        </w:rPr>
        <w:t>Sie sollten sich die Zeit nehmen, Ihre Allgemeinen Versicherungsbedingungen zu lesen, um sicherzustellen, dass sie Ihren spezifischen Anforderungen entsprechen, bevor Sie reisen. Diese Police bietet Versicherungsschutz für bestimmte Situationen und Ereignisse während Ihrer Reise. Es gibt bestimmte Ausschlüsse, die für bestimmte Umstände gelten können, daher ist es am besten, die Allgemeinen Versicherungsbedingungen so bald wie möglich zu lesen.</w:t>
      </w:r>
    </w:p>
    <w:p w:rsidR="00E52386" w:rsidRDefault="00E52386">
      <w:pPr>
        <w:spacing w:after="0" w:line="240" w:lineRule="auto"/>
        <w:jc w:val="both"/>
        <w:rPr>
          <w:sz w:val="20"/>
          <w:szCs w:val="20"/>
        </w:rPr>
      </w:pPr>
    </w:p>
    <w:p w:rsidR="00E52386" w:rsidRDefault="00B54FC0">
      <w:pPr>
        <w:spacing w:after="0" w:line="240" w:lineRule="auto"/>
        <w:rPr>
          <w:b/>
          <w:bCs/>
          <w:color w:val="002060"/>
          <w:sz w:val="24"/>
          <w:szCs w:val="24"/>
        </w:rPr>
      </w:pPr>
      <w:r>
        <w:rPr>
          <w:b/>
          <w:bCs/>
          <w:color w:val="002060"/>
          <w:sz w:val="24"/>
          <w:szCs w:val="24"/>
        </w:rPr>
        <w:t>WICHTIGE Kontaktinformationen</w:t>
      </w:r>
    </w:p>
    <w:p w:rsidR="00E52386" w:rsidRDefault="00E52386">
      <w:pPr>
        <w:spacing w:after="0" w:line="240" w:lineRule="auto"/>
        <w:rPr>
          <w:b/>
          <w:bCs/>
          <w:color w:val="002060"/>
          <w:sz w:val="20"/>
          <w:szCs w:val="20"/>
        </w:rPr>
      </w:pPr>
    </w:p>
    <w:tbl>
      <w:tblPr>
        <w:tblStyle w:val="a0"/>
        <w:tblW w:w="10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8239"/>
      </w:tblGrid>
      <w:tr w:rsidR="00E52386">
        <w:tc>
          <w:tcPr>
            <w:tcW w:w="2335" w:type="dxa"/>
          </w:tcPr>
          <w:p w:rsidR="00E52386" w:rsidRDefault="00B54FC0">
            <w:pPr>
              <w:rPr>
                <w:b/>
                <w:bCs/>
                <w:color w:val="002060"/>
                <w:sz w:val="20"/>
                <w:szCs w:val="20"/>
              </w:rPr>
            </w:pPr>
            <w:r>
              <w:rPr>
                <w:b/>
                <w:bCs/>
                <w:color w:val="002060"/>
                <w:sz w:val="20"/>
                <w:szCs w:val="20"/>
              </w:rPr>
              <w:t>Haben Sie noch Fragen zur Versicherung?</w:t>
            </w:r>
          </w:p>
          <w:p w:rsidR="00E52386" w:rsidRDefault="00E52386">
            <w:pPr>
              <w:rPr>
                <w:b/>
                <w:bCs/>
                <w:color w:val="002060"/>
                <w:sz w:val="20"/>
                <w:szCs w:val="20"/>
              </w:rPr>
            </w:pPr>
          </w:p>
        </w:tc>
        <w:tc>
          <w:tcPr>
            <w:tcW w:w="8239" w:type="dxa"/>
          </w:tcPr>
          <w:sdt>
            <w:sdtPr>
              <w:tag w:val="goog_rdk_68"/>
              <w:id w:val="-806124856"/>
            </w:sdtPr>
            <w:sdtEndPr/>
            <w:sdtContent>
              <w:p w:rsidR="00E52386" w:rsidRDefault="006914C5">
                <w:pPr>
                  <w:jc w:val="both"/>
                  <w:rPr>
                    <w:ins w:id="46" w:author="Author"/>
                    <w:sz w:val="20"/>
                    <w:szCs w:val="20"/>
                  </w:rPr>
                </w:pPr>
                <w:sdt>
                  <w:sdtPr>
                    <w:tag w:val="goog_rdk_53"/>
                    <w:id w:val="212693974"/>
                  </w:sdtPr>
                  <w:sdtEndPr/>
                  <w:sdtContent>
                    <w:ins w:id="47" w:author="Author">
                      <w:r w:rsidR="00B54FC0">
                        <w:rPr>
                          <w:sz w:val="20"/>
                          <w:szCs w:val="20"/>
                        </w:rPr>
                        <w:t xml:space="preserve">Bitte füllen Sie unser Online-Formular auf </w:t>
                      </w:r>
                      <w:r w:rsidR="00B54FC0">
                        <w:fldChar w:fldCharType="begin"/>
                      </w:r>
                      <w:r w:rsidR="00B54FC0">
                        <w:instrText>HYPERLINK "https://covermore-europe-expedia.zendesk.com/hc/"</w:instrText>
                      </w:r>
                      <w:r w:rsidR="00B54FC0">
                        <w:fldChar w:fldCharType="separate"/>
                      </w:r>
                    </w:ins>
                    <w:customXmlInsRangeStart w:id="48" w:author="Author"/>
                    <w:sdt>
                      <w:sdtPr>
                        <w:tag w:val="goog_rdk_54"/>
                        <w:id w:val="464018081"/>
                      </w:sdtPr>
                      <w:sdtEndPr/>
                      <w:sdtContent>
                        <w:customXmlInsRangeEnd w:id="48"/>
                        <w:ins w:id="49" w:author="Author">
                          <w:r w:rsidR="00B54FC0" w:rsidRPr="00D06DC3">
                            <w:rPr>
                              <w:color w:val="0000FF"/>
                              <w:sz w:val="20"/>
                              <w:szCs w:val="20"/>
                              <w:u w:val="single"/>
                              <w:rPrChange w:id="50" w:author="Author">
                                <w:rPr>
                                  <w:sz w:val="20"/>
                                  <w:szCs w:val="20"/>
                                </w:rPr>
                              </w:rPrChange>
                            </w:rPr>
                            <w:t>https://covermore-europe-expedia.zendesk.com/hc/</w:t>
                          </w:r>
                        </w:ins>
                        <w:customXmlInsRangeStart w:id="51" w:author="Author"/>
                      </w:sdtContent>
                    </w:sdt>
                    <w:customXmlInsRangeEnd w:id="51"/>
                    <w:ins w:id="52" w:author="Author">
                      <w:r w:rsidR="00B54FC0">
                        <w:fldChar w:fldCharType="end"/>
                      </w:r>
                      <w:r w:rsidR="00B54FC0">
                        <w:rPr>
                          <w:sz w:val="20"/>
                          <w:szCs w:val="20"/>
                        </w:rPr>
                        <w:t xml:space="preserve"> aus</w:t>
                      </w:r>
                      <w:r w:rsidR="00B54FC0">
                        <w:rPr>
                          <w:b/>
                          <w:bCs/>
                          <w:sz w:val="20"/>
                          <w:szCs w:val="20"/>
                        </w:rPr>
                        <w:t xml:space="preserve">, </w:t>
                      </w:r>
                    </w:ins>
                    <w:sdt>
                      <w:sdtPr>
                        <w:tag w:val="goog_rdk_55"/>
                        <w:id w:val="-649828155"/>
                      </w:sdtPr>
                      <w:sdtEndPr/>
                      <w:sdtContent>
                        <w:ins w:id="53" w:author="Author">
                          <w:r w:rsidR="00B54FC0" w:rsidRPr="00D06DC3">
                            <w:rPr>
                              <w:sz w:val="20"/>
                              <w:szCs w:val="20"/>
                              <w:rPrChange w:id="54" w:author="Author">
                                <w:rPr>
                                  <w:b/>
                                  <w:bCs/>
                                  <w:sz w:val="20"/>
                                  <w:szCs w:val="20"/>
                                </w:rPr>
                              </w:rPrChange>
                            </w:rPr>
                            <w:t>schreiben</w:t>
                          </w:r>
                        </w:ins>
                      </w:sdtContent>
                    </w:sdt>
                    <w:ins w:id="55" w:author="Author">
                      <w:r w:rsidR="00B54FC0">
                        <w:rPr>
                          <w:sz w:val="20"/>
                          <w:szCs w:val="20"/>
                        </w:rPr>
                        <w:t xml:space="preserve"> Sie uns eine E-Mail an </w:t>
                      </w:r>
                      <w:r w:rsidR="00B54FC0">
                        <w:fldChar w:fldCharType="begin"/>
                      </w:r>
                      <w:r w:rsidR="00B54FC0">
                        <w:instrText>HYPERLINK "mailto:expedia@cs.covermoreeurope.com"</w:instrText>
                      </w:r>
                      <w:r w:rsidR="00B54FC0">
                        <w:fldChar w:fldCharType="separate"/>
                      </w:r>
                    </w:ins>
                    <w:customXmlInsRangeStart w:id="56" w:author="Author"/>
                    <w:sdt>
                      <w:sdtPr>
                        <w:tag w:val="goog_rdk_56"/>
                        <w:id w:val="-817119745"/>
                      </w:sdtPr>
                      <w:sdtEndPr/>
                      <w:sdtContent>
                        <w:customXmlInsRangeEnd w:id="56"/>
                        <w:ins w:id="57" w:author="Author">
                          <w:r w:rsidR="00B54FC0" w:rsidRPr="00D06DC3">
                            <w:rPr>
                              <w:color w:val="0000FF"/>
                              <w:sz w:val="20"/>
                              <w:szCs w:val="20"/>
                              <w:u w:val="single"/>
                              <w:rPrChange w:id="58" w:author="Author">
                                <w:rPr>
                                  <w:sz w:val="20"/>
                                  <w:szCs w:val="20"/>
                                </w:rPr>
                              </w:rPrChange>
                            </w:rPr>
                            <w:t>expedia@cs.covermoreeurope.com</w:t>
                          </w:r>
                        </w:ins>
                        <w:customXmlInsRangeStart w:id="59" w:author="Author"/>
                      </w:sdtContent>
                    </w:sdt>
                    <w:customXmlInsRangeEnd w:id="59"/>
                    <w:ins w:id="60" w:author="Author">
                      <w:r w:rsidR="00B54FC0">
                        <w:fldChar w:fldCharType="end"/>
                      </w:r>
                    </w:ins>
                    <w:customXmlInsRangeStart w:id="61" w:author="Author"/>
                    <w:sdt>
                      <w:sdtPr>
                        <w:tag w:val="goog_rdk_57"/>
                        <w:id w:val="-1786808213"/>
                      </w:sdtPr>
                      <w:sdtEndPr/>
                      <w:sdtContent>
                        <w:customXmlInsRangeEnd w:id="61"/>
                        <w:ins w:id="62" w:author="Author">
                          <w:r w:rsidR="00B54FC0" w:rsidRPr="00D06DC3">
                            <w:rPr>
                              <w:sz w:val="20"/>
                              <w:szCs w:val="20"/>
                              <w:rPrChange w:id="63" w:author="Author">
                                <w:rPr>
                                  <w:rFonts w:ascii="Aptos Narrow" w:eastAsia="Aptos Narrow" w:hAnsi="Aptos Narrow" w:cs="Aptos Narrow"/>
                                  <w:color w:val="000000"/>
                                </w:rPr>
                              </w:rPrChange>
                            </w:rPr>
                            <w:t xml:space="preserve"> und geben Sie Ihre Policennummer an, oder rufen Sie uns </w:t>
                          </w:r>
                        </w:ins>
                        <w:customXmlInsRangeStart w:id="64" w:author="Author"/>
                      </w:sdtContent>
                    </w:sdt>
                    <w:customXmlInsRangeEnd w:id="64"/>
                  </w:sdtContent>
                </w:sdt>
                <w:sdt>
                  <w:sdtPr>
                    <w:tag w:val="goog_rdk_58"/>
                    <w:id w:val="1762786473"/>
                  </w:sdtPr>
                  <w:sdtEndPr/>
                  <w:sdtContent>
                    <w:sdt>
                      <w:sdtPr>
                        <w:tag w:val="goog_rdk_59"/>
                        <w:id w:val="-865444324"/>
                      </w:sdtPr>
                      <w:sdtEndPr/>
                      <w:sdtContent>
                        <w:ins w:id="65" w:author="Author">
                          <w:r w:rsidR="00B54FC0" w:rsidRPr="00D06DC3">
                            <w:rPr>
                              <w:sz w:val="20"/>
                              <w:szCs w:val="20"/>
                              <w:rPrChange w:id="66" w:author="Author">
                                <w:rPr>
                                  <w:rFonts w:ascii="Aptos Narrow" w:eastAsia="Aptos Narrow" w:hAnsi="Aptos Narrow" w:cs="Aptos Narrow"/>
                                  <w:color w:val="000000"/>
                                </w:rPr>
                              </w:rPrChange>
                            </w:rPr>
                            <w:t xml:space="preserve">von Montag bis Freitag zwischen 9.00 Uhr und 17.00 Uhr </w:t>
                          </w:r>
                        </w:ins>
                      </w:sdtContent>
                    </w:sdt>
                  </w:sdtContent>
                </w:sdt>
                <w:sdt>
                  <w:sdtPr>
                    <w:tag w:val="goog_rdk_60"/>
                    <w:id w:val="-1314425310"/>
                  </w:sdtPr>
                  <w:sdtEndPr/>
                  <w:sdtContent>
                    <w:sdt>
                      <w:sdtPr>
                        <w:tag w:val="goog_rdk_61"/>
                        <w:id w:val="-488867972"/>
                      </w:sdtPr>
                      <w:sdtEndPr/>
                      <w:sdtContent>
                        <w:ins w:id="67" w:author="Author">
                          <w:r w:rsidR="00B54FC0" w:rsidRPr="00D06DC3">
                            <w:rPr>
                              <w:sz w:val="20"/>
                              <w:szCs w:val="20"/>
                              <w:rPrChange w:id="68" w:author="Author">
                                <w:rPr>
                                  <w:rFonts w:ascii="Aptos Narrow" w:eastAsia="Aptos Narrow" w:hAnsi="Aptos Narrow" w:cs="Aptos Narrow"/>
                                  <w:color w:val="000000"/>
                                </w:rPr>
                              </w:rPrChange>
                            </w:rPr>
                            <w:t>unter</w:t>
                          </w:r>
                        </w:ins>
                      </w:sdtContent>
                    </w:sdt>
                    <w:customXmlInsRangeStart w:id="69" w:author="Author"/>
                    <w:sdt>
                      <w:sdtPr>
                        <w:tag w:val="goog_rdk_62"/>
                        <w:id w:val="2041312022"/>
                      </w:sdtPr>
                      <w:sdtEndPr/>
                      <w:sdtContent>
                        <w:customXmlInsRangeEnd w:id="69"/>
                        <w:ins w:id="70" w:author="Author">
                          <w:r w:rsidR="00B54FC0">
                            <w:rPr>
                              <w:sz w:val="20"/>
                              <w:szCs w:val="20"/>
                            </w:rPr>
                            <w:t xml:space="preserve"> </w:t>
                          </w:r>
                        </w:ins>
                        <w:customXmlInsRangeStart w:id="71" w:author="Author"/>
                      </w:sdtContent>
                    </w:sdt>
                    <w:customXmlInsRangeEnd w:id="71"/>
                    <w:customXmlInsRangeStart w:id="72" w:author="Author"/>
                    <w:sdt>
                      <w:sdtPr>
                        <w:tag w:val="goog_rdk_63"/>
                        <w:id w:val="1399705447"/>
                      </w:sdtPr>
                      <w:sdtEndPr/>
                      <w:sdtContent>
                        <w:customXmlInsRangeEnd w:id="72"/>
                        <w:ins w:id="73" w:author="Author">
                          <w:r w:rsidR="00B54FC0" w:rsidRPr="00D06DC3">
                            <w:rPr>
                              <w:sz w:val="20"/>
                              <w:szCs w:val="20"/>
                              <w:rPrChange w:id="74" w:author="Author">
                                <w:rPr>
                                  <w:rFonts w:ascii="Calibri" w:eastAsia="Calibri" w:hAnsi="Calibri" w:cs="Calibri"/>
                                  <w:color w:val="000000"/>
                                </w:rPr>
                              </w:rPrChange>
                            </w:rPr>
                            <w:t xml:space="preserve">+41 44 516 0592 </w:t>
                          </w:r>
                        </w:ins>
                        <w:customXmlInsRangeStart w:id="75" w:author="Author"/>
                      </w:sdtContent>
                    </w:sdt>
                    <w:customXmlInsRangeEnd w:id="75"/>
                    <w:customXmlInsRangeStart w:id="76" w:author="Author"/>
                    <w:sdt>
                      <w:sdtPr>
                        <w:tag w:val="goog_rdk_64"/>
                        <w:id w:val="-1658866177"/>
                      </w:sdtPr>
                      <w:sdtEndPr/>
                      <w:sdtContent>
                        <w:customXmlInsRangeEnd w:id="76"/>
                        <w:customXmlInsRangeStart w:id="77" w:author="Author"/>
                        <w:customXmlDelRangeStart w:id="78" w:author="Author"/>
                        <w:sdt>
                          <w:sdtPr>
                            <w:tag w:val="goog_rdk_65"/>
                            <w:id w:val="-1905553387"/>
                          </w:sdtPr>
                          <w:sdtEndPr/>
                          <w:sdtContent>
                            <w:customXmlInsRangeEnd w:id="77"/>
                            <w:customXmlDelRangeEnd w:id="78"/>
                            <w:ins w:id="79" w:author="Author">
                              <w:del w:id="80" w:author="Author">
                                <w:r w:rsidR="00B54FC0" w:rsidRPr="00D06DC3">
                                  <w:rPr>
                                    <w:sz w:val="20"/>
                                    <w:szCs w:val="20"/>
                                    <w:rPrChange w:id="81" w:author="Author">
                                      <w:rPr>
                                        <w:rFonts w:ascii="Calibri" w:eastAsia="Calibri" w:hAnsi="Calibri" w:cs="Calibri"/>
                                        <w:color w:val="000000"/>
                                      </w:rPr>
                                    </w:rPrChange>
                                  </w:rPr>
                                  <w:delText xml:space="preserve">zwischen 9.00 Uhr und 17.00 Uhr von Montag bis Freitag </w:delText>
                                </w:r>
                              </w:del>
                            </w:ins>
                            <w:customXmlInsRangeStart w:id="82" w:author="Author"/>
                            <w:customXmlDelRangeStart w:id="83" w:author="Author"/>
                          </w:sdtContent>
                        </w:sdt>
                        <w:customXmlInsRangeEnd w:id="82"/>
                        <w:customXmlDelRangeEnd w:id="83"/>
                        <w:customXmlInsRangeStart w:id="84" w:author="Author"/>
                      </w:sdtContent>
                    </w:sdt>
                    <w:customXmlInsRangeEnd w:id="84"/>
                    <w:customXmlInsRangeStart w:id="85" w:author="Author"/>
                    <w:sdt>
                      <w:sdtPr>
                        <w:tag w:val="goog_rdk_66"/>
                        <w:id w:val="1554305219"/>
                      </w:sdtPr>
                      <w:sdtEndPr/>
                      <w:sdtContent>
                        <w:customXmlInsRangeEnd w:id="85"/>
                        <w:ins w:id="86" w:author="Author">
                          <w:r w:rsidR="00B54FC0" w:rsidRPr="00D06DC3">
                            <w:rPr>
                              <w:sz w:val="20"/>
                              <w:szCs w:val="20"/>
                              <w:rPrChange w:id="87" w:author="Author">
                                <w:rPr>
                                  <w:rFonts w:ascii="Calibri" w:eastAsia="Calibri" w:hAnsi="Calibri" w:cs="Calibri"/>
                                  <w:color w:val="000000"/>
                                </w:rPr>
                              </w:rPrChange>
                            </w:rPr>
                            <w:t>an.</w:t>
                          </w:r>
                        </w:ins>
                        <w:customXmlInsRangeStart w:id="88" w:author="Author"/>
                      </w:sdtContent>
                    </w:sdt>
                    <w:customXmlInsRangeEnd w:id="88"/>
                    <w:customXmlInsRangeStart w:id="89" w:author="Author"/>
                    <w:sdt>
                      <w:sdtPr>
                        <w:tag w:val="goog_rdk_67"/>
                        <w:id w:val="812786665"/>
                      </w:sdtPr>
                      <w:sdtEndPr/>
                      <w:sdtContent>
                        <w:customXmlInsRangeEnd w:id="89"/>
                        <w:customXmlInsRangeStart w:id="90" w:author="Author"/>
                      </w:sdtContent>
                    </w:sdt>
                    <w:customXmlInsRangeEnd w:id="90"/>
                  </w:sdtContent>
                </w:sdt>
              </w:p>
            </w:sdtContent>
          </w:sdt>
          <w:sdt>
            <w:sdtPr>
              <w:tag w:val="goog_rdk_71"/>
              <w:id w:val="984866461"/>
            </w:sdtPr>
            <w:sdtEndPr/>
            <w:sdtContent>
              <w:p w:rsidR="00E52386" w:rsidRDefault="006914C5">
                <w:pPr>
                  <w:jc w:val="both"/>
                  <w:rPr>
                    <w:del w:id="91" w:author="Author"/>
                    <w:sz w:val="20"/>
                    <w:szCs w:val="20"/>
                  </w:rPr>
                </w:pPr>
                <w:sdt>
                  <w:sdtPr>
                    <w:tag w:val="goog_rdk_70"/>
                    <w:id w:val="-2125170499"/>
                  </w:sdtPr>
                  <w:sdtEndPr/>
                  <w:sdtContent>
                    <w:del w:id="92" w:author="Author">
                      <w:r w:rsidR="00B54FC0">
                        <w:rPr>
                          <w:sz w:val="20"/>
                          <w:szCs w:val="20"/>
                        </w:rPr>
                        <w:delText xml:space="preserve">Wenn Sie Fragen haben, rufen Sie uns unter </w:delText>
                      </w:r>
                      <w:r w:rsidR="00B54FC0">
                        <w:rPr>
                          <w:b/>
                          <w:bCs/>
                          <w:sz w:val="20"/>
                          <w:szCs w:val="20"/>
                        </w:rPr>
                        <w:delText xml:space="preserve">{{Policy Enquiries Phone}} </w:delText>
                      </w:r>
                      <w:r w:rsidR="00B54FC0">
                        <w:rPr>
                          <w:sz w:val="20"/>
                          <w:szCs w:val="20"/>
                        </w:rPr>
                        <w:delText xml:space="preserve">zwischen </w:delText>
                      </w:r>
                      <w:r w:rsidR="00B54FC0">
                        <w:rPr>
                          <w:b/>
                          <w:bCs/>
                          <w:sz w:val="20"/>
                          <w:szCs w:val="20"/>
                        </w:rPr>
                        <w:delText xml:space="preserve">{{Operating Hours &amp; Days of the week}} </w:delText>
                      </w:r>
                      <w:r w:rsidR="00B54FC0">
                        <w:rPr>
                          <w:sz w:val="20"/>
                          <w:szCs w:val="20"/>
                        </w:rPr>
                        <w:delText xml:space="preserve">an oder schreiben Sie uns eine E-Mail an </w:delText>
                      </w:r>
                      <w:r w:rsidR="00B54FC0">
                        <w:rPr>
                          <w:b/>
                          <w:bCs/>
                          <w:sz w:val="20"/>
                          <w:szCs w:val="20"/>
                        </w:rPr>
                        <w:delText xml:space="preserve">{{Policy Enquiries Email}} </w:delText>
                      </w:r>
                      <w:r w:rsidR="00B54FC0">
                        <w:rPr>
                          <w:sz w:val="20"/>
                          <w:szCs w:val="20"/>
                        </w:rPr>
                        <w:delText xml:space="preserve">und geben Sie Ihre Policennummer </w:delText>
                      </w:r>
                      <w:r w:rsidR="00B54FC0">
                        <w:rPr>
                          <w:b/>
                          <w:bCs/>
                          <w:sz w:val="20"/>
                          <w:szCs w:val="20"/>
                        </w:rPr>
                        <w:delText xml:space="preserve">{{Policy Number}} </w:delText>
                      </w:r>
                      <w:r w:rsidR="00B54FC0">
                        <w:rPr>
                          <w:sz w:val="20"/>
                          <w:szCs w:val="20"/>
                        </w:rPr>
                        <w:delText xml:space="preserve">an. </w:delText>
                      </w:r>
                    </w:del>
                  </w:sdtContent>
                </w:sdt>
              </w:p>
            </w:sdtContent>
          </w:sdt>
          <w:p w:rsidR="00E52386" w:rsidRDefault="00E52386">
            <w:pPr>
              <w:jc w:val="both"/>
              <w:rPr>
                <w:b/>
                <w:bCs/>
                <w:sz w:val="20"/>
                <w:szCs w:val="20"/>
              </w:rPr>
            </w:pPr>
          </w:p>
          <w:p w:rsidR="00E52386" w:rsidRDefault="00B54FC0">
            <w:pPr>
              <w:jc w:val="both"/>
              <w:rPr>
                <w:sz w:val="20"/>
                <w:szCs w:val="20"/>
              </w:rPr>
            </w:pPr>
            <w:r>
              <w:rPr>
                <w:sz w:val="20"/>
                <w:szCs w:val="20"/>
              </w:rPr>
              <w:t xml:space="preserve">Wünschen Sie den </w:t>
            </w:r>
            <w:r>
              <w:rPr>
                <w:sz w:val="20"/>
                <w:szCs w:val="20"/>
                <w:u w:val="single"/>
              </w:rPr>
              <w:t>Versand Ihrer Versicherungsunterlagen per Post</w:t>
            </w:r>
            <w:r>
              <w:rPr>
                <w:sz w:val="20"/>
                <w:szCs w:val="20"/>
              </w:rPr>
              <w:t xml:space="preserve">, so können Sie uns mit dieser Bitte anrufen oder uns eine entsprechende E-Mail schreiben (Telefonnummer und E-Mail-Adresse siehe oben). </w:t>
            </w:r>
          </w:p>
          <w:p w:rsidR="00E52386" w:rsidRDefault="00E52386">
            <w:pPr>
              <w:jc w:val="both"/>
              <w:rPr>
                <w:b/>
                <w:bCs/>
                <w:color w:val="00B0F0"/>
                <w:sz w:val="20"/>
                <w:szCs w:val="20"/>
              </w:rPr>
            </w:pPr>
          </w:p>
        </w:tc>
      </w:tr>
      <w:tr w:rsidR="00E52386">
        <w:tc>
          <w:tcPr>
            <w:tcW w:w="2335" w:type="dxa"/>
          </w:tcPr>
          <w:p w:rsidR="00E52386" w:rsidRDefault="00B54FC0">
            <w:pPr>
              <w:rPr>
                <w:b/>
                <w:bCs/>
                <w:color w:val="002060"/>
                <w:sz w:val="20"/>
                <w:szCs w:val="20"/>
              </w:rPr>
            </w:pPr>
            <w:r>
              <w:rPr>
                <w:b/>
                <w:bCs/>
                <w:color w:val="002060"/>
                <w:sz w:val="20"/>
                <w:szCs w:val="20"/>
              </w:rPr>
              <w:t>Wie ist das Verfahren bei einem Notfall im Ausland?</w:t>
            </w:r>
          </w:p>
        </w:tc>
        <w:tc>
          <w:tcPr>
            <w:tcW w:w="8239" w:type="dxa"/>
          </w:tcPr>
          <w:p w:rsidR="00E52386" w:rsidRDefault="00B54FC0">
            <w:pPr>
              <w:jc w:val="both"/>
              <w:rPr>
                <w:sz w:val="20"/>
                <w:szCs w:val="20"/>
              </w:rPr>
            </w:pPr>
            <w:r>
              <w:rPr>
                <w:sz w:val="20"/>
                <w:szCs w:val="20"/>
              </w:rPr>
              <w:t xml:space="preserve">Rufen Sie </w:t>
            </w:r>
            <w:sdt>
              <w:sdtPr>
                <w:tag w:val="goog_rdk_72"/>
                <w:id w:val="128439056"/>
              </w:sdtPr>
              <w:sdtEndPr/>
              <w:sdtContent>
                <w:del w:id="93" w:author="Author">
                  <w:r>
                    <w:rPr>
                      <w:sz w:val="20"/>
                      <w:szCs w:val="20"/>
                    </w:rPr>
                    <w:delText xml:space="preserve">AIG </w:delText>
                  </w:r>
                </w:del>
              </w:sdtContent>
            </w:sdt>
            <w:r>
              <w:rPr>
                <w:sz w:val="20"/>
                <w:szCs w:val="20"/>
              </w:rPr>
              <w:t xml:space="preserve">Travel </w:t>
            </w:r>
            <w:sdt>
              <w:sdtPr>
                <w:tag w:val="goog_rdk_73"/>
                <w:id w:val="-1877273305"/>
              </w:sdtPr>
              <w:sdtEndPr/>
              <w:sdtContent>
                <w:ins w:id="94" w:author="Author">
                  <w:r>
                    <w:rPr>
                      <w:sz w:val="20"/>
                      <w:szCs w:val="20"/>
                    </w:rPr>
                    <w:t xml:space="preserve">Guard </w:t>
                  </w:r>
                </w:ins>
              </w:sdtContent>
            </w:sdt>
            <w:r>
              <w:rPr>
                <w:sz w:val="20"/>
                <w:szCs w:val="20"/>
              </w:rPr>
              <w:t xml:space="preserve">jederzeit unter </w:t>
            </w:r>
            <w:sdt>
              <w:sdtPr>
                <w:tag w:val="goog_rdk_74"/>
                <w:id w:val="-594094085"/>
              </w:sdtPr>
              <w:sdtEndPr/>
              <w:sdtContent>
                <w:customXmlInsRangeStart w:id="95" w:author="Author"/>
                <w:sdt>
                  <w:sdtPr>
                    <w:tag w:val="goog_rdk_63"/>
                    <w:id w:val="-894423049"/>
                  </w:sdtPr>
                  <w:sdtEndPr/>
                  <w:sdtContent>
                    <w:customXmlInsRangeEnd w:id="95"/>
                    <w:ins w:id="96" w:author="Author">
                      <w:r w:rsidR="00265364" w:rsidRPr="00D06DC3">
                        <w:rPr>
                          <w:sz w:val="20"/>
                          <w:szCs w:val="20"/>
                          <w:rPrChange w:id="97" w:author="Author">
                            <w:rPr>
                              <w:rFonts w:ascii="Calibri" w:eastAsia="Calibri" w:hAnsi="Calibri" w:cs="Calibri"/>
                              <w:color w:val="000000"/>
                            </w:rPr>
                          </w:rPrChange>
                        </w:rPr>
                        <w:t>+41 44 516 0592</w:t>
                      </w:r>
                    </w:ins>
                    <w:customXmlInsRangeStart w:id="98" w:author="Author"/>
                  </w:sdtContent>
                </w:sdt>
                <w:customXmlInsRangeEnd w:id="98"/>
              </w:sdtContent>
            </w:sdt>
            <w:r>
              <w:rPr>
                <w:b/>
                <w:bCs/>
                <w:sz w:val="20"/>
                <w:szCs w:val="20"/>
              </w:rPr>
              <w:t xml:space="preserve"> </w:t>
            </w:r>
            <w:r>
              <w:rPr>
                <w:sz w:val="20"/>
                <w:szCs w:val="20"/>
              </w:rPr>
              <w:t>an</w:t>
            </w:r>
            <w:r>
              <w:rPr>
                <w:b/>
                <w:bCs/>
                <w:sz w:val="20"/>
                <w:szCs w:val="20"/>
              </w:rPr>
              <w:t xml:space="preserve">. </w:t>
            </w:r>
            <w:r>
              <w:rPr>
                <w:sz w:val="20"/>
                <w:szCs w:val="20"/>
              </w:rPr>
              <w:t>Unsere Service Center sind rund um die Uhr besetzt.</w:t>
            </w:r>
          </w:p>
          <w:p w:rsidR="00E52386" w:rsidRDefault="00E52386">
            <w:pPr>
              <w:jc w:val="both"/>
              <w:rPr>
                <w:sz w:val="20"/>
                <w:szCs w:val="20"/>
              </w:rPr>
            </w:pPr>
          </w:p>
        </w:tc>
      </w:tr>
      <w:tr w:rsidR="00E52386">
        <w:tc>
          <w:tcPr>
            <w:tcW w:w="2335" w:type="dxa"/>
          </w:tcPr>
          <w:p w:rsidR="00E52386" w:rsidRDefault="00B54FC0">
            <w:pPr>
              <w:rPr>
                <w:b/>
                <w:bCs/>
                <w:color w:val="002060"/>
                <w:sz w:val="20"/>
                <w:szCs w:val="20"/>
              </w:rPr>
            </w:pPr>
            <w:r>
              <w:rPr>
                <w:b/>
                <w:bCs/>
                <w:color w:val="002060"/>
                <w:sz w:val="20"/>
                <w:szCs w:val="20"/>
              </w:rPr>
              <w:t>Wie mache ich einen Anspruch geltend?</w:t>
            </w:r>
          </w:p>
        </w:tc>
        <w:tc>
          <w:tcPr>
            <w:tcW w:w="8239" w:type="dxa"/>
          </w:tcPr>
          <w:p w:rsidR="00E52386" w:rsidRDefault="00B54FC0">
            <w:pPr>
              <w:jc w:val="both"/>
              <w:rPr>
                <w:sz w:val="20"/>
                <w:szCs w:val="20"/>
              </w:rPr>
            </w:pPr>
            <w:r>
              <w:rPr>
                <w:sz w:val="20"/>
                <w:szCs w:val="20"/>
              </w:rPr>
              <w:t xml:space="preserve">Reichen Sie bitte Ihren </w:t>
            </w:r>
            <w:sdt>
              <w:sdtPr>
                <w:tag w:val="goog_rdk_75"/>
                <w:id w:val="1996962877"/>
              </w:sdtPr>
              <w:sdtEndPr/>
              <w:sdtContent>
                <w:del w:id="99" w:author="Author">
                  <w:r>
                    <w:rPr>
                      <w:sz w:val="20"/>
                      <w:szCs w:val="20"/>
                    </w:rPr>
                    <w:delText xml:space="preserve">Schaden </w:delText>
                  </w:r>
                </w:del>
              </w:sdtContent>
            </w:sdt>
            <w:sdt>
              <w:sdtPr>
                <w:tag w:val="goog_rdk_76"/>
                <w:id w:val="-204360963"/>
              </w:sdtPr>
              <w:sdtEndPr/>
              <w:sdtContent>
                <w:ins w:id="100" w:author="Author">
                  <w:r>
                    <w:rPr>
                      <w:sz w:val="20"/>
                      <w:szCs w:val="20"/>
                    </w:rPr>
                    <w:t xml:space="preserve">Anspruch </w:t>
                  </w:r>
                </w:ins>
              </w:sdtContent>
            </w:sdt>
            <w:sdt>
              <w:sdtPr>
                <w:tag w:val="goog_rdk_77"/>
                <w:id w:val="1093594960"/>
              </w:sdtPr>
              <w:sdtEndPr/>
              <w:sdtContent>
                <w:del w:id="101" w:author="Author">
                  <w:r>
                    <w:rPr>
                      <w:sz w:val="20"/>
                      <w:szCs w:val="20"/>
                    </w:rPr>
                    <w:delText>unter</w:delText>
                  </w:r>
                </w:del>
              </w:sdtContent>
            </w:sdt>
            <w:ins w:id="102" w:author="Author">
              <w:r>
                <w:rPr>
                  <w:sz w:val="20"/>
                  <w:szCs w:val="20"/>
                </w:rPr>
                <w:t>auf</w:t>
              </w:r>
            </w:ins>
            <w:r w:rsidR="00204C0C">
              <w:rPr>
                <w:sz w:val="20"/>
                <w:szCs w:val="20"/>
              </w:rPr>
              <w:t xml:space="preserve"> </w:t>
            </w:r>
            <w:ins w:id="103" w:author="Kitchens, Darcy" w:date="2026-03-06T08:49:00Z" w16du:dateUtc="2026-03-06T14:49:00Z">
              <w:r w:rsidR="003428A7">
                <w:rPr>
                  <w:sz w:val="20"/>
                  <w:szCs w:val="20"/>
                </w:rPr>
                <w:t>https://claims.travelguard.com/myclaim/ch/de</w:t>
              </w:r>
              <w:r w:rsidR="003428A7" w:rsidRPr="00456841">
                <w:rPr>
                  <w:sz w:val="20"/>
                  <w:szCs w:val="20"/>
                </w:rPr>
                <w:t xml:space="preserve"> </w:t>
              </w:r>
            </w:ins>
            <w:del w:id="104" w:author="Author">
              <w:r>
                <w:fldChar w:fldCharType="begin"/>
              </w:r>
              <w:r>
                <w:delInstrText>HYPERLINK "https://claims.travelguard.com/myclaim/ch/de"</w:delInstrText>
              </w:r>
              <w:r>
                <w:fldChar w:fldCharType="separate"/>
              </w:r>
              <w:r>
                <w:rPr>
                  <w:color w:val="0000FF"/>
                  <w:sz w:val="20"/>
                  <w:szCs w:val="20"/>
                  <w:u w:val="single"/>
                </w:rPr>
                <w:delText>https://claims.travelguard.com/myclaim/ch/de</w:delText>
              </w:r>
              <w:r>
                <w:fldChar w:fldCharType="end"/>
              </w:r>
              <w:r>
                <w:rPr>
                  <w:sz w:val="20"/>
                  <w:szCs w:val="20"/>
                </w:rPr>
                <w:delText xml:space="preserve"> </w:delText>
              </w:r>
            </w:del>
            <w:r>
              <w:rPr>
                <w:sz w:val="20"/>
                <w:szCs w:val="20"/>
              </w:rPr>
              <w:t>ein oder kontaktieren Sie uns unter Verwendung der in Ihren Versicherungsunterlagen angegebenen Informationen.</w:t>
            </w:r>
            <w:sdt>
              <w:sdtPr>
                <w:tag w:val="goog_rdk_81"/>
                <w:id w:val="-1466875674"/>
              </w:sdtPr>
              <w:sdtEndPr/>
              <w:sdtContent>
                <w:del w:id="105" w:author="Author">
                  <w:r>
                    <w:rPr>
                      <w:sz w:val="20"/>
                      <w:szCs w:val="20"/>
                    </w:rPr>
                    <w:delText xml:space="preserve">  </w:delText>
                  </w:r>
                </w:del>
              </w:sdtContent>
            </w:sdt>
          </w:p>
          <w:p w:rsidR="00E52386" w:rsidRDefault="00E52386">
            <w:pPr>
              <w:jc w:val="both"/>
              <w:rPr>
                <w:b/>
                <w:bCs/>
                <w:color w:val="00B0F0"/>
                <w:sz w:val="20"/>
                <w:szCs w:val="20"/>
              </w:rPr>
            </w:pPr>
          </w:p>
        </w:tc>
      </w:tr>
      <w:tr w:rsidR="00E52386">
        <w:tc>
          <w:tcPr>
            <w:tcW w:w="2335" w:type="dxa"/>
          </w:tcPr>
          <w:p w:rsidR="00E52386" w:rsidRDefault="00B54FC0">
            <w:pPr>
              <w:rPr>
                <w:b/>
                <w:bCs/>
                <w:color w:val="002060"/>
                <w:sz w:val="20"/>
                <w:szCs w:val="20"/>
              </w:rPr>
            </w:pPr>
            <w:r>
              <w:rPr>
                <w:b/>
                <w:bCs/>
                <w:color w:val="002060"/>
                <w:sz w:val="20"/>
                <w:szCs w:val="20"/>
              </w:rPr>
              <w:t>Was ist, wenn ich meine Police kündigen muss?</w:t>
            </w:r>
          </w:p>
        </w:tc>
        <w:tc>
          <w:tcPr>
            <w:tcW w:w="8239" w:type="dxa"/>
          </w:tcPr>
          <w:p w:rsidR="00E52386" w:rsidRDefault="00B54FC0">
            <w:pPr>
              <w:jc w:val="both"/>
              <w:rPr>
                <w:sz w:val="20"/>
                <w:szCs w:val="20"/>
              </w:rPr>
            </w:pPr>
            <w:r>
              <w:rPr>
                <w:b/>
                <w:bCs/>
                <w:sz w:val="20"/>
                <w:szCs w:val="20"/>
              </w:rPr>
              <w:t xml:space="preserve">Bitte entnehmen Sie den Versicherungsbedingungen, wann und wie Sie Ihre Police kündigen können. </w:t>
            </w:r>
          </w:p>
          <w:p w:rsidR="00E52386" w:rsidRDefault="00E52386">
            <w:pPr>
              <w:jc w:val="both"/>
              <w:rPr>
                <w:b/>
                <w:bCs/>
                <w:sz w:val="20"/>
                <w:szCs w:val="20"/>
              </w:rPr>
            </w:pPr>
          </w:p>
          <w:p w:rsidR="00E52386" w:rsidRDefault="00B54FC0">
            <w:pPr>
              <w:jc w:val="both"/>
              <w:rPr>
                <w:sz w:val="20"/>
                <w:szCs w:val="20"/>
              </w:rPr>
            </w:pPr>
            <w:r>
              <w:rPr>
                <w:sz w:val="20"/>
                <w:szCs w:val="20"/>
              </w:rPr>
              <w:t xml:space="preserve">Wenn Sie weitere Unterstützung benötigen, </w:t>
            </w:r>
            <w:sdt>
              <w:sdtPr>
                <w:tag w:val="goog_rdk_82"/>
                <w:id w:val="1780706410"/>
              </w:sdtPr>
              <w:sdtEndPr/>
              <w:sdtContent>
                <w:ins w:id="106" w:author="Author">
                  <w:r>
                    <w:rPr>
                      <w:sz w:val="20"/>
                      <w:szCs w:val="20"/>
                    </w:rPr>
                    <w:t xml:space="preserve">füllen Sie bitte unser Online-Formular auf </w:t>
                  </w:r>
                  <w:r>
                    <w:fldChar w:fldCharType="begin"/>
                  </w:r>
                  <w:r>
                    <w:instrText>HYPERLINK "https://covermore-europe-expedia.zendesk.com/hc/"</w:instrText>
                  </w:r>
                  <w:r>
                    <w:fldChar w:fldCharType="separate"/>
                  </w:r>
                  <w:r>
                    <w:rPr>
                      <w:color w:val="0000FF"/>
                      <w:sz w:val="20"/>
                      <w:szCs w:val="20"/>
                      <w:u w:val="single"/>
                    </w:rPr>
                    <w:t>https://covermore-europe-expedia.zendesk.com/hc/</w:t>
                  </w:r>
                  <w:r>
                    <w:fldChar w:fldCharType="end"/>
                  </w:r>
                  <w:r>
                    <w:rPr>
                      <w:sz w:val="20"/>
                      <w:szCs w:val="20"/>
                    </w:rPr>
                    <w:t xml:space="preserve"> aus</w:t>
                  </w:r>
                  <w:r>
                    <w:rPr>
                      <w:b/>
                      <w:bCs/>
                      <w:sz w:val="20"/>
                      <w:szCs w:val="20"/>
                    </w:rPr>
                    <w:t xml:space="preserve">, </w:t>
                  </w:r>
                  <w:r>
                    <w:rPr>
                      <w:sz w:val="20"/>
                      <w:szCs w:val="20"/>
                    </w:rPr>
                    <w:t xml:space="preserve">schreiben Sie uns eine E-Mail an </w:t>
                  </w:r>
                  <w:r>
                    <w:fldChar w:fldCharType="begin"/>
                  </w:r>
                  <w:r>
                    <w:instrText>HYPERLINK "mailto:expedia@cs.covermoreeurope.com"</w:instrText>
                  </w:r>
                  <w:r>
                    <w:fldChar w:fldCharType="separate"/>
                  </w:r>
                  <w:r>
                    <w:rPr>
                      <w:color w:val="0000FF"/>
                      <w:sz w:val="20"/>
                      <w:szCs w:val="20"/>
                      <w:u w:val="single"/>
                    </w:rPr>
                    <w:t>expedia@cs.covermoreeurope.com</w:t>
                  </w:r>
                  <w:r>
                    <w:fldChar w:fldCharType="end"/>
                  </w:r>
                  <w:r>
                    <w:rPr>
                      <w:rFonts w:ascii="Aptos Narrow" w:eastAsia="Aptos Narrow" w:hAnsi="Aptos Narrow" w:cs="Aptos Narrow"/>
                      <w:color w:val="000000"/>
                    </w:rPr>
                    <w:t xml:space="preserve"> </w:t>
                  </w:r>
                </w:ins>
              </w:sdtContent>
            </w:sdt>
            <w:sdt>
              <w:sdtPr>
                <w:tag w:val="goog_rdk_83"/>
                <w:id w:val="-269127321"/>
              </w:sdtPr>
              <w:sdtEndPr/>
              <w:sdtContent>
                <w:sdt>
                  <w:sdtPr>
                    <w:tag w:val="goog_rdk_84"/>
                    <w:id w:val="-659760020"/>
                  </w:sdtPr>
                  <w:sdtEndPr/>
                  <w:sdtContent>
                    <w:ins w:id="107" w:author="Author">
                      <w:r w:rsidRPr="00D06DC3">
                        <w:rPr>
                          <w:sz w:val="20"/>
                          <w:szCs w:val="20"/>
                          <w:rPrChange w:id="108" w:author="Author">
                            <w:rPr>
                              <w:rFonts w:ascii="Aptos Narrow" w:eastAsia="Aptos Narrow" w:hAnsi="Aptos Narrow" w:cs="Aptos Narrow"/>
                              <w:color w:val="000000"/>
                            </w:rPr>
                          </w:rPrChange>
                        </w:rPr>
                        <w:t>und geben Sie Ihre Policennummer an, oder rufen Sie uns von Montag bis Freitag zwischen 9.00 Uhr und 17.00 Uhr unter +41 44 516 0592</w:t>
                      </w:r>
                    </w:ins>
                  </w:sdtContent>
                </w:sdt>
              </w:sdtContent>
            </w:sdt>
            <w:sdt>
              <w:sdtPr>
                <w:tag w:val="goog_rdk_85"/>
                <w:id w:val="-2088818065"/>
              </w:sdtPr>
              <w:sdtEndPr/>
              <w:sdtContent>
                <w:customXmlInsRangeStart w:id="109" w:author="Author"/>
                <w:sdt>
                  <w:sdtPr>
                    <w:tag w:val="goog_rdk_86"/>
                    <w:id w:val="86001420"/>
                  </w:sdtPr>
                  <w:sdtEndPr/>
                  <w:sdtContent>
                    <w:customXmlInsRangeEnd w:id="109"/>
                    <w:customXmlInsRangeStart w:id="110" w:author="Author"/>
                  </w:sdtContent>
                </w:sdt>
                <w:customXmlInsRangeEnd w:id="110"/>
                <w:sdt>
                  <w:sdtPr>
                    <w:tag w:val="goog_rdk_87"/>
                    <w:id w:val="-1666731980"/>
                  </w:sdtPr>
                  <w:sdtEndPr/>
                  <w:sdtContent>
                    <w:ins w:id="111" w:author="Author">
                      <w:del w:id="112" w:author="Author">
                        <w:r w:rsidRPr="00D06DC3">
                          <w:rPr>
                            <w:sz w:val="20"/>
                            <w:szCs w:val="20"/>
                            <w:rPrChange w:id="113" w:author="Author">
                              <w:rPr>
                                <w:rFonts w:ascii="Aptos Narrow" w:eastAsia="Aptos Narrow" w:hAnsi="Aptos Narrow" w:cs="Aptos Narrow"/>
                                <w:color w:val="000000"/>
                              </w:rPr>
                            </w:rPrChange>
                          </w:rPr>
                          <w:delText>und geben Sie Ihre Policennummer an, oder rufen Sie uns unter</w:delText>
                        </w:r>
                      </w:del>
                    </w:ins>
                  </w:sdtContent>
                </w:sdt>
                <w:customXmlInsRangeStart w:id="114" w:author="Author"/>
                <w:customXmlDelRangeStart w:id="115" w:author="Author"/>
                <w:sdt>
                  <w:sdtPr>
                    <w:tag w:val="goog_rdk_88"/>
                    <w:id w:val="442034022"/>
                  </w:sdtPr>
                  <w:sdtEndPr/>
                  <w:sdtContent>
                    <w:customXmlInsRangeEnd w:id="114"/>
                    <w:customXmlDelRangeEnd w:id="115"/>
                    <w:ins w:id="116" w:author="Author">
                      <w:del w:id="117" w:author="Author">
                        <w:r>
                          <w:rPr>
                            <w:sz w:val="20"/>
                            <w:szCs w:val="20"/>
                          </w:rPr>
                          <w:delText xml:space="preserve"> </w:delText>
                        </w:r>
                      </w:del>
                    </w:ins>
                    <w:customXmlInsRangeStart w:id="118" w:author="Author"/>
                    <w:customXmlDelRangeStart w:id="119" w:author="Author"/>
                  </w:sdtContent>
                </w:sdt>
                <w:customXmlInsRangeEnd w:id="118"/>
                <w:customXmlDelRangeEnd w:id="119"/>
                <w:customXmlInsRangeStart w:id="120" w:author="Author"/>
                <w:customXmlDelRangeStart w:id="121" w:author="Author"/>
                <w:sdt>
                  <w:sdtPr>
                    <w:tag w:val="goog_rdk_89"/>
                    <w:id w:val="-801806003"/>
                  </w:sdtPr>
                  <w:sdtEndPr/>
                  <w:sdtContent>
                    <w:customXmlInsRangeEnd w:id="120"/>
                    <w:customXmlDelRangeEnd w:id="121"/>
                    <w:ins w:id="122" w:author="Author">
                      <w:del w:id="123" w:author="Author">
                        <w:r w:rsidRPr="00D06DC3">
                          <w:rPr>
                            <w:sz w:val="20"/>
                            <w:szCs w:val="20"/>
                            <w:rPrChange w:id="124" w:author="Author">
                              <w:rPr>
                                <w:rFonts w:ascii="Calibri" w:eastAsia="Calibri" w:hAnsi="Calibri" w:cs="Calibri"/>
                                <w:color w:val="000000"/>
                              </w:rPr>
                            </w:rPrChange>
                          </w:rPr>
                          <w:delText>+41 44 516 0592 zwischen 9.00 Uhr und 17.00 Uhr von Montag bis Freitag</w:delText>
                        </w:r>
                      </w:del>
                    </w:ins>
                    <w:customXmlInsRangeStart w:id="125" w:author="Author"/>
                    <w:customXmlDelRangeStart w:id="126" w:author="Author"/>
                  </w:sdtContent>
                </w:sdt>
                <w:customXmlInsRangeEnd w:id="125"/>
                <w:customXmlDelRangeEnd w:id="126"/>
                <w:ins w:id="127" w:author="Author">
                  <w:r>
                    <w:rPr>
                      <w:rFonts w:ascii="Calibri" w:eastAsia="Calibri" w:hAnsi="Calibri" w:cs="Calibri"/>
                      <w:color w:val="000000"/>
                    </w:rPr>
                    <w:t xml:space="preserve"> an.</w:t>
                  </w:r>
                </w:ins>
              </w:sdtContent>
            </w:sdt>
            <w:sdt>
              <w:sdtPr>
                <w:tag w:val="goog_rdk_90"/>
                <w:id w:val="-1900012500"/>
              </w:sdtPr>
              <w:sdtEndPr/>
              <w:sdtContent>
                <w:del w:id="128" w:author="Author">
                  <w:r>
                    <w:rPr>
                      <w:sz w:val="20"/>
                      <w:szCs w:val="20"/>
                    </w:rPr>
                    <w:delText xml:space="preserve">können Sie uns zwischen </w:delText>
                  </w:r>
                  <w:r>
                    <w:rPr>
                      <w:b/>
                      <w:bCs/>
                      <w:sz w:val="20"/>
                      <w:szCs w:val="20"/>
                    </w:rPr>
                    <w:delText>{{Operating Hours &amp; Days of the week}}</w:delText>
                  </w:r>
                  <w:r>
                    <w:rPr>
                      <w:sz w:val="20"/>
                      <w:szCs w:val="20"/>
                    </w:rPr>
                    <w:delText xml:space="preserve"> telefonisch unter </w:delText>
                  </w:r>
                  <w:r>
                    <w:rPr>
                      <w:b/>
                      <w:bCs/>
                      <w:sz w:val="20"/>
                      <w:szCs w:val="20"/>
                    </w:rPr>
                    <w:delText>{{Policy Enquiries Phone}}</w:delText>
                  </w:r>
                  <w:r>
                    <w:rPr>
                      <w:sz w:val="20"/>
                      <w:szCs w:val="20"/>
                    </w:rPr>
                    <w:delText xml:space="preserve"> anrufen ODER uns eine E-Mail an </w:delText>
                  </w:r>
                  <w:r>
                    <w:rPr>
                      <w:b/>
                      <w:bCs/>
                      <w:sz w:val="20"/>
                      <w:szCs w:val="20"/>
                    </w:rPr>
                    <w:delText>{{Policy Enquiries Email}}</w:delText>
                  </w:r>
                  <w:r>
                    <w:rPr>
                      <w:sz w:val="20"/>
                      <w:szCs w:val="20"/>
                    </w:rPr>
                    <w:delText xml:space="preserve"> senden und Ihre Policennummer angeben.</w:delText>
                  </w:r>
                </w:del>
              </w:sdtContent>
            </w:sdt>
          </w:p>
        </w:tc>
      </w:tr>
    </w:tbl>
    <w:p w:rsidR="00E52386" w:rsidRDefault="00E52386">
      <w:pPr>
        <w:spacing w:after="0" w:line="240" w:lineRule="auto"/>
        <w:rPr>
          <w:sz w:val="20"/>
          <w:szCs w:val="20"/>
        </w:rPr>
      </w:pPr>
    </w:p>
    <w:p w:rsidR="00E52386" w:rsidRDefault="00E52386">
      <w:pPr>
        <w:spacing w:after="0" w:line="240" w:lineRule="auto"/>
        <w:rPr>
          <w:sz w:val="20"/>
          <w:szCs w:val="20"/>
        </w:rPr>
      </w:pPr>
    </w:p>
    <w:p w:rsidR="00E52386" w:rsidRDefault="00E52386">
      <w:pPr>
        <w:spacing w:after="0" w:line="240" w:lineRule="auto"/>
      </w:pPr>
    </w:p>
    <w:p w:rsidR="00E52386" w:rsidRDefault="00E52386">
      <w:pPr>
        <w:spacing w:after="0" w:line="240" w:lineRule="auto"/>
      </w:pPr>
    </w:p>
    <w:p w:rsidR="00E52386" w:rsidRDefault="00B54FC0">
      <w:pPr>
        <w:spacing w:after="0" w:line="240" w:lineRule="auto"/>
        <w:rPr>
          <w:color w:val="002060"/>
        </w:rPr>
      </w:pPr>
      <w:r>
        <w:rPr>
          <w:sz w:val="20"/>
          <w:szCs w:val="20"/>
        </w:rPr>
        <w:t xml:space="preserve">Wir wünschen Ihnen eine sichere Reise! </w:t>
      </w:r>
      <w:r>
        <w:rPr>
          <w:sz w:val="20"/>
          <w:szCs w:val="20"/>
        </w:rPr>
        <w:br/>
      </w:r>
      <w:sdt>
        <w:sdtPr>
          <w:tag w:val="goog_rdk_91"/>
          <w:id w:val="-922769248"/>
        </w:sdtPr>
        <w:sdtEndPr/>
        <w:sdtContent>
          <w:ins w:id="129" w:author="Author">
            <w:r>
              <w:rPr>
                <w:b/>
                <w:bCs/>
                <w:color w:val="002060"/>
                <w:sz w:val="20"/>
                <w:szCs w:val="20"/>
              </w:rPr>
              <w:t>Travel Guard</w:t>
            </w:r>
          </w:ins>
        </w:sdtContent>
      </w:sdt>
      <w:sdt>
        <w:sdtPr>
          <w:tag w:val="goog_rdk_92"/>
          <w:id w:val="637837811"/>
        </w:sdtPr>
        <w:sdtEndPr/>
        <w:sdtContent>
          <w:del w:id="130" w:author="Author">
            <w:r>
              <w:rPr>
                <w:b/>
                <w:bCs/>
                <w:color w:val="002060"/>
                <w:sz w:val="20"/>
                <w:szCs w:val="20"/>
              </w:rPr>
              <w:delText xml:space="preserve">AIG Travel </w:delText>
            </w:r>
          </w:del>
        </w:sdtContent>
      </w:sdt>
    </w:p>
    <w:p w:rsidR="00E52386" w:rsidRDefault="00E52386">
      <w:pPr>
        <w:rPr>
          <w:color w:val="000000"/>
        </w:rPr>
      </w:pPr>
    </w:p>
    <w:sectPr w:rsidR="00E52386">
      <w:footerReference w:type="even" r:id="rId13"/>
      <w:footerReference w:type="default" r:id="rId14"/>
      <w:footerReference w:type="first" r:id="rId15"/>
      <w:pgSz w:w="12240" w:h="15840"/>
      <w:pgMar w:top="1152" w:right="720" w:bottom="1440" w:left="720" w:header="720" w:footer="14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14C5" w:rsidRDefault="006914C5">
      <w:pPr>
        <w:spacing w:after="0" w:line="240" w:lineRule="auto"/>
      </w:pPr>
      <w:r>
        <w:separator/>
      </w:r>
    </w:p>
  </w:endnote>
  <w:endnote w:type="continuationSeparator" w:id="0">
    <w:p w:rsidR="006914C5" w:rsidRDefault="00691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DD32CCE-3822-49BD-AE1E-1538187344F5}"/>
    <w:embedBold r:id="rId2" w:fontKey="{FFFF8AE3-46B8-40A9-977D-5AE9342AE0D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51138D02-5BD2-45CE-BB98-D28C681F3E89}"/>
  </w:font>
  <w:font w:name="Segoe UI Semilight">
    <w:panose1 w:val="020B0402040204020203"/>
    <w:charset w:val="00"/>
    <w:family w:val="swiss"/>
    <w:pitch w:val="variable"/>
    <w:sig w:usb0="E4002EFF" w:usb1="C000E47F" w:usb2="00000009" w:usb3="00000000" w:csb0="000001FF" w:csb1="00000000"/>
    <w:embedRegular r:id="rId4" w:fontKey="{2BCE16B9-7CFD-4E7F-8F75-BA4970254306}"/>
  </w:font>
  <w:font w:name="Segoe UI Semibold">
    <w:panose1 w:val="020B0702040204020203"/>
    <w:charset w:val="00"/>
    <w:family w:val="swiss"/>
    <w:pitch w:val="variable"/>
    <w:sig w:usb0="E4002EFF" w:usb1="C000E47F" w:usb2="00000009" w:usb3="00000000" w:csb0="000001FF" w:csb1="00000000"/>
    <w:embedRegular r:id="rId5" w:fontKey="{6E8C5FDE-9246-41D8-AF30-9339B222D3AD}"/>
  </w:font>
  <w:font w:name="SimHei">
    <w:altName w:val="黑体"/>
    <w:panose1 w:val="02010600030101010101"/>
    <w:charset w:val="86"/>
    <w:family w:val="modern"/>
    <w:pitch w:val="fixed"/>
    <w:sig w:usb0="800002BF" w:usb1="38CF7CFA" w:usb2="00000016" w:usb3="00000000" w:csb0="00040001"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Arimo">
    <w:charset w:val="00"/>
    <w:family w:val="auto"/>
    <w:pitch w:val="default"/>
    <w:embedBold r:id="rId6" w:fontKey="{6E801333-A34D-4EA4-8C70-73984892DF88}"/>
  </w:font>
  <w:font w:name="Aptos Narrow">
    <w:charset w:val="00"/>
    <w:family w:val="swiss"/>
    <w:pitch w:val="variable"/>
    <w:sig w:usb0="20000287" w:usb1="00000003" w:usb2="00000000" w:usb3="00000000" w:csb0="0000019F" w:csb1="00000000"/>
    <w:embedRegular r:id="rId7" w:fontKey="{83DC1B91-EC92-4220-AE64-848894ADF260}"/>
  </w:font>
  <w:font w:name="Calibri">
    <w:panose1 w:val="020F0502020204030204"/>
    <w:charset w:val="00"/>
    <w:family w:val="swiss"/>
    <w:pitch w:val="variable"/>
    <w:sig w:usb0="E4002EFF" w:usb1="C200247B" w:usb2="00000009" w:usb3="00000000" w:csb0="000001FF" w:csb1="00000000"/>
    <w:embedRegular r:id="rId8" w:fontKey="{28C0DACA-492A-4D33-86D2-F35B3C8F2B47}"/>
  </w:font>
  <w:font w:name="Aptos">
    <w:charset w:val="00"/>
    <w:family w:val="swiss"/>
    <w:pitch w:val="variable"/>
    <w:sig w:usb0="20000287" w:usb1="00000003" w:usb2="00000000" w:usb3="00000000" w:csb0="0000019F" w:csb1="00000000"/>
    <w:embedRegular r:id="rId9" w:fontKey="{11A3B148-F4DC-465C-87F1-03D31740912D}"/>
  </w:font>
  <w:font w:name="Quattrocento Sans">
    <w:charset w:val="00"/>
    <w:family w:val="swiss"/>
    <w:pitch w:val="variable"/>
    <w:sig w:usb0="800000BF" w:usb1="4000005B" w:usb2="00000000" w:usb3="00000000" w:csb0="00000001" w:csb1="00000000"/>
    <w:embedRegular r:id="rId10" w:fontKey="{A1EE15DD-4014-4548-BD8B-551BC5C308DB}"/>
  </w:font>
  <w:font w:name="Cordia New">
    <w:panose1 w:val="020B0304020202020204"/>
    <w:charset w:val="DE"/>
    <w:family w:val="swiss"/>
    <w:pitch w:val="variable"/>
    <w:sig w:usb0="81000003" w:usb1="00000000" w:usb2="00000000" w:usb3="00000000" w:csb0="00010001" w:csb1="00000000"/>
    <w:embedRegular r:id="rId11" w:fontKey="{658A31B1-1F45-470A-AD82-8BE5E42392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6BC" w:rsidRDefault="001A36BC">
    <w:pPr>
      <w:pStyle w:val="Footer"/>
    </w:pPr>
    <w:r>
      <w:rPr>
        <w:noProof/>
      </w:rPr>
      <mc:AlternateContent>
        <mc:Choice Requires="wps">
          <w:drawing>
            <wp:anchor distT="0" distB="0" distL="0" distR="0" simplePos="0" relativeHeight="251659264" behindDoc="0" locked="0" layoutInCell="1" allowOverlap="1" wp14:anchorId="51CA3F05" wp14:editId="54504104">
              <wp:simplePos x="635" y="635"/>
              <wp:positionH relativeFrom="page">
                <wp:align>left</wp:align>
              </wp:positionH>
              <wp:positionV relativeFrom="page">
                <wp:align>bottom</wp:align>
              </wp:positionV>
              <wp:extent cx="1408430" cy="357505"/>
              <wp:effectExtent l="0" t="0" r="1270" b="0"/>
              <wp:wrapNone/>
              <wp:docPr id="125591885"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1A36BC" w:rsidRPr="001A36BC" w:rsidRDefault="001A36BC" w:rsidP="001A36BC">
                          <w:pPr>
                            <w:spacing w:after="0"/>
                            <w:rPr>
                              <w:rFonts w:ascii="Aptos" w:eastAsia="Aptos" w:hAnsi="Aptos" w:cs="Aptos"/>
                              <w:noProof/>
                              <w:color w:val="000000"/>
                              <w:sz w:val="20"/>
                              <w:szCs w:val="20"/>
                            </w:rPr>
                          </w:pPr>
                          <w:r w:rsidRPr="001A36B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CA3F05"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fill o:detectmouseclick="t"/>
              <v:textbox style="mso-fit-shape-to-text:t" inset="20pt,0,0,15pt">
                <w:txbxContent>
                  <w:p w:rsidR="001A36BC" w:rsidRPr="001A36BC" w:rsidRDefault="001A36BC" w:rsidP="001A36BC">
                    <w:pPr>
                      <w:spacing w:after="0"/>
                      <w:rPr>
                        <w:rFonts w:ascii="Aptos" w:eastAsia="Aptos" w:hAnsi="Aptos" w:cs="Aptos"/>
                        <w:noProof/>
                        <w:color w:val="000000"/>
                        <w:sz w:val="20"/>
                        <w:szCs w:val="20"/>
                      </w:rPr>
                    </w:pPr>
                    <w:r w:rsidRPr="001A36BC">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2386" w:rsidRDefault="001A36BC">
    <w:pPr>
      <w:jc w:val="right"/>
      <w:rPr>
        <w:rFonts w:ascii="Quattrocento Sans" w:eastAsia="Quattrocento Sans" w:hAnsi="Quattrocento Sans" w:cs="Quattrocento Sans"/>
        <w:color w:val="00A4E4"/>
      </w:rPr>
    </w:pPr>
    <w:r>
      <w:rPr>
        <w:rFonts w:ascii="Quattrocento Sans" w:eastAsia="Quattrocento Sans" w:hAnsi="Quattrocento Sans" w:cs="Quattrocento Sans"/>
        <w:noProof/>
        <w:color w:val="00A4E4"/>
      </w:rPr>
      <mc:AlternateContent>
        <mc:Choice Requires="wps">
          <w:drawing>
            <wp:anchor distT="0" distB="0" distL="0" distR="0" simplePos="0" relativeHeight="251660288" behindDoc="0" locked="0" layoutInCell="1" allowOverlap="1" wp14:anchorId="4EA1C4A6" wp14:editId="787C72EB">
              <wp:simplePos x="635" y="635"/>
              <wp:positionH relativeFrom="page">
                <wp:align>left</wp:align>
              </wp:positionH>
              <wp:positionV relativeFrom="page">
                <wp:align>bottom</wp:align>
              </wp:positionV>
              <wp:extent cx="1408430" cy="357505"/>
              <wp:effectExtent l="0" t="0" r="1270" b="0"/>
              <wp:wrapNone/>
              <wp:docPr id="1274349689"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1A36BC" w:rsidRPr="001A36BC" w:rsidRDefault="001A36BC" w:rsidP="001A36BC">
                          <w:pPr>
                            <w:spacing w:after="0"/>
                            <w:rPr>
                              <w:rFonts w:ascii="Aptos" w:eastAsia="Aptos" w:hAnsi="Aptos" w:cs="Aptos"/>
                              <w:noProof/>
                              <w:color w:val="000000"/>
                              <w:sz w:val="20"/>
                              <w:szCs w:val="20"/>
                            </w:rPr>
                          </w:pPr>
                          <w:r w:rsidRPr="001A36B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A1C4A6"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fill o:detectmouseclick="t"/>
              <v:textbox style="mso-fit-shape-to-text:t" inset="20pt,0,0,15pt">
                <w:txbxContent>
                  <w:p w:rsidR="001A36BC" w:rsidRPr="001A36BC" w:rsidRDefault="001A36BC" w:rsidP="001A36BC">
                    <w:pPr>
                      <w:spacing w:after="0"/>
                      <w:rPr>
                        <w:rFonts w:ascii="Aptos" w:eastAsia="Aptos" w:hAnsi="Aptos" w:cs="Aptos"/>
                        <w:noProof/>
                        <w:color w:val="000000"/>
                        <w:sz w:val="20"/>
                        <w:szCs w:val="20"/>
                      </w:rPr>
                    </w:pPr>
                    <w:r w:rsidRPr="001A36BC">
                      <w:rPr>
                        <w:rFonts w:ascii="Aptos" w:eastAsia="Aptos" w:hAnsi="Aptos" w:cs="Aptos"/>
                        <w:noProof/>
                        <w:color w:val="000000"/>
                        <w:sz w:val="20"/>
                        <w:szCs w:val="20"/>
                      </w:rPr>
                      <w:t>INTERNAL USE ONLY</w:t>
                    </w:r>
                  </w:p>
                </w:txbxContent>
              </v:textbox>
              <w10:wrap anchorx="page" anchory="page"/>
            </v:shape>
          </w:pict>
        </mc:Fallback>
      </mc:AlternateContent>
    </w:r>
  </w:p>
  <w:p w:rsidR="00E52386" w:rsidRDefault="00E52386">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6BC" w:rsidRDefault="001A36BC">
    <w:pPr>
      <w:pStyle w:val="Footer"/>
    </w:pPr>
    <w:r>
      <w:rPr>
        <w:noProof/>
      </w:rPr>
      <mc:AlternateContent>
        <mc:Choice Requires="wps">
          <w:drawing>
            <wp:anchor distT="0" distB="0" distL="0" distR="0" simplePos="0" relativeHeight="251658240" behindDoc="0" locked="0" layoutInCell="1" allowOverlap="1" wp14:anchorId="466A1563" wp14:editId="7CE9230C">
              <wp:simplePos x="457200" y="9810750"/>
              <wp:positionH relativeFrom="page">
                <wp:align>left</wp:align>
              </wp:positionH>
              <wp:positionV relativeFrom="page">
                <wp:align>bottom</wp:align>
              </wp:positionV>
              <wp:extent cx="1408430" cy="357505"/>
              <wp:effectExtent l="0" t="0" r="1270" b="0"/>
              <wp:wrapNone/>
              <wp:docPr id="634466224"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1A36BC" w:rsidRPr="001A36BC" w:rsidRDefault="001A36BC" w:rsidP="001A36BC">
                          <w:pPr>
                            <w:spacing w:after="0"/>
                            <w:rPr>
                              <w:rFonts w:ascii="Aptos" w:eastAsia="Aptos" w:hAnsi="Aptos" w:cs="Aptos"/>
                              <w:noProof/>
                              <w:color w:val="000000"/>
                              <w:sz w:val="20"/>
                              <w:szCs w:val="20"/>
                            </w:rPr>
                          </w:pPr>
                          <w:r w:rsidRPr="001A36B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6A1563"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fill o:detectmouseclick="t"/>
              <v:textbox style="mso-fit-shape-to-text:t" inset="20pt,0,0,15pt">
                <w:txbxContent>
                  <w:p w:rsidR="001A36BC" w:rsidRPr="001A36BC" w:rsidRDefault="001A36BC" w:rsidP="001A36BC">
                    <w:pPr>
                      <w:spacing w:after="0"/>
                      <w:rPr>
                        <w:rFonts w:ascii="Aptos" w:eastAsia="Aptos" w:hAnsi="Aptos" w:cs="Aptos"/>
                        <w:noProof/>
                        <w:color w:val="000000"/>
                        <w:sz w:val="20"/>
                        <w:szCs w:val="20"/>
                      </w:rPr>
                    </w:pPr>
                    <w:r w:rsidRPr="001A36BC">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14C5" w:rsidRDefault="006914C5">
      <w:pPr>
        <w:spacing w:after="0" w:line="240" w:lineRule="auto"/>
      </w:pPr>
      <w:r>
        <w:separator/>
      </w:r>
    </w:p>
  </w:footnote>
  <w:footnote w:type="continuationSeparator" w:id="0">
    <w:p w:rsidR="006914C5" w:rsidRDefault="00691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A4498"/>
    <w:multiLevelType w:val="multilevel"/>
    <w:tmpl w:val="60F057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2DF4B60"/>
    <w:multiLevelType w:val="multilevel"/>
    <w:tmpl w:val="C7A229EC"/>
    <w:lvl w:ilvl="0">
      <w:start w:val="1"/>
      <w:numFmt w:val="bullet"/>
      <w:pStyle w:val="4BulletText"/>
      <w:lvlText w:val="●"/>
      <w:lvlJc w:val="left"/>
      <w:pPr>
        <w:ind w:left="360" w:hanging="360"/>
      </w:pPr>
      <w:rPr>
        <w:rFonts w:ascii="Noto Sans Symbols" w:eastAsia="Noto Sans Symbols" w:hAnsi="Noto Sans Symbols" w:cs="Noto Sans Symbols"/>
        <w:b/>
        <w:bCs/>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89957210">
    <w:abstractNumId w:val="1"/>
  </w:num>
  <w:num w:numId="2" w16cid:durableId="9321269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rson w15:author="Kitchens, Darcy">
    <w15:presenceInfo w15:providerId="AD" w15:userId="S::Darcy.Kitchens@travelguard.com::9c9e2e40-835b-4d09-adab-f5006cf9e0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86"/>
    <w:rsid w:val="0001147D"/>
    <w:rsid w:val="00021E7F"/>
    <w:rsid w:val="00152BF4"/>
    <w:rsid w:val="001A36BC"/>
    <w:rsid w:val="002037D7"/>
    <w:rsid w:val="00204C0C"/>
    <w:rsid w:val="002361C6"/>
    <w:rsid w:val="002409C0"/>
    <w:rsid w:val="00265364"/>
    <w:rsid w:val="0028762B"/>
    <w:rsid w:val="002D2FD0"/>
    <w:rsid w:val="0032583A"/>
    <w:rsid w:val="003260EC"/>
    <w:rsid w:val="003428A7"/>
    <w:rsid w:val="00450F81"/>
    <w:rsid w:val="00456841"/>
    <w:rsid w:val="00492069"/>
    <w:rsid w:val="00647F55"/>
    <w:rsid w:val="006914C5"/>
    <w:rsid w:val="00724167"/>
    <w:rsid w:val="00760CF5"/>
    <w:rsid w:val="008B450B"/>
    <w:rsid w:val="0091387C"/>
    <w:rsid w:val="0093639C"/>
    <w:rsid w:val="00986DE2"/>
    <w:rsid w:val="00A755AB"/>
    <w:rsid w:val="00B54FC0"/>
    <w:rsid w:val="00BA6837"/>
    <w:rsid w:val="00BB54C3"/>
    <w:rsid w:val="00BD5564"/>
    <w:rsid w:val="00CB4D45"/>
    <w:rsid w:val="00CC70A5"/>
    <w:rsid w:val="00D06DC3"/>
    <w:rsid w:val="00D9021A"/>
    <w:rsid w:val="00DA5DD8"/>
    <w:rsid w:val="00DA6A32"/>
    <w:rsid w:val="00E52386"/>
    <w:rsid w:val="00F77C95"/>
    <w:rsid w:val="00FA6F67"/>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CCCF9"/>
  <w15:docId w15:val="{3814C163-68CE-4362-B517-049620AC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en-GB"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semiHidden/>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semiHidden/>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paragraph" w:styleId="Revision">
    <w:name w:val="Revision"/>
    <w:hidden/>
    <w:uiPriority w:val="99"/>
    <w:semiHidden/>
    <w:rsid w:val="00B6789C"/>
    <w:pPr>
      <w:spacing w:after="0" w:line="240" w:lineRule="auto"/>
    </w:pPr>
  </w:style>
  <w:style w:type="character" w:customStyle="1" w:styleId="tlid-translation">
    <w:name w:val="tlid-translation"/>
    <w:basedOn w:val="DefaultParagraphFont"/>
    <w:rsid w:val="00BD7807"/>
  </w:style>
  <w:style w:type="paragraph" w:styleId="Subtitle">
    <w:name w:val="Subtitle"/>
    <w:basedOn w:val="Normal"/>
    <w:next w:val="Normal"/>
    <w:link w:val="SubtitleChar"/>
    <w:uiPriority w:val="11"/>
    <w:qFormat/>
    <w:pPr>
      <w:spacing w:line="240" w:lineRule="auto"/>
    </w:pPr>
    <w:rPr>
      <w:color w:val="666666"/>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B54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BaQ/x2QL3IH1AmcEF9ocieiLA==">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</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49EF51-6532-48AA-99A5-2ADE2C25E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82AD6A-6430-439E-B9AC-DA222E89D4B9}">
  <ds:schemaRefs>
    <ds:schemaRef ds:uri="http://schemas.microsoft.com/sharepoint/v3/contenttype/forms"/>
  </ds:schemaRefs>
</ds:datastoreItem>
</file>

<file path=customXml/itemProps4.xml><?xml version="1.0" encoding="utf-8"?>
<ds:datastoreItem xmlns:ds="http://schemas.openxmlformats.org/officeDocument/2006/customXml" ds:itemID="{1ED972DC-B2D5-4A3E-861D-253EC3DECD7E}">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867</Words>
  <Characters>4806</Characters>
  <Application>Microsoft Office Word</Application>
  <DocSecurity>0</DocSecurity>
  <Lines>320</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Hoff, Alisa</dc:creator>
  <cp:lastModifiedBy>Stuart Santos</cp:lastModifiedBy>
  <cp:revision>1</cp:revision>
  <dcterms:created xsi:type="dcterms:W3CDTF">2026-04-08T20:15:00Z</dcterms:created>
  <dcterms:modified xsi:type="dcterms:W3CDTF">2026-04-08T20:15:00Z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e40d21-6309-4c17-93eb-fcf64ebc4f54_Enabled">
    <vt:lpwstr>true</vt:lpwstr>
  </property>
  <property fmtid="{D5CDD505-2E9C-101B-9397-08002B2CF9AE}" pid="3" name="MSIP_Label_bae40d21-6309-4c17-93eb-fcf64ebc4f54_SetDate">
    <vt:lpwstr>2026-02-20T15:34:00Z</vt:lpwstr>
  </property>
  <property fmtid="{D5CDD505-2E9C-101B-9397-08002B2CF9AE}" pid="4" name="MSIP_Label_bae40d21-6309-4c17-93eb-fcf64ebc4f54_Method">
    <vt:lpwstr>Privileged</vt:lpwstr>
  </property>
  <property fmtid="{D5CDD505-2E9C-101B-9397-08002B2CF9AE}" pid="5" name="MSIP_Label_bae40d21-6309-4c17-93eb-fcf64ebc4f54_Name">
    <vt:lpwstr>Lexxika - Non-Confidential Data</vt:lpwstr>
  </property>
  <property fmtid="{D5CDD505-2E9C-101B-9397-08002B2CF9AE}" pid="6" name="MSIP_Label_bae40d21-6309-4c17-93eb-fcf64ebc4f54_SiteId">
    <vt:lpwstr>e61f3ce7-b380-49a8-a874-ebd96595ddb4</vt:lpwstr>
  </property>
  <property fmtid="{D5CDD505-2E9C-101B-9397-08002B2CF9AE}" pid="7" name="MSIP_Label_bae40d21-6309-4c17-93eb-fcf64ebc4f54_ActionId">
    <vt:lpwstr>b3767fe8-20f7-4266-9a23-c3a28f92d836</vt:lpwstr>
  </property>
  <property fmtid="{D5CDD505-2E9C-101B-9397-08002B2CF9AE}" pid="8" name="MSIP_Label_bae40d21-6309-4c17-93eb-fcf64ebc4f54_ContentBits">
    <vt:lpwstr>0</vt:lpwstr>
  </property>
  <property fmtid="{D5CDD505-2E9C-101B-9397-08002B2CF9AE}" pid="9" name="MSIP_Label_bae40d21-6309-4c17-93eb-fcf64ebc4f54_Tag">
    <vt:lpwstr>10, 0, 1, 1</vt:lpwstr>
  </property>
  <property fmtid="{D5CDD505-2E9C-101B-9397-08002B2CF9AE}" pid="10" name="ContentTypeId">
    <vt:lpwstr>0x0101005B114DE0BF701045AD2403C163A63BBD</vt:lpwstr>
  </property>
  <property fmtid="{D5CDD505-2E9C-101B-9397-08002B2CF9AE}" pid="11" name="MediaServiceImageTags">
    <vt:lpwstr/>
  </property>
  <property fmtid="{D5CDD505-2E9C-101B-9397-08002B2CF9AE}" pid="12" name="ClassificationContentMarkingFooterShapeIds">
    <vt:lpwstr>25d12fb0,77c614d,4bf50879</vt:lpwstr>
  </property>
  <property fmtid="{D5CDD505-2E9C-101B-9397-08002B2CF9AE}" pid="13" name="ClassificationContentMarkingFooterFontProps">
    <vt:lpwstr>#000000,10,Aptos</vt:lpwstr>
  </property>
  <property fmtid="{D5CDD505-2E9C-101B-9397-08002B2CF9AE}" pid="14" name="ClassificationContentMarkingFooterText">
    <vt:lpwstr>INTERNAL USE ONLY</vt:lpwstr>
  </property>
  <property fmtid="{D5CDD505-2E9C-101B-9397-08002B2CF9AE}" pid="15" name="MSIP_Label_9108d454-5c13-4905-93be-12ec8059c842_Enabled">
    <vt:lpwstr>true</vt:lpwstr>
  </property>
  <property fmtid="{D5CDD505-2E9C-101B-9397-08002B2CF9AE}" pid="16" name="MSIP_Label_9108d454-5c13-4905-93be-12ec8059c842_SetDate">
    <vt:lpwstr>2026-04-08T20:15:32Z</vt:lpwstr>
  </property>
  <property fmtid="{D5CDD505-2E9C-101B-9397-08002B2CF9AE}" pid="17" name="MSIP_Label_9108d454-5c13-4905-93be-12ec8059c842_Method">
    <vt:lpwstr>Privileged</vt:lpwstr>
  </property>
  <property fmtid="{D5CDD505-2E9C-101B-9397-08002B2CF9AE}" pid="18" name="MSIP_Label_9108d454-5c13-4905-93be-12ec8059c842_Name">
    <vt:lpwstr>9108d454-5c13-4905-93be-12ec8059c842</vt:lpwstr>
  </property>
  <property fmtid="{D5CDD505-2E9C-101B-9397-08002B2CF9AE}" pid="19" name="MSIP_Label_9108d454-5c13-4905-93be-12ec8059c842_SiteId">
    <vt:lpwstr>473672ba-cd07-4371-a2ae-788b4c61840e</vt:lpwstr>
  </property>
  <property fmtid="{D5CDD505-2E9C-101B-9397-08002B2CF9AE}" pid="20" name="MSIP_Label_9108d454-5c13-4905-93be-12ec8059c842_ActionId">
    <vt:lpwstr>28b5899b-6b01-4db6-abe2-d88998215ecc</vt:lpwstr>
  </property>
  <property fmtid="{D5CDD505-2E9C-101B-9397-08002B2CF9AE}" pid="21" name="MSIP_Label_9108d454-5c13-4905-93be-12ec8059c842_ContentBits">
    <vt:lpwstr>2</vt:lpwstr>
  </property>
  <property fmtid="{D5CDD505-2E9C-101B-9397-08002B2CF9AE}" pid="22" name="MSIP_Label_9108d454-5c13-4905-93be-12ec8059c842_Tag">
    <vt:lpwstr>10, 0, 1, 1</vt:lpwstr>
  </property>
</Properties>
</file>