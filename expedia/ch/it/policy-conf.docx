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0BD" w:rsidRPr="002A3E5C" w:rsidRDefault="00707453">
      <w:pPr>
        <w:spacing w:after="0" w:line="240" w:lineRule="auto"/>
        <w:jc w:val="right"/>
        <w:pPrChange w:id="0" w:author="Reviser" w:date="2026-02-09T11:14:00Z" w16du:dateUtc="2026-02-09T10:14:00Z">
          <w:pPr>
            <w:spacing w:after="0" w:line="240" w:lineRule="auto"/>
          </w:pPr>
        </w:pPrChange>
      </w:pPr>
      <w:ins w:id="1" w:author="Reviser" w:date="2026-02-09T11:14:00Z" w16du:dateUtc="2026-02-09T10:14:00Z">
        <w:r w:rsidRPr="001E5DCF">
          <w:rPr>
            <w:noProof/>
          </w:rPr>
          <w:drawing>
            <wp:inline distT="0" distB="0" distL="0" distR="0" wp14:anchorId="5A6B5EA8" wp14:editId="692C0D5C">
              <wp:extent cx="1828800" cy="706364"/>
              <wp:effectExtent l="0" t="0" r="0" b="0"/>
              <wp:docPr id="2123103628" name="drawing" descr="Immagine che contiene testo, Carattere, logo, Elementi grafic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3628" name="drawing" descr="Immagine che contiene testo, Carattere, logo, Elementi grafici&#10;&#10;Il contenuto generato dall'IA potrebbe non essere corretto."/>
                      <pic:cNvPicPr/>
                    </pic:nvPicPr>
                    <pic:blipFill>
                      <a:blip r:embed="rId11"/>
                      <a:stretch>
                        <a:fillRect/>
                      </a:stretch>
                    </pic:blipFill>
                    <pic:spPr>
                      <a:xfrm>
                        <a:off x="0" y="0"/>
                        <a:ext cx="1828800" cy="706364"/>
                      </a:xfrm>
                      <a:prstGeom prst="rect">
                        <a:avLst/>
                      </a:prstGeom>
                    </pic:spPr>
                  </pic:pic>
                </a:graphicData>
              </a:graphic>
            </wp:inline>
          </w:drawing>
        </w:r>
      </w:ins>
      <w:del w:id="2" w:author="Reviser" w:date="2026-02-09T11:14:00Z" w16du:dateUtc="2026-02-09T10:14:00Z">
        <w:r w:rsidR="00256864" w:rsidRPr="009A3664" w:rsidDel="00707453">
          <w:rPr>
            <w:noProof/>
            <w:sz w:val="18"/>
          </w:rPr>
          <w:drawing>
            <wp:inline distT="0" distB="0" distL="0" distR="0" wp14:anchorId="2DEA5FD7" wp14:editId="1A17F6D3">
              <wp:extent cx="914400" cy="45365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G_core_r_rgb.png"/>
                      <pic:cNvPicPr/>
                    </pic:nvPicPr>
                    <pic:blipFill>
                      <a:blip r:embed="rId12">
                        <a:extLst>
                          <a:ext uri="{28A0092B-C50C-407E-A947-70E740481C1C}">
                            <a14:useLocalDpi xmlns:a14="http://schemas.microsoft.com/office/drawing/2010/main" val="0"/>
                          </a:ext>
                        </a:extLst>
                      </a:blip>
                      <a:stretch>
                        <a:fillRect/>
                      </a:stretch>
                    </pic:blipFill>
                    <pic:spPr>
                      <a:xfrm>
                        <a:off x="0" y="0"/>
                        <a:ext cx="914400" cy="453658"/>
                      </a:xfrm>
                      <a:prstGeom prst="rect">
                        <a:avLst/>
                      </a:prstGeom>
                    </pic:spPr>
                  </pic:pic>
                </a:graphicData>
              </a:graphic>
            </wp:inline>
          </w:drawing>
        </w:r>
      </w:del>
    </w:p>
    <w:p w:rsidR="004E40BD" w:rsidRPr="002A3E5C" w:rsidRDefault="004E40BD" w:rsidP="004E40BD">
      <w:pPr>
        <w:spacing w:after="0" w:line="240" w:lineRule="auto"/>
      </w:pPr>
    </w:p>
    <w:p w:rsidR="004E40BD" w:rsidRPr="002A3E5C" w:rsidRDefault="004E40BD" w:rsidP="004E40BD">
      <w:pPr>
        <w:spacing w:after="0" w:line="240" w:lineRule="auto"/>
      </w:pPr>
    </w:p>
    <w:p w:rsidR="000B368C" w:rsidRPr="002A3E5C" w:rsidRDefault="00906EE2" w:rsidP="004E40BD">
      <w:pPr>
        <w:spacing w:after="0" w:line="240" w:lineRule="auto"/>
      </w:pPr>
      <w:r w:rsidRPr="00EC4D36">
        <w:rPr>
          <w:rFonts w:ascii="Arial" w:hAnsi="Arial" w:cs="Arial"/>
          <w:b/>
          <w:color w:val="FF0000"/>
          <w:sz w:val="20"/>
          <w:szCs w:val="20"/>
        </w:rPr>
        <w:t>Da</w:t>
      </w:r>
      <w:r w:rsidR="000B368C" w:rsidRPr="00EC4D36">
        <w:rPr>
          <w:rFonts w:ascii="Arial" w:hAnsi="Arial" w:cs="Arial"/>
          <w:b/>
          <w:color w:val="FF0000"/>
          <w:sz w:val="20"/>
          <w:szCs w:val="20"/>
        </w:rPr>
        <w:t xml:space="preserve">: </w:t>
      </w:r>
      <w:r w:rsidR="000B368C" w:rsidRPr="00EC4D36">
        <w:rPr>
          <w:rFonts w:ascii="Arial" w:hAnsi="Arial" w:cs="Arial"/>
          <w:b/>
          <w:color w:val="FF0000"/>
          <w:sz w:val="20"/>
          <w:szCs w:val="20"/>
        </w:rPr>
        <w:tab/>
      </w:r>
      <w:r w:rsidR="000B368C" w:rsidRPr="00EC4D36">
        <w:rPr>
          <w:rFonts w:ascii="Arial" w:hAnsi="Arial" w:cs="Arial"/>
          <w:b/>
          <w:color w:val="FF0000"/>
          <w:sz w:val="20"/>
          <w:szCs w:val="20"/>
        </w:rPr>
        <w:tab/>
      </w:r>
      <w:del w:id="3" w:author="Reviser" w:date="2026-02-09T11:15:00Z" w16du:dateUtc="2026-02-09T10:15:00Z">
        <w:r w:rsidR="000B368C" w:rsidRPr="00EC4D36" w:rsidDel="00BE633C">
          <w:rPr>
            <w:rFonts w:ascii="Arial" w:hAnsi="Arial" w:cs="Arial"/>
            <w:b/>
            <w:color w:val="FF0000"/>
            <w:sz w:val="20"/>
            <w:szCs w:val="20"/>
          </w:rPr>
          <w:delText xml:space="preserve">AIG </w:delText>
        </w:r>
      </w:del>
      <w:r w:rsidR="000B368C" w:rsidRPr="00EC4D36">
        <w:rPr>
          <w:rFonts w:ascii="Arial" w:hAnsi="Arial" w:cs="Arial"/>
          <w:b/>
          <w:color w:val="FF0000"/>
          <w:sz w:val="20"/>
          <w:szCs w:val="20"/>
        </w:rPr>
        <w:t>Travel</w:t>
      </w:r>
      <w:ins w:id="4" w:author="Reviser" w:date="2026-02-09T11:15:00Z" w16du:dateUtc="2026-02-09T10:15:00Z">
        <w:r w:rsidR="00BE633C" w:rsidRPr="00EC4D36">
          <w:rPr>
            <w:rFonts w:ascii="Arial" w:hAnsi="Arial" w:cs="Arial"/>
            <w:b/>
            <w:color w:val="FF0000"/>
            <w:sz w:val="20"/>
            <w:szCs w:val="20"/>
          </w:rPr>
          <w:t xml:space="preserve"> Guard</w:t>
        </w:r>
      </w:ins>
    </w:p>
    <w:p w:rsidR="000D54CA" w:rsidRPr="001C776D" w:rsidRDefault="00906EE2" w:rsidP="000D54CA">
      <w:pPr>
        <w:spacing w:after="0" w:line="240" w:lineRule="auto"/>
        <w:rPr>
          <w:rFonts w:ascii="Arial" w:hAnsi="Arial" w:cs="Arial"/>
          <w:b/>
          <w:color w:val="FF0000"/>
          <w:sz w:val="20"/>
          <w:szCs w:val="20"/>
        </w:rPr>
      </w:pPr>
      <w:r w:rsidRPr="00734A07">
        <w:rPr>
          <w:rFonts w:ascii="Arial" w:hAnsi="Arial" w:cs="Arial"/>
          <w:b/>
          <w:color w:val="FF0000"/>
          <w:sz w:val="20"/>
          <w:szCs w:val="20"/>
        </w:rPr>
        <w:t>Oggetto:</w:t>
      </w:r>
      <w:r w:rsidR="000D54CA" w:rsidRPr="00734A07">
        <w:rPr>
          <w:rFonts w:ascii="Arial" w:hAnsi="Arial" w:cs="Arial"/>
          <w:b/>
          <w:color w:val="FF0000"/>
          <w:sz w:val="20"/>
          <w:szCs w:val="20"/>
        </w:rPr>
        <w:tab/>
      </w:r>
      <w:r w:rsidRPr="00734A07">
        <w:rPr>
          <w:rFonts w:ascii="Arial" w:hAnsi="Arial" w:cs="Arial"/>
          <w:b/>
          <w:color w:val="FF0000"/>
          <w:sz w:val="20"/>
          <w:szCs w:val="20"/>
        </w:rPr>
        <w:t xml:space="preserve">Conferma dell’assicurazione viaggi </w:t>
      </w:r>
      <w:del w:id="5" w:author="Paul Brown" w:date="2026-03-02T14:59:00Z" w16du:dateUtc="2026-03-02T14:59:00Z">
        <w:r w:rsidRPr="00734A07" w:rsidDel="00B11685">
          <w:rPr>
            <w:rFonts w:ascii="Arial" w:hAnsi="Arial" w:cs="Arial"/>
            <w:b/>
            <w:color w:val="FF0000"/>
            <w:sz w:val="20"/>
            <w:szCs w:val="20"/>
          </w:rPr>
          <w:delText xml:space="preserve">AIG </w:delText>
        </w:r>
      </w:del>
      <w:r w:rsidRPr="00EE3604">
        <w:rPr>
          <w:rFonts w:ascii="Arial" w:hAnsi="Arial" w:cs="Arial"/>
          <w:b/>
          <w:color w:val="FF0000"/>
          <w:sz w:val="20"/>
          <w:szCs w:val="20"/>
        </w:rPr>
        <w:t>per la polizza</w:t>
      </w:r>
      <w:ins w:id="6" w:author="Paul Brown" w:date="2026-03-02T15:02:00Z" w16du:dateUtc="2026-03-02T15:02:00Z">
        <w:r w:rsidR="003110D3" w:rsidRPr="002A3E5C">
          <w:rPr>
            <w:rFonts w:ascii="Arial" w:hAnsi="Arial" w:cs="Arial"/>
            <w:b/>
            <w:color w:val="FF0000"/>
            <w:sz w:val="20"/>
            <w:szCs w:val="20"/>
          </w:rPr>
          <w:t xml:space="preserve"> </w:t>
        </w:r>
        <w:r w:rsidR="003110D3" w:rsidRPr="001C776D">
          <w:rPr>
            <w:rFonts w:ascii="Arial" w:hAnsi="Arial" w:cs="Arial"/>
            <w:b/>
            <w:color w:val="FF0000"/>
            <w:sz w:val="20"/>
            <w:szCs w:val="20"/>
          </w:rPr>
          <w:t>{{PolicyNumber}}</w:t>
        </w:r>
      </w:ins>
    </w:p>
    <w:p w:rsidR="000D54CA" w:rsidRPr="001C776D" w:rsidRDefault="000D54CA" w:rsidP="000D54CA">
      <w:pPr>
        <w:spacing w:after="0" w:line="240" w:lineRule="auto"/>
        <w:rPr>
          <w:rFonts w:ascii="Arial" w:hAnsi="Arial" w:cs="Arial"/>
          <w:sz w:val="20"/>
          <w:szCs w:val="20"/>
        </w:rPr>
      </w:pPr>
    </w:p>
    <w:p w:rsidR="007E4C46" w:rsidRPr="001C776D" w:rsidRDefault="007E4C46" w:rsidP="000D54CA">
      <w:pPr>
        <w:spacing w:after="0" w:line="240" w:lineRule="auto"/>
        <w:rPr>
          <w:rFonts w:ascii="Arial" w:hAnsi="Arial" w:cs="Arial"/>
          <w:sz w:val="20"/>
          <w:szCs w:val="20"/>
        </w:rPr>
      </w:pPr>
    </w:p>
    <w:p w:rsidR="00906EE2" w:rsidRPr="00E2504A" w:rsidRDefault="00906EE2" w:rsidP="00906EE2">
      <w:pPr>
        <w:spacing w:after="0" w:line="240" w:lineRule="auto"/>
        <w:jc w:val="both"/>
        <w:rPr>
          <w:rFonts w:ascii="Arial" w:hAnsi="Arial" w:cs="Arial"/>
          <w:sz w:val="20"/>
          <w:szCs w:val="20"/>
          <w:lang w:val="en-GB"/>
        </w:rPr>
      </w:pPr>
      <w:del w:id="7" w:author="Reviser" w:date="2026-02-10T16:59:00Z" w16du:dateUtc="2026-02-10T15:59:00Z">
        <w:r w:rsidRPr="000F1F76" w:rsidDel="009F0385">
          <w:rPr>
            <w:rFonts w:ascii="Arial" w:hAnsi="Arial" w:cs="Arial"/>
            <w:sz w:val="20"/>
            <w:szCs w:val="20"/>
            <w:lang w:val="en-GB"/>
          </w:rPr>
          <w:delText xml:space="preserve">Buongiorno </w:delText>
        </w:r>
      </w:del>
      <w:ins w:id="8" w:author="Reviser" w:date="2026-02-10T16:59:00Z" w16du:dateUtc="2026-02-10T15:59:00Z">
        <w:r w:rsidR="009F0385" w:rsidRPr="000F1F76">
          <w:rPr>
            <w:rFonts w:ascii="Arial" w:hAnsi="Arial" w:cs="Arial"/>
            <w:sz w:val="20"/>
            <w:szCs w:val="20"/>
            <w:lang w:val="en-GB"/>
          </w:rPr>
          <w:t xml:space="preserve">Gentile </w:t>
        </w:r>
      </w:ins>
      <w:r w:rsidRPr="001E5DCF">
        <w:rPr>
          <w:rFonts w:ascii="Arial" w:hAnsi="Arial" w:cs="Arial"/>
          <w:sz w:val="20"/>
          <w:szCs w:val="20"/>
          <w:lang w:val="en-GB"/>
        </w:rPr>
        <w:t>{{Policy Holder First Name}} {{Policy Holder Last Name}},</w:t>
      </w:r>
    </w:p>
    <w:p w:rsidR="000D54CA" w:rsidRPr="00E2504A" w:rsidRDefault="000D54CA" w:rsidP="000D54CA">
      <w:pPr>
        <w:spacing w:after="0" w:line="240" w:lineRule="auto"/>
        <w:rPr>
          <w:rFonts w:ascii="Arial" w:hAnsi="Arial" w:cs="Arial"/>
          <w:sz w:val="20"/>
          <w:szCs w:val="20"/>
          <w:lang w:val="en-GB"/>
        </w:rPr>
      </w:pPr>
    </w:p>
    <w:p w:rsidR="00F87975" w:rsidRPr="002A3E5C" w:rsidRDefault="00F87975" w:rsidP="00F87975">
      <w:pPr>
        <w:spacing w:after="0" w:line="240" w:lineRule="auto"/>
        <w:rPr>
          <w:rFonts w:ascii="Arial" w:hAnsi="Arial" w:cs="Arial"/>
          <w:b/>
          <w:color w:val="002060"/>
          <w:sz w:val="20"/>
          <w:szCs w:val="20"/>
          <w:u w:val="single"/>
          <w:rPrChange w:id="9" w:author="Paul Brown" w:date="2026-03-02T15:08:00Z" w16du:dateUtc="2026-03-02T15:08:00Z">
            <w:rPr>
              <w:rFonts w:ascii="Arial" w:hAnsi="Arial" w:cs="Arial"/>
              <w:b/>
              <w:color w:val="002060"/>
              <w:sz w:val="20"/>
              <w:szCs w:val="20"/>
              <w:u w:val="single"/>
              <w:lang w:val="en-AU"/>
            </w:rPr>
          </w:rPrChange>
        </w:rPr>
      </w:pPr>
      <w:del w:id="10" w:author="Reviser" w:date="2026-02-10T17:00:00Z" w16du:dateUtc="2026-02-10T16:00:00Z">
        <w:r w:rsidRPr="00682C0B" w:rsidDel="00D016AC">
          <w:rPr>
            <w:rFonts w:ascii="Arial" w:hAnsi="Arial" w:cs="Arial"/>
            <w:b/>
            <w:color w:val="002060"/>
            <w:sz w:val="20"/>
            <w:szCs w:val="20"/>
            <w:u w:val="single"/>
          </w:rPr>
          <w:delText xml:space="preserve">Si </w:delText>
        </w:r>
      </w:del>
      <w:ins w:id="11" w:author="Reviser" w:date="2026-02-10T17:00:00Z" w16du:dateUtc="2026-02-10T16:00:00Z">
        <w:r w:rsidR="00D016AC" w:rsidRPr="002A3E5C">
          <w:rPr>
            <w:rFonts w:ascii="Arial" w:hAnsi="Arial" w:cs="Arial"/>
            <w:b/>
            <w:color w:val="002060"/>
            <w:sz w:val="20"/>
            <w:szCs w:val="20"/>
            <w:u w:val="single"/>
          </w:rPr>
          <w:t>La preghiamo</w:t>
        </w:r>
      </w:ins>
      <w:del w:id="12" w:author="Reviser" w:date="2026-02-10T17:00:00Z" w16du:dateUtc="2026-02-10T16:00:00Z">
        <w:r w:rsidRPr="002A3E5C" w:rsidDel="00D016AC">
          <w:rPr>
            <w:rFonts w:ascii="Arial" w:hAnsi="Arial" w:cs="Arial"/>
            <w:b/>
            <w:color w:val="002060"/>
            <w:sz w:val="20"/>
            <w:szCs w:val="20"/>
            <w:u w:val="single"/>
            <w:rPrChange w:id="13" w:author="Paul Brown" w:date="2026-03-02T15:08:00Z" w16du:dateUtc="2026-03-02T15:08:00Z">
              <w:rPr>
                <w:rFonts w:ascii="Arial" w:hAnsi="Arial" w:cs="Arial"/>
                <w:b/>
                <w:color w:val="002060"/>
                <w:sz w:val="20"/>
                <w:szCs w:val="20"/>
                <w:u w:val="single"/>
                <w:lang w:val="en-AU"/>
              </w:rPr>
            </w:rPrChange>
          </w:rPr>
          <w:delText>prega</w:delText>
        </w:r>
      </w:del>
      <w:r w:rsidRPr="002A3E5C">
        <w:rPr>
          <w:rFonts w:ascii="Arial" w:hAnsi="Arial" w:cs="Arial"/>
          <w:b/>
          <w:color w:val="002060"/>
          <w:sz w:val="20"/>
          <w:szCs w:val="20"/>
          <w:u w:val="single"/>
          <w:rPrChange w:id="14" w:author="Paul Brown" w:date="2026-03-02T15:08:00Z" w16du:dateUtc="2026-03-02T15:08:00Z">
            <w:rPr>
              <w:rFonts w:ascii="Arial" w:hAnsi="Arial" w:cs="Arial"/>
              <w:b/>
              <w:color w:val="002060"/>
              <w:sz w:val="20"/>
              <w:szCs w:val="20"/>
              <w:u w:val="single"/>
              <w:lang w:val="en-AU"/>
            </w:rPr>
          </w:rPrChange>
        </w:rPr>
        <w:t xml:space="preserve"> di notare che la polizza fornisce copertura solo a Contraenti/Assicurati residenti in </w:t>
      </w:r>
      <w:r w:rsidR="00464DFB" w:rsidRPr="002A3E5C">
        <w:rPr>
          <w:rFonts w:ascii="Arial" w:hAnsi="Arial" w:cs="Arial"/>
          <w:b/>
          <w:color w:val="002060"/>
          <w:sz w:val="20"/>
          <w:szCs w:val="20"/>
          <w:u w:val="single"/>
          <w:rPrChange w:id="15" w:author="Paul Brown" w:date="2026-03-02T15:08:00Z" w16du:dateUtc="2026-03-02T15:08:00Z">
            <w:rPr>
              <w:rFonts w:ascii="Arial" w:hAnsi="Arial" w:cs="Arial"/>
              <w:b/>
              <w:color w:val="002060"/>
              <w:sz w:val="20"/>
              <w:szCs w:val="20"/>
              <w:u w:val="single"/>
              <w:lang w:val="en-AU"/>
            </w:rPr>
          </w:rPrChange>
        </w:rPr>
        <w:t>Svizzera</w:t>
      </w:r>
      <w:r w:rsidRPr="002A3E5C">
        <w:rPr>
          <w:rFonts w:ascii="Arial" w:hAnsi="Arial" w:cs="Arial"/>
          <w:b/>
          <w:color w:val="002060"/>
          <w:sz w:val="20"/>
          <w:szCs w:val="20"/>
          <w:u w:val="single"/>
          <w:rPrChange w:id="16" w:author="Paul Brown" w:date="2026-03-02T15:08:00Z" w16du:dateUtc="2026-03-02T15:08:00Z">
            <w:rPr>
              <w:rFonts w:ascii="Arial" w:hAnsi="Arial" w:cs="Arial"/>
              <w:b/>
              <w:color w:val="002060"/>
              <w:sz w:val="20"/>
              <w:szCs w:val="20"/>
              <w:u w:val="single"/>
              <w:lang w:val="en-AU"/>
            </w:rPr>
          </w:rPrChange>
        </w:rPr>
        <w:t>.</w:t>
      </w:r>
    </w:p>
    <w:p w:rsidR="00FA4327" w:rsidRPr="002A3E5C" w:rsidRDefault="00FA4327" w:rsidP="000D54CA">
      <w:pPr>
        <w:spacing w:after="0" w:line="240" w:lineRule="auto"/>
        <w:rPr>
          <w:rFonts w:ascii="Arial" w:hAnsi="Arial" w:cs="Arial"/>
          <w:sz w:val="20"/>
          <w:szCs w:val="20"/>
          <w:rPrChange w:id="17" w:author="Paul Brown" w:date="2026-03-02T15:08:00Z" w16du:dateUtc="2026-03-02T15:08:00Z">
            <w:rPr>
              <w:rFonts w:ascii="Arial" w:hAnsi="Arial" w:cs="Arial"/>
              <w:sz w:val="20"/>
              <w:szCs w:val="20"/>
              <w:lang w:val="en-AU"/>
            </w:rPr>
          </w:rPrChange>
        </w:rPr>
      </w:pPr>
    </w:p>
    <w:p w:rsidR="00194A84" w:rsidRPr="00682C0B" w:rsidRDefault="00194A84" w:rsidP="00194A84">
      <w:pPr>
        <w:spacing w:after="0" w:line="240" w:lineRule="auto"/>
        <w:jc w:val="both"/>
        <w:rPr>
          <w:rFonts w:ascii="Arial" w:hAnsi="Arial" w:cs="Arial"/>
          <w:sz w:val="20"/>
          <w:szCs w:val="20"/>
        </w:rPr>
      </w:pPr>
      <w:r w:rsidRPr="002A3E5C">
        <w:rPr>
          <w:rFonts w:ascii="Arial" w:hAnsi="Arial" w:cs="Arial"/>
          <w:sz w:val="20"/>
          <w:szCs w:val="20"/>
          <w:rPrChange w:id="18" w:author="Paul Brown" w:date="2026-03-02T15:08:00Z" w16du:dateUtc="2026-03-02T15:08:00Z">
            <w:rPr>
              <w:rFonts w:ascii="Arial" w:hAnsi="Arial" w:cs="Arial"/>
              <w:sz w:val="20"/>
              <w:szCs w:val="20"/>
              <w:lang w:val="it-IT"/>
            </w:rPr>
          </w:rPrChange>
        </w:rPr>
        <w:t xml:space="preserve">Grazie per aver aggiunto il </w:t>
      </w:r>
      <w:r w:rsidRPr="002A3E5C">
        <w:rPr>
          <w:rFonts w:ascii="Arial" w:hAnsi="Arial" w:cs="Arial"/>
          <w:b/>
          <w:color w:val="002060"/>
          <w:sz w:val="20"/>
          <w:szCs w:val="20"/>
          <w:u w:val="single"/>
          <w:rPrChange w:id="19" w:author="Paul Brown" w:date="2026-03-02T15:08:00Z" w16du:dateUtc="2026-03-02T15:08:00Z">
            <w:rPr>
              <w:rFonts w:ascii="Arial" w:hAnsi="Arial" w:cs="Arial"/>
              <w:b/>
              <w:color w:val="002060"/>
              <w:sz w:val="20"/>
              <w:szCs w:val="20"/>
              <w:u w:val="single"/>
              <w:lang w:val="en-AU"/>
            </w:rPr>
          </w:rPrChange>
        </w:rPr>
        <w:t>{{Product Name}}</w:t>
      </w:r>
      <w:r w:rsidRPr="002A3E5C">
        <w:rPr>
          <w:rFonts w:ascii="Arial" w:hAnsi="Arial" w:cs="Arial"/>
          <w:sz w:val="20"/>
          <w:szCs w:val="20"/>
          <w:rPrChange w:id="20" w:author="Paul Brown" w:date="2026-03-02T15:08:00Z" w16du:dateUtc="2026-03-02T15:08:00Z">
            <w:rPr>
              <w:rFonts w:ascii="Arial" w:hAnsi="Arial" w:cs="Arial"/>
              <w:sz w:val="20"/>
              <w:szCs w:val="20"/>
              <w:lang w:val="it-IT"/>
            </w:rPr>
          </w:rPrChange>
        </w:rPr>
        <w:t xml:space="preserve"> con la </w:t>
      </w:r>
      <w:del w:id="21" w:author="Reviser" w:date="2026-02-10T17:00:00Z" w16du:dateUtc="2026-02-10T16:00:00Z">
        <w:r w:rsidRPr="002A3E5C" w:rsidDel="0035784C">
          <w:rPr>
            <w:rFonts w:ascii="Arial" w:hAnsi="Arial" w:cs="Arial"/>
            <w:sz w:val="20"/>
            <w:szCs w:val="20"/>
            <w:rPrChange w:id="22" w:author="Paul Brown" w:date="2026-03-02T15:08:00Z" w16du:dateUtc="2026-03-02T15:08:00Z">
              <w:rPr>
                <w:rFonts w:ascii="Arial" w:hAnsi="Arial" w:cs="Arial"/>
                <w:sz w:val="20"/>
                <w:szCs w:val="20"/>
                <w:lang w:val="it-IT"/>
              </w:rPr>
            </w:rPrChange>
          </w:rPr>
          <w:delText xml:space="preserve">vostra </w:delText>
        </w:r>
      </w:del>
      <w:ins w:id="23" w:author="Reviser" w:date="2026-02-10T17:00:00Z" w16du:dateUtc="2026-02-10T16:00:00Z">
        <w:r w:rsidR="0035784C" w:rsidRPr="002A3E5C">
          <w:rPr>
            <w:rFonts w:ascii="Arial" w:hAnsi="Arial" w:cs="Arial"/>
            <w:sz w:val="20"/>
            <w:szCs w:val="20"/>
          </w:rPr>
          <w:t>Sua</w:t>
        </w:r>
        <w:r w:rsidR="0035784C" w:rsidRPr="00682C0B">
          <w:rPr>
            <w:rFonts w:ascii="Arial" w:hAnsi="Arial" w:cs="Arial"/>
            <w:sz w:val="20"/>
            <w:szCs w:val="20"/>
          </w:rPr>
          <w:t xml:space="preserve"> </w:t>
        </w:r>
      </w:ins>
      <w:r w:rsidRPr="00682C0B">
        <w:rPr>
          <w:rFonts w:ascii="Arial" w:hAnsi="Arial" w:cs="Arial"/>
          <w:sz w:val="20"/>
          <w:szCs w:val="20"/>
        </w:rPr>
        <w:t>prenotazione.</w:t>
      </w:r>
    </w:p>
    <w:p w:rsidR="00906EE2" w:rsidRPr="002A3E5C" w:rsidRDefault="00906EE2" w:rsidP="00194A84">
      <w:pPr>
        <w:spacing w:after="0" w:line="240" w:lineRule="auto"/>
        <w:jc w:val="both"/>
        <w:rPr>
          <w:rFonts w:ascii="Arial" w:hAnsi="Arial" w:cs="Arial"/>
          <w:sz w:val="20"/>
          <w:szCs w:val="20"/>
        </w:rPr>
      </w:pPr>
      <w:r w:rsidRPr="00682C0B">
        <w:rPr>
          <w:rFonts w:ascii="Arial" w:hAnsi="Arial" w:cs="Arial"/>
          <w:sz w:val="20"/>
          <w:szCs w:val="20"/>
        </w:rPr>
        <w:t xml:space="preserve">Il </w:t>
      </w:r>
      <w:del w:id="24" w:author="Reviser" w:date="2026-02-10T17:00:00Z" w16du:dateUtc="2026-02-10T16:00:00Z">
        <w:r w:rsidRPr="00682C0B" w:rsidDel="0035784C">
          <w:rPr>
            <w:rFonts w:ascii="Arial" w:hAnsi="Arial" w:cs="Arial"/>
            <w:sz w:val="20"/>
            <w:szCs w:val="20"/>
          </w:rPr>
          <w:delText xml:space="preserve">suo </w:delText>
        </w:r>
      </w:del>
      <w:ins w:id="25" w:author="Reviser" w:date="2026-02-10T17:00:00Z" w16du:dateUtc="2026-02-10T16:00:00Z">
        <w:r w:rsidR="0035784C" w:rsidRPr="002A3E5C">
          <w:rPr>
            <w:rFonts w:ascii="Arial" w:hAnsi="Arial" w:cs="Arial"/>
            <w:sz w:val="20"/>
            <w:szCs w:val="20"/>
          </w:rPr>
          <w:t>S</w:t>
        </w:r>
        <w:r w:rsidR="0035784C" w:rsidRPr="00682C0B">
          <w:rPr>
            <w:rFonts w:ascii="Arial" w:hAnsi="Arial" w:cs="Arial"/>
            <w:sz w:val="20"/>
            <w:szCs w:val="20"/>
          </w:rPr>
          <w:t xml:space="preserve">uo </w:t>
        </w:r>
      </w:ins>
      <w:r w:rsidRPr="00682C0B">
        <w:rPr>
          <w:rFonts w:ascii="Arial" w:hAnsi="Arial" w:cs="Arial"/>
          <w:sz w:val="20"/>
          <w:szCs w:val="20"/>
        </w:rPr>
        <w:t xml:space="preserve">numero della polizza è </w:t>
      </w:r>
      <w:r w:rsidRPr="002A3E5C">
        <w:rPr>
          <w:rFonts w:ascii="Arial" w:hAnsi="Arial" w:cs="Arial"/>
          <w:sz w:val="20"/>
          <w:szCs w:val="20"/>
        </w:rPr>
        <w:t>{{Policy Number}}.</w:t>
      </w:r>
    </w:p>
    <w:p w:rsidR="00D03830" w:rsidRPr="00682C0B" w:rsidRDefault="00D03830" w:rsidP="00B70E76">
      <w:pPr>
        <w:tabs>
          <w:tab w:val="left" w:pos="6570"/>
        </w:tabs>
        <w:spacing w:after="0" w:line="240" w:lineRule="auto"/>
        <w:rPr>
          <w:rFonts w:ascii="Arial" w:hAnsi="Arial" w:cs="Arial"/>
          <w:b/>
          <w:sz w:val="20"/>
          <w:szCs w:val="20"/>
        </w:rPr>
      </w:pPr>
    </w:p>
    <w:p w:rsidR="000D7A6E" w:rsidRPr="00682C0B" w:rsidRDefault="000D7A6E" w:rsidP="00194A84">
      <w:pPr>
        <w:spacing w:after="0" w:line="240" w:lineRule="auto"/>
        <w:jc w:val="both"/>
        <w:rPr>
          <w:rFonts w:ascii="Arial" w:hAnsi="Arial" w:cs="Arial"/>
          <w:sz w:val="20"/>
          <w:szCs w:val="20"/>
        </w:rPr>
      </w:pPr>
      <w:r w:rsidRPr="00682C0B">
        <w:rPr>
          <w:rFonts w:ascii="Arial" w:hAnsi="Arial" w:cs="Arial"/>
          <w:b/>
          <w:sz w:val="20"/>
          <w:szCs w:val="20"/>
          <w:u w:val="single"/>
        </w:rPr>
        <w:t>Fa</w:t>
      </w:r>
      <w:ins w:id="26" w:author="Reviser" w:date="2026-02-10T17:07:00Z" w16du:dateUtc="2026-02-10T16:07:00Z">
        <w:r w:rsidR="00102238" w:rsidRPr="002A3E5C">
          <w:rPr>
            <w:rFonts w:ascii="Arial" w:hAnsi="Arial" w:cs="Arial"/>
            <w:b/>
            <w:sz w:val="20"/>
            <w:szCs w:val="20"/>
            <w:u w:val="single"/>
          </w:rPr>
          <w:t>ccia</w:t>
        </w:r>
      </w:ins>
      <w:del w:id="27" w:author="Reviser" w:date="2026-02-10T17:07:00Z" w16du:dateUtc="2026-02-10T16:07:00Z">
        <w:r w:rsidRPr="002A3E5C" w:rsidDel="00102238">
          <w:rPr>
            <w:rFonts w:ascii="Arial" w:hAnsi="Arial" w:cs="Arial"/>
            <w:b/>
            <w:sz w:val="20"/>
            <w:szCs w:val="20"/>
            <w:u w:val="single"/>
            <w:rPrChange w:id="28" w:author="Paul Brown" w:date="2026-03-02T15:08:00Z" w16du:dateUtc="2026-03-02T15:08:00Z">
              <w:rPr>
                <w:rFonts w:ascii="Arial" w:hAnsi="Arial" w:cs="Arial"/>
                <w:b/>
                <w:sz w:val="20"/>
                <w:szCs w:val="20"/>
                <w:u w:val="single"/>
                <w:lang w:val="it-IT"/>
              </w:rPr>
            </w:rPrChange>
          </w:rPr>
          <w:delText>re</w:delText>
        </w:r>
      </w:del>
      <w:r w:rsidRPr="002A3E5C">
        <w:rPr>
          <w:rFonts w:ascii="Arial" w:hAnsi="Arial" w:cs="Arial"/>
          <w:b/>
          <w:sz w:val="20"/>
          <w:szCs w:val="20"/>
          <w:u w:val="single"/>
          <w:rPrChange w:id="29" w:author="Paul Brown" w:date="2026-03-02T15:08:00Z" w16du:dateUtc="2026-03-02T15:08:00Z">
            <w:rPr>
              <w:rFonts w:ascii="Arial" w:hAnsi="Arial" w:cs="Arial"/>
              <w:b/>
              <w:sz w:val="20"/>
              <w:szCs w:val="20"/>
              <w:u w:val="single"/>
              <w:lang w:val="it-IT"/>
            </w:rPr>
          </w:rPrChange>
        </w:rPr>
        <w:t xml:space="preserve"> clic qui</w:t>
      </w:r>
      <w:r w:rsidRPr="002A3E5C">
        <w:rPr>
          <w:rFonts w:ascii="Arial" w:hAnsi="Arial" w:cs="Arial"/>
          <w:sz w:val="20"/>
          <w:szCs w:val="20"/>
          <w:rPrChange w:id="30" w:author="Paul Brown" w:date="2026-03-02T15:08:00Z" w16du:dateUtc="2026-03-02T15:08:00Z">
            <w:rPr>
              <w:rFonts w:ascii="Arial" w:hAnsi="Arial" w:cs="Arial"/>
              <w:sz w:val="20"/>
              <w:szCs w:val="20"/>
              <w:lang w:val="it-IT"/>
            </w:rPr>
          </w:rPrChange>
        </w:rPr>
        <w:t xml:space="preserve"> per visualizzare il </w:t>
      </w:r>
      <w:r w:rsidR="00A119F5" w:rsidRPr="002A3E5C">
        <w:rPr>
          <w:rFonts w:ascii="Arial" w:hAnsi="Arial" w:cs="Arial"/>
          <w:b/>
          <w:color w:val="002060"/>
          <w:sz w:val="20"/>
          <w:szCs w:val="20"/>
          <w:rPrChange w:id="31" w:author="Paul Brown" w:date="2026-03-02T15:08:00Z" w16du:dateUtc="2026-03-02T15:08:00Z">
            <w:rPr>
              <w:rFonts w:ascii="Arial" w:hAnsi="Arial" w:cs="Arial"/>
              <w:b/>
              <w:color w:val="002060"/>
              <w:sz w:val="20"/>
              <w:szCs w:val="20"/>
              <w:lang w:val="it-IT"/>
            </w:rPr>
          </w:rPrChange>
        </w:rPr>
        <w:t xml:space="preserve">Certificato Di Assicurazione </w:t>
      </w:r>
      <w:r w:rsidRPr="002A3E5C">
        <w:rPr>
          <w:rFonts w:ascii="Arial" w:hAnsi="Arial" w:cs="Arial"/>
          <w:b/>
          <w:color w:val="002060"/>
          <w:sz w:val="20"/>
          <w:szCs w:val="20"/>
          <w:rPrChange w:id="32" w:author="Paul Brown" w:date="2026-03-02T15:08:00Z" w16du:dateUtc="2026-03-02T15:08:00Z">
            <w:rPr>
              <w:rFonts w:ascii="Arial" w:hAnsi="Arial" w:cs="Arial"/>
              <w:b/>
              <w:color w:val="002060"/>
              <w:sz w:val="20"/>
              <w:szCs w:val="20"/>
              <w:lang w:val="it-IT"/>
            </w:rPr>
          </w:rPrChange>
        </w:rPr>
        <w:t>(CDA)</w:t>
      </w:r>
      <w:r w:rsidRPr="002A3E5C">
        <w:rPr>
          <w:rFonts w:ascii="Arial" w:hAnsi="Arial" w:cs="Arial"/>
          <w:sz w:val="20"/>
          <w:szCs w:val="20"/>
          <w:rPrChange w:id="33" w:author="Paul Brown" w:date="2026-03-02T15:08:00Z" w16du:dateUtc="2026-03-02T15:08:00Z">
            <w:rPr>
              <w:rFonts w:ascii="Arial" w:hAnsi="Arial" w:cs="Arial"/>
              <w:sz w:val="20"/>
              <w:szCs w:val="20"/>
              <w:lang w:val="it-IT"/>
            </w:rPr>
          </w:rPrChange>
        </w:rPr>
        <w:t xml:space="preserve"> e le </w:t>
      </w:r>
      <w:r w:rsidR="00A119F5" w:rsidRPr="002A3E5C">
        <w:rPr>
          <w:rFonts w:ascii="Arial" w:hAnsi="Arial" w:cs="Arial"/>
          <w:b/>
          <w:color w:val="002060"/>
          <w:sz w:val="20"/>
          <w:szCs w:val="20"/>
          <w:rPrChange w:id="34" w:author="Paul Brown" w:date="2026-03-02T15:08:00Z" w16du:dateUtc="2026-03-02T15:08:00Z">
            <w:rPr>
              <w:rFonts w:ascii="Arial" w:hAnsi="Arial" w:cs="Arial"/>
              <w:b/>
              <w:color w:val="002060"/>
              <w:sz w:val="20"/>
              <w:szCs w:val="20"/>
              <w:lang w:val="it-IT"/>
            </w:rPr>
          </w:rPrChange>
        </w:rPr>
        <w:t>Condizioni Di Assicurazioni</w:t>
      </w:r>
      <w:r w:rsidRPr="002A3E5C">
        <w:rPr>
          <w:rFonts w:ascii="Arial" w:hAnsi="Arial" w:cs="Arial"/>
          <w:sz w:val="20"/>
          <w:szCs w:val="20"/>
          <w:rPrChange w:id="35" w:author="Paul Brown" w:date="2026-03-02T15:08:00Z" w16du:dateUtc="2026-03-02T15:08:00Z">
            <w:rPr>
              <w:rFonts w:ascii="Arial" w:hAnsi="Arial" w:cs="Arial"/>
              <w:sz w:val="20"/>
              <w:szCs w:val="20"/>
              <w:lang w:val="it-IT"/>
            </w:rPr>
          </w:rPrChange>
        </w:rPr>
        <w:t xml:space="preserve">. Per effettuare l'accesso sono necessari il </w:t>
      </w:r>
      <w:ins w:id="36" w:author="Reviser" w:date="2026-02-10T17:00:00Z" w16du:dateUtc="2026-02-10T16:00:00Z">
        <w:r w:rsidR="0035784C" w:rsidRPr="002A3E5C">
          <w:rPr>
            <w:rFonts w:ascii="Arial" w:hAnsi="Arial" w:cs="Arial"/>
            <w:sz w:val="20"/>
            <w:szCs w:val="20"/>
          </w:rPr>
          <w:t>S</w:t>
        </w:r>
      </w:ins>
      <w:del w:id="37" w:author="Reviser" w:date="2026-02-10T17:00:00Z" w16du:dateUtc="2026-02-10T16:00:00Z">
        <w:r w:rsidRPr="002A3E5C" w:rsidDel="0035784C">
          <w:rPr>
            <w:rFonts w:ascii="Arial" w:hAnsi="Arial" w:cs="Arial"/>
            <w:sz w:val="20"/>
            <w:szCs w:val="20"/>
            <w:rPrChange w:id="38" w:author="Paul Brown" w:date="2026-03-02T15:08:00Z" w16du:dateUtc="2026-03-02T15:08:00Z">
              <w:rPr>
                <w:rFonts w:ascii="Arial" w:hAnsi="Arial" w:cs="Arial"/>
                <w:sz w:val="20"/>
                <w:szCs w:val="20"/>
                <w:lang w:val="it-IT"/>
              </w:rPr>
            </w:rPrChange>
          </w:rPr>
          <w:delText>s</w:delText>
        </w:r>
      </w:del>
      <w:r w:rsidRPr="002A3E5C">
        <w:rPr>
          <w:rFonts w:ascii="Arial" w:hAnsi="Arial" w:cs="Arial"/>
          <w:sz w:val="20"/>
          <w:szCs w:val="20"/>
          <w:rPrChange w:id="39" w:author="Paul Brown" w:date="2026-03-02T15:08:00Z" w16du:dateUtc="2026-03-02T15:08:00Z">
            <w:rPr>
              <w:rFonts w:ascii="Arial" w:hAnsi="Arial" w:cs="Arial"/>
              <w:sz w:val="20"/>
              <w:szCs w:val="20"/>
              <w:lang w:val="it-IT"/>
            </w:rPr>
          </w:rPrChange>
        </w:rPr>
        <w:t xml:space="preserve">uo numero di polizza e il </w:t>
      </w:r>
      <w:del w:id="40" w:author="Reviser" w:date="2026-02-10T17:00:00Z" w16du:dateUtc="2026-02-10T16:00:00Z">
        <w:r w:rsidRPr="002A3E5C" w:rsidDel="0035784C">
          <w:rPr>
            <w:rFonts w:ascii="Arial" w:hAnsi="Arial" w:cs="Arial"/>
            <w:sz w:val="20"/>
            <w:szCs w:val="20"/>
            <w:rPrChange w:id="41" w:author="Paul Brown" w:date="2026-03-02T15:08:00Z" w16du:dateUtc="2026-03-02T15:08:00Z">
              <w:rPr>
                <w:rFonts w:ascii="Arial" w:hAnsi="Arial" w:cs="Arial"/>
                <w:sz w:val="20"/>
                <w:szCs w:val="20"/>
                <w:lang w:val="it-IT"/>
              </w:rPr>
            </w:rPrChange>
          </w:rPr>
          <w:delText xml:space="preserve">suo </w:delText>
        </w:r>
      </w:del>
      <w:ins w:id="42" w:author="Reviser" w:date="2026-02-10T17:00:00Z" w16du:dateUtc="2026-02-10T16:00:00Z">
        <w:r w:rsidR="0035784C" w:rsidRPr="002A3E5C">
          <w:rPr>
            <w:rFonts w:ascii="Arial" w:hAnsi="Arial" w:cs="Arial"/>
            <w:sz w:val="20"/>
            <w:szCs w:val="20"/>
          </w:rPr>
          <w:t>S</w:t>
        </w:r>
        <w:r w:rsidR="0035784C" w:rsidRPr="00682C0B">
          <w:rPr>
            <w:rFonts w:ascii="Arial" w:hAnsi="Arial" w:cs="Arial"/>
            <w:sz w:val="20"/>
            <w:szCs w:val="20"/>
          </w:rPr>
          <w:t xml:space="preserve">uo </w:t>
        </w:r>
      </w:ins>
      <w:r w:rsidRPr="00682C0B">
        <w:rPr>
          <w:rFonts w:ascii="Arial" w:hAnsi="Arial" w:cs="Arial"/>
          <w:sz w:val="20"/>
          <w:szCs w:val="20"/>
        </w:rPr>
        <w:t xml:space="preserve">cognome. </w:t>
      </w:r>
    </w:p>
    <w:p w:rsidR="000D7A6E" w:rsidRPr="00682C0B" w:rsidRDefault="000D7A6E" w:rsidP="000D54CA">
      <w:pPr>
        <w:spacing w:after="0" w:line="240" w:lineRule="auto"/>
        <w:rPr>
          <w:rFonts w:ascii="Arial" w:hAnsi="Arial" w:cs="Arial"/>
          <w:b/>
          <w:sz w:val="20"/>
          <w:szCs w:val="20"/>
        </w:rPr>
      </w:pPr>
    </w:p>
    <w:p w:rsidR="000D54CA" w:rsidRPr="00682C0B" w:rsidRDefault="00906EE2" w:rsidP="000D54CA">
      <w:pPr>
        <w:spacing w:after="0" w:line="240" w:lineRule="auto"/>
        <w:rPr>
          <w:rFonts w:ascii="Arial" w:hAnsi="Arial" w:cs="Arial"/>
          <w:b/>
          <w:color w:val="002060"/>
          <w:sz w:val="24"/>
          <w:szCs w:val="24"/>
        </w:rPr>
      </w:pPr>
      <w:r w:rsidRPr="00682C0B">
        <w:rPr>
          <w:rFonts w:ascii="Arial" w:hAnsi="Arial" w:cs="Arial"/>
          <w:b/>
          <w:color w:val="002060"/>
          <w:sz w:val="24"/>
          <w:szCs w:val="24"/>
        </w:rPr>
        <w:t xml:space="preserve">Quali rischi sono coperti? </w:t>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r w:rsidR="00E80F78" w:rsidRPr="00682C0B">
        <w:rPr>
          <w:rFonts w:ascii="Arial" w:hAnsi="Arial" w:cs="Arial"/>
          <w:b/>
          <w:color w:val="002060"/>
          <w:sz w:val="24"/>
          <w:szCs w:val="24"/>
        </w:rPr>
        <w:softHyphen/>
      </w:r>
    </w:p>
    <w:p w:rsidR="000D54CA" w:rsidRPr="00682C0B" w:rsidRDefault="000D54CA" w:rsidP="00194A84">
      <w:pPr>
        <w:spacing w:after="0" w:line="240" w:lineRule="auto"/>
        <w:jc w:val="both"/>
        <w:rPr>
          <w:rFonts w:ascii="Arial" w:hAnsi="Arial"/>
          <w:sz w:val="20"/>
        </w:rPr>
      </w:pPr>
    </w:p>
    <w:p w:rsidR="00B040BC" w:rsidRPr="00682C0B" w:rsidRDefault="000D7A6E" w:rsidP="00194A84">
      <w:pPr>
        <w:spacing w:after="0" w:line="240" w:lineRule="auto"/>
        <w:jc w:val="both"/>
        <w:rPr>
          <w:rFonts w:ascii="Arial" w:hAnsi="Arial" w:cs="Arial"/>
          <w:sz w:val="20"/>
          <w:szCs w:val="20"/>
        </w:rPr>
      </w:pPr>
      <w:r w:rsidRPr="00682C0B">
        <w:rPr>
          <w:rFonts w:ascii="Arial" w:hAnsi="Arial" w:cs="Arial"/>
          <w:sz w:val="20"/>
          <w:szCs w:val="20"/>
        </w:rPr>
        <w:t xml:space="preserve">L’elenco delle garanzie incluse in copertura sono indicate nel certificato di assicurazione e nelle condizioni generali di polizza.  </w:t>
      </w:r>
    </w:p>
    <w:p w:rsidR="000D7A6E" w:rsidRPr="00682C0B" w:rsidRDefault="000D7A6E" w:rsidP="00B040BC">
      <w:pPr>
        <w:spacing w:after="0" w:line="240" w:lineRule="auto"/>
        <w:rPr>
          <w:rFonts w:ascii="Arial" w:hAnsi="Arial"/>
          <w:b/>
          <w:sz w:val="20"/>
        </w:rPr>
      </w:pPr>
    </w:p>
    <w:tbl>
      <w:tblPr>
        <w:tblStyle w:val="TableGrid"/>
        <w:tblW w:w="0" w:type="auto"/>
        <w:tblLook w:val="04A0" w:firstRow="1" w:lastRow="0" w:firstColumn="1" w:lastColumn="0" w:noHBand="0" w:noVBand="1"/>
      </w:tblPr>
      <w:tblGrid>
        <w:gridCol w:w="10574"/>
      </w:tblGrid>
      <w:tr w:rsidR="00B040BC" w:rsidRPr="002A3E5C" w:rsidTr="29E5396A">
        <w:tc>
          <w:tcPr>
            <w:tcW w:w="10574" w:type="dxa"/>
          </w:tcPr>
          <w:p w:rsidR="00773710" w:rsidRPr="00682C0B" w:rsidRDefault="00773710" w:rsidP="29E5396A">
            <w:pPr>
              <w:rPr>
                <w:rFonts w:ascii="Arial" w:hAnsi="Arial" w:cs="Arial"/>
                <w:b/>
                <w:bCs/>
                <w:color w:val="FF0000"/>
                <w:sz w:val="20"/>
                <w:szCs w:val="20"/>
              </w:rPr>
            </w:pPr>
            <w:r w:rsidRPr="00682C0B">
              <w:rPr>
                <w:rFonts w:ascii="Arial" w:hAnsi="Arial" w:cs="Arial"/>
                <w:b/>
                <w:bCs/>
                <w:color w:val="FF0000"/>
                <w:sz w:val="20"/>
                <w:szCs w:val="20"/>
              </w:rPr>
              <w:t>PROMEMORIA DI IDONEITÀ:</w:t>
            </w:r>
          </w:p>
          <w:p w:rsidR="00773710" w:rsidRPr="00682C0B" w:rsidRDefault="00773710" w:rsidP="00773710">
            <w:pPr>
              <w:rPr>
                <w:rFonts w:ascii="Arial" w:eastAsiaTheme="minorEastAsia" w:hAnsi="Arial" w:cs="Arial"/>
                <w:sz w:val="20"/>
                <w:szCs w:val="20"/>
              </w:rPr>
            </w:pPr>
            <w:r w:rsidRPr="00682C0B">
              <w:rPr>
                <w:rFonts w:ascii="Arial" w:hAnsi="Arial" w:cs="Arial"/>
                <w:b/>
                <w:sz w:val="20"/>
                <w:szCs w:val="20"/>
              </w:rPr>
              <w:t>Promemoria generali per tutti i prodotti:</w:t>
            </w:r>
          </w:p>
          <w:p w:rsidR="00773710" w:rsidRPr="00682C0B" w:rsidRDefault="00773710" w:rsidP="00773710">
            <w:pPr>
              <w:pStyle w:val="ListParagraph"/>
              <w:numPr>
                <w:ilvl w:val="0"/>
                <w:numId w:val="12"/>
              </w:numPr>
              <w:rPr>
                <w:rFonts w:ascii="Arial" w:hAnsi="Arial" w:cs="Arial"/>
                <w:sz w:val="20"/>
                <w:szCs w:val="20"/>
              </w:rPr>
            </w:pPr>
            <w:r w:rsidRPr="00682C0B">
              <w:rPr>
                <w:rFonts w:ascii="Arial" w:hAnsi="Arial" w:cs="Arial"/>
                <w:sz w:val="20"/>
                <w:szCs w:val="20"/>
              </w:rPr>
              <w:t xml:space="preserve">Tutte le persone assicurate devono essere residenti in Svizzera </w:t>
            </w:r>
          </w:p>
          <w:p w:rsidR="003E6086" w:rsidRPr="00682C0B" w:rsidRDefault="00773710" w:rsidP="00773710">
            <w:pPr>
              <w:numPr>
                <w:ilvl w:val="0"/>
                <w:numId w:val="12"/>
              </w:numPr>
              <w:rPr>
                <w:rFonts w:ascii="Arial" w:hAnsi="Arial" w:cs="Arial"/>
                <w:sz w:val="20"/>
                <w:szCs w:val="20"/>
              </w:rPr>
            </w:pPr>
            <w:del w:id="43" w:author="Reviser" w:date="2026-02-10T17:01:00Z" w16du:dateUtc="2026-02-10T16:01:00Z">
              <w:r w:rsidRPr="00682C0B" w:rsidDel="0035784C">
                <w:rPr>
                  <w:rFonts w:ascii="Arial" w:hAnsi="Arial" w:cs="Arial"/>
                  <w:sz w:val="20"/>
                  <w:szCs w:val="20"/>
                </w:rPr>
                <w:delText>Si prega</w:delText>
              </w:r>
            </w:del>
            <w:ins w:id="44" w:author="Reviser" w:date="2026-02-10T17:01:00Z" w16du:dateUtc="2026-02-10T16:01:00Z">
              <w:r w:rsidR="0035784C" w:rsidRPr="002A3E5C">
                <w:rPr>
                  <w:rFonts w:ascii="Arial" w:hAnsi="Arial" w:cs="Arial"/>
                  <w:sz w:val="20"/>
                  <w:szCs w:val="20"/>
                </w:rPr>
                <w:t>La preghiamo</w:t>
              </w:r>
            </w:ins>
            <w:r w:rsidRPr="00682C0B">
              <w:rPr>
                <w:rFonts w:ascii="Arial" w:hAnsi="Arial" w:cs="Arial"/>
                <w:sz w:val="20"/>
                <w:szCs w:val="20"/>
              </w:rPr>
              <w:t xml:space="preserve"> di controllare la </w:t>
            </w:r>
            <w:del w:id="45" w:author="Reviser" w:date="2026-02-10T17:01:00Z" w16du:dateUtc="2026-02-10T16:01:00Z">
              <w:r w:rsidRPr="00682C0B" w:rsidDel="0035784C">
                <w:rPr>
                  <w:rFonts w:ascii="Arial" w:hAnsi="Arial" w:cs="Arial"/>
                  <w:sz w:val="20"/>
                  <w:szCs w:val="20"/>
                </w:rPr>
                <w:delText xml:space="preserve">vostra </w:delText>
              </w:r>
            </w:del>
            <w:ins w:id="46" w:author="Reviser" w:date="2026-02-10T17:01:00Z" w16du:dateUtc="2026-02-10T16:01:00Z">
              <w:r w:rsidR="0035784C" w:rsidRPr="002A3E5C">
                <w:rPr>
                  <w:rFonts w:ascii="Arial" w:hAnsi="Arial" w:cs="Arial"/>
                  <w:sz w:val="20"/>
                  <w:szCs w:val="20"/>
                </w:rPr>
                <w:t>Sua</w:t>
              </w:r>
              <w:r w:rsidR="0035784C" w:rsidRPr="00682C0B">
                <w:rPr>
                  <w:rFonts w:ascii="Arial" w:hAnsi="Arial" w:cs="Arial"/>
                  <w:sz w:val="20"/>
                  <w:szCs w:val="20"/>
                </w:rPr>
                <w:t xml:space="preserve"> </w:t>
              </w:r>
            </w:ins>
            <w:r w:rsidR="00B8177A" w:rsidRPr="00682C0B">
              <w:rPr>
                <w:rFonts w:ascii="Arial" w:hAnsi="Arial" w:cs="Arial"/>
                <w:sz w:val="20"/>
                <w:szCs w:val="20"/>
              </w:rPr>
              <w:t xml:space="preserve">polizza </w:t>
            </w:r>
            <w:r w:rsidRPr="00682C0B">
              <w:rPr>
                <w:rFonts w:ascii="Arial" w:hAnsi="Arial" w:cs="Arial"/>
                <w:sz w:val="20"/>
                <w:szCs w:val="20"/>
              </w:rPr>
              <w:t>per l'elenco completo dei requisiti di idoneità.</w:t>
            </w:r>
          </w:p>
          <w:p w:rsidR="00773710" w:rsidRPr="00682C0B" w:rsidRDefault="00773710" w:rsidP="00773710">
            <w:pPr>
              <w:ind w:left="360"/>
              <w:rPr>
                <w:rFonts w:ascii="Arial" w:hAnsi="Arial" w:cs="Arial"/>
                <w:sz w:val="20"/>
                <w:szCs w:val="20"/>
              </w:rPr>
            </w:pPr>
          </w:p>
          <w:p w:rsidR="00B040BC" w:rsidRPr="00682C0B" w:rsidRDefault="00773710" w:rsidP="00B6789C">
            <w:pPr>
              <w:rPr>
                <w:rFonts w:ascii="Arial" w:hAnsi="Arial" w:cs="Arial"/>
                <w:b/>
                <w:sz w:val="20"/>
                <w:szCs w:val="20"/>
              </w:rPr>
            </w:pPr>
            <w:r w:rsidRPr="00682C0B">
              <w:rPr>
                <w:rFonts w:ascii="Arial" w:hAnsi="Arial" w:cs="Arial"/>
                <w:b/>
                <w:sz w:val="20"/>
                <w:szCs w:val="20"/>
              </w:rPr>
              <w:t xml:space="preserve">Di seguito sono riportate </w:t>
            </w:r>
            <w:r w:rsidRPr="00682C0B">
              <w:rPr>
                <w:rFonts w:ascii="Arial" w:hAnsi="Arial" w:cs="Arial"/>
                <w:b/>
                <w:sz w:val="20"/>
                <w:szCs w:val="20"/>
                <w:u w:val="single"/>
              </w:rPr>
              <w:t>le informazioni specifiche del prodotto</w:t>
            </w:r>
            <w:r w:rsidRPr="00682C0B">
              <w:rPr>
                <w:rFonts w:ascii="Arial" w:hAnsi="Arial" w:cs="Arial"/>
                <w:b/>
                <w:sz w:val="20"/>
                <w:szCs w:val="20"/>
              </w:rPr>
              <w:t xml:space="preserve"> che ha</w:t>
            </w:r>
            <w:del w:id="47" w:author="Reviser" w:date="2026-02-10T17:01:00Z" w16du:dateUtc="2026-02-10T16:01:00Z">
              <w:r w:rsidRPr="00682C0B" w:rsidDel="0035784C">
                <w:rPr>
                  <w:rFonts w:ascii="Arial" w:hAnsi="Arial" w:cs="Arial"/>
                  <w:b/>
                  <w:sz w:val="20"/>
                  <w:szCs w:val="20"/>
                </w:rPr>
                <w:delText>i</w:delText>
              </w:r>
            </w:del>
            <w:r w:rsidRPr="00682C0B">
              <w:rPr>
                <w:rFonts w:ascii="Arial" w:hAnsi="Arial" w:cs="Arial"/>
                <w:b/>
                <w:sz w:val="20"/>
                <w:szCs w:val="20"/>
              </w:rPr>
              <w:t xml:space="preserve"> acquistato: </w:t>
            </w:r>
          </w:p>
          <w:p w:rsidR="00773710" w:rsidRPr="00682C0B" w:rsidRDefault="00773710" w:rsidP="00B6789C">
            <w:pPr>
              <w:rPr>
                <w:b/>
              </w:rPr>
            </w:pPr>
          </w:p>
          <w:p w:rsidR="00194A84" w:rsidRPr="00682C0B" w:rsidRDefault="00194A84" w:rsidP="29E5396A">
            <w:pPr>
              <w:pStyle w:val="ListParagraph"/>
              <w:rPr>
                <w:rFonts w:ascii="Arial" w:hAnsi="Arial" w:cs="Arial"/>
                <w:b/>
                <w:bCs/>
                <w:color w:val="002060"/>
                <w:sz w:val="20"/>
                <w:szCs w:val="20"/>
              </w:rPr>
            </w:pPr>
          </w:p>
          <w:p w:rsidR="009F2ED7" w:rsidRPr="002A3E5C" w:rsidRDefault="009F2ED7" w:rsidP="29E5396A">
            <w:pPr>
              <w:jc w:val="both"/>
              <w:rPr>
                <w:rFonts w:ascii="Arial" w:eastAsiaTheme="minorEastAsia" w:hAnsi="Arial" w:cs="Arial"/>
                <w:sz w:val="20"/>
                <w:szCs w:val="20"/>
              </w:rPr>
            </w:pPr>
            <w:bookmarkStart w:id="48" w:name="_Hlk61888779"/>
            <w:r w:rsidRPr="00682C0B">
              <w:rPr>
                <w:rFonts w:ascii="Arial" w:hAnsi="Arial" w:cs="Arial"/>
                <w:b/>
                <w:bCs/>
                <w:color w:val="002060"/>
                <w:sz w:val="20"/>
                <w:szCs w:val="20"/>
              </w:rPr>
              <w:t>Assicurazione di viaggio</w:t>
            </w:r>
          </w:p>
          <w:p w:rsidR="009F2ED7" w:rsidRPr="002A3E5C" w:rsidRDefault="009F2ED7" w:rsidP="29E5396A">
            <w:pPr>
              <w:pStyle w:val="ListParagraph"/>
              <w:numPr>
                <w:ilvl w:val="0"/>
                <w:numId w:val="23"/>
              </w:numPr>
              <w:jc w:val="both"/>
              <w:rPr>
                <w:rFonts w:ascii="Arial" w:hAnsi="Arial" w:cs="Arial"/>
                <w:sz w:val="20"/>
                <w:szCs w:val="20"/>
              </w:rPr>
            </w:pPr>
            <w:r w:rsidRPr="002A3E5C">
              <w:rPr>
                <w:rFonts w:ascii="Arial" w:hAnsi="Arial" w:cs="Arial"/>
                <w:sz w:val="20"/>
                <w:szCs w:val="20"/>
              </w:rPr>
              <w:t>Tutte le persone assicurate devono avere un'età inferiore a 76 anni alla data di partenza</w:t>
            </w:r>
            <w:del w:id="49" w:author="Reviser" w:date="2026-02-09T11:16:00Z" w16du:dateUtc="2026-02-09T10:16:00Z">
              <w:r w:rsidRPr="002A3E5C" w:rsidDel="004222B3">
                <w:rPr>
                  <w:rFonts w:ascii="Arial" w:hAnsi="Arial" w:cs="Arial"/>
                  <w:sz w:val="20"/>
                  <w:szCs w:val="20"/>
                </w:rPr>
                <w:delText>,</w:delText>
              </w:r>
            </w:del>
            <w:r w:rsidRPr="002A3E5C">
              <w:rPr>
                <w:rFonts w:ascii="Arial" w:hAnsi="Arial" w:cs="Arial"/>
                <w:sz w:val="20"/>
                <w:szCs w:val="20"/>
              </w:rPr>
              <w:t xml:space="preserve"> per il </w:t>
            </w:r>
            <w:r w:rsidRPr="002A3E5C">
              <w:rPr>
                <w:rFonts w:ascii="Arial" w:hAnsi="Arial" w:cs="Arial"/>
                <w:b/>
                <w:bCs/>
                <w:sz w:val="20"/>
                <w:szCs w:val="20"/>
              </w:rPr>
              <w:t>Piano di Cancellazione</w:t>
            </w:r>
            <w:del w:id="50" w:author="Reviser" w:date="2026-02-09T11:16:00Z" w16du:dateUtc="2026-02-09T10:16:00Z">
              <w:r w:rsidRPr="002A3E5C" w:rsidDel="004222B3">
                <w:rPr>
                  <w:rFonts w:ascii="Arial" w:hAnsi="Arial" w:cs="Arial"/>
                  <w:b/>
                  <w:bCs/>
                  <w:sz w:val="20"/>
                  <w:szCs w:val="20"/>
                </w:rPr>
                <w:delText xml:space="preserve">, </w:delText>
              </w:r>
              <w:r w:rsidR="00E20195" w:rsidRPr="002A3E5C" w:rsidDel="004222B3">
                <w:rPr>
                  <w:rFonts w:ascii="Arial" w:hAnsi="Arial" w:cs="Arial"/>
                  <w:b/>
                  <w:bCs/>
                  <w:sz w:val="20"/>
                  <w:szCs w:val="20"/>
                </w:rPr>
                <w:delText>Assicurazione di viaggio base, Assicurazione di viaggio Plus</w:delText>
              </w:r>
            </w:del>
            <w:r w:rsidR="00E20195" w:rsidRPr="002A3E5C">
              <w:rPr>
                <w:rFonts w:ascii="Arial" w:hAnsi="Arial" w:cs="Arial"/>
                <w:b/>
                <w:bCs/>
                <w:sz w:val="20"/>
                <w:szCs w:val="20"/>
              </w:rPr>
              <w:t xml:space="preserve"> </w:t>
            </w:r>
            <w:r w:rsidRPr="002A3E5C">
              <w:rPr>
                <w:rFonts w:ascii="Arial" w:hAnsi="Arial" w:cs="Arial"/>
                <w:sz w:val="20"/>
                <w:szCs w:val="20"/>
              </w:rPr>
              <w:t xml:space="preserve">e un'età inferiore a 66 anni alla data di partenza per il </w:t>
            </w:r>
            <w:r w:rsidRPr="002A3E5C">
              <w:rPr>
                <w:rFonts w:ascii="Arial" w:hAnsi="Arial" w:cs="Arial"/>
                <w:b/>
                <w:bCs/>
                <w:sz w:val="20"/>
                <w:szCs w:val="20"/>
              </w:rPr>
              <w:t>Piano di Protezione</w:t>
            </w:r>
            <w:ins w:id="51" w:author="Reviser" w:date="2026-02-10T09:32:00Z" w16du:dateUtc="2026-02-10T08:32:00Z">
              <w:r w:rsidR="003972F5" w:rsidRPr="002A3E5C">
                <w:rPr>
                  <w:rFonts w:ascii="Arial" w:hAnsi="Arial" w:cs="Arial"/>
                  <w:sz w:val="20"/>
                  <w:szCs w:val="20"/>
                  <w:rPrChange w:id="52" w:author="Paul Brown" w:date="2026-03-02T15:08:00Z" w16du:dateUtc="2026-03-02T15:08:00Z">
                    <w:rPr>
                      <w:rFonts w:ascii="Arial" w:hAnsi="Arial" w:cs="Arial"/>
                      <w:b/>
                      <w:bCs/>
                      <w:sz w:val="20"/>
                      <w:szCs w:val="20"/>
                    </w:rPr>
                  </w:rPrChange>
                </w:rPr>
                <w:t>.</w:t>
              </w:r>
            </w:ins>
            <w:del w:id="53" w:author="Reviser" w:date="2026-02-09T11:16:00Z" w16du:dateUtc="2026-02-09T10:16:00Z">
              <w:r w:rsidRPr="002A3E5C" w:rsidDel="004222B3">
                <w:rPr>
                  <w:rFonts w:ascii="Arial" w:hAnsi="Arial" w:cs="Arial"/>
                  <w:sz w:val="20"/>
                  <w:szCs w:val="20"/>
                </w:rPr>
                <w:delText xml:space="preserve"> e </w:delText>
              </w:r>
              <w:r w:rsidR="00E20195" w:rsidRPr="002A3E5C" w:rsidDel="004222B3">
                <w:rPr>
                  <w:rFonts w:ascii="Arial" w:hAnsi="Arial" w:cs="Arial"/>
                  <w:b/>
                  <w:bCs/>
                  <w:sz w:val="20"/>
                  <w:szCs w:val="20"/>
                </w:rPr>
                <w:delText>Assicurazione di viaggio Premium</w:delText>
              </w:r>
              <w:r w:rsidRPr="002A3E5C" w:rsidDel="004222B3">
                <w:rPr>
                  <w:rFonts w:ascii="Arial" w:hAnsi="Arial" w:cs="Arial"/>
                  <w:sz w:val="20"/>
                  <w:szCs w:val="20"/>
                </w:rPr>
                <w:delText>.</w:delText>
              </w:r>
            </w:del>
          </w:p>
          <w:p w:rsidR="009F2ED7" w:rsidRPr="002A3E5C" w:rsidRDefault="009F2ED7" w:rsidP="29E5396A">
            <w:pPr>
              <w:pStyle w:val="ListParagraph"/>
              <w:numPr>
                <w:ilvl w:val="0"/>
                <w:numId w:val="23"/>
              </w:numPr>
              <w:jc w:val="both"/>
              <w:rPr>
                <w:rFonts w:ascii="Arial" w:hAnsi="Arial" w:cs="Arial"/>
                <w:sz w:val="20"/>
                <w:szCs w:val="20"/>
              </w:rPr>
            </w:pPr>
            <w:r w:rsidRPr="002A3E5C">
              <w:rPr>
                <w:rFonts w:ascii="Arial" w:hAnsi="Arial" w:cs="Arial"/>
                <w:b/>
                <w:bCs/>
                <w:sz w:val="20"/>
                <w:szCs w:val="20"/>
              </w:rPr>
              <w:t xml:space="preserve">Piano di Protezione </w:t>
            </w:r>
            <w:del w:id="54" w:author="Reviser" w:date="2026-02-09T11:16:00Z" w16du:dateUtc="2026-02-09T10:16:00Z">
              <w:r w:rsidRPr="002A3E5C" w:rsidDel="004222B3">
                <w:rPr>
                  <w:rFonts w:ascii="Arial" w:hAnsi="Arial" w:cs="Arial"/>
                  <w:b/>
                  <w:bCs/>
                  <w:sz w:val="20"/>
                  <w:szCs w:val="20"/>
                </w:rPr>
                <w:delText xml:space="preserve">e </w:delText>
              </w:r>
              <w:r w:rsidR="00E20195" w:rsidRPr="002A3E5C" w:rsidDel="004222B3">
                <w:rPr>
                  <w:rFonts w:ascii="Arial" w:hAnsi="Arial" w:cs="Arial"/>
                  <w:b/>
                  <w:bCs/>
                  <w:sz w:val="20"/>
                  <w:szCs w:val="20"/>
                </w:rPr>
                <w:delText xml:space="preserve">Assicurazione di viaggio Premium </w:delText>
              </w:r>
            </w:del>
            <w:r w:rsidRPr="002A3E5C">
              <w:rPr>
                <w:rFonts w:ascii="Arial" w:hAnsi="Arial" w:cs="Arial"/>
                <w:sz w:val="20"/>
                <w:szCs w:val="20"/>
              </w:rPr>
              <w:t>fornisc</w:t>
            </w:r>
            <w:ins w:id="55" w:author="Reviser" w:date="2026-02-09T11:16:00Z" w16du:dateUtc="2026-02-09T10:16:00Z">
              <w:r w:rsidR="004222B3" w:rsidRPr="002A3E5C">
                <w:rPr>
                  <w:rFonts w:ascii="Arial" w:hAnsi="Arial" w:cs="Arial"/>
                  <w:sz w:val="20"/>
                  <w:szCs w:val="20"/>
                </w:rPr>
                <w:t>e</w:t>
              </w:r>
            </w:ins>
            <w:del w:id="56" w:author="Reviser" w:date="2026-02-09T11:16:00Z" w16du:dateUtc="2026-02-09T10:16:00Z">
              <w:r w:rsidRPr="002A3E5C" w:rsidDel="004222B3">
                <w:rPr>
                  <w:rFonts w:ascii="Arial" w:hAnsi="Arial" w:cs="Arial"/>
                  <w:sz w:val="20"/>
                  <w:szCs w:val="20"/>
                </w:rPr>
                <w:delText>ono</w:delText>
              </w:r>
            </w:del>
            <w:r w:rsidRPr="002A3E5C">
              <w:rPr>
                <w:rFonts w:ascii="Arial" w:hAnsi="Arial" w:cs="Arial"/>
                <w:sz w:val="20"/>
                <w:szCs w:val="20"/>
              </w:rPr>
              <w:t xml:space="preserve"> una copertura fino a </w:t>
            </w:r>
            <w:del w:id="57" w:author="Paul Brown" w:date="2026-03-02T15:07:00Z" w16du:dateUtc="2026-03-02T15:07:00Z">
              <w:r w:rsidRPr="002A3E5C" w:rsidDel="00B518F0">
                <w:rPr>
                  <w:rFonts w:ascii="Arial" w:hAnsi="Arial" w:cs="Arial"/>
                  <w:b/>
                  <w:bCs/>
                  <w:sz w:val="20"/>
                  <w:szCs w:val="20"/>
                </w:rPr>
                <w:delText>€ 175.000</w:delText>
              </w:r>
            </w:del>
            <w:ins w:id="58" w:author="Paul Brown" w:date="2026-03-02T15:07:00Z" w16du:dateUtc="2026-03-02T15:07:00Z">
              <w:r w:rsidR="00B518F0" w:rsidRPr="002A3E5C">
                <w:rPr>
                  <w:rFonts w:ascii="Arial" w:hAnsi="Arial" w:cs="Arial"/>
                  <w:b/>
                  <w:bCs/>
                  <w:sz w:val="20"/>
                  <w:szCs w:val="20"/>
                </w:rPr>
                <w:t>CHGF 200.000</w:t>
              </w:r>
            </w:ins>
            <w:r w:rsidRPr="002A3E5C">
              <w:rPr>
                <w:rFonts w:ascii="Arial" w:hAnsi="Arial" w:cs="Arial"/>
                <w:sz w:val="20"/>
                <w:szCs w:val="20"/>
              </w:rPr>
              <w:t xml:space="preserve"> in totale sia per </w:t>
            </w:r>
            <w:r w:rsidRPr="002A3E5C">
              <w:rPr>
                <w:rFonts w:ascii="Arial" w:hAnsi="Arial" w:cs="Arial"/>
                <w:b/>
                <w:bCs/>
                <w:sz w:val="20"/>
                <w:szCs w:val="20"/>
              </w:rPr>
              <w:t>B1</w:t>
            </w:r>
            <w:ins w:id="59" w:author="Reviser" w:date="2026-02-10T09:38:00Z" w16du:dateUtc="2026-02-10T08:38:00Z">
              <w:r w:rsidR="00681EA4" w:rsidRPr="002A3E5C">
                <w:rPr>
                  <w:rFonts w:ascii="Arial" w:hAnsi="Arial" w:cs="Arial"/>
                  <w:b/>
                  <w:bCs/>
                  <w:sz w:val="20"/>
                  <w:szCs w:val="20"/>
                </w:rPr>
                <w:t xml:space="preserve"> </w:t>
              </w:r>
            </w:ins>
            <w:r w:rsidRPr="002A3E5C">
              <w:rPr>
                <w:rFonts w:ascii="Arial" w:hAnsi="Arial" w:cs="Arial"/>
                <w:b/>
                <w:bCs/>
                <w:sz w:val="20"/>
                <w:szCs w:val="20"/>
              </w:rPr>
              <w:t>-</w:t>
            </w:r>
            <w:ins w:id="60" w:author="Reviser" w:date="2026-02-10T09:38:00Z" w16du:dateUtc="2026-02-10T08:38:00Z">
              <w:r w:rsidR="00681EA4" w:rsidRPr="002A3E5C">
                <w:rPr>
                  <w:rFonts w:ascii="Arial" w:hAnsi="Arial" w:cs="Arial"/>
                  <w:b/>
                  <w:bCs/>
                  <w:sz w:val="20"/>
                  <w:szCs w:val="20"/>
                </w:rPr>
                <w:t xml:space="preserve"> </w:t>
              </w:r>
            </w:ins>
            <w:r w:rsidRPr="002A3E5C">
              <w:rPr>
                <w:rFonts w:ascii="Arial" w:hAnsi="Arial" w:cs="Arial"/>
                <w:b/>
                <w:bCs/>
                <w:sz w:val="20"/>
                <w:szCs w:val="20"/>
              </w:rPr>
              <w:t xml:space="preserve">Spese mediche di emergenza che </w:t>
            </w:r>
            <w:ins w:id="61" w:author="Reviser" w:date="2026-02-10T09:38:00Z" w16du:dateUtc="2026-02-10T08:38:00Z">
              <w:r w:rsidR="00681EA4" w:rsidRPr="002A3E5C">
                <w:rPr>
                  <w:rFonts w:ascii="Arial" w:hAnsi="Arial" w:cs="Arial"/>
                  <w:b/>
                  <w:bCs/>
                  <w:sz w:val="20"/>
                  <w:szCs w:val="20"/>
                </w:rPr>
                <w:t xml:space="preserve">per </w:t>
              </w:r>
            </w:ins>
            <w:r w:rsidRPr="002A3E5C">
              <w:rPr>
                <w:rFonts w:ascii="Arial" w:hAnsi="Arial" w:cs="Arial"/>
                <w:b/>
                <w:bCs/>
                <w:sz w:val="20"/>
                <w:szCs w:val="20"/>
              </w:rPr>
              <w:t>B2 - Evacuazione medica di emergenza e rimpatrio</w:t>
            </w:r>
            <w:r w:rsidRPr="002A3E5C">
              <w:rPr>
                <w:rFonts w:ascii="Arial" w:hAnsi="Arial" w:cs="Arial"/>
                <w:sz w:val="20"/>
                <w:szCs w:val="20"/>
              </w:rPr>
              <w:t xml:space="preserve"> se a una persona assicurata viene diagnosticato COVID-19 durante il viaggio.</w:t>
            </w:r>
          </w:p>
          <w:bookmarkEnd w:id="48"/>
          <w:p w:rsidR="009F2ED7" w:rsidRPr="00682C0B" w:rsidRDefault="009F2ED7" w:rsidP="29E5396A">
            <w:pPr>
              <w:rPr>
                <w:rFonts w:ascii="Arial" w:hAnsi="Arial" w:cs="Arial"/>
                <w:sz w:val="20"/>
                <w:szCs w:val="20"/>
              </w:rPr>
            </w:pPr>
          </w:p>
          <w:p w:rsidR="00B040BC" w:rsidRPr="00682C0B" w:rsidRDefault="00054F21" w:rsidP="00B040BC">
            <w:pPr>
              <w:rPr>
                <w:rFonts w:ascii="Arial" w:hAnsi="Arial"/>
                <w:b/>
                <w:color w:val="002060"/>
                <w:sz w:val="20"/>
              </w:rPr>
            </w:pPr>
            <w:r w:rsidRPr="00682C0B">
              <w:rPr>
                <w:rFonts w:ascii="Arial" w:hAnsi="Arial" w:cs="Arial"/>
                <w:b/>
                <w:color w:val="002060"/>
                <w:sz w:val="20"/>
                <w:szCs w:val="20"/>
              </w:rPr>
              <w:t>Protezione “Plus” - noleggio auto</w:t>
            </w:r>
            <w:del w:id="62" w:author="Reviser" w:date="2026-02-09T11:17:00Z" w16du:dateUtc="2026-02-09T10:17:00Z">
              <w:r w:rsidRPr="00682C0B" w:rsidDel="00E23AE8">
                <w:rPr>
                  <w:rFonts w:ascii="Arial" w:hAnsi="Arial" w:cs="Arial"/>
                  <w:b/>
                  <w:color w:val="002060"/>
                  <w:sz w:val="20"/>
                  <w:szCs w:val="20"/>
                </w:rPr>
                <w:delText xml:space="preserve"> e Protezione “Premiere” - noleggio auto</w:delText>
              </w:r>
            </w:del>
          </w:p>
          <w:p w:rsidR="00656166" w:rsidRPr="00682C0B" w:rsidRDefault="00656166" w:rsidP="00656166">
            <w:pPr>
              <w:pStyle w:val="ListParagraph"/>
              <w:numPr>
                <w:ilvl w:val="0"/>
                <w:numId w:val="12"/>
              </w:numPr>
              <w:jc w:val="both"/>
              <w:rPr>
                <w:rFonts w:ascii="Arial" w:hAnsi="Arial" w:cs="Arial"/>
                <w:sz w:val="20"/>
                <w:szCs w:val="20"/>
              </w:rPr>
            </w:pPr>
            <w:r w:rsidRPr="00682C0B">
              <w:rPr>
                <w:rFonts w:ascii="Arial" w:hAnsi="Arial" w:cs="Arial"/>
                <w:sz w:val="20"/>
                <w:szCs w:val="20"/>
              </w:rPr>
              <w:t xml:space="preserve">Tutte le persone assicurate devono avere almeno 18 anni ed essere in possesso di una patente di guida valida che consenta loro di guidare nel Paese in questione. Questo include tutti i </w:t>
            </w:r>
            <w:r w:rsidR="00B8177A" w:rsidRPr="00682C0B">
              <w:rPr>
                <w:rFonts w:ascii="Arial" w:hAnsi="Arial" w:cs="Arial"/>
                <w:sz w:val="20"/>
                <w:szCs w:val="20"/>
              </w:rPr>
              <w:t xml:space="preserve">guidatori </w:t>
            </w:r>
            <w:r w:rsidRPr="00682C0B">
              <w:rPr>
                <w:rFonts w:ascii="Arial" w:hAnsi="Arial" w:cs="Arial"/>
                <w:sz w:val="20"/>
                <w:szCs w:val="20"/>
              </w:rPr>
              <w:t xml:space="preserve">aggiuntivi che </w:t>
            </w:r>
            <w:del w:id="63" w:author="Reviser" w:date="2026-02-10T17:01:00Z" w16du:dateUtc="2026-02-10T16:01:00Z">
              <w:r w:rsidRPr="00682C0B" w:rsidDel="00684DB3">
                <w:rPr>
                  <w:rFonts w:ascii="Arial" w:hAnsi="Arial" w:cs="Arial"/>
                  <w:sz w:val="20"/>
                  <w:szCs w:val="20"/>
                </w:rPr>
                <w:delText xml:space="preserve">aggiungete </w:delText>
              </w:r>
            </w:del>
            <w:ins w:id="64" w:author="Reviser" w:date="2026-02-10T17:01:00Z" w16du:dateUtc="2026-02-10T16:01:00Z">
              <w:r w:rsidR="00684DB3" w:rsidRPr="002A3E5C">
                <w:rPr>
                  <w:rFonts w:ascii="Arial" w:hAnsi="Arial" w:cs="Arial"/>
                  <w:sz w:val="20"/>
                  <w:szCs w:val="20"/>
                </w:rPr>
                <w:t>Lei aggiunge</w:t>
              </w:r>
              <w:r w:rsidR="00684DB3" w:rsidRPr="00682C0B">
                <w:rPr>
                  <w:rFonts w:ascii="Arial" w:hAnsi="Arial" w:cs="Arial"/>
                  <w:sz w:val="20"/>
                  <w:szCs w:val="20"/>
                </w:rPr>
                <w:t xml:space="preserve"> </w:t>
              </w:r>
            </w:ins>
            <w:r w:rsidRPr="00682C0B">
              <w:rPr>
                <w:rFonts w:ascii="Arial" w:hAnsi="Arial" w:cs="Arial"/>
                <w:sz w:val="20"/>
                <w:szCs w:val="20"/>
              </w:rPr>
              <w:t xml:space="preserve">al </w:t>
            </w:r>
            <w:del w:id="65" w:author="Reviser" w:date="2026-02-10T17:02:00Z" w16du:dateUtc="2026-02-10T16:02:00Z">
              <w:r w:rsidRPr="00682C0B" w:rsidDel="00684DB3">
                <w:rPr>
                  <w:rFonts w:ascii="Arial" w:hAnsi="Arial" w:cs="Arial"/>
                  <w:sz w:val="20"/>
                  <w:szCs w:val="20"/>
                </w:rPr>
                <w:delText xml:space="preserve">vostro </w:delText>
              </w:r>
            </w:del>
            <w:ins w:id="66" w:author="Reviser" w:date="2026-02-10T17:02:00Z" w16du:dateUtc="2026-02-10T16:02:00Z">
              <w:r w:rsidR="00684DB3" w:rsidRPr="002A3E5C">
                <w:rPr>
                  <w:rFonts w:ascii="Arial" w:hAnsi="Arial" w:cs="Arial"/>
                  <w:sz w:val="20"/>
                  <w:szCs w:val="20"/>
                </w:rPr>
                <w:t>Suo</w:t>
              </w:r>
              <w:r w:rsidR="00684DB3" w:rsidRPr="00682C0B">
                <w:rPr>
                  <w:rFonts w:ascii="Arial" w:hAnsi="Arial" w:cs="Arial"/>
                  <w:sz w:val="20"/>
                  <w:szCs w:val="20"/>
                </w:rPr>
                <w:t xml:space="preserve"> </w:t>
              </w:r>
            </w:ins>
            <w:r w:rsidRPr="00682C0B">
              <w:rPr>
                <w:rFonts w:ascii="Arial" w:hAnsi="Arial" w:cs="Arial"/>
                <w:sz w:val="20"/>
                <w:szCs w:val="20"/>
              </w:rPr>
              <w:t xml:space="preserve">contratto di noleggio. </w:t>
            </w:r>
          </w:p>
          <w:p w:rsidR="00656166" w:rsidRPr="00682C0B" w:rsidRDefault="00656166" w:rsidP="00656166">
            <w:pPr>
              <w:pStyle w:val="ListParagraph"/>
              <w:numPr>
                <w:ilvl w:val="0"/>
                <w:numId w:val="12"/>
              </w:numPr>
              <w:jc w:val="both"/>
              <w:rPr>
                <w:rFonts w:ascii="Arial" w:hAnsi="Arial" w:cs="Arial"/>
                <w:sz w:val="20"/>
                <w:szCs w:val="20"/>
              </w:rPr>
            </w:pPr>
            <w:r w:rsidRPr="00682C0B">
              <w:rPr>
                <w:rFonts w:ascii="Arial" w:hAnsi="Arial" w:cs="Arial"/>
                <w:sz w:val="20"/>
                <w:szCs w:val="20"/>
              </w:rPr>
              <w:t xml:space="preserve">Questa polizza non sostituisce la </w:t>
            </w:r>
            <w:del w:id="67" w:author="Reviser" w:date="2026-02-10T17:02:00Z" w16du:dateUtc="2026-02-10T16:02:00Z">
              <w:r w:rsidRPr="00682C0B" w:rsidDel="00684DB3">
                <w:rPr>
                  <w:rFonts w:ascii="Arial" w:hAnsi="Arial" w:cs="Arial"/>
                  <w:sz w:val="20"/>
                  <w:szCs w:val="20"/>
                </w:rPr>
                <w:delText xml:space="preserve">vostra </w:delText>
              </w:r>
            </w:del>
            <w:ins w:id="68" w:author="Reviser" w:date="2026-02-10T17:02:00Z" w16du:dateUtc="2026-02-10T16:02:00Z">
              <w:r w:rsidR="00684DB3" w:rsidRPr="002A3E5C">
                <w:rPr>
                  <w:rFonts w:ascii="Arial" w:hAnsi="Arial" w:cs="Arial"/>
                  <w:sz w:val="20"/>
                  <w:szCs w:val="20"/>
                </w:rPr>
                <w:t>Sua</w:t>
              </w:r>
              <w:r w:rsidR="00684DB3" w:rsidRPr="00682C0B">
                <w:rPr>
                  <w:rFonts w:ascii="Arial" w:hAnsi="Arial" w:cs="Arial"/>
                  <w:sz w:val="20"/>
                  <w:szCs w:val="20"/>
                </w:rPr>
                <w:t xml:space="preserve"> </w:t>
              </w:r>
            </w:ins>
            <w:r w:rsidRPr="00682C0B">
              <w:rPr>
                <w:rFonts w:ascii="Arial" w:hAnsi="Arial" w:cs="Arial"/>
                <w:sz w:val="20"/>
                <w:szCs w:val="20"/>
              </w:rPr>
              <w:t xml:space="preserve">assicurazione auto, né è una polizza danni primaria che copre il veicolo a noleggio. Questa polizza copre solo l'importo di cui </w:t>
            </w:r>
            <w:del w:id="69" w:author="Reviser" w:date="2026-02-10T17:02:00Z" w16du:dateUtc="2026-02-10T16:02:00Z">
              <w:r w:rsidRPr="00682C0B" w:rsidDel="00684DB3">
                <w:rPr>
                  <w:rFonts w:ascii="Arial" w:hAnsi="Arial" w:cs="Arial"/>
                  <w:sz w:val="20"/>
                  <w:szCs w:val="20"/>
                </w:rPr>
                <w:delText xml:space="preserve">siete </w:delText>
              </w:r>
            </w:del>
            <w:ins w:id="70" w:author="Reviser" w:date="2026-02-10T17:02:00Z" w16du:dateUtc="2026-02-10T16:02:00Z">
              <w:r w:rsidR="00684DB3" w:rsidRPr="002A3E5C">
                <w:rPr>
                  <w:rFonts w:ascii="Arial" w:hAnsi="Arial" w:cs="Arial"/>
                  <w:sz w:val="20"/>
                  <w:szCs w:val="20"/>
                </w:rPr>
                <w:t>Lei è</w:t>
              </w:r>
              <w:r w:rsidR="00684DB3" w:rsidRPr="00682C0B">
                <w:rPr>
                  <w:rFonts w:ascii="Arial" w:hAnsi="Arial" w:cs="Arial"/>
                  <w:sz w:val="20"/>
                  <w:szCs w:val="20"/>
                </w:rPr>
                <w:t xml:space="preserve"> </w:t>
              </w:r>
            </w:ins>
            <w:r w:rsidRPr="00682C0B">
              <w:rPr>
                <w:rFonts w:ascii="Arial" w:hAnsi="Arial" w:cs="Arial"/>
                <w:sz w:val="20"/>
                <w:szCs w:val="20"/>
              </w:rPr>
              <w:t>responsabil</w:t>
            </w:r>
            <w:ins w:id="71" w:author="Reviser" w:date="2026-02-10T17:02:00Z" w16du:dateUtc="2026-02-10T16:02:00Z">
              <w:r w:rsidR="00684DB3" w:rsidRPr="002A3E5C">
                <w:rPr>
                  <w:rFonts w:ascii="Arial" w:hAnsi="Arial" w:cs="Arial"/>
                  <w:sz w:val="20"/>
                  <w:szCs w:val="20"/>
                </w:rPr>
                <w:t>e</w:t>
              </w:r>
            </w:ins>
            <w:del w:id="72" w:author="Reviser" w:date="2026-02-10T17:02:00Z" w16du:dateUtc="2026-02-10T16:02:00Z">
              <w:r w:rsidRPr="00682C0B" w:rsidDel="00684DB3">
                <w:rPr>
                  <w:rFonts w:ascii="Arial" w:hAnsi="Arial" w:cs="Arial"/>
                  <w:sz w:val="20"/>
                  <w:szCs w:val="20"/>
                </w:rPr>
                <w:delText>i</w:delText>
              </w:r>
            </w:del>
            <w:r w:rsidRPr="00682C0B">
              <w:rPr>
                <w:rFonts w:ascii="Arial" w:hAnsi="Arial" w:cs="Arial"/>
                <w:sz w:val="20"/>
                <w:szCs w:val="20"/>
              </w:rPr>
              <w:t xml:space="preserve"> secondo i termini del </w:t>
            </w:r>
            <w:del w:id="73" w:author="Reviser" w:date="2026-02-10T17:02:00Z" w16du:dateUtc="2026-02-10T16:02:00Z">
              <w:r w:rsidRPr="00682C0B" w:rsidDel="00631299">
                <w:rPr>
                  <w:rFonts w:ascii="Arial" w:hAnsi="Arial" w:cs="Arial"/>
                  <w:sz w:val="20"/>
                  <w:szCs w:val="20"/>
                </w:rPr>
                <w:delText xml:space="preserve">vostro </w:delText>
              </w:r>
            </w:del>
            <w:ins w:id="74" w:author="Reviser" w:date="2026-02-10T17:02:00Z" w16du:dateUtc="2026-02-10T16:02:00Z">
              <w:r w:rsidR="00631299" w:rsidRPr="002A3E5C">
                <w:rPr>
                  <w:rFonts w:ascii="Arial" w:hAnsi="Arial" w:cs="Arial"/>
                  <w:sz w:val="20"/>
                  <w:szCs w:val="20"/>
                </w:rPr>
                <w:t>Suo</w:t>
              </w:r>
              <w:r w:rsidR="00631299" w:rsidRPr="00682C0B">
                <w:rPr>
                  <w:rFonts w:ascii="Arial" w:hAnsi="Arial" w:cs="Arial"/>
                  <w:sz w:val="20"/>
                  <w:szCs w:val="20"/>
                </w:rPr>
                <w:t xml:space="preserve"> </w:t>
              </w:r>
            </w:ins>
            <w:r w:rsidRPr="00682C0B">
              <w:rPr>
                <w:rFonts w:ascii="Arial" w:hAnsi="Arial" w:cs="Arial"/>
                <w:sz w:val="20"/>
                <w:szCs w:val="20"/>
              </w:rPr>
              <w:t>contratto di noleggio auto fino all'importo indicato nel CDA, e non l'intero valore del veicolo a noleggio stesso.</w:t>
            </w:r>
          </w:p>
          <w:p w:rsidR="00656166" w:rsidRPr="00682C0B" w:rsidRDefault="00656166" w:rsidP="00656166">
            <w:pPr>
              <w:pStyle w:val="ListParagraph"/>
              <w:numPr>
                <w:ilvl w:val="0"/>
                <w:numId w:val="12"/>
              </w:numPr>
              <w:jc w:val="both"/>
              <w:rPr>
                <w:rFonts w:ascii="Arial" w:hAnsi="Arial" w:cs="Arial"/>
                <w:sz w:val="20"/>
                <w:szCs w:val="20"/>
              </w:rPr>
            </w:pPr>
            <w:r w:rsidRPr="00682C0B">
              <w:rPr>
                <w:rFonts w:ascii="Arial" w:hAnsi="Arial" w:cs="Arial"/>
                <w:sz w:val="20"/>
                <w:szCs w:val="20"/>
              </w:rPr>
              <w:t xml:space="preserve">Abbiamo un elenco di </w:t>
            </w:r>
            <w:r w:rsidRPr="002A3E5C">
              <w:rPr>
                <w:rFonts w:ascii="Webdings" w:eastAsia="Webdings" w:hAnsi="Webdings" w:cs="Webdings"/>
                <w:b/>
                <w:color w:val="002060"/>
                <w:sz w:val="28"/>
              </w:rPr>
              <w:t>i</w:t>
            </w:r>
            <w:r w:rsidRPr="00682C0B">
              <w:rPr>
                <w:rFonts w:ascii="Arial" w:hAnsi="Arial" w:cs="Arial"/>
                <w:sz w:val="20"/>
                <w:szCs w:val="20"/>
              </w:rPr>
              <w:t xml:space="preserve"> </w:t>
            </w:r>
            <w:r w:rsidRPr="002A3E5C">
              <w:rPr>
                <w:rFonts w:ascii="Arial" w:hAnsi="Arial" w:cs="Arial"/>
                <w:b/>
                <w:color w:val="002060"/>
                <w:sz w:val="20"/>
                <w:szCs w:val="20"/>
              </w:rPr>
              <w:t>Suggerimenti utili quando si ritira l’auto a noleggio</w:t>
            </w:r>
            <w:r w:rsidRPr="00682C0B">
              <w:rPr>
                <w:rFonts w:ascii="Arial" w:hAnsi="Arial" w:cs="Arial"/>
                <w:sz w:val="20"/>
                <w:szCs w:val="20"/>
              </w:rPr>
              <w:t xml:space="preserve">; </w:t>
            </w:r>
            <w:del w:id="75" w:author="Reviser" w:date="2026-02-10T17:02:00Z" w16du:dateUtc="2026-02-10T16:02:00Z">
              <w:r w:rsidRPr="00682C0B" w:rsidDel="00631299">
                <w:rPr>
                  <w:rFonts w:ascii="Arial" w:hAnsi="Arial" w:cs="Arial"/>
                  <w:sz w:val="20"/>
                  <w:szCs w:val="20"/>
                </w:rPr>
                <w:delText xml:space="preserve">vi </w:delText>
              </w:r>
            </w:del>
            <w:ins w:id="76" w:author="Reviser" w:date="2026-02-10T17:02:00Z" w16du:dateUtc="2026-02-10T16:02:00Z">
              <w:r w:rsidR="00631299" w:rsidRPr="002A3E5C">
                <w:rPr>
                  <w:rFonts w:ascii="Arial" w:hAnsi="Arial" w:cs="Arial"/>
                  <w:sz w:val="20"/>
                  <w:szCs w:val="20"/>
                </w:rPr>
                <w:t>la</w:t>
              </w:r>
              <w:r w:rsidR="00631299" w:rsidRPr="00682C0B">
                <w:rPr>
                  <w:rFonts w:ascii="Arial" w:hAnsi="Arial" w:cs="Arial"/>
                  <w:sz w:val="20"/>
                  <w:szCs w:val="20"/>
                </w:rPr>
                <w:t xml:space="preserve"> </w:t>
              </w:r>
            </w:ins>
            <w:r w:rsidRPr="00682C0B">
              <w:rPr>
                <w:rFonts w:ascii="Arial" w:hAnsi="Arial" w:cs="Arial"/>
                <w:sz w:val="20"/>
                <w:szCs w:val="20"/>
              </w:rPr>
              <w:t xml:space="preserve">preghiamo di esaminarlo prima di ritirare il </w:t>
            </w:r>
            <w:del w:id="77" w:author="Reviser" w:date="2026-02-10T17:02:00Z" w16du:dateUtc="2026-02-10T16:02:00Z">
              <w:r w:rsidRPr="00682C0B" w:rsidDel="00631299">
                <w:rPr>
                  <w:rFonts w:ascii="Arial" w:hAnsi="Arial" w:cs="Arial"/>
                  <w:sz w:val="20"/>
                  <w:szCs w:val="20"/>
                </w:rPr>
                <w:delText xml:space="preserve">vostro </w:delText>
              </w:r>
            </w:del>
            <w:ins w:id="78" w:author="Reviser" w:date="2026-02-10T17:02:00Z" w16du:dateUtc="2026-02-10T16:02:00Z">
              <w:r w:rsidR="00631299" w:rsidRPr="002A3E5C">
                <w:rPr>
                  <w:rFonts w:ascii="Arial" w:hAnsi="Arial" w:cs="Arial"/>
                  <w:sz w:val="20"/>
                  <w:szCs w:val="20"/>
                </w:rPr>
                <w:t>Suo</w:t>
              </w:r>
              <w:r w:rsidR="00631299" w:rsidRPr="00682C0B">
                <w:rPr>
                  <w:rFonts w:ascii="Arial" w:hAnsi="Arial" w:cs="Arial"/>
                  <w:sz w:val="20"/>
                  <w:szCs w:val="20"/>
                </w:rPr>
                <w:t xml:space="preserve"> </w:t>
              </w:r>
            </w:ins>
            <w:r w:rsidRPr="00682C0B">
              <w:rPr>
                <w:rFonts w:ascii="Arial" w:hAnsi="Arial" w:cs="Arial"/>
                <w:sz w:val="20"/>
                <w:szCs w:val="20"/>
              </w:rPr>
              <w:t>veicolo a noleggio.</w:t>
            </w:r>
          </w:p>
        </w:tc>
      </w:tr>
    </w:tbl>
    <w:p w:rsidR="000B368C" w:rsidRPr="00682C0B" w:rsidRDefault="000B368C" w:rsidP="000D54CA">
      <w:pPr>
        <w:spacing w:after="0" w:line="240" w:lineRule="auto"/>
        <w:rPr>
          <w:rFonts w:ascii="Arial" w:hAnsi="Arial" w:cs="Arial"/>
          <w:sz w:val="20"/>
          <w:szCs w:val="20"/>
        </w:rPr>
      </w:pPr>
    </w:p>
    <w:p w:rsidR="00CC41DF" w:rsidRPr="00682C0B" w:rsidRDefault="00054F21" w:rsidP="007F5CE7">
      <w:pPr>
        <w:spacing w:after="0" w:line="240" w:lineRule="auto"/>
        <w:jc w:val="both"/>
        <w:rPr>
          <w:rFonts w:ascii="Arial" w:hAnsi="Arial" w:cs="Arial"/>
          <w:sz w:val="20"/>
          <w:szCs w:val="20"/>
        </w:rPr>
      </w:pPr>
      <w:del w:id="79" w:author="Reviser" w:date="2026-02-10T17:02:00Z" w16du:dateUtc="2026-02-10T16:02:00Z">
        <w:r w:rsidRPr="00682C0B" w:rsidDel="00631299">
          <w:rPr>
            <w:rFonts w:ascii="Arial" w:hAnsi="Arial" w:cs="Arial"/>
            <w:sz w:val="20"/>
            <w:szCs w:val="20"/>
          </w:rPr>
          <w:delText>Dovreste leggere la vostra</w:delText>
        </w:r>
      </w:del>
      <w:ins w:id="80" w:author="Reviser" w:date="2026-02-10T17:02:00Z" w16du:dateUtc="2026-02-10T16:02:00Z">
        <w:r w:rsidR="00631299" w:rsidRPr="002A3E5C">
          <w:rPr>
            <w:rFonts w:ascii="Arial" w:hAnsi="Arial" w:cs="Arial"/>
            <w:sz w:val="20"/>
            <w:szCs w:val="20"/>
          </w:rPr>
          <w:t>La preghiamo di leggere le Sue</w:t>
        </w:r>
      </w:ins>
      <w:r w:rsidRPr="00682C0B">
        <w:rPr>
          <w:rFonts w:ascii="Arial" w:hAnsi="Arial" w:cs="Arial"/>
          <w:sz w:val="20"/>
          <w:szCs w:val="20"/>
        </w:rPr>
        <w:t xml:space="preserve"> condizioni di assicurazioni per </w:t>
      </w:r>
      <w:del w:id="81" w:author="Reviser" w:date="2026-02-10T17:02:00Z" w16du:dateUtc="2026-02-10T16:02:00Z">
        <w:r w:rsidRPr="00682C0B" w:rsidDel="00631299">
          <w:rPr>
            <w:rFonts w:ascii="Arial" w:hAnsi="Arial" w:cs="Arial"/>
            <w:sz w:val="20"/>
            <w:szCs w:val="20"/>
          </w:rPr>
          <w:delText xml:space="preserve">assicurarvi </w:delText>
        </w:r>
      </w:del>
      <w:ins w:id="82" w:author="Reviser" w:date="2026-02-10T17:02:00Z" w16du:dateUtc="2026-02-10T16:02:00Z">
        <w:r w:rsidR="00631299" w:rsidRPr="00682C0B">
          <w:rPr>
            <w:rFonts w:ascii="Arial" w:hAnsi="Arial" w:cs="Arial"/>
            <w:sz w:val="20"/>
            <w:szCs w:val="20"/>
          </w:rPr>
          <w:t>assicurar</w:t>
        </w:r>
        <w:r w:rsidR="00631299" w:rsidRPr="002A3E5C">
          <w:rPr>
            <w:rFonts w:ascii="Arial" w:hAnsi="Arial" w:cs="Arial"/>
            <w:sz w:val="20"/>
            <w:szCs w:val="20"/>
          </w:rPr>
          <w:t>s</w:t>
        </w:r>
        <w:r w:rsidR="00631299" w:rsidRPr="00682C0B">
          <w:rPr>
            <w:rFonts w:ascii="Arial" w:hAnsi="Arial" w:cs="Arial"/>
            <w:sz w:val="20"/>
            <w:szCs w:val="20"/>
          </w:rPr>
          <w:t xml:space="preserve">i </w:t>
        </w:r>
      </w:ins>
      <w:r w:rsidRPr="00682C0B">
        <w:rPr>
          <w:rFonts w:ascii="Arial" w:hAnsi="Arial" w:cs="Arial"/>
          <w:sz w:val="20"/>
          <w:szCs w:val="20"/>
        </w:rPr>
        <w:t xml:space="preserve">che soddisfi le </w:t>
      </w:r>
      <w:del w:id="83" w:author="Reviser" w:date="2026-02-10T17:03:00Z" w16du:dateUtc="2026-02-10T16:03:00Z">
        <w:r w:rsidRPr="00682C0B" w:rsidDel="00631299">
          <w:rPr>
            <w:rFonts w:ascii="Arial" w:hAnsi="Arial" w:cs="Arial"/>
            <w:sz w:val="20"/>
            <w:szCs w:val="20"/>
          </w:rPr>
          <w:delText xml:space="preserve">vostre </w:delText>
        </w:r>
      </w:del>
      <w:ins w:id="84" w:author="Reviser" w:date="2026-02-10T17:03:00Z" w16du:dateUtc="2026-02-10T16:03:00Z">
        <w:r w:rsidR="00631299" w:rsidRPr="002A3E5C">
          <w:rPr>
            <w:rFonts w:ascii="Arial" w:hAnsi="Arial" w:cs="Arial"/>
            <w:sz w:val="20"/>
            <w:szCs w:val="20"/>
          </w:rPr>
          <w:t>Sue</w:t>
        </w:r>
        <w:r w:rsidR="00631299" w:rsidRPr="00682C0B">
          <w:rPr>
            <w:rFonts w:ascii="Arial" w:hAnsi="Arial" w:cs="Arial"/>
            <w:sz w:val="20"/>
            <w:szCs w:val="20"/>
          </w:rPr>
          <w:t xml:space="preserve"> </w:t>
        </w:r>
      </w:ins>
      <w:r w:rsidRPr="00682C0B">
        <w:rPr>
          <w:rFonts w:ascii="Arial" w:hAnsi="Arial" w:cs="Arial"/>
          <w:sz w:val="20"/>
          <w:szCs w:val="20"/>
        </w:rPr>
        <w:t>specifiche esigenze prima di partire. Questa polizza fornisce una copertura per situazioni ed eventi specifici durante il viaggio. Vi sono alcune esclusioni che possono essere applicate a circostanze specifiche, quindi è meglio rivedere la polizza il prima possibile.</w:t>
      </w:r>
    </w:p>
    <w:p w:rsidR="00054F21" w:rsidRPr="002A3E5C" w:rsidRDefault="00054F21" w:rsidP="007F5CE7">
      <w:pPr>
        <w:spacing w:after="0" w:line="240" w:lineRule="auto"/>
        <w:jc w:val="both"/>
        <w:rPr>
          <w:rFonts w:ascii="Arial" w:hAnsi="Arial" w:cs="Arial"/>
          <w:sz w:val="20"/>
          <w:szCs w:val="20"/>
        </w:rPr>
      </w:pPr>
    </w:p>
    <w:p w:rsidR="000B368C" w:rsidRPr="00682C0B" w:rsidRDefault="007A4098" w:rsidP="000B368C">
      <w:pPr>
        <w:spacing w:after="0" w:line="240" w:lineRule="auto"/>
        <w:rPr>
          <w:rFonts w:ascii="Arial" w:hAnsi="Arial" w:cs="Arial"/>
          <w:b/>
          <w:color w:val="002060"/>
          <w:sz w:val="24"/>
          <w:szCs w:val="24"/>
        </w:rPr>
      </w:pPr>
      <w:r w:rsidRPr="00682C0B">
        <w:rPr>
          <w:rFonts w:ascii="Arial" w:hAnsi="Arial" w:cs="Arial"/>
          <w:b/>
          <w:color w:val="002060"/>
          <w:sz w:val="24"/>
          <w:szCs w:val="24"/>
        </w:rPr>
        <w:t>Informazioni di contatto IMPORTANTI</w:t>
      </w:r>
    </w:p>
    <w:p w:rsidR="007A4098" w:rsidRPr="00682C0B" w:rsidRDefault="007A4098" w:rsidP="000B368C">
      <w:pPr>
        <w:spacing w:after="0" w:line="240" w:lineRule="auto"/>
        <w:rPr>
          <w:rFonts w:ascii="Arial" w:hAnsi="Arial" w:cs="Arial"/>
          <w:b/>
          <w:color w:val="002060"/>
          <w:sz w:val="20"/>
          <w:szCs w:val="20"/>
        </w:rPr>
      </w:pPr>
    </w:p>
    <w:tbl>
      <w:tblPr>
        <w:tblStyle w:val="TableGrid"/>
        <w:tblW w:w="0" w:type="auto"/>
        <w:tblLook w:val="04A0" w:firstRow="1" w:lastRow="0" w:firstColumn="1" w:lastColumn="0" w:noHBand="0" w:noVBand="1"/>
      </w:tblPr>
      <w:tblGrid>
        <w:gridCol w:w="1968"/>
        <w:gridCol w:w="8606"/>
      </w:tblGrid>
      <w:tr w:rsidR="000B368C" w:rsidRPr="002A3E5C" w:rsidTr="75920CF2">
        <w:tc>
          <w:tcPr>
            <w:tcW w:w="2335" w:type="dxa"/>
          </w:tcPr>
          <w:p w:rsidR="000B368C" w:rsidRPr="00682C0B" w:rsidRDefault="00906EE2" w:rsidP="00440A77">
            <w:pPr>
              <w:rPr>
                <w:rFonts w:ascii="Arial" w:hAnsi="Arial" w:cs="Arial"/>
                <w:b/>
                <w:color w:val="002060"/>
                <w:sz w:val="20"/>
                <w:szCs w:val="20"/>
              </w:rPr>
            </w:pPr>
            <w:r w:rsidRPr="00682C0B">
              <w:rPr>
                <w:rFonts w:ascii="Arial" w:hAnsi="Arial" w:cs="Arial"/>
                <w:b/>
                <w:color w:val="002060"/>
                <w:sz w:val="20"/>
                <w:szCs w:val="20"/>
              </w:rPr>
              <w:t xml:space="preserve">Ha domande sull’assicurazione? </w:t>
            </w:r>
          </w:p>
        </w:tc>
        <w:tc>
          <w:tcPr>
            <w:tcW w:w="8239" w:type="dxa"/>
          </w:tcPr>
          <w:p w:rsidR="00906EE2" w:rsidRPr="00682C0B" w:rsidRDefault="00906EE2" w:rsidP="00906EE2">
            <w:pPr>
              <w:jc w:val="both"/>
              <w:rPr>
                <w:rFonts w:ascii="Arial" w:hAnsi="Arial" w:cs="Arial"/>
                <w:sz w:val="20"/>
                <w:szCs w:val="20"/>
              </w:rPr>
            </w:pPr>
            <w:r w:rsidRPr="00682C0B">
              <w:rPr>
                <w:rFonts w:ascii="Arial" w:hAnsi="Arial" w:cs="Arial"/>
                <w:sz w:val="20"/>
                <w:szCs w:val="20"/>
              </w:rPr>
              <w:t>Se ha domande, la preghiamo</w:t>
            </w:r>
            <w:ins w:id="85" w:author="Reviser" w:date="2026-02-09T11:20:00Z" w16du:dateUtc="2026-02-09T10:20:00Z">
              <w:r w:rsidR="00A86BA2" w:rsidRPr="002A3E5C">
                <w:rPr>
                  <w:rFonts w:ascii="Arial" w:hAnsi="Arial" w:cs="Arial"/>
                  <w:sz w:val="20"/>
                  <w:szCs w:val="20"/>
                </w:rPr>
                <w:t xml:space="preserve"> di</w:t>
              </w:r>
            </w:ins>
            <w:r w:rsidRPr="00682C0B">
              <w:rPr>
                <w:rFonts w:ascii="Arial" w:hAnsi="Arial" w:cs="Arial"/>
                <w:sz w:val="20"/>
                <w:szCs w:val="20"/>
              </w:rPr>
              <w:t xml:space="preserve"> </w:t>
            </w:r>
            <w:ins w:id="86" w:author="Reviser" w:date="2026-02-09T11:20:00Z" w16du:dateUtc="2026-02-09T10:20:00Z">
              <w:r w:rsidR="00A3003A" w:rsidRPr="002A3E5C">
                <w:rPr>
                  <w:rFonts w:ascii="Arial" w:hAnsi="Arial" w:cs="Arial"/>
                  <w:sz w:val="20"/>
                  <w:szCs w:val="20"/>
                </w:rPr>
                <w:t>compilare il formulario online all</w:t>
              </w:r>
            </w:ins>
            <w:ins w:id="87" w:author="Reviser" w:date="2026-02-09T11:22:00Z" w16du:dateUtc="2026-02-09T10:22:00Z">
              <w:r w:rsidR="00BA530B" w:rsidRPr="002A3E5C">
                <w:rPr>
                  <w:rFonts w:ascii="Arial" w:hAnsi="Arial" w:cs="Arial"/>
                  <w:sz w:val="20"/>
                  <w:szCs w:val="20"/>
                </w:rPr>
                <w:t>a pagina</w:t>
              </w:r>
            </w:ins>
            <w:ins w:id="88" w:author="Reviser" w:date="2026-02-09T11:20:00Z" w16du:dateUtc="2026-02-09T10:20:00Z">
              <w:r w:rsidR="00A3003A" w:rsidRPr="002A3E5C">
                <w:rPr>
                  <w:rFonts w:ascii="Arial" w:hAnsi="Arial" w:cs="Arial"/>
                  <w:sz w:val="20"/>
                  <w:szCs w:val="20"/>
                </w:rPr>
                <w:t xml:space="preserve"> </w:t>
              </w:r>
              <w:r w:rsidR="00A86BA2" w:rsidRPr="00160693">
                <w:rPr>
                  <w:rFonts w:ascii="Arial" w:hAnsi="Arial" w:cs="Arial"/>
                  <w:sz w:val="20"/>
                  <w:szCs w:val="20"/>
                </w:rPr>
                <w:fldChar w:fldCharType="begin"/>
              </w:r>
              <w:r w:rsidR="00A86BA2" w:rsidRPr="00682C0B">
                <w:rPr>
                  <w:rFonts w:ascii="Arial" w:hAnsi="Arial" w:cs="Arial"/>
                  <w:sz w:val="20"/>
                  <w:szCs w:val="20"/>
                </w:rPr>
                <w:instrText>HYPERLINK "https://covermore-europe-expedia.zendesk.com/hc/"</w:instrText>
              </w:r>
              <w:r w:rsidR="00A86BA2" w:rsidRPr="00160693">
                <w:rPr>
                  <w:rFonts w:ascii="Arial" w:hAnsi="Arial" w:cs="Arial"/>
                  <w:sz w:val="20"/>
                  <w:szCs w:val="20"/>
                </w:rPr>
              </w:r>
              <w:r w:rsidR="00A86BA2" w:rsidRPr="00160693">
                <w:rPr>
                  <w:rFonts w:ascii="Arial" w:hAnsi="Arial" w:cs="Arial"/>
                  <w:sz w:val="20"/>
                  <w:szCs w:val="20"/>
                </w:rPr>
                <w:fldChar w:fldCharType="separate"/>
              </w:r>
              <w:r w:rsidR="00A86BA2" w:rsidRPr="00682C0B">
                <w:rPr>
                  <w:rStyle w:val="Hyperlink"/>
                  <w:rFonts w:ascii="Arial" w:hAnsi="Arial" w:cs="Arial"/>
                  <w:sz w:val="20"/>
                  <w:szCs w:val="20"/>
                </w:rPr>
                <w:t>https://covermore-europe-expedia.zendesk.com/hc/</w:t>
              </w:r>
              <w:r w:rsidR="00A86BA2" w:rsidRPr="00160693">
                <w:rPr>
                  <w:rFonts w:ascii="Arial" w:hAnsi="Arial" w:cs="Arial"/>
                  <w:sz w:val="20"/>
                  <w:szCs w:val="20"/>
                </w:rPr>
                <w:fldChar w:fldCharType="end"/>
              </w:r>
            </w:ins>
            <w:ins w:id="89" w:author="Reviser" w:date="2026-02-09T11:22:00Z" w16du:dateUtc="2026-02-09T10:22:00Z">
              <w:r w:rsidR="00E92547" w:rsidRPr="00682C0B">
                <w:rPr>
                  <w:rFonts w:ascii="Arial" w:hAnsi="Arial" w:cs="Arial"/>
                  <w:sz w:val="20"/>
                  <w:szCs w:val="20"/>
                </w:rPr>
                <w:t>, di scriverci una e-mail al</w:t>
              </w:r>
              <w:r w:rsidR="002862BA" w:rsidRPr="00682C0B">
                <w:rPr>
                  <w:rFonts w:ascii="Arial" w:hAnsi="Arial" w:cs="Arial"/>
                  <w:sz w:val="20"/>
                  <w:szCs w:val="20"/>
                </w:rPr>
                <w:t>l</w:t>
              </w:r>
              <w:r w:rsidR="002862BA" w:rsidRPr="002A3E5C">
                <w:rPr>
                  <w:rFonts w:ascii="Arial" w:hAnsi="Arial" w:cs="Arial"/>
                  <w:sz w:val="20"/>
                  <w:szCs w:val="20"/>
                </w:rPr>
                <w:t>'</w:t>
              </w:r>
              <w:r w:rsidR="00E92547" w:rsidRPr="00682C0B">
                <w:rPr>
                  <w:rFonts w:ascii="Arial" w:hAnsi="Arial" w:cs="Arial"/>
                  <w:sz w:val="20"/>
                  <w:szCs w:val="20"/>
                </w:rPr>
                <w:t xml:space="preserve">indirizzo </w:t>
              </w:r>
              <w:r w:rsidR="002862BA" w:rsidRPr="00160693">
                <w:rPr>
                  <w:rStyle w:val="Hyperlink"/>
                  <w:rFonts w:ascii="Arial" w:hAnsi="Arial" w:cs="Arial"/>
                  <w:sz w:val="20"/>
                  <w:szCs w:val="20"/>
                </w:rPr>
                <w:fldChar w:fldCharType="begin"/>
              </w:r>
              <w:r w:rsidR="002862BA" w:rsidRPr="00682C0B">
                <w:rPr>
                  <w:rStyle w:val="Hyperlink"/>
                  <w:rFonts w:ascii="Arial" w:hAnsi="Arial" w:cs="Arial"/>
                  <w:sz w:val="20"/>
                  <w:szCs w:val="20"/>
                </w:rPr>
                <w:instrText>HYPERLINK "mailto:expedia@cs.covermoreeurope.com"</w:instrText>
              </w:r>
              <w:r w:rsidR="002862BA" w:rsidRPr="00160693">
                <w:rPr>
                  <w:rStyle w:val="Hyperlink"/>
                  <w:rFonts w:ascii="Arial" w:hAnsi="Arial" w:cs="Arial"/>
                  <w:sz w:val="20"/>
                  <w:szCs w:val="20"/>
                </w:rPr>
              </w:r>
              <w:r w:rsidR="002862BA" w:rsidRPr="00160693">
                <w:rPr>
                  <w:rStyle w:val="Hyperlink"/>
                  <w:rFonts w:ascii="Arial" w:hAnsi="Arial" w:cs="Arial"/>
                  <w:sz w:val="20"/>
                  <w:szCs w:val="20"/>
                </w:rPr>
                <w:fldChar w:fldCharType="separate"/>
              </w:r>
              <w:r w:rsidR="002862BA" w:rsidRPr="00682C0B">
                <w:rPr>
                  <w:rStyle w:val="Hyperlink"/>
                  <w:rFonts w:ascii="Arial" w:hAnsi="Arial" w:cs="Arial"/>
                  <w:sz w:val="20"/>
                  <w:szCs w:val="20"/>
                </w:rPr>
                <w:t>expedia@cs.covermoreeurope.com</w:t>
              </w:r>
              <w:r w:rsidR="002862BA" w:rsidRPr="00160693">
                <w:rPr>
                  <w:rStyle w:val="Hyperlink"/>
                  <w:rFonts w:ascii="Arial" w:hAnsi="Arial" w:cs="Arial"/>
                  <w:sz w:val="20"/>
                  <w:szCs w:val="20"/>
                </w:rPr>
                <w:fldChar w:fldCharType="end"/>
              </w:r>
            </w:ins>
            <w:ins w:id="90" w:author="Reviser" w:date="2026-02-09T11:23:00Z" w16du:dateUtc="2026-02-09T10:23:00Z">
              <w:r w:rsidR="00BA530B" w:rsidRPr="002A3E5C">
                <w:rPr>
                  <w:rStyle w:val="Hyperlink"/>
                  <w:rFonts w:ascii="Arial" w:hAnsi="Arial" w:cs="Arial"/>
                  <w:sz w:val="20"/>
                  <w:szCs w:val="20"/>
                  <w:u w:val="none"/>
                  <w:rPrChange w:id="91" w:author="Paul Brown" w:date="2026-03-02T15:08:00Z" w16du:dateUtc="2026-03-02T15:08:00Z">
                    <w:rPr>
                      <w:rStyle w:val="Hyperlink"/>
                      <w:rFonts w:ascii="Arial" w:hAnsi="Arial" w:cs="Arial"/>
                      <w:sz w:val="20"/>
                      <w:szCs w:val="20"/>
                      <w:lang w:val="en-GB"/>
                    </w:rPr>
                  </w:rPrChange>
                </w:rPr>
                <w:t xml:space="preserve"> </w:t>
              </w:r>
              <w:r w:rsidR="00BA530B" w:rsidRPr="002A3E5C">
                <w:rPr>
                  <w:rStyle w:val="Hyperlink"/>
                  <w:rFonts w:ascii="Arial" w:hAnsi="Arial" w:cs="Arial"/>
                  <w:color w:val="auto"/>
                  <w:sz w:val="20"/>
                  <w:szCs w:val="20"/>
                  <w:u w:val="none"/>
                  <w:rPrChange w:id="92" w:author="Paul Brown" w:date="2026-03-02T15:08:00Z" w16du:dateUtc="2026-03-02T15:08:00Z">
                    <w:rPr>
                      <w:rStyle w:val="Hyperlink"/>
                      <w:rFonts w:ascii="Arial" w:hAnsi="Arial" w:cs="Arial"/>
                      <w:sz w:val="20"/>
                      <w:szCs w:val="20"/>
                      <w:lang w:val="en-GB"/>
                    </w:rPr>
                  </w:rPrChange>
                </w:rPr>
                <w:t xml:space="preserve">indicando il suo numero di polizza oppure </w:t>
              </w:r>
            </w:ins>
            <w:r w:rsidRPr="00682C0B">
              <w:rPr>
                <w:rFonts w:ascii="Arial" w:hAnsi="Arial" w:cs="Arial"/>
                <w:sz w:val="20"/>
                <w:szCs w:val="20"/>
              </w:rPr>
              <w:t xml:space="preserve">di contattarci al </w:t>
            </w:r>
            <w:del w:id="93" w:author="Reviser" w:date="2026-02-09T11:18:00Z" w16du:dateUtc="2026-02-09T10:18:00Z">
              <w:r w:rsidRPr="00682C0B" w:rsidDel="00E00BD3">
                <w:rPr>
                  <w:rFonts w:ascii="Arial" w:hAnsi="Arial" w:cs="Arial"/>
                  <w:sz w:val="20"/>
                  <w:szCs w:val="20"/>
                </w:rPr>
                <w:delText xml:space="preserve">seguente </w:delText>
              </w:r>
            </w:del>
            <w:r w:rsidRPr="00682C0B">
              <w:rPr>
                <w:rFonts w:ascii="Arial" w:hAnsi="Arial" w:cs="Arial"/>
                <w:sz w:val="20"/>
                <w:szCs w:val="20"/>
              </w:rPr>
              <w:t xml:space="preserve">numero </w:t>
            </w:r>
            <w:ins w:id="94" w:author="Reviser" w:date="2026-02-09T11:18:00Z" w16du:dateUtc="2026-02-09T10:18:00Z">
              <w:r w:rsidR="00E00BD3" w:rsidRPr="002A3E5C">
                <w:rPr>
                  <w:rFonts w:ascii="Arial" w:hAnsi="Arial" w:cs="Arial"/>
                  <w:bCs/>
                  <w:sz w:val="20"/>
                  <w:szCs w:val="20"/>
                  <w:rPrChange w:id="95" w:author="Paul Brown" w:date="2026-03-02T15:08:00Z" w16du:dateUtc="2026-03-02T15:08:00Z">
                    <w:rPr>
                      <w:rFonts w:ascii="Arial" w:hAnsi="Arial" w:cs="Arial"/>
                      <w:b/>
                      <w:sz w:val="20"/>
                      <w:szCs w:val="20"/>
                    </w:rPr>
                  </w:rPrChange>
                </w:rPr>
                <w:t>+41 44 516 0592</w:t>
              </w:r>
            </w:ins>
            <w:del w:id="96" w:author="Reviser" w:date="2026-02-09T11:18:00Z" w16du:dateUtc="2026-02-09T10:18:00Z">
              <w:r w:rsidRPr="00682C0B" w:rsidDel="00E00BD3">
                <w:rPr>
                  <w:rFonts w:ascii="Arial" w:hAnsi="Arial" w:cs="Arial"/>
                  <w:b/>
                  <w:sz w:val="20"/>
                  <w:szCs w:val="20"/>
                </w:rPr>
                <w:delText>{{Policy Enquiries Phone}}</w:delText>
              </w:r>
            </w:del>
            <w:ins w:id="97" w:author="Reviser" w:date="2026-02-10T09:40:00Z" w16du:dateUtc="2026-02-10T08:40:00Z">
              <w:r w:rsidR="00293A5E" w:rsidRPr="002A3E5C">
                <w:rPr>
                  <w:rFonts w:ascii="Arial" w:hAnsi="Arial" w:cs="Arial"/>
                  <w:sz w:val="20"/>
                  <w:szCs w:val="20"/>
                </w:rPr>
                <w:t>,</w:t>
              </w:r>
            </w:ins>
            <w:del w:id="98" w:author="Reviser" w:date="2026-02-10T09:40:00Z" w16du:dateUtc="2026-02-10T08:40:00Z">
              <w:r w:rsidRPr="00682C0B" w:rsidDel="00293A5E">
                <w:rPr>
                  <w:rFonts w:ascii="Arial" w:hAnsi="Arial" w:cs="Arial"/>
                  <w:sz w:val="20"/>
                  <w:szCs w:val="20"/>
                </w:rPr>
                <w:delText xml:space="preserve"> </w:delText>
              </w:r>
            </w:del>
            <w:del w:id="99" w:author="Reviser" w:date="2026-02-09T11:19:00Z" w16du:dateUtc="2026-02-09T10:19:00Z">
              <w:r w:rsidRPr="00682C0B" w:rsidDel="00F74658">
                <w:rPr>
                  <w:rFonts w:ascii="Arial" w:hAnsi="Arial" w:cs="Arial"/>
                  <w:sz w:val="20"/>
                  <w:szCs w:val="20"/>
                </w:rPr>
                <w:delText xml:space="preserve">dalle </w:delText>
              </w:r>
            </w:del>
            <w:del w:id="100" w:author="Reviser" w:date="2026-02-09T11:18:00Z" w16du:dateUtc="2026-02-09T10:18:00Z">
              <w:r w:rsidRPr="00682C0B" w:rsidDel="00E00BD3">
                <w:rPr>
                  <w:rFonts w:ascii="Arial" w:hAnsi="Arial" w:cs="Arial"/>
                  <w:b/>
                  <w:sz w:val="20"/>
                  <w:szCs w:val="20"/>
                </w:rPr>
                <w:delText>{{Operating Hours &amp; Days of the week}}</w:delText>
              </w:r>
            </w:del>
            <w:ins w:id="101" w:author="Reviser" w:date="2026-02-09T11:19:00Z" w16du:dateUtc="2026-02-09T10:19:00Z">
              <w:r w:rsidR="0053223C" w:rsidRPr="002A3E5C">
                <w:rPr>
                  <w:rFonts w:ascii="Arial" w:hAnsi="Arial" w:cs="Arial"/>
                  <w:bCs/>
                  <w:sz w:val="20"/>
                  <w:szCs w:val="20"/>
                  <w:rPrChange w:id="102" w:author="Paul Brown" w:date="2026-03-02T15:08:00Z" w16du:dateUtc="2026-03-02T15:08:00Z">
                    <w:rPr>
                      <w:rFonts w:ascii="Arial" w:hAnsi="Arial" w:cs="Arial"/>
                      <w:b/>
                      <w:sz w:val="20"/>
                      <w:szCs w:val="20"/>
                    </w:rPr>
                  </w:rPrChange>
                </w:rPr>
                <w:t xml:space="preserve"> da</w:t>
              </w:r>
            </w:ins>
            <w:ins w:id="103" w:author="Reviser" w:date="2026-02-10T09:25:00Z" w16du:dateUtc="2026-02-10T08:25:00Z">
              <w:r w:rsidR="009253D7" w:rsidRPr="002A3E5C">
                <w:rPr>
                  <w:rFonts w:ascii="Arial" w:hAnsi="Arial" w:cs="Arial"/>
                  <w:bCs/>
                  <w:sz w:val="20"/>
                  <w:szCs w:val="20"/>
                </w:rPr>
                <w:t>l</w:t>
              </w:r>
            </w:ins>
            <w:ins w:id="104" w:author="Reviser" w:date="2026-02-09T11:19:00Z" w16du:dateUtc="2026-02-09T10:19:00Z">
              <w:r w:rsidR="0053223C" w:rsidRPr="002A3E5C">
                <w:rPr>
                  <w:rFonts w:ascii="Arial" w:hAnsi="Arial" w:cs="Arial"/>
                  <w:bCs/>
                  <w:sz w:val="20"/>
                  <w:szCs w:val="20"/>
                  <w:rPrChange w:id="105" w:author="Paul Brown" w:date="2026-03-02T15:08:00Z" w16du:dateUtc="2026-03-02T15:08:00Z">
                    <w:rPr>
                      <w:rFonts w:ascii="Arial" w:hAnsi="Arial" w:cs="Arial"/>
                      <w:b/>
                      <w:sz w:val="20"/>
                      <w:szCs w:val="20"/>
                    </w:rPr>
                  </w:rPrChange>
                </w:rPr>
                <w:t xml:space="preserve"> lunedì a</w:t>
              </w:r>
            </w:ins>
            <w:ins w:id="106" w:author="Reviser" w:date="2026-02-10T09:25:00Z" w16du:dateUtc="2026-02-10T08:25:00Z">
              <w:r w:rsidR="009253D7" w:rsidRPr="002A3E5C">
                <w:rPr>
                  <w:rFonts w:ascii="Arial" w:hAnsi="Arial" w:cs="Arial"/>
                  <w:bCs/>
                  <w:sz w:val="20"/>
                  <w:szCs w:val="20"/>
                </w:rPr>
                <w:t>l</w:t>
              </w:r>
            </w:ins>
            <w:ins w:id="107" w:author="Reviser" w:date="2026-02-09T11:19:00Z" w16du:dateUtc="2026-02-09T10:19:00Z">
              <w:r w:rsidR="0053223C" w:rsidRPr="002A3E5C">
                <w:rPr>
                  <w:rFonts w:ascii="Arial" w:hAnsi="Arial" w:cs="Arial"/>
                  <w:bCs/>
                  <w:sz w:val="20"/>
                  <w:szCs w:val="20"/>
                  <w:rPrChange w:id="108" w:author="Paul Brown" w:date="2026-03-02T15:08:00Z" w16du:dateUtc="2026-03-02T15:08:00Z">
                    <w:rPr>
                      <w:rFonts w:ascii="Arial" w:hAnsi="Arial" w:cs="Arial"/>
                      <w:b/>
                      <w:sz w:val="20"/>
                      <w:szCs w:val="20"/>
                    </w:rPr>
                  </w:rPrChange>
                </w:rPr>
                <w:t xml:space="preserve"> venerdì</w:t>
              </w:r>
            </w:ins>
            <w:ins w:id="109" w:author="Reviser" w:date="2026-02-10T09:25:00Z" w16du:dateUtc="2026-02-10T08:25:00Z">
              <w:r w:rsidR="009253D7" w:rsidRPr="002A3E5C">
                <w:rPr>
                  <w:rFonts w:ascii="Arial" w:hAnsi="Arial" w:cs="Arial"/>
                  <w:bCs/>
                  <w:sz w:val="20"/>
                  <w:szCs w:val="20"/>
                </w:rPr>
                <w:t xml:space="preserve">, </w:t>
              </w:r>
            </w:ins>
            <w:ins w:id="110" w:author="Reviser" w:date="2026-02-10T09:26:00Z" w16du:dateUtc="2026-02-10T08:26:00Z">
              <w:r w:rsidR="009253D7" w:rsidRPr="002A3E5C">
                <w:rPr>
                  <w:rFonts w:ascii="Arial" w:hAnsi="Arial" w:cs="Arial"/>
                  <w:bCs/>
                  <w:sz w:val="20"/>
                  <w:szCs w:val="20"/>
                </w:rPr>
                <w:t xml:space="preserve">dalle </w:t>
              </w:r>
            </w:ins>
            <w:ins w:id="111" w:author="Reviser" w:date="2026-02-10T09:25:00Z" w16du:dateUtc="2026-02-10T08:25:00Z">
              <w:r w:rsidR="009253D7" w:rsidRPr="002A3E5C">
                <w:rPr>
                  <w:rFonts w:ascii="Arial" w:hAnsi="Arial" w:cs="Arial"/>
                  <w:bCs/>
                  <w:sz w:val="20"/>
                  <w:szCs w:val="20"/>
                </w:rPr>
                <w:t xml:space="preserve">9:00 e </w:t>
              </w:r>
            </w:ins>
            <w:ins w:id="112" w:author="Reviser" w:date="2026-02-10T09:26:00Z" w16du:dateUtc="2026-02-10T08:26:00Z">
              <w:r w:rsidR="009253D7" w:rsidRPr="002A3E5C">
                <w:rPr>
                  <w:rFonts w:ascii="Arial" w:hAnsi="Arial" w:cs="Arial"/>
                  <w:bCs/>
                  <w:sz w:val="20"/>
                  <w:szCs w:val="20"/>
                </w:rPr>
                <w:t>al</w:t>
              </w:r>
            </w:ins>
            <w:ins w:id="113" w:author="Reviser" w:date="2026-02-10T09:25:00Z" w16du:dateUtc="2026-02-10T08:25:00Z">
              <w:r w:rsidR="009253D7" w:rsidRPr="002A3E5C">
                <w:rPr>
                  <w:rFonts w:ascii="Arial" w:hAnsi="Arial" w:cs="Arial"/>
                  <w:bCs/>
                  <w:sz w:val="20"/>
                  <w:szCs w:val="20"/>
                </w:rPr>
                <w:t>le 17:00</w:t>
              </w:r>
            </w:ins>
            <w:del w:id="114" w:author="Reviser" w:date="2026-02-09T11:19:00Z" w16du:dateUtc="2026-02-09T10:19:00Z">
              <w:r w:rsidRPr="00682C0B" w:rsidDel="00F74658">
                <w:rPr>
                  <w:rFonts w:ascii="Arial" w:hAnsi="Arial" w:cs="Arial"/>
                  <w:sz w:val="20"/>
                  <w:szCs w:val="20"/>
                </w:rPr>
                <w:delText xml:space="preserve"> OPPURE di inviarci una e-mail al seguente indirizzo elettronico </w:delText>
              </w:r>
              <w:r w:rsidRPr="00682C0B" w:rsidDel="00F74658">
                <w:rPr>
                  <w:rFonts w:ascii="Arial" w:hAnsi="Arial" w:cs="Arial"/>
                  <w:b/>
                  <w:sz w:val="20"/>
                  <w:szCs w:val="20"/>
                </w:rPr>
                <w:delText>{{Policy Enquiries Email}}</w:delText>
              </w:r>
              <w:r w:rsidRPr="00682C0B" w:rsidDel="00F74658">
                <w:rPr>
                  <w:rFonts w:ascii="Arial" w:hAnsi="Arial" w:cs="Arial"/>
                  <w:sz w:val="20"/>
                  <w:szCs w:val="20"/>
                </w:rPr>
                <w:delText xml:space="preserve"> e digitare il suo numero di polizza </w:delText>
              </w:r>
              <w:r w:rsidRPr="00682C0B" w:rsidDel="00F74658">
                <w:rPr>
                  <w:rFonts w:ascii="Arial" w:hAnsi="Arial" w:cs="Arial"/>
                  <w:b/>
                  <w:sz w:val="20"/>
                  <w:szCs w:val="20"/>
                </w:rPr>
                <w:delText>{{Policy Number}}</w:delText>
              </w:r>
            </w:del>
            <w:r w:rsidRPr="00682C0B">
              <w:rPr>
                <w:rFonts w:ascii="Arial" w:hAnsi="Arial" w:cs="Arial"/>
                <w:sz w:val="20"/>
                <w:szCs w:val="20"/>
              </w:rPr>
              <w:t>.</w:t>
            </w:r>
          </w:p>
          <w:p w:rsidR="00906EE2" w:rsidRPr="00682C0B" w:rsidRDefault="00906EE2" w:rsidP="00906EE2">
            <w:pPr>
              <w:jc w:val="both"/>
              <w:rPr>
                <w:rFonts w:ascii="Arial" w:hAnsi="Arial" w:cs="Arial"/>
                <w:sz w:val="20"/>
                <w:szCs w:val="20"/>
              </w:rPr>
            </w:pPr>
          </w:p>
          <w:p w:rsidR="000B368C" w:rsidRPr="00682C0B" w:rsidRDefault="00906EE2" w:rsidP="00906EE2">
            <w:pPr>
              <w:jc w:val="both"/>
              <w:rPr>
                <w:rFonts w:ascii="Arial" w:hAnsi="Arial" w:cs="Arial"/>
                <w:b/>
                <w:color w:val="00B0F0"/>
                <w:sz w:val="20"/>
                <w:szCs w:val="20"/>
              </w:rPr>
            </w:pPr>
            <w:r w:rsidRPr="00682C0B">
              <w:rPr>
                <w:rFonts w:ascii="Arial" w:hAnsi="Arial" w:cs="Arial"/>
                <w:sz w:val="20"/>
                <w:szCs w:val="20"/>
              </w:rPr>
              <w:t xml:space="preserve">Se desidera ricevere i documenti della </w:t>
            </w:r>
            <w:del w:id="115" w:author="Reviser" w:date="2026-02-10T17:03:00Z" w16du:dateUtc="2026-02-10T16:03:00Z">
              <w:r w:rsidRPr="00682C0B" w:rsidDel="00631299">
                <w:rPr>
                  <w:rFonts w:ascii="Arial" w:hAnsi="Arial" w:cs="Arial"/>
                  <w:sz w:val="20"/>
                  <w:szCs w:val="20"/>
                </w:rPr>
                <w:delText xml:space="preserve">sua </w:delText>
              </w:r>
            </w:del>
            <w:ins w:id="116" w:author="Reviser" w:date="2026-02-10T17:03:00Z" w16du:dateUtc="2026-02-10T16:03:00Z">
              <w:r w:rsidR="00631299" w:rsidRPr="002A3E5C">
                <w:rPr>
                  <w:rFonts w:ascii="Arial" w:hAnsi="Arial" w:cs="Arial"/>
                  <w:sz w:val="20"/>
                  <w:szCs w:val="20"/>
                </w:rPr>
                <w:t>S</w:t>
              </w:r>
              <w:r w:rsidR="00631299" w:rsidRPr="00682C0B">
                <w:rPr>
                  <w:rFonts w:ascii="Arial" w:hAnsi="Arial" w:cs="Arial"/>
                  <w:sz w:val="20"/>
                  <w:szCs w:val="20"/>
                </w:rPr>
                <w:t xml:space="preserve">ua </w:t>
              </w:r>
            </w:ins>
            <w:r w:rsidRPr="00682C0B">
              <w:rPr>
                <w:rFonts w:ascii="Arial" w:hAnsi="Arial" w:cs="Arial"/>
                <w:sz w:val="20"/>
                <w:szCs w:val="20"/>
              </w:rPr>
              <w:t xml:space="preserve">assicurazione per posta, la preghiamo di sottoporci tale richiesta per telefono o per e-mail utilizzando le informazioni di cui sopra. </w:t>
            </w:r>
          </w:p>
        </w:tc>
      </w:tr>
      <w:tr w:rsidR="000B368C" w:rsidRPr="002A3E5C" w:rsidTr="75920CF2">
        <w:tc>
          <w:tcPr>
            <w:tcW w:w="2335" w:type="dxa"/>
          </w:tcPr>
          <w:p w:rsidR="00906EE2" w:rsidRPr="00963C9C" w:rsidRDefault="00906EE2" w:rsidP="00906EE2">
            <w:pPr>
              <w:rPr>
                <w:rFonts w:ascii="Arial" w:hAnsi="Arial" w:cs="Arial"/>
                <w:b/>
                <w:color w:val="002060"/>
                <w:sz w:val="20"/>
                <w:szCs w:val="20"/>
              </w:rPr>
            </w:pPr>
            <w:r w:rsidRPr="00160693">
              <w:rPr>
                <w:rFonts w:ascii="Arial" w:hAnsi="Arial" w:cs="Arial"/>
                <w:b/>
                <w:color w:val="002060"/>
                <w:sz w:val="20"/>
                <w:szCs w:val="20"/>
              </w:rPr>
              <w:t xml:space="preserve">Cosa succede se ho </w:t>
            </w:r>
            <w:del w:id="117" w:author="Paul Brown" w:date="2026-03-02T15:09:00Z" w16du:dateUtc="2026-03-02T15:09:00Z">
              <w:r w:rsidRPr="00160693" w:rsidDel="002A3E5C">
                <w:rPr>
                  <w:rFonts w:ascii="Arial" w:hAnsi="Arial" w:cs="Arial"/>
                  <w:b/>
                  <w:color w:val="002060"/>
                  <w:sz w:val="20"/>
                  <w:szCs w:val="20"/>
                </w:rPr>
                <w:delText>un emergenza</w:delText>
              </w:r>
            </w:del>
            <w:ins w:id="118" w:author="Paul Brown" w:date="2026-03-02T15:09:00Z" w16du:dateUtc="2026-03-02T15:09:00Z">
              <w:r w:rsidR="002A3E5C" w:rsidRPr="002A3E5C">
                <w:rPr>
                  <w:rFonts w:ascii="Arial" w:hAnsi="Arial" w:cs="Arial"/>
                  <w:b/>
                  <w:color w:val="002060"/>
                  <w:sz w:val="20"/>
                  <w:szCs w:val="20"/>
                </w:rPr>
                <w:t>un’emergenza</w:t>
              </w:r>
            </w:ins>
            <w:r w:rsidRPr="00963C9C">
              <w:rPr>
                <w:rFonts w:ascii="Arial" w:hAnsi="Arial" w:cs="Arial"/>
                <w:b/>
                <w:color w:val="002060"/>
                <w:sz w:val="20"/>
                <w:szCs w:val="20"/>
              </w:rPr>
              <w:t xml:space="preserve"> all’Estero?</w:t>
            </w:r>
          </w:p>
          <w:p w:rsidR="000B368C" w:rsidRPr="00963C9C" w:rsidRDefault="000B368C" w:rsidP="00440A77">
            <w:pPr>
              <w:rPr>
                <w:rFonts w:ascii="Arial" w:hAnsi="Arial" w:cs="Arial"/>
                <w:b/>
                <w:color w:val="002060"/>
                <w:sz w:val="20"/>
                <w:szCs w:val="20"/>
              </w:rPr>
            </w:pPr>
          </w:p>
        </w:tc>
        <w:tc>
          <w:tcPr>
            <w:tcW w:w="8239" w:type="dxa"/>
          </w:tcPr>
          <w:p w:rsidR="00906EE2" w:rsidRPr="00963C9C" w:rsidRDefault="00906EE2" w:rsidP="00906EE2">
            <w:pPr>
              <w:jc w:val="both"/>
              <w:rPr>
                <w:rFonts w:ascii="Arial" w:hAnsi="Arial" w:cs="Arial"/>
                <w:bCs/>
                <w:iCs/>
                <w:sz w:val="20"/>
                <w:szCs w:val="20"/>
              </w:rPr>
            </w:pPr>
            <w:r w:rsidRPr="00963C9C">
              <w:rPr>
                <w:rFonts w:ascii="Arial" w:hAnsi="Arial" w:cs="Arial"/>
                <w:bCs/>
                <w:iCs/>
                <w:sz w:val="20"/>
                <w:szCs w:val="20"/>
              </w:rPr>
              <w:t xml:space="preserve">Può chiamare </w:t>
            </w:r>
            <w:del w:id="119" w:author="Reviser" w:date="2026-02-09T11:23:00Z" w16du:dateUtc="2026-02-09T10:23:00Z">
              <w:r w:rsidRPr="00963C9C" w:rsidDel="00BA530B">
                <w:rPr>
                  <w:rFonts w:ascii="Arial" w:hAnsi="Arial" w:cs="Arial"/>
                  <w:bCs/>
                  <w:iCs/>
                  <w:sz w:val="20"/>
                  <w:szCs w:val="20"/>
                </w:rPr>
                <w:delText xml:space="preserve">AIG </w:delText>
              </w:r>
            </w:del>
            <w:r w:rsidRPr="00963C9C">
              <w:rPr>
                <w:rFonts w:ascii="Arial" w:hAnsi="Arial" w:cs="Arial"/>
                <w:bCs/>
                <w:iCs/>
                <w:sz w:val="20"/>
                <w:szCs w:val="20"/>
              </w:rPr>
              <w:t>Travel</w:t>
            </w:r>
            <w:ins w:id="120" w:author="Reviser" w:date="2026-02-09T11:24:00Z" w16du:dateUtc="2026-02-09T10:24:00Z">
              <w:r w:rsidR="00BA530B" w:rsidRPr="002A3E5C">
                <w:rPr>
                  <w:rFonts w:ascii="Arial" w:hAnsi="Arial" w:cs="Arial"/>
                  <w:bCs/>
                  <w:iCs/>
                  <w:sz w:val="20"/>
                  <w:szCs w:val="20"/>
                </w:rPr>
                <w:t xml:space="preserve"> </w:t>
              </w:r>
            </w:ins>
            <w:ins w:id="121" w:author="Reviser" w:date="2026-02-09T11:23:00Z" w16du:dateUtc="2026-02-09T10:23:00Z">
              <w:r w:rsidR="00BA530B" w:rsidRPr="002A3E5C">
                <w:rPr>
                  <w:bCs/>
                  <w:iCs/>
                  <w:sz w:val="20"/>
                  <w:szCs w:val="20"/>
                  <w:rPrChange w:id="122" w:author="Paul Brown" w:date="2026-03-02T15:08:00Z" w16du:dateUtc="2026-03-02T15:08:00Z">
                    <w:rPr>
                      <w:bCs/>
                      <w:iCs/>
                    </w:rPr>
                  </w:rPrChange>
                </w:rPr>
                <w:t>Guard</w:t>
              </w:r>
            </w:ins>
            <w:r w:rsidRPr="002A3E5C">
              <w:rPr>
                <w:rFonts w:ascii="Arial" w:hAnsi="Arial" w:cs="Arial"/>
                <w:bCs/>
                <w:iCs/>
                <w:sz w:val="20"/>
                <w:szCs w:val="20"/>
                <w:rPrChange w:id="123" w:author="Paul Brown" w:date="2026-03-02T15:08:00Z" w16du:dateUtc="2026-03-02T15:08:00Z">
                  <w:rPr>
                    <w:rFonts w:ascii="Arial" w:hAnsi="Arial" w:cs="Arial"/>
                    <w:bCs/>
                    <w:iCs/>
                    <w:sz w:val="20"/>
                    <w:szCs w:val="20"/>
                    <w:lang w:val="it-IT"/>
                  </w:rPr>
                </w:rPrChange>
              </w:rPr>
              <w:t xml:space="preserve"> in qualsiasi momento al </w:t>
            </w:r>
            <w:r w:rsidRPr="002A3E5C">
              <w:rPr>
                <w:rFonts w:ascii="Arial" w:hAnsi="Arial" w:cs="Arial"/>
                <w:iCs/>
                <w:sz w:val="20"/>
                <w:szCs w:val="20"/>
                <w:rPrChange w:id="124" w:author="Paul Brown" w:date="2026-03-02T15:08:00Z" w16du:dateUtc="2026-03-02T15:08:00Z">
                  <w:rPr>
                    <w:rFonts w:ascii="Arial" w:hAnsi="Arial" w:cs="Arial"/>
                    <w:b/>
                    <w:bCs/>
                    <w:iCs/>
                    <w:sz w:val="20"/>
                    <w:szCs w:val="20"/>
                  </w:rPr>
                </w:rPrChange>
              </w:rPr>
              <w:t xml:space="preserve">+41 44 </w:t>
            </w:r>
            <w:del w:id="125" w:author="Reviser" w:date="2026-02-09T11:24:00Z" w16du:dateUtc="2026-02-09T10:24:00Z">
              <w:r w:rsidRPr="002A3E5C" w:rsidDel="008F62A4">
                <w:rPr>
                  <w:rFonts w:ascii="Arial" w:hAnsi="Arial" w:cs="Arial"/>
                  <w:iCs/>
                  <w:sz w:val="20"/>
                  <w:szCs w:val="20"/>
                  <w:rPrChange w:id="126" w:author="Paul Brown" w:date="2026-03-02T15:08:00Z" w16du:dateUtc="2026-03-02T15:08:00Z">
                    <w:rPr>
                      <w:rFonts w:ascii="Arial" w:hAnsi="Arial" w:cs="Arial"/>
                      <w:b/>
                      <w:bCs/>
                      <w:iCs/>
                      <w:sz w:val="20"/>
                      <w:szCs w:val="20"/>
                    </w:rPr>
                  </w:rPrChange>
                </w:rPr>
                <w:delText xml:space="preserve">588 </w:delText>
              </w:r>
            </w:del>
            <w:ins w:id="127" w:author="Reviser" w:date="2026-02-09T11:24:00Z" w16du:dateUtc="2026-02-09T10:24:00Z">
              <w:r w:rsidR="008F62A4" w:rsidRPr="002A3E5C">
                <w:rPr>
                  <w:rFonts w:ascii="Arial" w:hAnsi="Arial" w:cs="Arial"/>
                  <w:iCs/>
                  <w:sz w:val="20"/>
                  <w:szCs w:val="20"/>
                </w:rPr>
                <w:t>516</w:t>
              </w:r>
              <w:r w:rsidR="008F62A4" w:rsidRPr="002A3E5C">
                <w:rPr>
                  <w:rFonts w:ascii="Arial" w:hAnsi="Arial" w:cs="Arial"/>
                  <w:iCs/>
                  <w:sz w:val="20"/>
                  <w:szCs w:val="20"/>
                  <w:rPrChange w:id="128" w:author="Paul Brown" w:date="2026-03-02T15:08:00Z" w16du:dateUtc="2026-03-02T15:08:00Z">
                    <w:rPr>
                      <w:rFonts w:ascii="Arial" w:hAnsi="Arial" w:cs="Arial"/>
                      <w:b/>
                      <w:bCs/>
                      <w:iCs/>
                      <w:sz w:val="20"/>
                      <w:szCs w:val="20"/>
                    </w:rPr>
                  </w:rPrChange>
                </w:rPr>
                <w:t xml:space="preserve"> </w:t>
              </w:r>
            </w:ins>
            <w:del w:id="129" w:author="Reviser" w:date="2026-02-09T11:24:00Z" w16du:dateUtc="2026-02-09T10:24:00Z">
              <w:r w:rsidRPr="002A3E5C" w:rsidDel="008F62A4">
                <w:rPr>
                  <w:rFonts w:ascii="Arial" w:hAnsi="Arial" w:cs="Arial"/>
                  <w:iCs/>
                  <w:sz w:val="20"/>
                  <w:szCs w:val="20"/>
                  <w:rPrChange w:id="130" w:author="Paul Brown" w:date="2026-03-02T15:08:00Z" w16du:dateUtc="2026-03-02T15:08:00Z">
                    <w:rPr>
                      <w:rFonts w:ascii="Arial" w:hAnsi="Arial" w:cs="Arial"/>
                      <w:b/>
                      <w:bCs/>
                      <w:iCs/>
                      <w:sz w:val="20"/>
                      <w:szCs w:val="20"/>
                    </w:rPr>
                  </w:rPrChange>
                </w:rPr>
                <w:delText>0095</w:delText>
              </w:r>
              <w:r w:rsidRPr="002A3E5C" w:rsidDel="008F62A4">
                <w:rPr>
                  <w:rFonts w:ascii="Arial" w:hAnsi="Arial" w:cs="Arial"/>
                  <w:b/>
                  <w:bCs/>
                  <w:iCs/>
                  <w:sz w:val="20"/>
                  <w:szCs w:val="20"/>
                </w:rPr>
                <w:delText xml:space="preserve"> </w:delText>
              </w:r>
            </w:del>
            <w:ins w:id="131" w:author="Reviser" w:date="2026-02-09T11:24:00Z" w16du:dateUtc="2026-02-09T10:24:00Z">
              <w:r w:rsidR="008F62A4" w:rsidRPr="002A3E5C">
                <w:rPr>
                  <w:rFonts w:ascii="Arial" w:hAnsi="Arial" w:cs="Arial"/>
                  <w:iCs/>
                  <w:sz w:val="20"/>
                  <w:szCs w:val="20"/>
                </w:rPr>
                <w:t>0592</w:t>
              </w:r>
              <w:r w:rsidR="008F62A4" w:rsidRPr="002A3E5C">
                <w:rPr>
                  <w:rFonts w:ascii="Arial" w:hAnsi="Arial" w:cs="Arial"/>
                  <w:b/>
                  <w:bCs/>
                  <w:iCs/>
                  <w:sz w:val="20"/>
                  <w:szCs w:val="20"/>
                </w:rPr>
                <w:t xml:space="preserve"> </w:t>
              </w:r>
            </w:ins>
            <w:r w:rsidRPr="00963C9C">
              <w:rPr>
                <w:rFonts w:ascii="Arial" w:hAnsi="Arial" w:cs="Arial"/>
                <w:bCs/>
                <w:iCs/>
                <w:sz w:val="20"/>
                <w:szCs w:val="20"/>
              </w:rPr>
              <w:t xml:space="preserve">(telefonata a carico del destinatario). I nostri centri di assistenza sono aperti 24 ore su 24, 7 giorni su 7.  </w:t>
            </w:r>
          </w:p>
          <w:p w:rsidR="00B63AE2" w:rsidRPr="00963C9C" w:rsidRDefault="00B63AE2" w:rsidP="00440A77">
            <w:pPr>
              <w:rPr>
                <w:rFonts w:ascii="Arial" w:hAnsi="Arial" w:cs="Arial"/>
                <w:bCs/>
                <w:iCs/>
                <w:sz w:val="20"/>
                <w:szCs w:val="20"/>
              </w:rPr>
            </w:pPr>
          </w:p>
        </w:tc>
      </w:tr>
      <w:tr w:rsidR="00DC7FD8" w:rsidRPr="002A3E5C" w:rsidTr="75920CF2">
        <w:tc>
          <w:tcPr>
            <w:tcW w:w="2335" w:type="dxa"/>
          </w:tcPr>
          <w:p w:rsidR="00DC7FD8" w:rsidRPr="00EB0E14" w:rsidRDefault="00AE5A37" w:rsidP="00DC7FD8">
            <w:pPr>
              <w:rPr>
                <w:rFonts w:ascii="Arial" w:hAnsi="Arial" w:cs="Arial"/>
                <w:b/>
                <w:color w:val="002060"/>
                <w:sz w:val="20"/>
                <w:szCs w:val="20"/>
              </w:rPr>
            </w:pPr>
            <w:r w:rsidRPr="00EB0E14">
              <w:rPr>
                <w:rFonts w:ascii="Arial" w:hAnsi="Arial" w:cs="Arial"/>
                <w:b/>
                <w:color w:val="002060"/>
                <w:sz w:val="20"/>
                <w:szCs w:val="20"/>
              </w:rPr>
              <w:t>Come denunciare un sinistro</w:t>
            </w:r>
          </w:p>
        </w:tc>
        <w:tc>
          <w:tcPr>
            <w:tcW w:w="8239" w:type="dxa"/>
          </w:tcPr>
          <w:p w:rsidR="00906EE2" w:rsidRPr="008D5E49" w:rsidRDefault="00906EE2" w:rsidP="00F60E7B">
            <w:pPr>
              <w:jc w:val="both"/>
              <w:rPr>
                <w:rFonts w:ascii="Arial" w:hAnsi="Arial" w:cs="Arial"/>
                <w:color w:val="00B0F0"/>
                <w:sz w:val="20"/>
                <w:szCs w:val="20"/>
              </w:rPr>
            </w:pPr>
            <w:del w:id="132" w:author="Reviser" w:date="2026-02-10T17:05:00Z" w16du:dateUtc="2026-02-10T16:05:00Z">
              <w:r w:rsidRPr="00EB0E14" w:rsidDel="002B3345">
                <w:rPr>
                  <w:rFonts w:ascii="Arial" w:hAnsi="Arial" w:cs="Arial"/>
                  <w:sz w:val="20"/>
                  <w:szCs w:val="20"/>
                </w:rPr>
                <w:delText>Inoltr</w:delText>
              </w:r>
              <w:r w:rsidRPr="00EB0E14" w:rsidDel="00A379AD">
                <w:rPr>
                  <w:rFonts w:ascii="Arial" w:hAnsi="Arial" w:cs="Arial"/>
                  <w:sz w:val="20"/>
                  <w:szCs w:val="20"/>
                </w:rPr>
                <w:delText>a</w:delText>
              </w:r>
            </w:del>
            <w:ins w:id="133" w:author="Reviser" w:date="2026-02-10T17:05:00Z" w16du:dateUtc="2026-02-10T16:05:00Z">
              <w:r w:rsidR="002B3345" w:rsidRPr="002A3E5C">
                <w:rPr>
                  <w:rFonts w:ascii="Arial" w:hAnsi="Arial" w:cs="Arial"/>
                  <w:sz w:val="20"/>
                  <w:szCs w:val="20"/>
                </w:rPr>
                <w:t>La preghiamo di inoltrare</w:t>
              </w:r>
            </w:ins>
            <w:r w:rsidRPr="00EB0E14">
              <w:rPr>
                <w:rFonts w:ascii="Arial" w:hAnsi="Arial" w:cs="Arial"/>
                <w:sz w:val="20"/>
                <w:szCs w:val="20"/>
              </w:rPr>
              <w:t xml:space="preserve"> il </w:t>
            </w:r>
            <w:ins w:id="134" w:author="Reviser" w:date="2026-02-10T17:05:00Z" w16du:dateUtc="2026-02-10T16:05:00Z">
              <w:r w:rsidR="00A379AD" w:rsidRPr="002A3E5C">
                <w:rPr>
                  <w:rFonts w:ascii="Arial" w:hAnsi="Arial" w:cs="Arial"/>
                  <w:sz w:val="20"/>
                  <w:szCs w:val="20"/>
                </w:rPr>
                <w:t>S</w:t>
              </w:r>
            </w:ins>
            <w:del w:id="135" w:author="Reviser" w:date="2026-02-10T17:05:00Z" w16du:dateUtc="2026-02-10T16:05:00Z">
              <w:r w:rsidRPr="002A3E5C" w:rsidDel="00A379AD">
                <w:rPr>
                  <w:rFonts w:ascii="Arial" w:hAnsi="Arial" w:cs="Arial"/>
                  <w:sz w:val="20"/>
                  <w:szCs w:val="20"/>
                  <w:rPrChange w:id="136" w:author="Paul Brown" w:date="2026-03-02T15:08:00Z" w16du:dateUtc="2026-03-02T15:08:00Z">
                    <w:rPr>
                      <w:rFonts w:ascii="Arial" w:hAnsi="Arial" w:cs="Arial"/>
                      <w:sz w:val="20"/>
                      <w:szCs w:val="20"/>
                      <w:lang w:val="en-AU"/>
                    </w:rPr>
                  </w:rPrChange>
                </w:rPr>
                <w:delText>t</w:delText>
              </w:r>
            </w:del>
            <w:r w:rsidRPr="002A3E5C">
              <w:rPr>
                <w:rFonts w:ascii="Arial" w:hAnsi="Arial" w:cs="Arial"/>
                <w:sz w:val="20"/>
                <w:szCs w:val="20"/>
                <w:rPrChange w:id="137" w:author="Paul Brown" w:date="2026-03-02T15:08:00Z" w16du:dateUtc="2026-03-02T15:08:00Z">
                  <w:rPr>
                    <w:rFonts w:ascii="Arial" w:hAnsi="Arial" w:cs="Arial"/>
                    <w:sz w:val="20"/>
                    <w:szCs w:val="20"/>
                    <w:lang w:val="en-AU"/>
                  </w:rPr>
                </w:rPrChange>
              </w:rPr>
              <w:t xml:space="preserve">uo sinistro </w:t>
            </w:r>
            <w:del w:id="138" w:author="Reviser" w:date="2026-02-09T11:25:00Z" w16du:dateUtc="2026-02-09T10:25:00Z">
              <w:r w:rsidRPr="002A3E5C" w:rsidDel="00EB2CB8">
                <w:rPr>
                  <w:rFonts w:ascii="Arial" w:hAnsi="Arial" w:cs="Arial"/>
                  <w:sz w:val="20"/>
                  <w:szCs w:val="20"/>
                  <w:rPrChange w:id="139" w:author="Paul Brown" w:date="2026-03-02T15:08:00Z" w16du:dateUtc="2026-03-02T15:08:00Z">
                    <w:rPr>
                      <w:rFonts w:ascii="Arial" w:hAnsi="Arial" w:cs="Arial"/>
                      <w:sz w:val="20"/>
                      <w:szCs w:val="20"/>
                      <w:lang w:val="en-AU"/>
                    </w:rPr>
                  </w:rPrChange>
                </w:rPr>
                <w:delText>a</w:delText>
              </w:r>
            </w:del>
            <w:ins w:id="140" w:author="Reviser" w:date="2026-02-09T11:25:00Z" w16du:dateUtc="2026-02-09T10:25:00Z">
              <w:r w:rsidR="00EB2CB8" w:rsidRPr="002A3E5C">
                <w:rPr>
                  <w:rFonts w:ascii="Arial" w:hAnsi="Arial" w:cs="Arial"/>
                  <w:sz w:val="20"/>
                  <w:szCs w:val="20"/>
                </w:rPr>
                <w:t>su</w:t>
              </w:r>
            </w:ins>
            <w:r w:rsidRPr="00EB0E14">
              <w:rPr>
                <w:rFonts w:ascii="Arial" w:hAnsi="Arial" w:cs="Arial"/>
                <w:sz w:val="20"/>
                <w:szCs w:val="20"/>
              </w:rPr>
              <w:t xml:space="preserve"> </w:t>
            </w:r>
            <w:del w:id="141" w:author="Reviser" w:date="2026-02-09T11:21:00Z" w16du:dateUtc="2026-02-09T10:21:00Z">
              <w:r w:rsidRPr="00EB0E14" w:rsidDel="00A86BA2">
                <w:rPr>
                  <w:rFonts w:ascii="Arial" w:hAnsi="Arial" w:cs="Arial"/>
                  <w:color w:val="00B0F0"/>
                  <w:sz w:val="20"/>
                  <w:szCs w:val="20"/>
                </w:rPr>
                <w:delText xml:space="preserve"> </w:delText>
              </w:r>
            </w:del>
            <w:ins w:id="142" w:author="Reviser" w:date="2026-02-09T11:26:00Z" w16du:dateUtc="2026-02-09T10:26:00Z">
              <w:r w:rsidR="00DE2911" w:rsidRPr="002A3E5C">
                <w:rPr>
                  <w:sz w:val="20"/>
                  <w:szCs w:val="20"/>
                </w:rPr>
                <w:fldChar w:fldCharType="begin"/>
              </w:r>
            </w:ins>
            <w:ins w:id="143" w:author="Paul Brown" w:date="2026-03-03T09:11:00Z" w16du:dateUtc="2026-03-03T09:11:00Z">
              <w:r w:rsidR="001E5DCF">
                <w:rPr>
                  <w:sz w:val="20"/>
                  <w:szCs w:val="20"/>
                </w:rPr>
                <w:instrText>HYPERLINK "https://claims.travelguard.com/myclaim/ch/it"</w:instrText>
              </w:r>
            </w:ins>
            <w:ins w:id="144" w:author="Reviser" w:date="2026-02-09T11:26:00Z" w16du:dateUtc="2026-02-09T10:26:00Z">
              <w:del w:id="145" w:author="Paul Brown" w:date="2026-03-03T09:11:00Z" w16du:dateUtc="2026-03-03T09:11:00Z">
                <w:r w:rsidR="00DE2911" w:rsidRPr="002A3E5C" w:rsidDel="001E5DCF">
                  <w:rPr>
                    <w:sz w:val="20"/>
                    <w:szCs w:val="20"/>
                  </w:rPr>
                  <w:delInstrText>HYPERLINK "https://claims.travelguard.com/myclaim/ch"</w:delInstrText>
                </w:r>
              </w:del>
              <w:r w:rsidR="00DE2911" w:rsidRPr="002A3E5C">
                <w:rPr>
                  <w:sz w:val="20"/>
                  <w:szCs w:val="20"/>
                </w:rPr>
              </w:r>
              <w:r w:rsidR="00DE2911" w:rsidRPr="002A3E5C">
                <w:rPr>
                  <w:sz w:val="20"/>
                  <w:szCs w:val="20"/>
                </w:rPr>
                <w:fldChar w:fldCharType="separate"/>
              </w:r>
              <w:del w:id="146" w:author="Paul Brown" w:date="2026-03-03T09:11:00Z" w16du:dateUtc="2026-03-03T09:11:00Z">
                <w:r w:rsidR="00DE2911" w:rsidRPr="002A3E5C" w:rsidDel="001E5DCF">
                  <w:rPr>
                    <w:rStyle w:val="Hyperlink"/>
                    <w:rFonts w:ascii="Arial" w:hAnsi="Arial" w:cs="Arial"/>
                    <w:bCs/>
                    <w:sz w:val="20"/>
                    <w:szCs w:val="20"/>
                  </w:rPr>
                  <w:delText>https://claims.travelguard.com/myclaim/ch</w:delText>
                </w:r>
              </w:del>
            </w:ins>
            <w:ins w:id="147" w:author="Paul Brown" w:date="2026-03-03T09:11:00Z" w16du:dateUtc="2026-03-03T09:11:00Z">
              <w:r w:rsidR="001E5DCF">
                <w:rPr>
                  <w:rStyle w:val="Hyperlink"/>
                  <w:rFonts w:ascii="Arial" w:hAnsi="Arial" w:cs="Arial"/>
                  <w:bCs/>
                  <w:sz w:val="20"/>
                  <w:szCs w:val="20"/>
                </w:rPr>
                <w:t>https://claims.travelguard.com/myclaim/ch/it</w:t>
              </w:r>
            </w:ins>
            <w:ins w:id="148" w:author="Reviser" w:date="2026-02-09T11:26:00Z" w16du:dateUtc="2026-02-09T10:26:00Z">
              <w:r w:rsidR="00DE2911" w:rsidRPr="002A3E5C">
                <w:rPr>
                  <w:sz w:val="20"/>
                  <w:szCs w:val="20"/>
                </w:rPr>
                <w:fldChar w:fldCharType="end"/>
              </w:r>
            </w:ins>
            <w:del w:id="149" w:author="Reviser" w:date="2026-02-09T11:26:00Z" w16du:dateUtc="2026-02-09T10:26:00Z">
              <w:r w:rsidRPr="002A3E5C" w:rsidDel="00DE2911">
                <w:fldChar w:fldCharType="begin"/>
              </w:r>
              <w:r w:rsidRPr="002A3E5C" w:rsidDel="00DE2911">
                <w:delInstrText>HYPERLINK "https://claims.travelguard.com/myclaim/ch/it"</w:delInstrText>
              </w:r>
              <w:r w:rsidRPr="002A3E5C" w:rsidDel="00DE2911">
                <w:fldChar w:fldCharType="separate"/>
              </w:r>
              <w:r w:rsidRPr="002A3E5C" w:rsidDel="00DE2911">
                <w:rPr>
                  <w:rStyle w:val="Hyperlink"/>
                  <w:rFonts w:ascii="Arial" w:hAnsi="Arial" w:cs="Arial"/>
                  <w:sz w:val="20"/>
                  <w:szCs w:val="20"/>
                  <w:rPrChange w:id="150" w:author="Paul Brown" w:date="2026-03-02T15:08:00Z" w16du:dateUtc="2026-03-02T15:08:00Z">
                    <w:rPr>
                      <w:rStyle w:val="Hyperlink"/>
                      <w:rFonts w:ascii="Arial" w:hAnsi="Arial" w:cs="Arial"/>
                      <w:sz w:val="20"/>
                      <w:szCs w:val="20"/>
                      <w:lang w:val="en-AU"/>
                    </w:rPr>
                  </w:rPrChange>
                </w:rPr>
                <w:delText>https://claims.travelguard.com/myclaim/ch/it</w:delText>
              </w:r>
              <w:r w:rsidRPr="002A3E5C" w:rsidDel="00DE2911">
                <w:fldChar w:fldCharType="end"/>
              </w:r>
            </w:del>
            <w:r w:rsidRPr="008D5E49">
              <w:rPr>
                <w:rFonts w:ascii="Arial" w:hAnsi="Arial" w:cs="Arial"/>
                <w:color w:val="00B0F0"/>
                <w:sz w:val="20"/>
                <w:szCs w:val="20"/>
              </w:rPr>
              <w:t xml:space="preserve"> </w:t>
            </w:r>
          </w:p>
          <w:p w:rsidR="00AD6AF9" w:rsidRPr="002A3E5C" w:rsidRDefault="00AD6AF9" w:rsidP="75920CF2">
            <w:pPr>
              <w:jc w:val="both"/>
              <w:rPr>
                <w:rFonts w:ascii="Arial" w:hAnsi="Arial" w:cs="Arial"/>
                <w:sz w:val="20"/>
                <w:szCs w:val="20"/>
              </w:rPr>
            </w:pPr>
            <w:r w:rsidRPr="002A3E5C">
              <w:rPr>
                <w:rFonts w:ascii="Arial" w:hAnsi="Arial" w:cs="Arial"/>
                <w:sz w:val="20"/>
                <w:szCs w:val="20"/>
              </w:rPr>
              <w:t xml:space="preserve">oppure </w:t>
            </w:r>
            <w:del w:id="151" w:author="Reviser" w:date="2026-02-10T17:05:00Z" w16du:dateUtc="2026-02-10T16:05:00Z">
              <w:r w:rsidRPr="002A3E5C" w:rsidDel="00AD6AF9">
                <w:rPr>
                  <w:rFonts w:ascii="Arial" w:hAnsi="Arial" w:cs="Arial"/>
                  <w:sz w:val="20"/>
                  <w:szCs w:val="20"/>
                </w:rPr>
                <w:delText xml:space="preserve">contattateci </w:delText>
              </w:r>
            </w:del>
            <w:ins w:id="152" w:author="Reviser" w:date="2026-02-10T17:05:00Z" w16du:dateUtc="2026-02-10T16:05:00Z">
              <w:r w:rsidR="002B3345" w:rsidRPr="008D5E49">
                <w:rPr>
                  <w:rFonts w:ascii="Arial" w:hAnsi="Arial" w:cs="Arial"/>
                  <w:sz w:val="20"/>
                  <w:szCs w:val="20"/>
                </w:rPr>
                <w:t>di contattarci</w:t>
              </w:r>
              <w:r w:rsidR="002B3345" w:rsidRPr="002A3E5C">
                <w:rPr>
                  <w:rFonts w:ascii="Arial" w:hAnsi="Arial" w:cs="Arial"/>
                  <w:sz w:val="20"/>
                  <w:szCs w:val="20"/>
                </w:rPr>
                <w:t xml:space="preserve"> </w:t>
              </w:r>
            </w:ins>
            <w:r w:rsidRPr="002A3E5C">
              <w:rPr>
                <w:rFonts w:ascii="Arial" w:hAnsi="Arial" w:cs="Arial"/>
                <w:sz w:val="20"/>
                <w:szCs w:val="20"/>
              </w:rPr>
              <w:t xml:space="preserve">utilizzando le informazioni fornite </w:t>
            </w:r>
            <w:del w:id="153" w:author="Reviser" w:date="2026-02-10T17:05:00Z" w16du:dateUtc="2026-02-10T16:05:00Z">
              <w:r w:rsidRPr="002A3E5C" w:rsidDel="00AD6AF9">
                <w:rPr>
                  <w:rFonts w:ascii="Arial" w:hAnsi="Arial" w:cs="Arial"/>
                  <w:sz w:val="20"/>
                  <w:szCs w:val="20"/>
                </w:rPr>
                <w:delText xml:space="preserve">nella </w:delText>
              </w:r>
            </w:del>
            <w:ins w:id="154" w:author="Reviser" w:date="2026-02-10T17:05:00Z" w16du:dateUtc="2026-02-10T16:05:00Z">
              <w:r w:rsidR="002B3345" w:rsidRPr="008D5E49">
                <w:rPr>
                  <w:rFonts w:ascii="Arial" w:hAnsi="Arial" w:cs="Arial"/>
                  <w:sz w:val="20"/>
                  <w:szCs w:val="20"/>
                </w:rPr>
                <w:t>nelle Sue</w:t>
              </w:r>
            </w:ins>
            <w:del w:id="155" w:author="Reviser" w:date="2026-02-10T17:05:00Z" w16du:dateUtc="2026-02-10T16:05:00Z">
              <w:r w:rsidRPr="002A3E5C" w:rsidDel="00AD6AF9">
                <w:rPr>
                  <w:rFonts w:ascii="Arial" w:hAnsi="Arial" w:cs="Arial"/>
                  <w:sz w:val="20"/>
                  <w:szCs w:val="20"/>
                </w:rPr>
                <w:delText>vostra</w:delText>
              </w:r>
            </w:del>
            <w:r w:rsidRPr="002A3E5C">
              <w:rPr>
                <w:rFonts w:ascii="Arial" w:hAnsi="Arial" w:cs="Arial"/>
                <w:sz w:val="20"/>
                <w:szCs w:val="20"/>
              </w:rPr>
              <w:t xml:space="preserve"> </w:t>
            </w:r>
            <w:r w:rsidR="00656166" w:rsidRPr="002A3E5C">
              <w:rPr>
                <w:rFonts w:ascii="Arial" w:hAnsi="Arial" w:cs="Arial"/>
                <w:sz w:val="20"/>
                <w:szCs w:val="20"/>
              </w:rPr>
              <w:t>Condizioni di assicurazioni</w:t>
            </w:r>
            <w:r w:rsidRPr="002A3E5C">
              <w:rPr>
                <w:rFonts w:ascii="Arial" w:hAnsi="Arial" w:cs="Arial"/>
                <w:sz w:val="20"/>
                <w:szCs w:val="20"/>
              </w:rPr>
              <w:t xml:space="preserve">.  </w:t>
            </w:r>
          </w:p>
          <w:p w:rsidR="00AD6AF9" w:rsidRPr="008D5E49" w:rsidRDefault="00AD6AF9" w:rsidP="00F60E7B">
            <w:pPr>
              <w:jc w:val="both"/>
              <w:rPr>
                <w:rFonts w:ascii="Arial" w:hAnsi="Arial" w:cs="Arial"/>
                <w:b/>
                <w:color w:val="00B0F0"/>
                <w:sz w:val="20"/>
                <w:szCs w:val="20"/>
              </w:rPr>
            </w:pPr>
          </w:p>
        </w:tc>
      </w:tr>
      <w:tr w:rsidR="00365ACF" w:rsidRPr="002A3E5C" w:rsidTr="75920CF2">
        <w:tc>
          <w:tcPr>
            <w:tcW w:w="2335" w:type="dxa"/>
          </w:tcPr>
          <w:p w:rsidR="00365ACF" w:rsidRPr="008D5E49" w:rsidRDefault="007A4098" w:rsidP="00DC7FD8">
            <w:pPr>
              <w:rPr>
                <w:rFonts w:ascii="Arial" w:hAnsi="Arial" w:cs="Arial"/>
                <w:b/>
                <w:color w:val="002060"/>
                <w:sz w:val="20"/>
                <w:szCs w:val="20"/>
              </w:rPr>
            </w:pPr>
            <w:r w:rsidRPr="008D5E49">
              <w:rPr>
                <w:rFonts w:ascii="Arial" w:hAnsi="Arial" w:cs="Arial"/>
                <w:b/>
                <w:color w:val="002060"/>
                <w:sz w:val="20"/>
                <w:szCs w:val="20"/>
              </w:rPr>
              <w:t>Cosa succede se devo cancellare la mia polizza?</w:t>
            </w:r>
          </w:p>
        </w:tc>
        <w:tc>
          <w:tcPr>
            <w:tcW w:w="8239" w:type="dxa"/>
          </w:tcPr>
          <w:p w:rsidR="00365ACF" w:rsidRPr="008D5E49" w:rsidRDefault="00054F21" w:rsidP="00F60E7B">
            <w:pPr>
              <w:jc w:val="both"/>
              <w:rPr>
                <w:rFonts w:ascii="Arial" w:hAnsi="Arial" w:cs="Arial"/>
                <w:b/>
                <w:sz w:val="20"/>
                <w:szCs w:val="20"/>
              </w:rPr>
            </w:pPr>
            <w:del w:id="156" w:author="Reviser" w:date="2026-02-10T17:06:00Z" w16du:dateUtc="2026-02-10T16:06:00Z">
              <w:r w:rsidRPr="008D5E49" w:rsidDel="002B3345">
                <w:rPr>
                  <w:rFonts w:ascii="Arial" w:hAnsi="Arial" w:cs="Arial"/>
                  <w:b/>
                  <w:sz w:val="20"/>
                  <w:szCs w:val="20"/>
                </w:rPr>
                <w:delText>Si prega</w:delText>
              </w:r>
            </w:del>
            <w:ins w:id="157" w:author="Reviser" w:date="2026-02-10T17:06:00Z" w16du:dateUtc="2026-02-10T16:06:00Z">
              <w:r w:rsidR="002B3345" w:rsidRPr="002A3E5C">
                <w:rPr>
                  <w:rFonts w:ascii="Arial" w:hAnsi="Arial" w:cs="Arial"/>
                  <w:b/>
                  <w:sz w:val="20"/>
                  <w:szCs w:val="20"/>
                </w:rPr>
                <w:t>La preghiamo</w:t>
              </w:r>
            </w:ins>
            <w:r w:rsidRPr="008D5E49">
              <w:rPr>
                <w:rFonts w:ascii="Arial" w:hAnsi="Arial" w:cs="Arial"/>
                <w:b/>
                <w:sz w:val="20"/>
                <w:szCs w:val="20"/>
              </w:rPr>
              <w:t xml:space="preserve"> di fare riferimento alla </w:t>
            </w:r>
            <w:r w:rsidR="00656166" w:rsidRPr="008D5E49">
              <w:rPr>
                <w:rFonts w:ascii="Arial" w:hAnsi="Arial" w:cs="Arial"/>
                <w:b/>
                <w:sz w:val="20"/>
                <w:szCs w:val="20"/>
              </w:rPr>
              <w:t>condizioni di assicurazioni</w:t>
            </w:r>
            <w:r w:rsidRPr="008D5E49">
              <w:rPr>
                <w:rFonts w:ascii="Arial" w:hAnsi="Arial" w:cs="Arial"/>
                <w:b/>
                <w:sz w:val="20"/>
                <w:szCs w:val="20"/>
              </w:rPr>
              <w:t xml:space="preserve"> per vedere quando e come è possibile cancellare la </w:t>
            </w:r>
            <w:del w:id="158" w:author="Reviser" w:date="2026-02-10T17:06:00Z" w16du:dateUtc="2026-02-10T16:06:00Z">
              <w:r w:rsidRPr="008D5E49" w:rsidDel="002B3345">
                <w:rPr>
                  <w:rFonts w:ascii="Arial" w:hAnsi="Arial" w:cs="Arial"/>
                  <w:b/>
                  <w:sz w:val="20"/>
                  <w:szCs w:val="20"/>
                </w:rPr>
                <w:delText xml:space="preserve">propria </w:delText>
              </w:r>
            </w:del>
            <w:ins w:id="159" w:author="Reviser" w:date="2026-02-10T17:06:00Z" w16du:dateUtc="2026-02-10T16:06:00Z">
              <w:r w:rsidR="002B3345" w:rsidRPr="002A3E5C">
                <w:rPr>
                  <w:rFonts w:ascii="Arial" w:hAnsi="Arial" w:cs="Arial"/>
                  <w:b/>
                  <w:sz w:val="20"/>
                  <w:szCs w:val="20"/>
                </w:rPr>
                <w:t>Sua</w:t>
              </w:r>
              <w:r w:rsidR="002B3345" w:rsidRPr="008D5E49">
                <w:rPr>
                  <w:rFonts w:ascii="Arial" w:hAnsi="Arial" w:cs="Arial"/>
                  <w:b/>
                  <w:sz w:val="20"/>
                  <w:szCs w:val="20"/>
                </w:rPr>
                <w:t xml:space="preserve"> </w:t>
              </w:r>
            </w:ins>
            <w:r w:rsidRPr="008D5E49">
              <w:rPr>
                <w:rFonts w:ascii="Arial" w:hAnsi="Arial" w:cs="Arial"/>
                <w:b/>
                <w:sz w:val="20"/>
                <w:szCs w:val="20"/>
              </w:rPr>
              <w:t xml:space="preserve">polizza. </w:t>
            </w:r>
          </w:p>
          <w:p w:rsidR="00054F21" w:rsidRPr="008D5E49" w:rsidRDefault="00054F21" w:rsidP="00F60E7B">
            <w:pPr>
              <w:jc w:val="both"/>
              <w:rPr>
                <w:rFonts w:ascii="Arial" w:hAnsi="Arial" w:cs="Arial"/>
                <w:sz w:val="20"/>
                <w:szCs w:val="20"/>
              </w:rPr>
            </w:pPr>
          </w:p>
          <w:p w:rsidR="00365ACF" w:rsidRPr="002A3E5C" w:rsidRDefault="00054F21" w:rsidP="00656166">
            <w:pPr>
              <w:jc w:val="both"/>
              <w:rPr>
                <w:rFonts w:ascii="Arial" w:hAnsi="Arial" w:cs="Arial"/>
                <w:sz w:val="20"/>
                <w:szCs w:val="20"/>
                <w:rPrChange w:id="160" w:author="Paul Brown" w:date="2026-03-02T15:08:00Z" w16du:dateUtc="2026-03-02T15:08:00Z">
                  <w:rPr>
                    <w:rFonts w:ascii="Arial" w:hAnsi="Arial" w:cs="Arial"/>
                    <w:sz w:val="20"/>
                    <w:szCs w:val="20"/>
                    <w:lang w:val="en-AU"/>
                  </w:rPr>
                </w:rPrChange>
              </w:rPr>
            </w:pPr>
            <w:r w:rsidRPr="008D5E49">
              <w:rPr>
                <w:rFonts w:ascii="Arial" w:hAnsi="Arial" w:cs="Arial"/>
                <w:sz w:val="20"/>
                <w:szCs w:val="20"/>
              </w:rPr>
              <w:t xml:space="preserve">Se </w:t>
            </w:r>
            <w:del w:id="161" w:author="Reviser" w:date="2026-02-09T11:26:00Z" w16du:dateUtc="2026-02-09T10:26:00Z">
              <w:r w:rsidRPr="008D5E49" w:rsidDel="00474F3C">
                <w:rPr>
                  <w:rFonts w:ascii="Arial" w:hAnsi="Arial" w:cs="Arial"/>
                  <w:sz w:val="20"/>
                  <w:szCs w:val="20"/>
                </w:rPr>
                <w:delText xml:space="preserve">avete </w:delText>
              </w:r>
            </w:del>
            <w:ins w:id="162" w:author="Reviser" w:date="2026-02-09T11:26:00Z" w16du:dateUtc="2026-02-09T10:26:00Z">
              <w:r w:rsidR="00474F3C" w:rsidRPr="002A3E5C">
                <w:rPr>
                  <w:rFonts w:ascii="Arial" w:hAnsi="Arial" w:cs="Arial"/>
                  <w:sz w:val="20"/>
                  <w:szCs w:val="20"/>
                </w:rPr>
                <w:t>ha</w:t>
              </w:r>
              <w:r w:rsidR="00474F3C" w:rsidRPr="008D5E49">
                <w:rPr>
                  <w:rFonts w:ascii="Arial" w:hAnsi="Arial" w:cs="Arial"/>
                  <w:sz w:val="20"/>
                  <w:szCs w:val="20"/>
                </w:rPr>
                <w:t xml:space="preserve"> </w:t>
              </w:r>
            </w:ins>
            <w:r w:rsidRPr="008D5E49">
              <w:rPr>
                <w:rFonts w:ascii="Arial" w:hAnsi="Arial" w:cs="Arial"/>
                <w:sz w:val="20"/>
                <w:szCs w:val="20"/>
              </w:rPr>
              <w:t xml:space="preserve">bisogno di ulteriore assistenza, </w:t>
            </w:r>
            <w:ins w:id="163" w:author="Reviser" w:date="2026-02-09T11:27:00Z" w16du:dateUtc="2026-02-09T10:27:00Z">
              <w:r w:rsidR="00474F3C" w:rsidRPr="002A3E5C">
                <w:rPr>
                  <w:rFonts w:ascii="Arial" w:hAnsi="Arial" w:cs="Arial"/>
                  <w:sz w:val="20"/>
                  <w:szCs w:val="20"/>
                </w:rPr>
                <w:t>la preghiamo di compilare il formulario online alla pagina</w:t>
              </w:r>
            </w:ins>
            <w:ins w:id="164" w:author="Kitchens, Darcy" w:date="2026-03-06T08:57:00Z" w16du:dateUtc="2026-03-06T14:57:00Z">
              <w:r w:rsidR="00A747FE">
                <w:rPr>
                  <w:rFonts w:ascii="Arial" w:hAnsi="Arial" w:cs="Arial"/>
                  <w:sz w:val="20"/>
                  <w:szCs w:val="20"/>
                </w:rPr>
                <w:t xml:space="preserve"> </w:t>
              </w:r>
              <w:r w:rsidR="00A747FE">
                <w:rPr>
                  <w:rFonts w:ascii="Arial" w:hAnsi="Arial" w:cs="Arial"/>
                  <w:sz w:val="20"/>
                  <w:szCs w:val="20"/>
                </w:rPr>
                <w:fldChar w:fldCharType="begin"/>
              </w:r>
              <w:r w:rsidR="00A747FE">
                <w:rPr>
                  <w:rFonts w:ascii="Arial" w:hAnsi="Arial" w:cs="Arial"/>
                  <w:sz w:val="20"/>
                  <w:szCs w:val="20"/>
                </w:rPr>
                <w:instrText>HYPERLINK "https://covermore-europe-expedia.zendesk.com/hc/"</w:instrText>
              </w:r>
              <w:r w:rsidR="00A747FE">
                <w:rPr>
                  <w:rFonts w:ascii="Arial" w:hAnsi="Arial" w:cs="Arial"/>
                  <w:sz w:val="20"/>
                  <w:szCs w:val="20"/>
                </w:rPr>
              </w:r>
              <w:r w:rsidR="00A747FE">
                <w:rPr>
                  <w:rFonts w:ascii="Arial" w:hAnsi="Arial" w:cs="Arial"/>
                  <w:sz w:val="20"/>
                  <w:szCs w:val="20"/>
                </w:rPr>
                <w:fldChar w:fldCharType="separate"/>
              </w:r>
              <w:r w:rsidR="00A747FE" w:rsidRPr="00A747FE">
                <w:rPr>
                  <w:rStyle w:val="Hyperlink"/>
                  <w:rFonts w:ascii="Arial" w:hAnsi="Arial" w:cs="Arial"/>
                  <w:sz w:val="20"/>
                  <w:szCs w:val="20"/>
                </w:rPr>
                <w:t>https://covermore-europe-expedia.zendesk.com/hc/</w:t>
              </w:r>
              <w:r w:rsidR="00A747FE">
                <w:rPr>
                  <w:rFonts w:ascii="Arial" w:hAnsi="Arial" w:cs="Arial"/>
                  <w:sz w:val="20"/>
                  <w:szCs w:val="20"/>
                </w:rPr>
                <w:fldChar w:fldCharType="end"/>
              </w:r>
            </w:ins>
            <w:r w:rsidR="00474F3C" w:rsidRPr="008D5E49">
              <w:rPr>
                <w:rFonts w:ascii="Arial" w:hAnsi="Arial" w:cs="Arial"/>
                <w:sz w:val="20"/>
                <w:szCs w:val="20"/>
              </w:rPr>
              <w:t>, di scriverci una e-mail all</w:t>
            </w:r>
            <w:r w:rsidR="00474F3C" w:rsidRPr="002A3E5C">
              <w:rPr>
                <w:rFonts w:ascii="Arial" w:hAnsi="Arial" w:cs="Arial"/>
                <w:sz w:val="20"/>
                <w:szCs w:val="20"/>
              </w:rPr>
              <w:t>'</w:t>
            </w:r>
            <w:r w:rsidR="00474F3C" w:rsidRPr="008D5E49">
              <w:rPr>
                <w:rFonts w:ascii="Arial" w:hAnsi="Arial" w:cs="Arial"/>
                <w:sz w:val="20"/>
                <w:szCs w:val="20"/>
              </w:rPr>
              <w:t xml:space="preserve">indirizzo </w:t>
            </w:r>
            <w:ins w:id="165" w:author="Kitchens, Darcy" w:date="2026-03-06T08:58:00Z" w16du:dateUtc="2026-03-06T14:58:00Z">
              <w:r w:rsidR="004A670C">
                <w:fldChar w:fldCharType="begin"/>
              </w:r>
              <w:r w:rsidR="004A670C">
                <w:instrText>HYPERLINK "mailto:expedia@cs.covermoreeurope.com"</w:instrText>
              </w:r>
              <w:r w:rsidR="004A670C">
                <w:fldChar w:fldCharType="separate"/>
              </w:r>
              <w:r w:rsidR="004A670C" w:rsidRPr="008D5E49">
                <w:rPr>
                  <w:rStyle w:val="Hyperlink"/>
                  <w:rFonts w:ascii="Arial" w:hAnsi="Arial" w:cs="Arial"/>
                  <w:sz w:val="20"/>
                  <w:szCs w:val="20"/>
                </w:rPr>
                <w:t>expedia@cs.covermoreeurope.com</w:t>
              </w:r>
              <w:r w:rsidR="004A670C">
                <w:fldChar w:fldCharType="end"/>
              </w:r>
              <w:r w:rsidR="004A670C">
                <w:t xml:space="preserve"> </w:t>
              </w:r>
            </w:ins>
            <w:ins w:id="166" w:author="Reviser" w:date="2026-02-09T11:27:00Z" w16du:dateUtc="2026-02-09T10:27:00Z">
              <w:r w:rsidR="00474F3C" w:rsidRPr="002A3E5C">
                <w:rPr>
                  <w:rStyle w:val="Hyperlink"/>
                  <w:rFonts w:ascii="Arial" w:hAnsi="Arial" w:cs="Arial"/>
                  <w:color w:val="auto"/>
                  <w:sz w:val="20"/>
                  <w:szCs w:val="20"/>
                  <w:u w:val="none"/>
                  <w:rPrChange w:id="167" w:author="Paul Brown" w:date="2026-03-02T15:08:00Z" w16du:dateUtc="2026-03-02T15:08:00Z">
                    <w:rPr>
                      <w:rStyle w:val="Hyperlink"/>
                      <w:rFonts w:ascii="Arial" w:hAnsi="Arial" w:cs="Arial"/>
                      <w:sz w:val="20"/>
                      <w:szCs w:val="20"/>
                      <w:lang w:val="en-GB"/>
                    </w:rPr>
                  </w:rPrChange>
                </w:rPr>
                <w:t>indicando il suo numero di polizza oppure</w:t>
              </w:r>
              <w:r w:rsidR="00474F3C" w:rsidRPr="002A3E5C">
                <w:rPr>
                  <w:rStyle w:val="Hyperlink"/>
                  <w:rFonts w:ascii="Arial" w:hAnsi="Arial" w:cs="Arial"/>
                  <w:color w:val="auto"/>
                  <w:sz w:val="20"/>
                  <w:szCs w:val="20"/>
                  <w:rPrChange w:id="168" w:author="Paul Brown" w:date="2026-03-02T15:08:00Z" w16du:dateUtc="2026-03-02T15:08:00Z">
                    <w:rPr>
                      <w:rStyle w:val="Hyperlink"/>
                      <w:rFonts w:ascii="Arial" w:hAnsi="Arial" w:cs="Arial"/>
                      <w:sz w:val="20"/>
                      <w:szCs w:val="20"/>
                      <w:lang w:val="en-GB"/>
                    </w:rPr>
                  </w:rPrChange>
                </w:rPr>
                <w:t xml:space="preserve"> </w:t>
              </w:r>
              <w:r w:rsidR="00474F3C" w:rsidRPr="002A3E5C">
                <w:rPr>
                  <w:rFonts w:ascii="Arial" w:hAnsi="Arial" w:cs="Arial"/>
                  <w:sz w:val="20"/>
                  <w:szCs w:val="20"/>
                </w:rPr>
                <w:t xml:space="preserve">di contattarci al numero </w:t>
              </w:r>
              <w:r w:rsidR="00474F3C" w:rsidRPr="002A3E5C">
                <w:rPr>
                  <w:rFonts w:ascii="Arial" w:hAnsi="Arial" w:cs="Arial"/>
                  <w:bCs/>
                  <w:sz w:val="20"/>
                  <w:szCs w:val="20"/>
                </w:rPr>
                <w:t>+41 44 516 0592</w:t>
              </w:r>
            </w:ins>
            <w:ins w:id="169" w:author="Reviser" w:date="2026-02-10T09:41:00Z" w16du:dateUtc="2026-02-10T08:41:00Z">
              <w:r w:rsidR="00584FAA" w:rsidRPr="002A3E5C">
                <w:rPr>
                  <w:rFonts w:ascii="Arial" w:hAnsi="Arial" w:cs="Arial"/>
                  <w:bCs/>
                  <w:sz w:val="20"/>
                  <w:szCs w:val="20"/>
                </w:rPr>
                <w:t>,</w:t>
              </w:r>
            </w:ins>
            <w:ins w:id="170" w:author="Reviser" w:date="2026-02-09T11:27:00Z" w16du:dateUtc="2026-02-09T10:27:00Z">
              <w:r w:rsidR="00474F3C" w:rsidRPr="002A3E5C">
                <w:rPr>
                  <w:rFonts w:ascii="Arial" w:hAnsi="Arial" w:cs="Arial"/>
                  <w:sz w:val="20"/>
                  <w:szCs w:val="20"/>
                </w:rPr>
                <w:t xml:space="preserve"> </w:t>
              </w:r>
            </w:ins>
            <w:ins w:id="171" w:author="Reviser" w:date="2026-02-10T09:26:00Z" w16du:dateUtc="2026-02-10T08:26:00Z">
              <w:r w:rsidR="009253D7" w:rsidRPr="002A3E5C">
                <w:rPr>
                  <w:rFonts w:ascii="Arial" w:hAnsi="Arial" w:cs="Arial"/>
                  <w:sz w:val="20"/>
                  <w:szCs w:val="20"/>
                </w:rPr>
                <w:t>dal lunedì al venerdì, dalle 9:00 e alle 17:00</w:t>
              </w:r>
            </w:ins>
            <w:del w:id="172" w:author="Reviser" w:date="2026-02-09T11:27:00Z" w16du:dateUtc="2026-02-09T10:27:00Z">
              <w:r w:rsidRPr="002A3E5C" w:rsidDel="00474F3C">
                <w:rPr>
                  <w:rFonts w:ascii="Arial" w:hAnsi="Arial" w:cs="Arial"/>
                  <w:sz w:val="20"/>
                  <w:szCs w:val="20"/>
                  <w:rPrChange w:id="173" w:author="Paul Brown" w:date="2026-03-02T15:08:00Z" w16du:dateUtc="2026-03-02T15:08:00Z">
                    <w:rPr>
                      <w:rFonts w:ascii="Arial" w:hAnsi="Arial" w:cs="Arial"/>
                      <w:sz w:val="20"/>
                      <w:szCs w:val="20"/>
                      <w:lang w:val="en-AU"/>
                    </w:rPr>
                  </w:rPrChange>
                </w:rPr>
                <w:delText xml:space="preserve">potete chiamarci al </w:delText>
              </w:r>
              <w:r w:rsidRPr="002A3E5C" w:rsidDel="00474F3C">
                <w:rPr>
                  <w:rFonts w:ascii="Arial" w:hAnsi="Arial" w:cs="Arial"/>
                  <w:b/>
                  <w:sz w:val="20"/>
                  <w:szCs w:val="20"/>
                  <w:rPrChange w:id="174" w:author="Paul Brown" w:date="2026-03-02T15:08:00Z" w16du:dateUtc="2026-03-02T15:08:00Z">
                    <w:rPr>
                      <w:rFonts w:ascii="Arial" w:hAnsi="Arial" w:cs="Arial"/>
                      <w:b/>
                      <w:sz w:val="20"/>
                      <w:szCs w:val="20"/>
                      <w:lang w:val="en-AU"/>
                    </w:rPr>
                  </w:rPrChange>
                </w:rPr>
                <w:delText>{{Policy Enquiries Phone}}</w:delText>
              </w:r>
              <w:r w:rsidRPr="002A3E5C" w:rsidDel="00474F3C">
                <w:rPr>
                  <w:rFonts w:ascii="Arial" w:hAnsi="Arial" w:cs="Arial"/>
                  <w:sz w:val="20"/>
                  <w:szCs w:val="20"/>
                  <w:rPrChange w:id="175" w:author="Paul Brown" w:date="2026-03-02T15:08:00Z" w16du:dateUtc="2026-03-02T15:08:00Z">
                    <w:rPr>
                      <w:rFonts w:ascii="Arial" w:hAnsi="Arial" w:cs="Arial"/>
                      <w:sz w:val="20"/>
                      <w:szCs w:val="20"/>
                      <w:lang w:val="en-AU"/>
                    </w:rPr>
                  </w:rPrChange>
                </w:rPr>
                <w:delText xml:space="preserve"> tra </w:delText>
              </w:r>
              <w:r w:rsidRPr="002A3E5C" w:rsidDel="00474F3C">
                <w:rPr>
                  <w:rFonts w:ascii="Arial" w:hAnsi="Arial" w:cs="Arial"/>
                  <w:b/>
                  <w:sz w:val="20"/>
                  <w:szCs w:val="20"/>
                  <w:rPrChange w:id="176" w:author="Paul Brown" w:date="2026-03-02T15:08:00Z" w16du:dateUtc="2026-03-02T15:08:00Z">
                    <w:rPr>
                      <w:rFonts w:ascii="Arial" w:hAnsi="Arial" w:cs="Arial"/>
                      <w:b/>
                      <w:sz w:val="20"/>
                      <w:szCs w:val="20"/>
                      <w:lang w:val="en-AU"/>
                    </w:rPr>
                  </w:rPrChange>
                </w:rPr>
                <w:delText>{{Operating Hours &amp; Days of the week}}</w:delText>
              </w:r>
              <w:r w:rsidRPr="002A3E5C" w:rsidDel="00474F3C">
                <w:rPr>
                  <w:rFonts w:ascii="Arial" w:hAnsi="Arial" w:cs="Arial"/>
                  <w:sz w:val="20"/>
                  <w:szCs w:val="20"/>
                  <w:rPrChange w:id="177" w:author="Paul Brown" w:date="2026-03-02T15:08:00Z" w16du:dateUtc="2026-03-02T15:08:00Z">
                    <w:rPr>
                      <w:rFonts w:ascii="Arial" w:hAnsi="Arial" w:cs="Arial"/>
                      <w:sz w:val="20"/>
                      <w:szCs w:val="20"/>
                      <w:lang w:val="en-AU"/>
                    </w:rPr>
                  </w:rPrChange>
                </w:rPr>
                <w:delText xml:space="preserve"> O inviarci un'e-mail al </w:delText>
              </w:r>
              <w:r w:rsidRPr="002A3E5C" w:rsidDel="00474F3C">
                <w:rPr>
                  <w:rFonts w:ascii="Arial" w:hAnsi="Arial" w:cs="Arial"/>
                  <w:b/>
                  <w:sz w:val="20"/>
                  <w:szCs w:val="20"/>
                  <w:rPrChange w:id="178" w:author="Paul Brown" w:date="2026-03-02T15:08:00Z" w16du:dateUtc="2026-03-02T15:08:00Z">
                    <w:rPr>
                      <w:rFonts w:ascii="Arial" w:hAnsi="Arial" w:cs="Arial"/>
                      <w:b/>
                      <w:sz w:val="20"/>
                      <w:szCs w:val="20"/>
                      <w:lang w:val="en-AU"/>
                    </w:rPr>
                  </w:rPrChange>
                </w:rPr>
                <w:delText xml:space="preserve">{{Policy Enquiries Email}} </w:delText>
              </w:r>
              <w:r w:rsidRPr="002A3E5C" w:rsidDel="00474F3C">
                <w:rPr>
                  <w:rFonts w:ascii="Arial" w:hAnsi="Arial" w:cs="Arial"/>
                  <w:sz w:val="20"/>
                  <w:szCs w:val="20"/>
                  <w:rPrChange w:id="179" w:author="Paul Brown" w:date="2026-03-02T15:08:00Z" w16du:dateUtc="2026-03-02T15:08:00Z">
                    <w:rPr>
                      <w:rFonts w:ascii="Arial" w:hAnsi="Arial" w:cs="Arial"/>
                      <w:sz w:val="20"/>
                      <w:szCs w:val="20"/>
                      <w:lang w:val="en-AU"/>
                    </w:rPr>
                  </w:rPrChange>
                </w:rPr>
                <w:delText>e citare il numero della vostra polizza</w:delText>
              </w:r>
            </w:del>
            <w:r w:rsidRPr="002A3E5C">
              <w:rPr>
                <w:rFonts w:ascii="Arial" w:hAnsi="Arial" w:cs="Arial"/>
                <w:sz w:val="20"/>
                <w:szCs w:val="20"/>
                <w:rPrChange w:id="180" w:author="Paul Brown" w:date="2026-03-02T15:08:00Z" w16du:dateUtc="2026-03-02T15:08:00Z">
                  <w:rPr>
                    <w:rFonts w:ascii="Arial" w:hAnsi="Arial" w:cs="Arial"/>
                    <w:sz w:val="20"/>
                    <w:szCs w:val="20"/>
                    <w:lang w:val="en-AU"/>
                  </w:rPr>
                </w:rPrChange>
              </w:rPr>
              <w:t>.</w:t>
            </w:r>
          </w:p>
        </w:tc>
      </w:tr>
    </w:tbl>
    <w:p w:rsidR="000B368C" w:rsidRPr="002A3E5C" w:rsidRDefault="000B368C" w:rsidP="000D54CA">
      <w:pPr>
        <w:spacing w:after="0" w:line="240" w:lineRule="auto"/>
        <w:rPr>
          <w:rFonts w:ascii="Arial" w:hAnsi="Arial" w:cs="Arial"/>
          <w:sz w:val="20"/>
          <w:szCs w:val="20"/>
        </w:rPr>
      </w:pPr>
    </w:p>
    <w:p w:rsidR="000D54CA" w:rsidRPr="002A3E5C" w:rsidRDefault="000D54CA" w:rsidP="000D54CA">
      <w:pPr>
        <w:spacing w:after="0" w:line="240" w:lineRule="auto"/>
        <w:rPr>
          <w:rFonts w:ascii="Arial" w:hAnsi="Arial" w:cs="Arial"/>
          <w:sz w:val="20"/>
          <w:szCs w:val="20"/>
        </w:rPr>
      </w:pPr>
    </w:p>
    <w:p w:rsidR="001D3491" w:rsidRPr="002A3E5C" w:rsidRDefault="001D3491" w:rsidP="001D3491">
      <w:pPr>
        <w:spacing w:after="0" w:line="240" w:lineRule="auto"/>
      </w:pPr>
    </w:p>
    <w:p w:rsidR="001D3491" w:rsidRPr="002A3E5C" w:rsidRDefault="001D3491" w:rsidP="001D3491">
      <w:pPr>
        <w:spacing w:after="0" w:line="240" w:lineRule="auto"/>
      </w:pPr>
    </w:p>
    <w:p w:rsidR="00906EE2" w:rsidRPr="008D5E49" w:rsidRDefault="00906EE2" w:rsidP="00906EE2">
      <w:pPr>
        <w:spacing w:after="0" w:line="240" w:lineRule="auto"/>
        <w:rPr>
          <w:rFonts w:ascii="Arial" w:hAnsi="Arial" w:cs="Arial"/>
          <w:sz w:val="20"/>
          <w:szCs w:val="20"/>
        </w:rPr>
      </w:pPr>
      <w:r w:rsidRPr="008D5E49">
        <w:rPr>
          <w:rFonts w:ascii="Arial" w:hAnsi="Arial" w:cs="Arial"/>
          <w:sz w:val="20"/>
          <w:szCs w:val="20"/>
        </w:rPr>
        <w:t xml:space="preserve">Le auguriamo un viaggio sicuro! </w:t>
      </w:r>
    </w:p>
    <w:p w:rsidR="000B368C" w:rsidRPr="002A3E5C" w:rsidRDefault="00906EE2" w:rsidP="00906EE2">
      <w:pPr>
        <w:spacing w:after="0" w:line="240" w:lineRule="auto"/>
        <w:rPr>
          <w:rFonts w:ascii="Arial" w:hAnsi="Arial"/>
          <w:b/>
          <w:color w:val="002060"/>
        </w:rPr>
      </w:pPr>
      <w:del w:id="181" w:author="Reviser" w:date="2026-02-10T09:29:00Z" w16du:dateUtc="2026-02-10T08:29:00Z">
        <w:r w:rsidRPr="008D5E49" w:rsidDel="005203C3">
          <w:rPr>
            <w:rFonts w:ascii="Arial" w:hAnsi="Arial" w:cs="Arial"/>
            <w:b/>
            <w:color w:val="002060"/>
            <w:sz w:val="20"/>
            <w:szCs w:val="20"/>
          </w:rPr>
          <w:delText xml:space="preserve">AIG </w:delText>
        </w:r>
      </w:del>
      <w:r w:rsidRPr="008D5E49">
        <w:rPr>
          <w:rFonts w:ascii="Arial" w:hAnsi="Arial" w:cs="Arial"/>
          <w:b/>
          <w:color w:val="002060"/>
          <w:sz w:val="20"/>
          <w:szCs w:val="20"/>
        </w:rPr>
        <w:t>Travel</w:t>
      </w:r>
      <w:ins w:id="182" w:author="Reviser" w:date="2026-02-10T09:29:00Z" w16du:dateUtc="2026-02-10T08:29:00Z">
        <w:r w:rsidR="005203C3" w:rsidRPr="002A3E5C">
          <w:rPr>
            <w:rFonts w:ascii="Arial" w:hAnsi="Arial" w:cs="Arial"/>
            <w:b/>
            <w:color w:val="002060"/>
            <w:sz w:val="20"/>
            <w:szCs w:val="20"/>
          </w:rPr>
          <w:t xml:space="preserve"> Guard</w:t>
        </w:r>
      </w:ins>
    </w:p>
    <w:sectPr w:rsidR="000B368C" w:rsidRPr="002A3E5C" w:rsidSect="004E40BD">
      <w:footerReference w:type="even" r:id="rId13"/>
      <w:footerReference w:type="default" r:id="rId14"/>
      <w:footerReference w:type="first" r:id="rId15"/>
      <w:type w:val="continuous"/>
      <w:pgSz w:w="12240" w:h="15840"/>
      <w:pgMar w:top="1152" w:right="720" w:bottom="1440" w:left="720" w:header="720" w:footer="144" w:gutter="216"/>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72A2" w:rsidRPr="002A3E5C" w:rsidRDefault="00A572A2" w:rsidP="0005501C">
      <w:pPr>
        <w:spacing w:after="0" w:line="240" w:lineRule="auto"/>
      </w:pPr>
      <w:r w:rsidRPr="002A3E5C">
        <w:separator/>
      </w:r>
    </w:p>
  </w:endnote>
  <w:endnote w:type="continuationSeparator" w:id="0">
    <w:p w:rsidR="00A572A2" w:rsidRPr="002A3E5C" w:rsidRDefault="00A572A2" w:rsidP="0005501C">
      <w:pPr>
        <w:spacing w:after="0" w:line="240" w:lineRule="auto"/>
      </w:pPr>
      <w:r w:rsidRPr="002A3E5C">
        <w:continuationSeparator/>
      </w:r>
    </w:p>
  </w:endnote>
  <w:endnote w:type="continuationNotice" w:id="1">
    <w:p w:rsidR="00A572A2" w:rsidRPr="002A3E5C" w:rsidRDefault="00A572A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fontKey="{78B9A954-D88F-4986-8971-94305F314679}"/>
    <w:embedBold r:id="rId2" w:fontKey="{F1FD1453-DA65-4F01-B287-862CC7B0D596}"/>
    <w:embedItalic r:id="rId3" w:fontKey="{5E9A0AD1-D422-435E-9D17-0F4F5A25F864}"/>
    <w:embedBoldItalic r:id="rId4" w:fontKey="{EEB741D0-FA16-4BF3-9055-88551353547C}"/>
  </w:font>
  <w:font w:name="Univers ATT">
    <w:charset w:val="00"/>
    <w:family w:val="swiss"/>
    <w:pitch w:val="variable"/>
    <w:sig w:usb0="00000007" w:usb1="00000000" w:usb2="00000000" w:usb3="00000000" w:csb0="00000013" w:csb1="00000000"/>
  </w:font>
  <w:font w:name="Segoe UI Semilight">
    <w:panose1 w:val="020B0402040204020203"/>
    <w:charset w:val="00"/>
    <w:family w:val="swiss"/>
    <w:pitch w:val="variable"/>
    <w:sig w:usb0="E4002EFF" w:usb1="C000E47F"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ITC Avant Garde Std Md">
    <w:altName w:val="Calibri"/>
    <w:panose1 w:val="00000000000000000000"/>
    <w:charset w:val="00"/>
    <w:family w:val="swiss"/>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Bold r:id="rId5" w:fontKey="{D665B3EF-311A-4D15-95CB-CD46E683074A}"/>
  </w:font>
  <w:font w:name="Aptos">
    <w:charset w:val="00"/>
    <w:family w:val="swiss"/>
    <w:pitch w:val="variable"/>
    <w:sig w:usb0="20000287" w:usb1="00000003" w:usb2="00000000" w:usb3="00000000" w:csb0="0000019F" w:csb1="00000000"/>
    <w:embedRegular r:id="rId6" w:subsetted="1" w:fontKey="{201D680A-8631-4B35-80F2-ED2E4C0466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D61" w:rsidRDefault="001D5D61">
    <w:pPr>
      <w:pStyle w:val="Footer"/>
    </w:pPr>
    <w:r>
      <w:rPr>
        <w:noProof/>
      </w:rPr>
      <mc:AlternateContent>
        <mc:Choice Requires="wps">
          <w:drawing>
            <wp:anchor distT="0" distB="0" distL="0" distR="0" simplePos="0" relativeHeight="251659264" behindDoc="0" locked="0" layoutInCell="1" allowOverlap="1" wp14:anchorId="7299F4C9" wp14:editId="135DC690">
              <wp:simplePos x="635" y="635"/>
              <wp:positionH relativeFrom="page">
                <wp:align>left</wp:align>
              </wp:positionH>
              <wp:positionV relativeFrom="page">
                <wp:align>bottom</wp:align>
              </wp:positionV>
              <wp:extent cx="1408430" cy="357505"/>
              <wp:effectExtent l="0" t="0" r="1270" b="0"/>
              <wp:wrapNone/>
              <wp:docPr id="1643676027"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99F4C9" id="_x0000_t202" coordsize="21600,21600" o:spt="202" path="m,l,21600r21600,l21600,xe">
              <v:stroke joinstyle="miter"/>
              <v:path gradientshapeok="t" o:connecttype="rect"/>
            </v:shapetype>
            <v:shape id="Text Box 2" o:spid="_x0000_s1026" type="#_x0000_t202" alt="INTERNAL USE ONLY" style="position:absolute;margin-left:0;margin-top:0;width:110.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" filled="f" stroked="f">
              <v:fill o:detectmouseclick="t"/>
              <v:textbox style="mso-fit-shape-to-text:t" inset="20pt,0,0,15pt">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A92" w:rsidRPr="002A3E5C" w:rsidRDefault="001D5D61">
    <w:pPr>
      <w:jc w:val="right"/>
      <w:rPr>
        <w:rFonts w:ascii="Segoe UI" w:hAnsi="Segoe UI" w:cs="Segoe UI"/>
        <w:color w:val="00A4E4" w:themeColor="accent1"/>
        <w:szCs w:val="20"/>
      </w:rPr>
    </w:pPr>
    <w:r>
      <w:rPr>
        <w:rFonts w:ascii="Segoe UI" w:hAnsi="Segoe UI" w:cs="Segoe UI"/>
        <w:noProof/>
        <w:color w:val="00A4E4" w:themeColor="accent1"/>
        <w:szCs w:val="20"/>
      </w:rPr>
      <mc:AlternateContent>
        <mc:Choice Requires="wps">
          <w:drawing>
            <wp:anchor distT="0" distB="0" distL="0" distR="0" simplePos="0" relativeHeight="251660288" behindDoc="0" locked="0" layoutInCell="1" allowOverlap="1" wp14:anchorId="1C68B868" wp14:editId="2E828921">
              <wp:simplePos x="635" y="635"/>
              <wp:positionH relativeFrom="page">
                <wp:align>left</wp:align>
              </wp:positionH>
              <wp:positionV relativeFrom="page">
                <wp:align>bottom</wp:align>
              </wp:positionV>
              <wp:extent cx="1408430" cy="357505"/>
              <wp:effectExtent l="0" t="0" r="1270" b="0"/>
              <wp:wrapNone/>
              <wp:docPr id="1793780299"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68B868" id="_x0000_t202" coordsize="21600,21600" o:spt="202" path="m,l,21600r21600,l21600,xe">
              <v:stroke joinstyle="miter"/>
              <v:path gradientshapeok="t" o:connecttype="rect"/>
            </v:shapetype>
            <v:shape id="Text Box 3" o:spid="_x0000_s1027" type="#_x0000_t202" alt="INTERNAL USE ONLY" style="position:absolute;left:0;text-align:left;margin-left:0;margin-top:0;width:110.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" filled="f" stroked="f">
              <v:fill o:detectmouseclick="t"/>
              <v:textbox style="mso-fit-shape-to-text:t" inset="20pt,0,0,15pt">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v:textbox>
              <w10:wrap anchorx="page" anchory="page"/>
            </v:shape>
          </w:pict>
        </mc:Fallback>
      </mc:AlternateContent>
    </w:r>
  </w:p>
  <w:p w:rsidR="00700A92" w:rsidRPr="002A3E5C" w:rsidRDefault="00700A92" w:rsidP="00700A92">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D61" w:rsidRDefault="001D5D61">
    <w:pPr>
      <w:pStyle w:val="Footer"/>
    </w:pPr>
    <w:r>
      <w:rPr>
        <w:noProof/>
      </w:rPr>
      <mc:AlternateContent>
        <mc:Choice Requires="wps">
          <w:drawing>
            <wp:anchor distT="0" distB="0" distL="0" distR="0" simplePos="0" relativeHeight="251658240" behindDoc="0" locked="0" layoutInCell="1" allowOverlap="1" wp14:anchorId="157B2408" wp14:editId="3A99EC40">
              <wp:simplePos x="590550" y="9810750"/>
              <wp:positionH relativeFrom="page">
                <wp:align>left</wp:align>
              </wp:positionH>
              <wp:positionV relativeFrom="page">
                <wp:align>bottom</wp:align>
              </wp:positionV>
              <wp:extent cx="1408430" cy="357505"/>
              <wp:effectExtent l="0" t="0" r="1270" b="0"/>
              <wp:wrapNone/>
              <wp:docPr id="1979403296"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8430" cy="357505"/>
                      </a:xfrm>
                      <a:prstGeom prst="rect">
                        <a:avLst/>
                      </a:prstGeom>
                      <a:noFill/>
                      <a:ln>
                        <a:noFill/>
                      </a:ln>
                    </wps:spPr>
                    <wps:txbx>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7B2408" id="_x0000_t202" coordsize="21600,21600" o:spt="202" path="m,l,21600r21600,l21600,xe">
              <v:stroke joinstyle="miter"/>
              <v:path gradientshapeok="t" o:connecttype="rect"/>
            </v:shapetype>
            <v:shape id="Text Box 1" o:spid="_x0000_s1028" type="#_x0000_t202" alt="INTERNAL USE ONLY" style="position:absolute;margin-left:0;margin-top:0;width:110.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" filled="f" stroked="f">
              <v:fill o:detectmouseclick="t"/>
              <v:textbox style="mso-fit-shape-to-text:t" inset="20pt,0,0,15pt">
                <w:txbxContent>
                  <w:p w:rsidR="001D5D61" w:rsidRPr="001D5D61" w:rsidRDefault="001D5D61" w:rsidP="001D5D61">
                    <w:pPr>
                      <w:spacing w:after="0"/>
                      <w:rPr>
                        <w:rFonts w:ascii="Aptos" w:eastAsia="Aptos" w:hAnsi="Aptos" w:cs="Aptos"/>
                        <w:noProof/>
                        <w:color w:val="000000"/>
                        <w:sz w:val="20"/>
                        <w:szCs w:val="20"/>
                      </w:rPr>
                    </w:pPr>
                    <w:r w:rsidRPr="001D5D61">
                      <w:rPr>
                        <w:rFonts w:ascii="Aptos" w:eastAsia="Aptos" w:hAnsi="Aptos" w:cs="Aptos"/>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72A2" w:rsidRPr="002A3E5C" w:rsidRDefault="00A572A2" w:rsidP="0005501C">
      <w:pPr>
        <w:spacing w:after="0" w:line="240" w:lineRule="auto"/>
      </w:pPr>
      <w:r w:rsidRPr="002A3E5C">
        <w:separator/>
      </w:r>
    </w:p>
  </w:footnote>
  <w:footnote w:type="continuationSeparator" w:id="0">
    <w:p w:rsidR="00A572A2" w:rsidRPr="002A3E5C" w:rsidRDefault="00A572A2" w:rsidP="0005501C">
      <w:pPr>
        <w:spacing w:after="0" w:line="240" w:lineRule="auto"/>
      </w:pPr>
      <w:r w:rsidRPr="002A3E5C">
        <w:continuationSeparator/>
      </w:r>
    </w:p>
  </w:footnote>
  <w:footnote w:type="continuationNotice" w:id="1">
    <w:p w:rsidR="00A572A2" w:rsidRPr="002A3E5C" w:rsidRDefault="00A572A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82536"/>
    <w:multiLevelType w:val="hybridMultilevel"/>
    <w:tmpl w:val="8548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10DBE"/>
    <w:multiLevelType w:val="hybridMultilevel"/>
    <w:tmpl w:val="0AD60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8B47BB"/>
    <w:multiLevelType w:val="hybridMultilevel"/>
    <w:tmpl w:val="B9767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C1545"/>
    <w:multiLevelType w:val="hybridMultilevel"/>
    <w:tmpl w:val="369C6F9C"/>
    <w:lvl w:ilvl="0" w:tplc="3E66210A">
      <w:start w:val="1"/>
      <w:numFmt w:val="bullet"/>
      <w:lvlText w:val="•"/>
      <w:lvlJc w:val="left"/>
      <w:pPr>
        <w:tabs>
          <w:tab w:val="num" w:pos="720"/>
        </w:tabs>
        <w:ind w:left="720" w:hanging="360"/>
      </w:pPr>
      <w:rPr>
        <w:rFonts w:ascii="Times New Roman" w:hAnsi="Times New Roman" w:hint="default"/>
      </w:rPr>
    </w:lvl>
    <w:lvl w:ilvl="1" w:tplc="C63EB92A" w:tentative="1">
      <w:start w:val="1"/>
      <w:numFmt w:val="bullet"/>
      <w:lvlText w:val="•"/>
      <w:lvlJc w:val="left"/>
      <w:pPr>
        <w:tabs>
          <w:tab w:val="num" w:pos="1440"/>
        </w:tabs>
        <w:ind w:left="1440" w:hanging="360"/>
      </w:pPr>
      <w:rPr>
        <w:rFonts w:ascii="Times New Roman" w:hAnsi="Times New Roman" w:hint="default"/>
      </w:rPr>
    </w:lvl>
    <w:lvl w:ilvl="2" w:tplc="0CB850F6" w:tentative="1">
      <w:start w:val="1"/>
      <w:numFmt w:val="bullet"/>
      <w:lvlText w:val="•"/>
      <w:lvlJc w:val="left"/>
      <w:pPr>
        <w:tabs>
          <w:tab w:val="num" w:pos="2160"/>
        </w:tabs>
        <w:ind w:left="2160" w:hanging="360"/>
      </w:pPr>
      <w:rPr>
        <w:rFonts w:ascii="Times New Roman" w:hAnsi="Times New Roman" w:hint="default"/>
      </w:rPr>
    </w:lvl>
    <w:lvl w:ilvl="3" w:tplc="8118DBB0" w:tentative="1">
      <w:start w:val="1"/>
      <w:numFmt w:val="bullet"/>
      <w:lvlText w:val="•"/>
      <w:lvlJc w:val="left"/>
      <w:pPr>
        <w:tabs>
          <w:tab w:val="num" w:pos="2880"/>
        </w:tabs>
        <w:ind w:left="2880" w:hanging="360"/>
      </w:pPr>
      <w:rPr>
        <w:rFonts w:ascii="Times New Roman" w:hAnsi="Times New Roman" w:hint="default"/>
      </w:rPr>
    </w:lvl>
    <w:lvl w:ilvl="4" w:tplc="A8126CAE" w:tentative="1">
      <w:start w:val="1"/>
      <w:numFmt w:val="bullet"/>
      <w:lvlText w:val="•"/>
      <w:lvlJc w:val="left"/>
      <w:pPr>
        <w:tabs>
          <w:tab w:val="num" w:pos="3600"/>
        </w:tabs>
        <w:ind w:left="3600" w:hanging="360"/>
      </w:pPr>
      <w:rPr>
        <w:rFonts w:ascii="Times New Roman" w:hAnsi="Times New Roman" w:hint="default"/>
      </w:rPr>
    </w:lvl>
    <w:lvl w:ilvl="5" w:tplc="B96C123C" w:tentative="1">
      <w:start w:val="1"/>
      <w:numFmt w:val="bullet"/>
      <w:lvlText w:val="•"/>
      <w:lvlJc w:val="left"/>
      <w:pPr>
        <w:tabs>
          <w:tab w:val="num" w:pos="4320"/>
        </w:tabs>
        <w:ind w:left="4320" w:hanging="360"/>
      </w:pPr>
      <w:rPr>
        <w:rFonts w:ascii="Times New Roman" w:hAnsi="Times New Roman" w:hint="default"/>
      </w:rPr>
    </w:lvl>
    <w:lvl w:ilvl="6" w:tplc="0316CF46" w:tentative="1">
      <w:start w:val="1"/>
      <w:numFmt w:val="bullet"/>
      <w:lvlText w:val="•"/>
      <w:lvlJc w:val="left"/>
      <w:pPr>
        <w:tabs>
          <w:tab w:val="num" w:pos="5040"/>
        </w:tabs>
        <w:ind w:left="5040" w:hanging="360"/>
      </w:pPr>
      <w:rPr>
        <w:rFonts w:ascii="Times New Roman" w:hAnsi="Times New Roman" w:hint="default"/>
      </w:rPr>
    </w:lvl>
    <w:lvl w:ilvl="7" w:tplc="3B42E38C" w:tentative="1">
      <w:start w:val="1"/>
      <w:numFmt w:val="bullet"/>
      <w:lvlText w:val="•"/>
      <w:lvlJc w:val="left"/>
      <w:pPr>
        <w:tabs>
          <w:tab w:val="num" w:pos="5760"/>
        </w:tabs>
        <w:ind w:left="5760" w:hanging="360"/>
      </w:pPr>
      <w:rPr>
        <w:rFonts w:ascii="Times New Roman" w:hAnsi="Times New Roman" w:hint="default"/>
      </w:rPr>
    </w:lvl>
    <w:lvl w:ilvl="8" w:tplc="FAAC497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224798D"/>
    <w:multiLevelType w:val="hybridMultilevel"/>
    <w:tmpl w:val="5616F462"/>
    <w:lvl w:ilvl="0" w:tplc="620E470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2DC7EBB"/>
    <w:multiLevelType w:val="hybridMultilevel"/>
    <w:tmpl w:val="274E66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B31ABB"/>
    <w:multiLevelType w:val="hybridMultilevel"/>
    <w:tmpl w:val="30AA5D02"/>
    <w:lvl w:ilvl="0" w:tplc="68A0562C">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DB42F5"/>
    <w:multiLevelType w:val="hybridMultilevel"/>
    <w:tmpl w:val="DCFC4D82"/>
    <w:lvl w:ilvl="0" w:tplc="04090005">
      <w:start w:val="1"/>
      <w:numFmt w:val="bullet"/>
      <w:lvlText w:val=""/>
      <w:lvlJc w:val="left"/>
      <w:pPr>
        <w:ind w:left="360" w:hanging="360"/>
      </w:pPr>
      <w:rPr>
        <w:rFonts w:ascii="Wingdings" w:hAnsi="Wingdings" w:hint="default"/>
        <w:b w:val="0"/>
        <w:color w:val="auto"/>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CC1311E"/>
    <w:multiLevelType w:val="hybridMultilevel"/>
    <w:tmpl w:val="1F2A0EA6"/>
    <w:lvl w:ilvl="0" w:tplc="641E62C8">
      <w:start w:val="2"/>
      <w:numFmt w:val="bullet"/>
      <w:lvlText w:val=""/>
      <w:lvlJc w:val="left"/>
      <w:pPr>
        <w:ind w:left="720" w:hanging="360"/>
      </w:pPr>
      <w:rPr>
        <w:rFonts w:ascii="Symbol" w:eastAsiaTheme="minorHAnsi" w:hAnsi="Symbol"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C6EAD"/>
    <w:multiLevelType w:val="hybridMultilevel"/>
    <w:tmpl w:val="85520B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77529C"/>
    <w:multiLevelType w:val="hybridMultilevel"/>
    <w:tmpl w:val="D2522FA6"/>
    <w:lvl w:ilvl="0" w:tplc="3A3A1782">
      <w:start w:val="1"/>
      <w:numFmt w:val="bullet"/>
      <w:lvlText w:val="•"/>
      <w:lvlJc w:val="left"/>
      <w:pPr>
        <w:tabs>
          <w:tab w:val="num" w:pos="2520"/>
        </w:tabs>
        <w:ind w:left="2520" w:hanging="360"/>
      </w:pPr>
      <w:rPr>
        <w:rFonts w:ascii="Arial" w:hAnsi="Arial" w:hint="default"/>
      </w:rPr>
    </w:lvl>
    <w:lvl w:ilvl="1" w:tplc="44E8C56A" w:tentative="1">
      <w:start w:val="1"/>
      <w:numFmt w:val="bullet"/>
      <w:lvlText w:val="•"/>
      <w:lvlJc w:val="left"/>
      <w:pPr>
        <w:tabs>
          <w:tab w:val="num" w:pos="3240"/>
        </w:tabs>
        <w:ind w:left="3240" w:hanging="360"/>
      </w:pPr>
      <w:rPr>
        <w:rFonts w:ascii="Arial" w:hAnsi="Arial" w:hint="default"/>
      </w:rPr>
    </w:lvl>
    <w:lvl w:ilvl="2" w:tplc="FB0C94EE" w:tentative="1">
      <w:start w:val="1"/>
      <w:numFmt w:val="bullet"/>
      <w:lvlText w:val="•"/>
      <w:lvlJc w:val="left"/>
      <w:pPr>
        <w:tabs>
          <w:tab w:val="num" w:pos="3960"/>
        </w:tabs>
        <w:ind w:left="3960" w:hanging="360"/>
      </w:pPr>
      <w:rPr>
        <w:rFonts w:ascii="Arial" w:hAnsi="Arial" w:hint="default"/>
      </w:rPr>
    </w:lvl>
    <w:lvl w:ilvl="3" w:tplc="EF5C23B2" w:tentative="1">
      <w:start w:val="1"/>
      <w:numFmt w:val="bullet"/>
      <w:lvlText w:val="•"/>
      <w:lvlJc w:val="left"/>
      <w:pPr>
        <w:tabs>
          <w:tab w:val="num" w:pos="4680"/>
        </w:tabs>
        <w:ind w:left="4680" w:hanging="360"/>
      </w:pPr>
      <w:rPr>
        <w:rFonts w:ascii="Arial" w:hAnsi="Arial" w:hint="default"/>
      </w:rPr>
    </w:lvl>
    <w:lvl w:ilvl="4" w:tplc="EEBC3730" w:tentative="1">
      <w:start w:val="1"/>
      <w:numFmt w:val="bullet"/>
      <w:lvlText w:val="•"/>
      <w:lvlJc w:val="left"/>
      <w:pPr>
        <w:tabs>
          <w:tab w:val="num" w:pos="5400"/>
        </w:tabs>
        <w:ind w:left="5400" w:hanging="360"/>
      </w:pPr>
      <w:rPr>
        <w:rFonts w:ascii="Arial" w:hAnsi="Arial" w:hint="default"/>
      </w:rPr>
    </w:lvl>
    <w:lvl w:ilvl="5" w:tplc="B380D838" w:tentative="1">
      <w:start w:val="1"/>
      <w:numFmt w:val="bullet"/>
      <w:lvlText w:val="•"/>
      <w:lvlJc w:val="left"/>
      <w:pPr>
        <w:tabs>
          <w:tab w:val="num" w:pos="6120"/>
        </w:tabs>
        <w:ind w:left="6120" w:hanging="360"/>
      </w:pPr>
      <w:rPr>
        <w:rFonts w:ascii="Arial" w:hAnsi="Arial" w:hint="default"/>
      </w:rPr>
    </w:lvl>
    <w:lvl w:ilvl="6" w:tplc="9352263E" w:tentative="1">
      <w:start w:val="1"/>
      <w:numFmt w:val="bullet"/>
      <w:lvlText w:val="•"/>
      <w:lvlJc w:val="left"/>
      <w:pPr>
        <w:tabs>
          <w:tab w:val="num" w:pos="6840"/>
        </w:tabs>
        <w:ind w:left="6840" w:hanging="360"/>
      </w:pPr>
      <w:rPr>
        <w:rFonts w:ascii="Arial" w:hAnsi="Arial" w:hint="default"/>
      </w:rPr>
    </w:lvl>
    <w:lvl w:ilvl="7" w:tplc="952416BE" w:tentative="1">
      <w:start w:val="1"/>
      <w:numFmt w:val="bullet"/>
      <w:lvlText w:val="•"/>
      <w:lvlJc w:val="left"/>
      <w:pPr>
        <w:tabs>
          <w:tab w:val="num" w:pos="7560"/>
        </w:tabs>
        <w:ind w:left="7560" w:hanging="360"/>
      </w:pPr>
      <w:rPr>
        <w:rFonts w:ascii="Arial" w:hAnsi="Arial" w:hint="default"/>
      </w:rPr>
    </w:lvl>
    <w:lvl w:ilvl="8" w:tplc="DC7075B4" w:tentative="1">
      <w:start w:val="1"/>
      <w:numFmt w:val="bullet"/>
      <w:lvlText w:val="•"/>
      <w:lvlJc w:val="left"/>
      <w:pPr>
        <w:tabs>
          <w:tab w:val="num" w:pos="8280"/>
        </w:tabs>
        <w:ind w:left="8280" w:hanging="360"/>
      </w:pPr>
      <w:rPr>
        <w:rFonts w:ascii="Arial" w:hAnsi="Arial" w:hint="default"/>
      </w:rPr>
    </w:lvl>
  </w:abstractNum>
  <w:abstractNum w:abstractNumId="11" w15:restartNumberingAfterBreak="0">
    <w:nsid w:val="35A83A6E"/>
    <w:multiLevelType w:val="hybridMultilevel"/>
    <w:tmpl w:val="9A6ED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D5296A"/>
    <w:multiLevelType w:val="hybridMultilevel"/>
    <w:tmpl w:val="43382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581214"/>
    <w:multiLevelType w:val="hybridMultilevel"/>
    <w:tmpl w:val="B420B04A"/>
    <w:lvl w:ilvl="0" w:tplc="98E4F0D8">
      <w:start w:val="1"/>
      <w:numFmt w:val="bullet"/>
      <w:lvlText w:val=""/>
      <w:lvlJc w:val="left"/>
      <w:pPr>
        <w:ind w:left="360" w:hanging="360"/>
      </w:pPr>
      <w:rPr>
        <w:rFonts w:ascii="Symbol" w:hAnsi="Symbol" w:hint="default"/>
        <w:b/>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9FE05D4"/>
    <w:multiLevelType w:val="hybridMultilevel"/>
    <w:tmpl w:val="982EB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342862"/>
    <w:multiLevelType w:val="hybridMultilevel"/>
    <w:tmpl w:val="FC82C9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C6F3882"/>
    <w:multiLevelType w:val="hybridMultilevel"/>
    <w:tmpl w:val="069CD1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43406"/>
    <w:multiLevelType w:val="hybridMultilevel"/>
    <w:tmpl w:val="241A7984"/>
    <w:lvl w:ilvl="0" w:tplc="5CD0FE60">
      <w:start w:val="1"/>
      <w:numFmt w:val="bullet"/>
      <w:lvlText w:val="•"/>
      <w:lvlJc w:val="left"/>
      <w:pPr>
        <w:tabs>
          <w:tab w:val="num" w:pos="720"/>
        </w:tabs>
        <w:ind w:left="720" w:hanging="360"/>
      </w:pPr>
      <w:rPr>
        <w:rFonts w:ascii="Times New Roman" w:hAnsi="Times New Roman" w:hint="default"/>
      </w:rPr>
    </w:lvl>
    <w:lvl w:ilvl="1" w:tplc="75FCA1C6" w:tentative="1">
      <w:start w:val="1"/>
      <w:numFmt w:val="bullet"/>
      <w:lvlText w:val="•"/>
      <w:lvlJc w:val="left"/>
      <w:pPr>
        <w:tabs>
          <w:tab w:val="num" w:pos="1440"/>
        </w:tabs>
        <w:ind w:left="1440" w:hanging="360"/>
      </w:pPr>
      <w:rPr>
        <w:rFonts w:ascii="Times New Roman" w:hAnsi="Times New Roman" w:hint="default"/>
      </w:rPr>
    </w:lvl>
    <w:lvl w:ilvl="2" w:tplc="A9666324" w:tentative="1">
      <w:start w:val="1"/>
      <w:numFmt w:val="bullet"/>
      <w:lvlText w:val="•"/>
      <w:lvlJc w:val="left"/>
      <w:pPr>
        <w:tabs>
          <w:tab w:val="num" w:pos="2160"/>
        </w:tabs>
        <w:ind w:left="2160" w:hanging="360"/>
      </w:pPr>
      <w:rPr>
        <w:rFonts w:ascii="Times New Roman" w:hAnsi="Times New Roman" w:hint="default"/>
      </w:rPr>
    </w:lvl>
    <w:lvl w:ilvl="3" w:tplc="E9005474" w:tentative="1">
      <w:start w:val="1"/>
      <w:numFmt w:val="bullet"/>
      <w:lvlText w:val="•"/>
      <w:lvlJc w:val="left"/>
      <w:pPr>
        <w:tabs>
          <w:tab w:val="num" w:pos="2880"/>
        </w:tabs>
        <w:ind w:left="2880" w:hanging="360"/>
      </w:pPr>
      <w:rPr>
        <w:rFonts w:ascii="Times New Roman" w:hAnsi="Times New Roman" w:hint="default"/>
      </w:rPr>
    </w:lvl>
    <w:lvl w:ilvl="4" w:tplc="5778EB08" w:tentative="1">
      <w:start w:val="1"/>
      <w:numFmt w:val="bullet"/>
      <w:lvlText w:val="•"/>
      <w:lvlJc w:val="left"/>
      <w:pPr>
        <w:tabs>
          <w:tab w:val="num" w:pos="3600"/>
        </w:tabs>
        <w:ind w:left="3600" w:hanging="360"/>
      </w:pPr>
      <w:rPr>
        <w:rFonts w:ascii="Times New Roman" w:hAnsi="Times New Roman" w:hint="default"/>
      </w:rPr>
    </w:lvl>
    <w:lvl w:ilvl="5" w:tplc="47587102" w:tentative="1">
      <w:start w:val="1"/>
      <w:numFmt w:val="bullet"/>
      <w:lvlText w:val="•"/>
      <w:lvlJc w:val="left"/>
      <w:pPr>
        <w:tabs>
          <w:tab w:val="num" w:pos="4320"/>
        </w:tabs>
        <w:ind w:left="4320" w:hanging="360"/>
      </w:pPr>
      <w:rPr>
        <w:rFonts w:ascii="Times New Roman" w:hAnsi="Times New Roman" w:hint="default"/>
      </w:rPr>
    </w:lvl>
    <w:lvl w:ilvl="6" w:tplc="FD4E3758" w:tentative="1">
      <w:start w:val="1"/>
      <w:numFmt w:val="bullet"/>
      <w:lvlText w:val="•"/>
      <w:lvlJc w:val="left"/>
      <w:pPr>
        <w:tabs>
          <w:tab w:val="num" w:pos="5040"/>
        </w:tabs>
        <w:ind w:left="5040" w:hanging="360"/>
      </w:pPr>
      <w:rPr>
        <w:rFonts w:ascii="Times New Roman" w:hAnsi="Times New Roman" w:hint="default"/>
      </w:rPr>
    </w:lvl>
    <w:lvl w:ilvl="7" w:tplc="7666A1DC" w:tentative="1">
      <w:start w:val="1"/>
      <w:numFmt w:val="bullet"/>
      <w:lvlText w:val="•"/>
      <w:lvlJc w:val="left"/>
      <w:pPr>
        <w:tabs>
          <w:tab w:val="num" w:pos="5760"/>
        </w:tabs>
        <w:ind w:left="5760" w:hanging="360"/>
      </w:pPr>
      <w:rPr>
        <w:rFonts w:ascii="Times New Roman" w:hAnsi="Times New Roman" w:hint="default"/>
      </w:rPr>
    </w:lvl>
    <w:lvl w:ilvl="8" w:tplc="FF680376"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52560413"/>
    <w:multiLevelType w:val="hybridMultilevel"/>
    <w:tmpl w:val="472E1184"/>
    <w:lvl w:ilvl="0" w:tplc="4142F3B6">
      <w:numFmt w:val="bullet"/>
      <w:lvlText w:val=""/>
      <w:lvlJc w:val="left"/>
      <w:pPr>
        <w:ind w:left="720" w:hanging="360"/>
      </w:pPr>
      <w:rPr>
        <w:rFonts w:ascii="Symbol" w:eastAsia="Univers ATT"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D345B"/>
    <w:multiLevelType w:val="hybridMultilevel"/>
    <w:tmpl w:val="D6AE9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6B265A"/>
    <w:multiLevelType w:val="hybridMultilevel"/>
    <w:tmpl w:val="4F26EFCA"/>
    <w:lvl w:ilvl="0" w:tplc="3A3A1782">
      <w:start w:val="1"/>
      <w:numFmt w:val="bullet"/>
      <w:lvlText w:val="•"/>
      <w:lvlJc w:val="left"/>
      <w:pPr>
        <w:ind w:left="3600" w:hanging="360"/>
      </w:pPr>
      <w:rPr>
        <w:rFonts w:ascii="Arial" w:hAnsi="Arial"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64722A3E"/>
    <w:multiLevelType w:val="hybridMultilevel"/>
    <w:tmpl w:val="5802B370"/>
    <w:lvl w:ilvl="0" w:tplc="452CF660">
      <w:start w:val="1"/>
      <w:numFmt w:val="bullet"/>
      <w:pStyle w:val="4BulletTex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63B79"/>
    <w:multiLevelType w:val="hybridMultilevel"/>
    <w:tmpl w:val="31F02EDE"/>
    <w:lvl w:ilvl="0" w:tplc="47CA9D82">
      <w:start w:val="29"/>
      <w:numFmt w:val="bullet"/>
      <w:lvlText w:val=""/>
      <w:lvlJc w:val="left"/>
      <w:pPr>
        <w:ind w:left="720" w:hanging="360"/>
      </w:pPr>
      <w:rPr>
        <w:rFonts w:ascii="Symbol" w:eastAsiaTheme="minorHAnsi" w:hAnsi="Symbol" w:cs="Segoe UI Semi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268796">
    <w:abstractNumId w:val="21"/>
  </w:num>
  <w:num w:numId="2" w16cid:durableId="1243180066">
    <w:abstractNumId w:val="8"/>
  </w:num>
  <w:num w:numId="3" w16cid:durableId="9454797">
    <w:abstractNumId w:val="22"/>
  </w:num>
  <w:num w:numId="4" w16cid:durableId="1228222711">
    <w:abstractNumId w:val="10"/>
  </w:num>
  <w:num w:numId="5" w16cid:durableId="1207983135">
    <w:abstractNumId w:val="0"/>
  </w:num>
  <w:num w:numId="6" w16cid:durableId="223032281">
    <w:abstractNumId w:val="20"/>
  </w:num>
  <w:num w:numId="7" w16cid:durableId="924917047">
    <w:abstractNumId w:val="3"/>
  </w:num>
  <w:num w:numId="8" w16cid:durableId="291063452">
    <w:abstractNumId w:val="17"/>
  </w:num>
  <w:num w:numId="9" w16cid:durableId="1798643292">
    <w:abstractNumId w:val="6"/>
  </w:num>
  <w:num w:numId="10" w16cid:durableId="40904704">
    <w:abstractNumId w:val="5"/>
  </w:num>
  <w:num w:numId="11" w16cid:durableId="261037105">
    <w:abstractNumId w:val="2"/>
  </w:num>
  <w:num w:numId="12" w16cid:durableId="2101829335">
    <w:abstractNumId w:val="13"/>
  </w:num>
  <w:num w:numId="13" w16cid:durableId="13151867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0939890">
    <w:abstractNumId w:val="4"/>
  </w:num>
  <w:num w:numId="15" w16cid:durableId="1800537128">
    <w:abstractNumId w:val="14"/>
  </w:num>
  <w:num w:numId="16" w16cid:durableId="1889296242">
    <w:abstractNumId w:val="16"/>
  </w:num>
  <w:num w:numId="17" w16cid:durableId="1108738476">
    <w:abstractNumId w:val="18"/>
  </w:num>
  <w:num w:numId="18" w16cid:durableId="1976326894">
    <w:abstractNumId w:val="7"/>
  </w:num>
  <w:num w:numId="19" w16cid:durableId="1142429412">
    <w:abstractNumId w:val="9"/>
  </w:num>
  <w:num w:numId="20" w16cid:durableId="194005631">
    <w:abstractNumId w:val="12"/>
  </w:num>
  <w:num w:numId="21" w16cid:durableId="1840850685">
    <w:abstractNumId w:val="19"/>
  </w:num>
  <w:num w:numId="22" w16cid:durableId="270943873">
    <w:abstractNumId w:val="1"/>
  </w:num>
  <w:num w:numId="23" w16cid:durableId="188325056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ser">
    <w15:presenceInfo w15:providerId="None" w15:userId="Reviser"/>
  </w15:person>
  <w15:person w15:author="Paul Brown">
    <w15:presenceInfo w15:providerId="AD" w15:userId="S::Paul.Brown@covermore.com::ad81db20-821b-44a0-bd12-3da4dc928b7e"/>
  </w15:person>
  <w15:person w15:author="Kitchens, Darcy">
    <w15:presenceInfo w15:providerId="AD" w15:userId="S::Darcy.Kitchens@travelguard.com::9c9e2e40-835b-4d09-adab-f5006cf9e0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8A0"/>
    <w:rsid w:val="00001509"/>
    <w:rsid w:val="00003BED"/>
    <w:rsid w:val="00003DCF"/>
    <w:rsid w:val="0000489A"/>
    <w:rsid w:val="000117DC"/>
    <w:rsid w:val="00012A6B"/>
    <w:rsid w:val="000142FD"/>
    <w:rsid w:val="00016BFE"/>
    <w:rsid w:val="00017977"/>
    <w:rsid w:val="00022244"/>
    <w:rsid w:val="000235CD"/>
    <w:rsid w:val="000238EB"/>
    <w:rsid w:val="0002447A"/>
    <w:rsid w:val="000267E0"/>
    <w:rsid w:val="000313DF"/>
    <w:rsid w:val="00032065"/>
    <w:rsid w:val="0003226B"/>
    <w:rsid w:val="00042911"/>
    <w:rsid w:val="00044B91"/>
    <w:rsid w:val="00047D30"/>
    <w:rsid w:val="00054F21"/>
    <w:rsid w:val="0005501C"/>
    <w:rsid w:val="00055BFF"/>
    <w:rsid w:val="00064FF3"/>
    <w:rsid w:val="00066738"/>
    <w:rsid w:val="00066B7C"/>
    <w:rsid w:val="00075174"/>
    <w:rsid w:val="000812C7"/>
    <w:rsid w:val="000824A8"/>
    <w:rsid w:val="00083BED"/>
    <w:rsid w:val="00086E8A"/>
    <w:rsid w:val="00087603"/>
    <w:rsid w:val="00093818"/>
    <w:rsid w:val="00093D8D"/>
    <w:rsid w:val="000941C5"/>
    <w:rsid w:val="0009447A"/>
    <w:rsid w:val="0009773F"/>
    <w:rsid w:val="000A010C"/>
    <w:rsid w:val="000A233F"/>
    <w:rsid w:val="000A4AC2"/>
    <w:rsid w:val="000A7704"/>
    <w:rsid w:val="000B2C80"/>
    <w:rsid w:val="000B368C"/>
    <w:rsid w:val="000B52A2"/>
    <w:rsid w:val="000B66C4"/>
    <w:rsid w:val="000C0601"/>
    <w:rsid w:val="000C08BC"/>
    <w:rsid w:val="000C0E38"/>
    <w:rsid w:val="000C1248"/>
    <w:rsid w:val="000C1AF0"/>
    <w:rsid w:val="000D0DEE"/>
    <w:rsid w:val="000D11A3"/>
    <w:rsid w:val="000D44F7"/>
    <w:rsid w:val="000D478E"/>
    <w:rsid w:val="000D52AF"/>
    <w:rsid w:val="000D54CA"/>
    <w:rsid w:val="000D5601"/>
    <w:rsid w:val="000D6A76"/>
    <w:rsid w:val="000D7A6E"/>
    <w:rsid w:val="000F09C6"/>
    <w:rsid w:val="000F0A11"/>
    <w:rsid w:val="000F1942"/>
    <w:rsid w:val="000F19DE"/>
    <w:rsid w:val="000F1F76"/>
    <w:rsid w:val="000F79CF"/>
    <w:rsid w:val="00100750"/>
    <w:rsid w:val="00101BCD"/>
    <w:rsid w:val="00102238"/>
    <w:rsid w:val="0010249F"/>
    <w:rsid w:val="001025A6"/>
    <w:rsid w:val="00115611"/>
    <w:rsid w:val="0012099B"/>
    <w:rsid w:val="00126487"/>
    <w:rsid w:val="00126D8A"/>
    <w:rsid w:val="00133D72"/>
    <w:rsid w:val="00134620"/>
    <w:rsid w:val="001472D9"/>
    <w:rsid w:val="0014734D"/>
    <w:rsid w:val="0014759B"/>
    <w:rsid w:val="00150005"/>
    <w:rsid w:val="00151CF5"/>
    <w:rsid w:val="001526DC"/>
    <w:rsid w:val="0015510C"/>
    <w:rsid w:val="00155DFD"/>
    <w:rsid w:val="001574CF"/>
    <w:rsid w:val="00157764"/>
    <w:rsid w:val="00160693"/>
    <w:rsid w:val="00160739"/>
    <w:rsid w:val="00162CEA"/>
    <w:rsid w:val="0016411F"/>
    <w:rsid w:val="001665D1"/>
    <w:rsid w:val="001673B2"/>
    <w:rsid w:val="001725DF"/>
    <w:rsid w:val="00172BD6"/>
    <w:rsid w:val="0017316A"/>
    <w:rsid w:val="00174528"/>
    <w:rsid w:val="00175757"/>
    <w:rsid w:val="00180498"/>
    <w:rsid w:val="00182293"/>
    <w:rsid w:val="0018368B"/>
    <w:rsid w:val="00184C12"/>
    <w:rsid w:val="00184F3E"/>
    <w:rsid w:val="0018681A"/>
    <w:rsid w:val="00186C18"/>
    <w:rsid w:val="00190F51"/>
    <w:rsid w:val="00191967"/>
    <w:rsid w:val="00194A84"/>
    <w:rsid w:val="001A32B0"/>
    <w:rsid w:val="001A4AE8"/>
    <w:rsid w:val="001A5E3D"/>
    <w:rsid w:val="001A642D"/>
    <w:rsid w:val="001B0678"/>
    <w:rsid w:val="001B0DEB"/>
    <w:rsid w:val="001B1811"/>
    <w:rsid w:val="001B2A5D"/>
    <w:rsid w:val="001B4AB5"/>
    <w:rsid w:val="001B60EA"/>
    <w:rsid w:val="001B7265"/>
    <w:rsid w:val="001C02CD"/>
    <w:rsid w:val="001C5320"/>
    <w:rsid w:val="001C5885"/>
    <w:rsid w:val="001C776D"/>
    <w:rsid w:val="001C78CA"/>
    <w:rsid w:val="001D159F"/>
    <w:rsid w:val="001D1D38"/>
    <w:rsid w:val="001D2481"/>
    <w:rsid w:val="001D3491"/>
    <w:rsid w:val="001D3818"/>
    <w:rsid w:val="001D45C8"/>
    <w:rsid w:val="001D5D61"/>
    <w:rsid w:val="001E2979"/>
    <w:rsid w:val="001E29FA"/>
    <w:rsid w:val="001E5DCF"/>
    <w:rsid w:val="001E675F"/>
    <w:rsid w:val="001F0D33"/>
    <w:rsid w:val="001F1529"/>
    <w:rsid w:val="001F1D0D"/>
    <w:rsid w:val="001F38B5"/>
    <w:rsid w:val="001F4CB5"/>
    <w:rsid w:val="001F6B25"/>
    <w:rsid w:val="001F784F"/>
    <w:rsid w:val="00203776"/>
    <w:rsid w:val="002037D7"/>
    <w:rsid w:val="00204170"/>
    <w:rsid w:val="002052C7"/>
    <w:rsid w:val="00205C51"/>
    <w:rsid w:val="00210281"/>
    <w:rsid w:val="00212761"/>
    <w:rsid w:val="0021328D"/>
    <w:rsid w:val="002140A5"/>
    <w:rsid w:val="0021713D"/>
    <w:rsid w:val="00222625"/>
    <w:rsid w:val="0022318F"/>
    <w:rsid w:val="00223A5B"/>
    <w:rsid w:val="0022552D"/>
    <w:rsid w:val="0022616C"/>
    <w:rsid w:val="00227BF7"/>
    <w:rsid w:val="00235B37"/>
    <w:rsid w:val="002361C6"/>
    <w:rsid w:val="00240D5A"/>
    <w:rsid w:val="00242179"/>
    <w:rsid w:val="00242990"/>
    <w:rsid w:val="00243A08"/>
    <w:rsid w:val="00246CB6"/>
    <w:rsid w:val="002562D5"/>
    <w:rsid w:val="00256864"/>
    <w:rsid w:val="00256A9B"/>
    <w:rsid w:val="002579F6"/>
    <w:rsid w:val="00260613"/>
    <w:rsid w:val="00263722"/>
    <w:rsid w:val="00264E86"/>
    <w:rsid w:val="00264FF9"/>
    <w:rsid w:val="00266A8A"/>
    <w:rsid w:val="002805E6"/>
    <w:rsid w:val="002857AA"/>
    <w:rsid w:val="002862BA"/>
    <w:rsid w:val="00287E72"/>
    <w:rsid w:val="00293A5E"/>
    <w:rsid w:val="00293E3A"/>
    <w:rsid w:val="002946C7"/>
    <w:rsid w:val="002953A6"/>
    <w:rsid w:val="002A1A8F"/>
    <w:rsid w:val="002A22DD"/>
    <w:rsid w:val="002A2567"/>
    <w:rsid w:val="002A2B32"/>
    <w:rsid w:val="002A31A6"/>
    <w:rsid w:val="002A3E5C"/>
    <w:rsid w:val="002A4A1D"/>
    <w:rsid w:val="002B3058"/>
    <w:rsid w:val="002B3345"/>
    <w:rsid w:val="002C182F"/>
    <w:rsid w:val="002C1E08"/>
    <w:rsid w:val="002C4029"/>
    <w:rsid w:val="002C5215"/>
    <w:rsid w:val="002C5B36"/>
    <w:rsid w:val="002C6A43"/>
    <w:rsid w:val="002D07D9"/>
    <w:rsid w:val="002D1EBC"/>
    <w:rsid w:val="002D24B6"/>
    <w:rsid w:val="002D3FEF"/>
    <w:rsid w:val="002E11E3"/>
    <w:rsid w:val="002E22D3"/>
    <w:rsid w:val="002E2A6A"/>
    <w:rsid w:val="002E49E7"/>
    <w:rsid w:val="002E4E05"/>
    <w:rsid w:val="002E4E9D"/>
    <w:rsid w:val="002E4F7D"/>
    <w:rsid w:val="002F0A88"/>
    <w:rsid w:val="002F331A"/>
    <w:rsid w:val="002F3C5D"/>
    <w:rsid w:val="002F48A0"/>
    <w:rsid w:val="002F6248"/>
    <w:rsid w:val="002F62DD"/>
    <w:rsid w:val="002F7F2D"/>
    <w:rsid w:val="003021E3"/>
    <w:rsid w:val="00303678"/>
    <w:rsid w:val="00304DA7"/>
    <w:rsid w:val="00305580"/>
    <w:rsid w:val="003110D3"/>
    <w:rsid w:val="00311C8C"/>
    <w:rsid w:val="003132A3"/>
    <w:rsid w:val="0031644F"/>
    <w:rsid w:val="003207B6"/>
    <w:rsid w:val="00321B58"/>
    <w:rsid w:val="0032291C"/>
    <w:rsid w:val="00322CB9"/>
    <w:rsid w:val="00323244"/>
    <w:rsid w:val="00324993"/>
    <w:rsid w:val="00324CC3"/>
    <w:rsid w:val="0032793A"/>
    <w:rsid w:val="00332483"/>
    <w:rsid w:val="003342D9"/>
    <w:rsid w:val="00335808"/>
    <w:rsid w:val="00337F3F"/>
    <w:rsid w:val="0034087C"/>
    <w:rsid w:val="00340F81"/>
    <w:rsid w:val="00343029"/>
    <w:rsid w:val="00346987"/>
    <w:rsid w:val="0034775C"/>
    <w:rsid w:val="003506C5"/>
    <w:rsid w:val="00351BD8"/>
    <w:rsid w:val="00353B36"/>
    <w:rsid w:val="0035784C"/>
    <w:rsid w:val="003635C4"/>
    <w:rsid w:val="00365ACF"/>
    <w:rsid w:val="00375903"/>
    <w:rsid w:val="00377191"/>
    <w:rsid w:val="003834A0"/>
    <w:rsid w:val="003849F1"/>
    <w:rsid w:val="00384ECF"/>
    <w:rsid w:val="00385B92"/>
    <w:rsid w:val="00390989"/>
    <w:rsid w:val="00390E41"/>
    <w:rsid w:val="00396ECF"/>
    <w:rsid w:val="003972F5"/>
    <w:rsid w:val="003A305E"/>
    <w:rsid w:val="003A5363"/>
    <w:rsid w:val="003A592C"/>
    <w:rsid w:val="003B430B"/>
    <w:rsid w:val="003B7384"/>
    <w:rsid w:val="003C074D"/>
    <w:rsid w:val="003C5E1B"/>
    <w:rsid w:val="003C7E28"/>
    <w:rsid w:val="003D1A38"/>
    <w:rsid w:val="003D3AD8"/>
    <w:rsid w:val="003D7446"/>
    <w:rsid w:val="003D7B34"/>
    <w:rsid w:val="003E3C58"/>
    <w:rsid w:val="003E6086"/>
    <w:rsid w:val="003E7665"/>
    <w:rsid w:val="003E797B"/>
    <w:rsid w:val="003F01AF"/>
    <w:rsid w:val="003F1861"/>
    <w:rsid w:val="003F21B6"/>
    <w:rsid w:val="003F263A"/>
    <w:rsid w:val="003F3B06"/>
    <w:rsid w:val="0040164E"/>
    <w:rsid w:val="00401E25"/>
    <w:rsid w:val="0040683C"/>
    <w:rsid w:val="00411F31"/>
    <w:rsid w:val="004142EE"/>
    <w:rsid w:val="00414862"/>
    <w:rsid w:val="004151F7"/>
    <w:rsid w:val="0042008B"/>
    <w:rsid w:val="004207E8"/>
    <w:rsid w:val="004222B3"/>
    <w:rsid w:val="00425CD8"/>
    <w:rsid w:val="004275BE"/>
    <w:rsid w:val="00433713"/>
    <w:rsid w:val="004371FF"/>
    <w:rsid w:val="00440A77"/>
    <w:rsid w:val="00443FF7"/>
    <w:rsid w:val="004455DE"/>
    <w:rsid w:val="00445A59"/>
    <w:rsid w:val="0045409F"/>
    <w:rsid w:val="00454D84"/>
    <w:rsid w:val="00464DFB"/>
    <w:rsid w:val="004668AA"/>
    <w:rsid w:val="0046798F"/>
    <w:rsid w:val="0047376A"/>
    <w:rsid w:val="00474F3C"/>
    <w:rsid w:val="0048151D"/>
    <w:rsid w:val="00491606"/>
    <w:rsid w:val="00494483"/>
    <w:rsid w:val="00494FEC"/>
    <w:rsid w:val="0049629F"/>
    <w:rsid w:val="004A12E2"/>
    <w:rsid w:val="004A2AC9"/>
    <w:rsid w:val="004A5545"/>
    <w:rsid w:val="004A670C"/>
    <w:rsid w:val="004B3CFA"/>
    <w:rsid w:val="004C043C"/>
    <w:rsid w:val="004C5963"/>
    <w:rsid w:val="004C67E1"/>
    <w:rsid w:val="004D1D1D"/>
    <w:rsid w:val="004D2E20"/>
    <w:rsid w:val="004D3101"/>
    <w:rsid w:val="004D68BD"/>
    <w:rsid w:val="004E050A"/>
    <w:rsid w:val="004E0E4D"/>
    <w:rsid w:val="004E1095"/>
    <w:rsid w:val="004E40BD"/>
    <w:rsid w:val="004E60DE"/>
    <w:rsid w:val="004E7F55"/>
    <w:rsid w:val="004F03C0"/>
    <w:rsid w:val="004F1037"/>
    <w:rsid w:val="004F198F"/>
    <w:rsid w:val="004F7FB2"/>
    <w:rsid w:val="00501F10"/>
    <w:rsid w:val="00502237"/>
    <w:rsid w:val="0050223C"/>
    <w:rsid w:val="00506EEB"/>
    <w:rsid w:val="0050735C"/>
    <w:rsid w:val="005109F5"/>
    <w:rsid w:val="00514280"/>
    <w:rsid w:val="005163E0"/>
    <w:rsid w:val="00516EF4"/>
    <w:rsid w:val="005203C3"/>
    <w:rsid w:val="005217A3"/>
    <w:rsid w:val="005306B0"/>
    <w:rsid w:val="00530962"/>
    <w:rsid w:val="0053223C"/>
    <w:rsid w:val="00532954"/>
    <w:rsid w:val="005356CF"/>
    <w:rsid w:val="005360D2"/>
    <w:rsid w:val="005364F2"/>
    <w:rsid w:val="00537517"/>
    <w:rsid w:val="0054300A"/>
    <w:rsid w:val="005435BC"/>
    <w:rsid w:val="00547AEF"/>
    <w:rsid w:val="005523D5"/>
    <w:rsid w:val="00557DA0"/>
    <w:rsid w:val="00563CE0"/>
    <w:rsid w:val="005648E8"/>
    <w:rsid w:val="005703D3"/>
    <w:rsid w:val="00571152"/>
    <w:rsid w:val="005731F4"/>
    <w:rsid w:val="00573F10"/>
    <w:rsid w:val="00574A09"/>
    <w:rsid w:val="00575A29"/>
    <w:rsid w:val="00580808"/>
    <w:rsid w:val="005826A7"/>
    <w:rsid w:val="0058445A"/>
    <w:rsid w:val="00584FAA"/>
    <w:rsid w:val="00585853"/>
    <w:rsid w:val="00585B07"/>
    <w:rsid w:val="0058734E"/>
    <w:rsid w:val="005875C4"/>
    <w:rsid w:val="0059061A"/>
    <w:rsid w:val="005959D2"/>
    <w:rsid w:val="0059779E"/>
    <w:rsid w:val="00597BA5"/>
    <w:rsid w:val="005A1358"/>
    <w:rsid w:val="005A3980"/>
    <w:rsid w:val="005A6F91"/>
    <w:rsid w:val="005B104E"/>
    <w:rsid w:val="005B395A"/>
    <w:rsid w:val="005B3FAC"/>
    <w:rsid w:val="005B4491"/>
    <w:rsid w:val="005B5E6A"/>
    <w:rsid w:val="005B6690"/>
    <w:rsid w:val="005C32C3"/>
    <w:rsid w:val="005C3343"/>
    <w:rsid w:val="005C4C3D"/>
    <w:rsid w:val="005D1D65"/>
    <w:rsid w:val="005D21A0"/>
    <w:rsid w:val="005D2372"/>
    <w:rsid w:val="005D2EEA"/>
    <w:rsid w:val="005E0A9F"/>
    <w:rsid w:val="005E1502"/>
    <w:rsid w:val="005E2F39"/>
    <w:rsid w:val="005E3902"/>
    <w:rsid w:val="005E4501"/>
    <w:rsid w:val="005E548F"/>
    <w:rsid w:val="005E5ED7"/>
    <w:rsid w:val="005E686B"/>
    <w:rsid w:val="005E6BAB"/>
    <w:rsid w:val="005E6FB0"/>
    <w:rsid w:val="005F3C22"/>
    <w:rsid w:val="005F5617"/>
    <w:rsid w:val="005F71EE"/>
    <w:rsid w:val="00601D46"/>
    <w:rsid w:val="00602D31"/>
    <w:rsid w:val="00603453"/>
    <w:rsid w:val="00603CC1"/>
    <w:rsid w:val="006148C5"/>
    <w:rsid w:val="00621802"/>
    <w:rsid w:val="00624815"/>
    <w:rsid w:val="00631299"/>
    <w:rsid w:val="00632256"/>
    <w:rsid w:val="00636F43"/>
    <w:rsid w:val="00637CA1"/>
    <w:rsid w:val="00644CFF"/>
    <w:rsid w:val="0064690D"/>
    <w:rsid w:val="00651AC7"/>
    <w:rsid w:val="00651D38"/>
    <w:rsid w:val="00653F01"/>
    <w:rsid w:val="006540A5"/>
    <w:rsid w:val="006560C5"/>
    <w:rsid w:val="00656166"/>
    <w:rsid w:val="006561EA"/>
    <w:rsid w:val="00661098"/>
    <w:rsid w:val="00663AA5"/>
    <w:rsid w:val="006725B4"/>
    <w:rsid w:val="00675D60"/>
    <w:rsid w:val="00676C29"/>
    <w:rsid w:val="00676F28"/>
    <w:rsid w:val="006809BC"/>
    <w:rsid w:val="00680A9D"/>
    <w:rsid w:val="00681EA4"/>
    <w:rsid w:val="00682C0B"/>
    <w:rsid w:val="00684DB3"/>
    <w:rsid w:val="00685D1B"/>
    <w:rsid w:val="00690B83"/>
    <w:rsid w:val="00692646"/>
    <w:rsid w:val="00692AE1"/>
    <w:rsid w:val="00692C48"/>
    <w:rsid w:val="006932D0"/>
    <w:rsid w:val="00693430"/>
    <w:rsid w:val="006965C1"/>
    <w:rsid w:val="006A01CD"/>
    <w:rsid w:val="006A0868"/>
    <w:rsid w:val="006A1A18"/>
    <w:rsid w:val="006A1B03"/>
    <w:rsid w:val="006A1BC8"/>
    <w:rsid w:val="006A6E5A"/>
    <w:rsid w:val="006A79CB"/>
    <w:rsid w:val="006B0614"/>
    <w:rsid w:val="006B0C3F"/>
    <w:rsid w:val="006B7A12"/>
    <w:rsid w:val="006C01A2"/>
    <w:rsid w:val="006C18AA"/>
    <w:rsid w:val="006C2EA1"/>
    <w:rsid w:val="006C407B"/>
    <w:rsid w:val="006C6FD2"/>
    <w:rsid w:val="006C754F"/>
    <w:rsid w:val="006D3E46"/>
    <w:rsid w:val="006D3E5C"/>
    <w:rsid w:val="006D5824"/>
    <w:rsid w:val="006E0697"/>
    <w:rsid w:val="006E0DF8"/>
    <w:rsid w:val="006E0E60"/>
    <w:rsid w:val="006E188F"/>
    <w:rsid w:val="006E6F5D"/>
    <w:rsid w:val="006F05DF"/>
    <w:rsid w:val="006F06A2"/>
    <w:rsid w:val="006F1F92"/>
    <w:rsid w:val="006F3327"/>
    <w:rsid w:val="006F3803"/>
    <w:rsid w:val="006F4136"/>
    <w:rsid w:val="00700A92"/>
    <w:rsid w:val="00703478"/>
    <w:rsid w:val="007046AA"/>
    <w:rsid w:val="0070563A"/>
    <w:rsid w:val="007057E6"/>
    <w:rsid w:val="00707453"/>
    <w:rsid w:val="007128AF"/>
    <w:rsid w:val="00712AA3"/>
    <w:rsid w:val="0071351F"/>
    <w:rsid w:val="00714644"/>
    <w:rsid w:val="00714F6F"/>
    <w:rsid w:val="00717E28"/>
    <w:rsid w:val="00721401"/>
    <w:rsid w:val="00721DDD"/>
    <w:rsid w:val="00723443"/>
    <w:rsid w:val="00725C70"/>
    <w:rsid w:val="007260BF"/>
    <w:rsid w:val="00730F63"/>
    <w:rsid w:val="00734A07"/>
    <w:rsid w:val="00737DEF"/>
    <w:rsid w:val="00741F8D"/>
    <w:rsid w:val="00746AED"/>
    <w:rsid w:val="00747DCA"/>
    <w:rsid w:val="00750074"/>
    <w:rsid w:val="007548C0"/>
    <w:rsid w:val="00754A3B"/>
    <w:rsid w:val="00756073"/>
    <w:rsid w:val="007560A0"/>
    <w:rsid w:val="00756240"/>
    <w:rsid w:val="00756271"/>
    <w:rsid w:val="00756D0F"/>
    <w:rsid w:val="00757517"/>
    <w:rsid w:val="007611AA"/>
    <w:rsid w:val="00762BB9"/>
    <w:rsid w:val="00762C3E"/>
    <w:rsid w:val="00762D64"/>
    <w:rsid w:val="00764022"/>
    <w:rsid w:val="007653D2"/>
    <w:rsid w:val="00773710"/>
    <w:rsid w:val="0077439B"/>
    <w:rsid w:val="00775A56"/>
    <w:rsid w:val="00777929"/>
    <w:rsid w:val="007873DB"/>
    <w:rsid w:val="00790C02"/>
    <w:rsid w:val="00792C91"/>
    <w:rsid w:val="0079370A"/>
    <w:rsid w:val="00794541"/>
    <w:rsid w:val="00794F46"/>
    <w:rsid w:val="00796600"/>
    <w:rsid w:val="007A4098"/>
    <w:rsid w:val="007B1877"/>
    <w:rsid w:val="007B62C9"/>
    <w:rsid w:val="007B746B"/>
    <w:rsid w:val="007B7933"/>
    <w:rsid w:val="007B7AE6"/>
    <w:rsid w:val="007B7FB1"/>
    <w:rsid w:val="007C038C"/>
    <w:rsid w:val="007C2D1E"/>
    <w:rsid w:val="007C483D"/>
    <w:rsid w:val="007C56A5"/>
    <w:rsid w:val="007D030F"/>
    <w:rsid w:val="007D2140"/>
    <w:rsid w:val="007D2579"/>
    <w:rsid w:val="007D3D60"/>
    <w:rsid w:val="007D696B"/>
    <w:rsid w:val="007D6C66"/>
    <w:rsid w:val="007E13F9"/>
    <w:rsid w:val="007E170E"/>
    <w:rsid w:val="007E305D"/>
    <w:rsid w:val="007E347A"/>
    <w:rsid w:val="007E4C46"/>
    <w:rsid w:val="007F1091"/>
    <w:rsid w:val="007F5CE7"/>
    <w:rsid w:val="007F63DE"/>
    <w:rsid w:val="007F6B37"/>
    <w:rsid w:val="0080545B"/>
    <w:rsid w:val="00810D85"/>
    <w:rsid w:val="0081184B"/>
    <w:rsid w:val="0081433A"/>
    <w:rsid w:val="00817109"/>
    <w:rsid w:val="00821A59"/>
    <w:rsid w:val="00823564"/>
    <w:rsid w:val="008241C2"/>
    <w:rsid w:val="0082686D"/>
    <w:rsid w:val="00826D3D"/>
    <w:rsid w:val="0082786E"/>
    <w:rsid w:val="0083023A"/>
    <w:rsid w:val="00832A41"/>
    <w:rsid w:val="00833304"/>
    <w:rsid w:val="008341A5"/>
    <w:rsid w:val="0083633A"/>
    <w:rsid w:val="00845849"/>
    <w:rsid w:val="008468DD"/>
    <w:rsid w:val="00850E68"/>
    <w:rsid w:val="0085416A"/>
    <w:rsid w:val="008546DF"/>
    <w:rsid w:val="008565E8"/>
    <w:rsid w:val="00857AF4"/>
    <w:rsid w:val="00865BCA"/>
    <w:rsid w:val="00866493"/>
    <w:rsid w:val="00874502"/>
    <w:rsid w:val="00877702"/>
    <w:rsid w:val="0088076C"/>
    <w:rsid w:val="00884CF1"/>
    <w:rsid w:val="00886C95"/>
    <w:rsid w:val="008941F1"/>
    <w:rsid w:val="00895157"/>
    <w:rsid w:val="008A2562"/>
    <w:rsid w:val="008A2F82"/>
    <w:rsid w:val="008A72FA"/>
    <w:rsid w:val="008B1D10"/>
    <w:rsid w:val="008B2FDC"/>
    <w:rsid w:val="008B37BA"/>
    <w:rsid w:val="008B7C8F"/>
    <w:rsid w:val="008C0B3E"/>
    <w:rsid w:val="008C21BE"/>
    <w:rsid w:val="008C36B5"/>
    <w:rsid w:val="008C5EF2"/>
    <w:rsid w:val="008D0A85"/>
    <w:rsid w:val="008D203A"/>
    <w:rsid w:val="008D2B51"/>
    <w:rsid w:val="008D5E49"/>
    <w:rsid w:val="008D67A5"/>
    <w:rsid w:val="008D7797"/>
    <w:rsid w:val="008D7889"/>
    <w:rsid w:val="008E1E4E"/>
    <w:rsid w:val="008E31AC"/>
    <w:rsid w:val="008E4C41"/>
    <w:rsid w:val="008E7081"/>
    <w:rsid w:val="008F06C6"/>
    <w:rsid w:val="008F1068"/>
    <w:rsid w:val="008F1E69"/>
    <w:rsid w:val="008F26D4"/>
    <w:rsid w:val="008F3281"/>
    <w:rsid w:val="008F42DD"/>
    <w:rsid w:val="008F62A4"/>
    <w:rsid w:val="008F684B"/>
    <w:rsid w:val="009007BA"/>
    <w:rsid w:val="00903A29"/>
    <w:rsid w:val="009052F3"/>
    <w:rsid w:val="00906EE2"/>
    <w:rsid w:val="009168AC"/>
    <w:rsid w:val="00917D02"/>
    <w:rsid w:val="00921A4A"/>
    <w:rsid w:val="00924515"/>
    <w:rsid w:val="009253D7"/>
    <w:rsid w:val="00925999"/>
    <w:rsid w:val="00927372"/>
    <w:rsid w:val="00931946"/>
    <w:rsid w:val="00932085"/>
    <w:rsid w:val="009375A0"/>
    <w:rsid w:val="00941355"/>
    <w:rsid w:val="009453CD"/>
    <w:rsid w:val="00947052"/>
    <w:rsid w:val="009573E2"/>
    <w:rsid w:val="00963B74"/>
    <w:rsid w:val="00963C9C"/>
    <w:rsid w:val="009656DD"/>
    <w:rsid w:val="009664D2"/>
    <w:rsid w:val="00966D04"/>
    <w:rsid w:val="00972016"/>
    <w:rsid w:val="009733D8"/>
    <w:rsid w:val="00976460"/>
    <w:rsid w:val="00980F9B"/>
    <w:rsid w:val="0098159C"/>
    <w:rsid w:val="00981760"/>
    <w:rsid w:val="009822F8"/>
    <w:rsid w:val="009846D7"/>
    <w:rsid w:val="0098766E"/>
    <w:rsid w:val="0099472F"/>
    <w:rsid w:val="009954C1"/>
    <w:rsid w:val="009A0CBE"/>
    <w:rsid w:val="009A2124"/>
    <w:rsid w:val="009A385F"/>
    <w:rsid w:val="009A5EAB"/>
    <w:rsid w:val="009B2727"/>
    <w:rsid w:val="009B291C"/>
    <w:rsid w:val="009B3736"/>
    <w:rsid w:val="009B4193"/>
    <w:rsid w:val="009B541F"/>
    <w:rsid w:val="009B67C0"/>
    <w:rsid w:val="009C2356"/>
    <w:rsid w:val="009C41E3"/>
    <w:rsid w:val="009C6828"/>
    <w:rsid w:val="009D179C"/>
    <w:rsid w:val="009D2A9D"/>
    <w:rsid w:val="009E0418"/>
    <w:rsid w:val="009E0FB6"/>
    <w:rsid w:val="009E184F"/>
    <w:rsid w:val="009E6402"/>
    <w:rsid w:val="009E7733"/>
    <w:rsid w:val="009F0385"/>
    <w:rsid w:val="009F181E"/>
    <w:rsid w:val="009F2ED7"/>
    <w:rsid w:val="009F304A"/>
    <w:rsid w:val="009F34E8"/>
    <w:rsid w:val="009F4EDD"/>
    <w:rsid w:val="00A04043"/>
    <w:rsid w:val="00A04EA5"/>
    <w:rsid w:val="00A119F5"/>
    <w:rsid w:val="00A15565"/>
    <w:rsid w:val="00A1589F"/>
    <w:rsid w:val="00A15F3D"/>
    <w:rsid w:val="00A179BE"/>
    <w:rsid w:val="00A21129"/>
    <w:rsid w:val="00A225EC"/>
    <w:rsid w:val="00A23B83"/>
    <w:rsid w:val="00A3003A"/>
    <w:rsid w:val="00A31286"/>
    <w:rsid w:val="00A35B94"/>
    <w:rsid w:val="00A379AD"/>
    <w:rsid w:val="00A45D56"/>
    <w:rsid w:val="00A4608C"/>
    <w:rsid w:val="00A503BA"/>
    <w:rsid w:val="00A534FA"/>
    <w:rsid w:val="00A55FF5"/>
    <w:rsid w:val="00A56E57"/>
    <w:rsid w:val="00A572A2"/>
    <w:rsid w:val="00A5739D"/>
    <w:rsid w:val="00A5774A"/>
    <w:rsid w:val="00A62CCA"/>
    <w:rsid w:val="00A6392A"/>
    <w:rsid w:val="00A6702E"/>
    <w:rsid w:val="00A67165"/>
    <w:rsid w:val="00A70FDE"/>
    <w:rsid w:val="00A7150D"/>
    <w:rsid w:val="00A71685"/>
    <w:rsid w:val="00A747FE"/>
    <w:rsid w:val="00A755D1"/>
    <w:rsid w:val="00A76211"/>
    <w:rsid w:val="00A766ED"/>
    <w:rsid w:val="00A769D1"/>
    <w:rsid w:val="00A76C06"/>
    <w:rsid w:val="00A82FBE"/>
    <w:rsid w:val="00A85239"/>
    <w:rsid w:val="00A86BA2"/>
    <w:rsid w:val="00A90CC9"/>
    <w:rsid w:val="00A90DAD"/>
    <w:rsid w:val="00A96024"/>
    <w:rsid w:val="00A9769A"/>
    <w:rsid w:val="00A9799E"/>
    <w:rsid w:val="00AA0731"/>
    <w:rsid w:val="00AB19F0"/>
    <w:rsid w:val="00AB20E7"/>
    <w:rsid w:val="00AB4098"/>
    <w:rsid w:val="00AB77B3"/>
    <w:rsid w:val="00AC25CE"/>
    <w:rsid w:val="00AD0010"/>
    <w:rsid w:val="00AD1D6A"/>
    <w:rsid w:val="00AD25DA"/>
    <w:rsid w:val="00AD47B8"/>
    <w:rsid w:val="00AD4B72"/>
    <w:rsid w:val="00AD4E11"/>
    <w:rsid w:val="00AD6AF9"/>
    <w:rsid w:val="00AD73FC"/>
    <w:rsid w:val="00AE0108"/>
    <w:rsid w:val="00AE0DCB"/>
    <w:rsid w:val="00AE359C"/>
    <w:rsid w:val="00AE3B27"/>
    <w:rsid w:val="00AE462E"/>
    <w:rsid w:val="00AE5A37"/>
    <w:rsid w:val="00AF1495"/>
    <w:rsid w:val="00AF6FAC"/>
    <w:rsid w:val="00B027B3"/>
    <w:rsid w:val="00B02DDC"/>
    <w:rsid w:val="00B040BC"/>
    <w:rsid w:val="00B056F7"/>
    <w:rsid w:val="00B0692A"/>
    <w:rsid w:val="00B07D3A"/>
    <w:rsid w:val="00B11685"/>
    <w:rsid w:val="00B17818"/>
    <w:rsid w:val="00B20533"/>
    <w:rsid w:val="00B23DCF"/>
    <w:rsid w:val="00B26696"/>
    <w:rsid w:val="00B301B1"/>
    <w:rsid w:val="00B318BE"/>
    <w:rsid w:val="00B32D18"/>
    <w:rsid w:val="00B32DD1"/>
    <w:rsid w:val="00B42E0A"/>
    <w:rsid w:val="00B437D4"/>
    <w:rsid w:val="00B47E5B"/>
    <w:rsid w:val="00B518F0"/>
    <w:rsid w:val="00B51B2A"/>
    <w:rsid w:val="00B52722"/>
    <w:rsid w:val="00B53205"/>
    <w:rsid w:val="00B53C16"/>
    <w:rsid w:val="00B53C7C"/>
    <w:rsid w:val="00B602A1"/>
    <w:rsid w:val="00B60980"/>
    <w:rsid w:val="00B63AE2"/>
    <w:rsid w:val="00B64560"/>
    <w:rsid w:val="00B6789C"/>
    <w:rsid w:val="00B70E76"/>
    <w:rsid w:val="00B723B0"/>
    <w:rsid w:val="00B73E49"/>
    <w:rsid w:val="00B73F2B"/>
    <w:rsid w:val="00B748D2"/>
    <w:rsid w:val="00B760A4"/>
    <w:rsid w:val="00B7633B"/>
    <w:rsid w:val="00B76EAD"/>
    <w:rsid w:val="00B778E3"/>
    <w:rsid w:val="00B8177A"/>
    <w:rsid w:val="00B9058D"/>
    <w:rsid w:val="00B910ED"/>
    <w:rsid w:val="00B9448E"/>
    <w:rsid w:val="00B9596F"/>
    <w:rsid w:val="00B96ECD"/>
    <w:rsid w:val="00B97CD5"/>
    <w:rsid w:val="00BA00AD"/>
    <w:rsid w:val="00BA46C7"/>
    <w:rsid w:val="00BA530B"/>
    <w:rsid w:val="00BA5391"/>
    <w:rsid w:val="00BA6A7A"/>
    <w:rsid w:val="00BA7F21"/>
    <w:rsid w:val="00BB2AAF"/>
    <w:rsid w:val="00BB33D8"/>
    <w:rsid w:val="00BB4C0E"/>
    <w:rsid w:val="00BC25AE"/>
    <w:rsid w:val="00BC308A"/>
    <w:rsid w:val="00BC3E21"/>
    <w:rsid w:val="00BC79E3"/>
    <w:rsid w:val="00BC7EF0"/>
    <w:rsid w:val="00BD1DBC"/>
    <w:rsid w:val="00BD2031"/>
    <w:rsid w:val="00BD7B4F"/>
    <w:rsid w:val="00BE138F"/>
    <w:rsid w:val="00BE3462"/>
    <w:rsid w:val="00BE5675"/>
    <w:rsid w:val="00BE5A3D"/>
    <w:rsid w:val="00BE609A"/>
    <w:rsid w:val="00BE633C"/>
    <w:rsid w:val="00BF0711"/>
    <w:rsid w:val="00BF087A"/>
    <w:rsid w:val="00BF1BD0"/>
    <w:rsid w:val="00BF1BDB"/>
    <w:rsid w:val="00BF42A3"/>
    <w:rsid w:val="00BF4365"/>
    <w:rsid w:val="00C02089"/>
    <w:rsid w:val="00C051A1"/>
    <w:rsid w:val="00C15DA9"/>
    <w:rsid w:val="00C16E53"/>
    <w:rsid w:val="00C20006"/>
    <w:rsid w:val="00C201E6"/>
    <w:rsid w:val="00C2162F"/>
    <w:rsid w:val="00C21BF4"/>
    <w:rsid w:val="00C22C56"/>
    <w:rsid w:val="00C30A01"/>
    <w:rsid w:val="00C3504F"/>
    <w:rsid w:val="00C40099"/>
    <w:rsid w:val="00C414EF"/>
    <w:rsid w:val="00C43A5A"/>
    <w:rsid w:val="00C44000"/>
    <w:rsid w:val="00C462C3"/>
    <w:rsid w:val="00C5266E"/>
    <w:rsid w:val="00C53019"/>
    <w:rsid w:val="00C53F45"/>
    <w:rsid w:val="00C54378"/>
    <w:rsid w:val="00C546A1"/>
    <w:rsid w:val="00C5516B"/>
    <w:rsid w:val="00C61117"/>
    <w:rsid w:val="00C66AEA"/>
    <w:rsid w:val="00C70DC0"/>
    <w:rsid w:val="00C742A0"/>
    <w:rsid w:val="00C75013"/>
    <w:rsid w:val="00C75A41"/>
    <w:rsid w:val="00C82DD8"/>
    <w:rsid w:val="00C84916"/>
    <w:rsid w:val="00C854DC"/>
    <w:rsid w:val="00C86257"/>
    <w:rsid w:val="00C87C3E"/>
    <w:rsid w:val="00C92993"/>
    <w:rsid w:val="00CA26B0"/>
    <w:rsid w:val="00CA2B97"/>
    <w:rsid w:val="00CA6DCA"/>
    <w:rsid w:val="00CA7D81"/>
    <w:rsid w:val="00CB405C"/>
    <w:rsid w:val="00CB5575"/>
    <w:rsid w:val="00CC41DF"/>
    <w:rsid w:val="00CC4367"/>
    <w:rsid w:val="00CC4D2B"/>
    <w:rsid w:val="00CC5E57"/>
    <w:rsid w:val="00CD06A6"/>
    <w:rsid w:val="00CD13EE"/>
    <w:rsid w:val="00CE04EB"/>
    <w:rsid w:val="00CE05C2"/>
    <w:rsid w:val="00CE506D"/>
    <w:rsid w:val="00CE56EF"/>
    <w:rsid w:val="00CF06EC"/>
    <w:rsid w:val="00CF60CC"/>
    <w:rsid w:val="00D01542"/>
    <w:rsid w:val="00D016AC"/>
    <w:rsid w:val="00D019E5"/>
    <w:rsid w:val="00D03830"/>
    <w:rsid w:val="00D0446C"/>
    <w:rsid w:val="00D0738F"/>
    <w:rsid w:val="00D146A6"/>
    <w:rsid w:val="00D16B1A"/>
    <w:rsid w:val="00D217C8"/>
    <w:rsid w:val="00D22509"/>
    <w:rsid w:val="00D26EA5"/>
    <w:rsid w:val="00D27AB3"/>
    <w:rsid w:val="00D31A11"/>
    <w:rsid w:val="00D32983"/>
    <w:rsid w:val="00D3363D"/>
    <w:rsid w:val="00D33B36"/>
    <w:rsid w:val="00D40364"/>
    <w:rsid w:val="00D40915"/>
    <w:rsid w:val="00D42A42"/>
    <w:rsid w:val="00D4365A"/>
    <w:rsid w:val="00D44CD7"/>
    <w:rsid w:val="00D45DE4"/>
    <w:rsid w:val="00D45FE6"/>
    <w:rsid w:val="00D5018E"/>
    <w:rsid w:val="00D51998"/>
    <w:rsid w:val="00D543F7"/>
    <w:rsid w:val="00D55483"/>
    <w:rsid w:val="00D55EDB"/>
    <w:rsid w:val="00D6029F"/>
    <w:rsid w:val="00D61FF0"/>
    <w:rsid w:val="00D64E72"/>
    <w:rsid w:val="00D666D5"/>
    <w:rsid w:val="00D66A08"/>
    <w:rsid w:val="00D66F3C"/>
    <w:rsid w:val="00D70B64"/>
    <w:rsid w:val="00D73349"/>
    <w:rsid w:val="00D73C04"/>
    <w:rsid w:val="00D74201"/>
    <w:rsid w:val="00D76899"/>
    <w:rsid w:val="00D8052A"/>
    <w:rsid w:val="00D80587"/>
    <w:rsid w:val="00D903B5"/>
    <w:rsid w:val="00D91791"/>
    <w:rsid w:val="00D937AC"/>
    <w:rsid w:val="00D944D4"/>
    <w:rsid w:val="00DA25BA"/>
    <w:rsid w:val="00DA26F7"/>
    <w:rsid w:val="00DA32A6"/>
    <w:rsid w:val="00DA4517"/>
    <w:rsid w:val="00DA489F"/>
    <w:rsid w:val="00DA4BFD"/>
    <w:rsid w:val="00DB03FA"/>
    <w:rsid w:val="00DB0575"/>
    <w:rsid w:val="00DB25FA"/>
    <w:rsid w:val="00DB281E"/>
    <w:rsid w:val="00DB4BFD"/>
    <w:rsid w:val="00DB5C54"/>
    <w:rsid w:val="00DB6033"/>
    <w:rsid w:val="00DC221F"/>
    <w:rsid w:val="00DC54BF"/>
    <w:rsid w:val="00DC6341"/>
    <w:rsid w:val="00DC7FD8"/>
    <w:rsid w:val="00DD03D3"/>
    <w:rsid w:val="00DD1BB5"/>
    <w:rsid w:val="00DD3CA6"/>
    <w:rsid w:val="00DD60C3"/>
    <w:rsid w:val="00DE00D0"/>
    <w:rsid w:val="00DE2911"/>
    <w:rsid w:val="00DE2F94"/>
    <w:rsid w:val="00DE521F"/>
    <w:rsid w:val="00DE5EBA"/>
    <w:rsid w:val="00DE661C"/>
    <w:rsid w:val="00E00BD3"/>
    <w:rsid w:val="00E0205D"/>
    <w:rsid w:val="00E03FE2"/>
    <w:rsid w:val="00E04167"/>
    <w:rsid w:val="00E06521"/>
    <w:rsid w:val="00E14731"/>
    <w:rsid w:val="00E17E68"/>
    <w:rsid w:val="00E20195"/>
    <w:rsid w:val="00E23AE8"/>
    <w:rsid w:val="00E2481E"/>
    <w:rsid w:val="00E2504A"/>
    <w:rsid w:val="00E259FB"/>
    <w:rsid w:val="00E261B9"/>
    <w:rsid w:val="00E2729F"/>
    <w:rsid w:val="00E31E6A"/>
    <w:rsid w:val="00E32ABC"/>
    <w:rsid w:val="00E35881"/>
    <w:rsid w:val="00E4191B"/>
    <w:rsid w:val="00E44929"/>
    <w:rsid w:val="00E4618F"/>
    <w:rsid w:val="00E507CC"/>
    <w:rsid w:val="00E560DC"/>
    <w:rsid w:val="00E5720A"/>
    <w:rsid w:val="00E62192"/>
    <w:rsid w:val="00E66CF3"/>
    <w:rsid w:val="00E75CF3"/>
    <w:rsid w:val="00E80F78"/>
    <w:rsid w:val="00E81AD8"/>
    <w:rsid w:val="00E839D5"/>
    <w:rsid w:val="00E910AC"/>
    <w:rsid w:val="00E91819"/>
    <w:rsid w:val="00E92547"/>
    <w:rsid w:val="00E93236"/>
    <w:rsid w:val="00E94FF5"/>
    <w:rsid w:val="00E95858"/>
    <w:rsid w:val="00E95979"/>
    <w:rsid w:val="00E96F88"/>
    <w:rsid w:val="00E9793A"/>
    <w:rsid w:val="00EA047F"/>
    <w:rsid w:val="00EA0D0C"/>
    <w:rsid w:val="00EA25C6"/>
    <w:rsid w:val="00EB0E14"/>
    <w:rsid w:val="00EB2CB8"/>
    <w:rsid w:val="00EB31AA"/>
    <w:rsid w:val="00EB63C8"/>
    <w:rsid w:val="00EB6CAD"/>
    <w:rsid w:val="00EB7D8C"/>
    <w:rsid w:val="00EC0509"/>
    <w:rsid w:val="00EC3336"/>
    <w:rsid w:val="00EC3AD7"/>
    <w:rsid w:val="00EC43A5"/>
    <w:rsid w:val="00EC4A46"/>
    <w:rsid w:val="00EC4D36"/>
    <w:rsid w:val="00EC67A3"/>
    <w:rsid w:val="00ED3351"/>
    <w:rsid w:val="00ED34EB"/>
    <w:rsid w:val="00ED748A"/>
    <w:rsid w:val="00ED76B1"/>
    <w:rsid w:val="00ED771E"/>
    <w:rsid w:val="00EE01C3"/>
    <w:rsid w:val="00EE3604"/>
    <w:rsid w:val="00EE41F0"/>
    <w:rsid w:val="00EE55B5"/>
    <w:rsid w:val="00EE55C3"/>
    <w:rsid w:val="00EE78F7"/>
    <w:rsid w:val="00EF2C18"/>
    <w:rsid w:val="00EF47FC"/>
    <w:rsid w:val="00F00078"/>
    <w:rsid w:val="00F00AA4"/>
    <w:rsid w:val="00F01499"/>
    <w:rsid w:val="00F01953"/>
    <w:rsid w:val="00F0244C"/>
    <w:rsid w:val="00F12D0C"/>
    <w:rsid w:val="00F143D9"/>
    <w:rsid w:val="00F14FE0"/>
    <w:rsid w:val="00F15B1A"/>
    <w:rsid w:val="00F15C0B"/>
    <w:rsid w:val="00F2150B"/>
    <w:rsid w:val="00F218A5"/>
    <w:rsid w:val="00F223E8"/>
    <w:rsid w:val="00F22D4C"/>
    <w:rsid w:val="00F24C7C"/>
    <w:rsid w:val="00F31DDC"/>
    <w:rsid w:val="00F320EB"/>
    <w:rsid w:val="00F34EA3"/>
    <w:rsid w:val="00F36535"/>
    <w:rsid w:val="00F36BEE"/>
    <w:rsid w:val="00F37986"/>
    <w:rsid w:val="00F37C2A"/>
    <w:rsid w:val="00F42B3B"/>
    <w:rsid w:val="00F448C0"/>
    <w:rsid w:val="00F44F53"/>
    <w:rsid w:val="00F5091C"/>
    <w:rsid w:val="00F5157A"/>
    <w:rsid w:val="00F51C2C"/>
    <w:rsid w:val="00F530C7"/>
    <w:rsid w:val="00F53DB2"/>
    <w:rsid w:val="00F57812"/>
    <w:rsid w:val="00F603DF"/>
    <w:rsid w:val="00F60BCC"/>
    <w:rsid w:val="00F60E7B"/>
    <w:rsid w:val="00F60EBF"/>
    <w:rsid w:val="00F6148B"/>
    <w:rsid w:val="00F630C5"/>
    <w:rsid w:val="00F6323D"/>
    <w:rsid w:val="00F66D30"/>
    <w:rsid w:val="00F67E97"/>
    <w:rsid w:val="00F72D35"/>
    <w:rsid w:val="00F7452D"/>
    <w:rsid w:val="00F74658"/>
    <w:rsid w:val="00F764C7"/>
    <w:rsid w:val="00F767BF"/>
    <w:rsid w:val="00F86323"/>
    <w:rsid w:val="00F87975"/>
    <w:rsid w:val="00F900B8"/>
    <w:rsid w:val="00F90273"/>
    <w:rsid w:val="00F93EC6"/>
    <w:rsid w:val="00F94408"/>
    <w:rsid w:val="00FA0123"/>
    <w:rsid w:val="00FA0241"/>
    <w:rsid w:val="00FA4327"/>
    <w:rsid w:val="00FA4AFC"/>
    <w:rsid w:val="00FA7625"/>
    <w:rsid w:val="00FB26DB"/>
    <w:rsid w:val="00FB353E"/>
    <w:rsid w:val="00FB653C"/>
    <w:rsid w:val="00FC00D8"/>
    <w:rsid w:val="00FC0E21"/>
    <w:rsid w:val="00FC1730"/>
    <w:rsid w:val="00FC3FF1"/>
    <w:rsid w:val="00FC459A"/>
    <w:rsid w:val="00FC52F6"/>
    <w:rsid w:val="00FC6B5F"/>
    <w:rsid w:val="00FC7743"/>
    <w:rsid w:val="00FD261A"/>
    <w:rsid w:val="00FD2914"/>
    <w:rsid w:val="00FD4D49"/>
    <w:rsid w:val="00FD665C"/>
    <w:rsid w:val="00FD6B12"/>
    <w:rsid w:val="00FE1E2E"/>
    <w:rsid w:val="00FE4C11"/>
    <w:rsid w:val="00FE6C66"/>
    <w:rsid w:val="29E5396A"/>
    <w:rsid w:val="75920CF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4E7460"/>
  <w15:docId w15:val="{8B180041-A9CF-4347-9848-713164354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2318F"/>
    <w:rPr>
      <w:lang w:val="it-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F4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8A0"/>
    <w:rPr>
      <w:rFonts w:ascii="Segoe UI" w:hAnsi="Segoe UI" w:cs="Segoe UI"/>
      <w:sz w:val="18"/>
      <w:szCs w:val="18"/>
    </w:rPr>
  </w:style>
  <w:style w:type="paragraph" w:customStyle="1" w:styleId="2BodyText">
    <w:name w:val="2. Body Text"/>
    <w:link w:val="2BodyTextChar"/>
    <w:qFormat/>
    <w:rsid w:val="00174528"/>
    <w:pPr>
      <w:spacing w:after="0" w:line="240" w:lineRule="auto"/>
    </w:pPr>
    <w:rPr>
      <w:rFonts w:ascii="Arial" w:hAnsi="Arial" w:cs="Segoe UI Semilight"/>
      <w:color w:val="141414" w:themeColor="text1"/>
      <w:sz w:val="20"/>
      <w:szCs w:val="20"/>
    </w:rPr>
  </w:style>
  <w:style w:type="paragraph" w:customStyle="1" w:styleId="3Subhead">
    <w:name w:val="3. Subhead"/>
    <w:link w:val="3SubheadChar"/>
    <w:qFormat/>
    <w:rsid w:val="0009447A"/>
    <w:pPr>
      <w:spacing w:after="0" w:line="240" w:lineRule="auto"/>
    </w:pPr>
    <w:rPr>
      <w:rFonts w:ascii="Arial" w:hAnsi="Arial" w:cs="Segoe UI Semibold"/>
      <w:b/>
      <w:sz w:val="24"/>
      <w:szCs w:val="24"/>
    </w:rPr>
  </w:style>
  <w:style w:type="character" w:customStyle="1" w:styleId="2BodyTextChar">
    <w:name w:val="2. Body Text Char"/>
    <w:basedOn w:val="DefaultParagraphFont"/>
    <w:link w:val="2BodyText"/>
    <w:rsid w:val="00174528"/>
    <w:rPr>
      <w:rFonts w:ascii="Arial" w:hAnsi="Arial" w:cs="Segoe UI Semilight"/>
      <w:color w:val="141414" w:themeColor="text1"/>
      <w:sz w:val="20"/>
      <w:szCs w:val="20"/>
    </w:rPr>
  </w:style>
  <w:style w:type="paragraph" w:styleId="Header">
    <w:name w:val="header"/>
    <w:basedOn w:val="Normal"/>
    <w:link w:val="HeaderChar"/>
    <w:uiPriority w:val="99"/>
    <w:unhideWhenUsed/>
    <w:rsid w:val="000235CD"/>
    <w:pPr>
      <w:tabs>
        <w:tab w:val="center" w:pos="4680"/>
        <w:tab w:val="right" w:pos="9360"/>
      </w:tabs>
      <w:spacing w:after="0" w:line="240" w:lineRule="auto"/>
    </w:pPr>
  </w:style>
  <w:style w:type="character" w:customStyle="1" w:styleId="3SubheadChar">
    <w:name w:val="3. Subhead Char"/>
    <w:basedOn w:val="2BodyTextChar"/>
    <w:link w:val="3Subhead"/>
    <w:rsid w:val="0009447A"/>
    <w:rPr>
      <w:rFonts w:ascii="Arial" w:hAnsi="Arial" w:cs="Segoe UI Semibold"/>
      <w:b/>
      <w:color w:val="141414" w:themeColor="text1"/>
      <w:sz w:val="24"/>
      <w:szCs w:val="24"/>
    </w:rPr>
  </w:style>
  <w:style w:type="character" w:customStyle="1" w:styleId="HeaderChar">
    <w:name w:val="Header Char"/>
    <w:basedOn w:val="DefaultParagraphFont"/>
    <w:link w:val="Header"/>
    <w:uiPriority w:val="99"/>
    <w:rsid w:val="000235CD"/>
  </w:style>
  <w:style w:type="paragraph" w:styleId="Footer">
    <w:name w:val="footer"/>
    <w:basedOn w:val="Normal"/>
    <w:link w:val="FooterChar"/>
    <w:uiPriority w:val="99"/>
    <w:unhideWhenUsed/>
    <w:rsid w:val="00023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35CD"/>
  </w:style>
  <w:style w:type="table" w:styleId="TableGrid">
    <w:name w:val="Table Grid"/>
    <w:basedOn w:val="TableNormal"/>
    <w:uiPriority w:val="39"/>
    <w:rsid w:val="00190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87603"/>
    <w:rPr>
      <w:sz w:val="16"/>
      <w:szCs w:val="16"/>
    </w:rPr>
  </w:style>
  <w:style w:type="paragraph" w:styleId="CommentText">
    <w:name w:val="annotation text"/>
    <w:basedOn w:val="Normal"/>
    <w:link w:val="CommentTextChar"/>
    <w:uiPriority w:val="99"/>
    <w:unhideWhenUsed/>
    <w:rsid w:val="00087603"/>
    <w:pPr>
      <w:spacing w:line="240" w:lineRule="auto"/>
    </w:pPr>
    <w:rPr>
      <w:sz w:val="20"/>
      <w:szCs w:val="20"/>
    </w:rPr>
  </w:style>
  <w:style w:type="character" w:customStyle="1" w:styleId="CommentTextChar">
    <w:name w:val="Comment Text Char"/>
    <w:basedOn w:val="DefaultParagraphFont"/>
    <w:link w:val="CommentText"/>
    <w:uiPriority w:val="99"/>
    <w:rsid w:val="00087603"/>
    <w:rPr>
      <w:sz w:val="20"/>
      <w:szCs w:val="20"/>
    </w:rPr>
  </w:style>
  <w:style w:type="paragraph" w:styleId="CommentSubject">
    <w:name w:val="annotation subject"/>
    <w:basedOn w:val="CommentText"/>
    <w:next w:val="CommentText"/>
    <w:link w:val="CommentSubjectChar"/>
    <w:uiPriority w:val="99"/>
    <w:semiHidden/>
    <w:unhideWhenUsed/>
    <w:rsid w:val="00087603"/>
    <w:rPr>
      <w:b/>
      <w:bCs/>
    </w:rPr>
  </w:style>
  <w:style w:type="character" w:customStyle="1" w:styleId="CommentSubjectChar">
    <w:name w:val="Comment Subject Char"/>
    <w:basedOn w:val="CommentTextChar"/>
    <w:link w:val="CommentSubject"/>
    <w:uiPriority w:val="99"/>
    <w:semiHidden/>
    <w:rsid w:val="00087603"/>
    <w:rPr>
      <w:b/>
      <w:bCs/>
      <w:sz w:val="20"/>
      <w:szCs w:val="20"/>
    </w:rPr>
  </w:style>
  <w:style w:type="paragraph" w:customStyle="1" w:styleId="5Sources">
    <w:name w:val="5. Sources"/>
    <w:qFormat/>
    <w:rsid w:val="0022318F"/>
    <w:pPr>
      <w:spacing w:before="60" w:after="0" w:line="160" w:lineRule="exact"/>
    </w:pPr>
    <w:rPr>
      <w:rFonts w:ascii="Arial" w:hAnsi="Arial" w:cs="Segoe UI Semilight"/>
      <w:sz w:val="16"/>
      <w:szCs w:val="20"/>
    </w:rPr>
  </w:style>
  <w:style w:type="paragraph" w:customStyle="1" w:styleId="4BulletText">
    <w:name w:val="4. Bullet Text"/>
    <w:link w:val="4BulletTextChar"/>
    <w:qFormat/>
    <w:rsid w:val="00174528"/>
    <w:pPr>
      <w:numPr>
        <w:numId w:val="1"/>
      </w:numPr>
      <w:spacing w:before="180" w:after="0" w:line="240" w:lineRule="auto"/>
    </w:pPr>
    <w:rPr>
      <w:rFonts w:ascii="Arial" w:hAnsi="Arial" w:cs="Segoe UI Semilight"/>
      <w:sz w:val="20"/>
      <w:szCs w:val="20"/>
    </w:rPr>
  </w:style>
  <w:style w:type="character" w:customStyle="1" w:styleId="4BulletTextChar">
    <w:name w:val="4. Bullet Text Char"/>
    <w:basedOn w:val="2BodyTextChar"/>
    <w:link w:val="4BulletText"/>
    <w:rsid w:val="00174528"/>
    <w:rPr>
      <w:rFonts w:ascii="Arial" w:hAnsi="Arial" w:cs="Segoe UI Semilight"/>
      <w:color w:val="141414" w:themeColor="text1"/>
      <w:sz w:val="20"/>
      <w:szCs w:val="20"/>
    </w:rPr>
  </w:style>
  <w:style w:type="character" w:styleId="FootnoteReference">
    <w:name w:val="footnote reference"/>
    <w:basedOn w:val="DefaultParagraphFont"/>
    <w:uiPriority w:val="99"/>
    <w:semiHidden/>
    <w:rsid w:val="00022244"/>
    <w:rPr>
      <w:rFonts w:cs="Times New Roman"/>
      <w:vertAlign w:val="superscript"/>
    </w:rPr>
  </w:style>
  <w:style w:type="paragraph" w:styleId="FootnoteText">
    <w:name w:val="footnote text"/>
    <w:basedOn w:val="Normal"/>
    <w:link w:val="FootnoteTextChar"/>
    <w:uiPriority w:val="99"/>
    <w:unhideWhenUsed/>
    <w:rsid w:val="00B056F7"/>
    <w:pPr>
      <w:spacing w:after="0" w:line="240" w:lineRule="auto"/>
    </w:pPr>
    <w:rPr>
      <w:sz w:val="24"/>
      <w:szCs w:val="24"/>
    </w:rPr>
  </w:style>
  <w:style w:type="character" w:customStyle="1" w:styleId="FootnoteTextChar">
    <w:name w:val="Footnote Text Char"/>
    <w:basedOn w:val="DefaultParagraphFont"/>
    <w:link w:val="FootnoteText"/>
    <w:uiPriority w:val="99"/>
    <w:rsid w:val="00B056F7"/>
    <w:rPr>
      <w:sz w:val="24"/>
      <w:szCs w:val="24"/>
    </w:rPr>
  </w:style>
  <w:style w:type="paragraph" w:styleId="NormalWeb">
    <w:name w:val="Normal (Web)"/>
    <w:basedOn w:val="Normal"/>
    <w:uiPriority w:val="99"/>
    <w:semiHidden/>
    <w:unhideWhenUsed/>
    <w:rsid w:val="0054300A"/>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54300A"/>
    <w:pPr>
      <w:spacing w:after="0" w:line="240" w:lineRule="auto"/>
      <w:ind w:left="720"/>
      <w:contextualSpacing/>
    </w:pPr>
    <w:rPr>
      <w:rFonts w:ascii="Times New Roman" w:eastAsiaTheme="minorEastAsia" w:hAnsi="Times New Roman" w:cs="Times New Roman"/>
      <w:sz w:val="24"/>
      <w:szCs w:val="24"/>
    </w:rPr>
  </w:style>
  <w:style w:type="paragraph" w:customStyle="1" w:styleId="1LargeTitle">
    <w:name w:val="1. Large Title"/>
    <w:basedOn w:val="Normal"/>
    <w:link w:val="1LargeTitleChar"/>
    <w:qFormat/>
    <w:rsid w:val="0009447A"/>
    <w:pPr>
      <w:spacing w:after="0" w:line="240" w:lineRule="auto"/>
    </w:pPr>
    <w:rPr>
      <w:rFonts w:ascii="Arial" w:hAnsi="Arial" w:cs="Segoe UI Semibold"/>
      <w:b/>
      <w:color w:val="00A4E4" w:themeColor="accent1"/>
      <w:sz w:val="48"/>
      <w:szCs w:val="48"/>
    </w:rPr>
  </w:style>
  <w:style w:type="character" w:customStyle="1" w:styleId="1LargeTitleChar">
    <w:name w:val="1. Large Title Char"/>
    <w:basedOn w:val="DefaultParagraphFont"/>
    <w:link w:val="1LargeTitle"/>
    <w:rsid w:val="0009447A"/>
    <w:rPr>
      <w:rFonts w:ascii="Arial" w:hAnsi="Arial" w:cs="Segoe UI Semibold"/>
      <w:b/>
      <w:color w:val="00A4E4" w:themeColor="accent1"/>
      <w:sz w:val="48"/>
      <w:szCs w:val="48"/>
    </w:rPr>
  </w:style>
  <w:style w:type="paragraph" w:customStyle="1" w:styleId="Pa9">
    <w:name w:val="Pa9"/>
    <w:basedOn w:val="Normal"/>
    <w:next w:val="Normal"/>
    <w:rsid w:val="004E40BD"/>
    <w:pPr>
      <w:autoSpaceDE w:val="0"/>
      <w:autoSpaceDN w:val="0"/>
      <w:adjustRightInd w:val="0"/>
      <w:spacing w:after="0" w:line="161" w:lineRule="atLeast"/>
    </w:pPr>
    <w:rPr>
      <w:rFonts w:ascii="ITC Avant Garde Std Md" w:eastAsia="Times New Roman" w:hAnsi="ITC Avant Garde Std Md" w:cs="Times New Roman"/>
      <w:sz w:val="24"/>
      <w:szCs w:val="24"/>
      <w:lang w:val="en-GB" w:eastAsia="en-GB"/>
    </w:rPr>
  </w:style>
  <w:style w:type="paragraph" w:styleId="Subtitle">
    <w:name w:val="Subtitle"/>
    <w:basedOn w:val="Normal"/>
    <w:next w:val="Normal"/>
    <w:link w:val="SubtitleChar"/>
    <w:uiPriority w:val="11"/>
    <w:qFormat/>
    <w:rsid w:val="004E40BD"/>
    <w:pPr>
      <w:numPr>
        <w:ilvl w:val="1"/>
      </w:numPr>
      <w:spacing w:line="240" w:lineRule="auto"/>
    </w:pPr>
    <w:rPr>
      <w:rFonts w:eastAsiaTheme="minorEastAsia"/>
      <w:color w:val="666666" w:themeColor="text1" w:themeTint="A5"/>
      <w:spacing w:val="15"/>
    </w:rPr>
  </w:style>
  <w:style w:type="character" w:customStyle="1" w:styleId="SubtitleChar">
    <w:name w:val="Subtitle Char"/>
    <w:basedOn w:val="DefaultParagraphFont"/>
    <w:link w:val="Subtitle"/>
    <w:uiPriority w:val="11"/>
    <w:rsid w:val="004E40BD"/>
    <w:rPr>
      <w:rFonts w:eastAsiaTheme="minorEastAsia"/>
      <w:color w:val="666666" w:themeColor="text1" w:themeTint="A5"/>
      <w:spacing w:val="15"/>
    </w:rPr>
  </w:style>
  <w:style w:type="character" w:styleId="Hyperlink">
    <w:name w:val="Hyperlink"/>
    <w:basedOn w:val="DefaultParagraphFont"/>
    <w:unhideWhenUsed/>
    <w:rsid w:val="00FC52F6"/>
    <w:rPr>
      <w:color w:val="0000FF"/>
      <w:u w:val="single"/>
    </w:rPr>
  </w:style>
  <w:style w:type="paragraph" w:styleId="Revision">
    <w:name w:val="Revision"/>
    <w:hidden/>
    <w:uiPriority w:val="99"/>
    <w:semiHidden/>
    <w:rsid w:val="00B6789C"/>
    <w:pPr>
      <w:spacing w:after="0" w:line="240" w:lineRule="auto"/>
    </w:pPr>
  </w:style>
  <w:style w:type="character" w:styleId="UnresolvedMention">
    <w:name w:val="Unresolved Mention"/>
    <w:basedOn w:val="DefaultParagraphFont"/>
    <w:uiPriority w:val="99"/>
    <w:semiHidden/>
    <w:unhideWhenUsed/>
    <w:rsid w:val="00A74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4044">
      <w:bodyDiv w:val="1"/>
      <w:marLeft w:val="0"/>
      <w:marRight w:val="0"/>
      <w:marTop w:val="0"/>
      <w:marBottom w:val="0"/>
      <w:divBdr>
        <w:top w:val="none" w:sz="0" w:space="0" w:color="auto"/>
        <w:left w:val="none" w:sz="0" w:space="0" w:color="auto"/>
        <w:bottom w:val="none" w:sz="0" w:space="0" w:color="auto"/>
        <w:right w:val="none" w:sz="0" w:space="0" w:color="auto"/>
      </w:divBdr>
    </w:div>
    <w:div w:id="60108018">
      <w:bodyDiv w:val="1"/>
      <w:marLeft w:val="0"/>
      <w:marRight w:val="0"/>
      <w:marTop w:val="0"/>
      <w:marBottom w:val="0"/>
      <w:divBdr>
        <w:top w:val="none" w:sz="0" w:space="0" w:color="auto"/>
        <w:left w:val="none" w:sz="0" w:space="0" w:color="auto"/>
        <w:bottom w:val="none" w:sz="0" w:space="0" w:color="auto"/>
        <w:right w:val="none" w:sz="0" w:space="0" w:color="auto"/>
      </w:divBdr>
    </w:div>
    <w:div w:id="78871269">
      <w:bodyDiv w:val="1"/>
      <w:marLeft w:val="0"/>
      <w:marRight w:val="0"/>
      <w:marTop w:val="0"/>
      <w:marBottom w:val="0"/>
      <w:divBdr>
        <w:top w:val="none" w:sz="0" w:space="0" w:color="auto"/>
        <w:left w:val="none" w:sz="0" w:space="0" w:color="auto"/>
        <w:bottom w:val="none" w:sz="0" w:space="0" w:color="auto"/>
        <w:right w:val="none" w:sz="0" w:space="0" w:color="auto"/>
      </w:divBdr>
    </w:div>
    <w:div w:id="147089349">
      <w:bodyDiv w:val="1"/>
      <w:marLeft w:val="0"/>
      <w:marRight w:val="0"/>
      <w:marTop w:val="0"/>
      <w:marBottom w:val="0"/>
      <w:divBdr>
        <w:top w:val="none" w:sz="0" w:space="0" w:color="auto"/>
        <w:left w:val="none" w:sz="0" w:space="0" w:color="auto"/>
        <w:bottom w:val="none" w:sz="0" w:space="0" w:color="auto"/>
        <w:right w:val="none" w:sz="0" w:space="0" w:color="auto"/>
      </w:divBdr>
    </w:div>
    <w:div w:id="190000401">
      <w:bodyDiv w:val="1"/>
      <w:marLeft w:val="0"/>
      <w:marRight w:val="0"/>
      <w:marTop w:val="0"/>
      <w:marBottom w:val="0"/>
      <w:divBdr>
        <w:top w:val="none" w:sz="0" w:space="0" w:color="auto"/>
        <w:left w:val="none" w:sz="0" w:space="0" w:color="auto"/>
        <w:bottom w:val="none" w:sz="0" w:space="0" w:color="auto"/>
        <w:right w:val="none" w:sz="0" w:space="0" w:color="auto"/>
      </w:divBdr>
    </w:div>
    <w:div w:id="254830451">
      <w:bodyDiv w:val="1"/>
      <w:marLeft w:val="0"/>
      <w:marRight w:val="0"/>
      <w:marTop w:val="0"/>
      <w:marBottom w:val="0"/>
      <w:divBdr>
        <w:top w:val="none" w:sz="0" w:space="0" w:color="auto"/>
        <w:left w:val="none" w:sz="0" w:space="0" w:color="auto"/>
        <w:bottom w:val="none" w:sz="0" w:space="0" w:color="auto"/>
        <w:right w:val="none" w:sz="0" w:space="0" w:color="auto"/>
      </w:divBdr>
      <w:divsChild>
        <w:div w:id="1585530148">
          <w:marLeft w:val="547"/>
          <w:marRight w:val="0"/>
          <w:marTop w:val="0"/>
          <w:marBottom w:val="0"/>
          <w:divBdr>
            <w:top w:val="none" w:sz="0" w:space="0" w:color="auto"/>
            <w:left w:val="none" w:sz="0" w:space="0" w:color="auto"/>
            <w:bottom w:val="none" w:sz="0" w:space="0" w:color="auto"/>
            <w:right w:val="none" w:sz="0" w:space="0" w:color="auto"/>
          </w:divBdr>
        </w:div>
      </w:divsChild>
    </w:div>
    <w:div w:id="383216998">
      <w:bodyDiv w:val="1"/>
      <w:marLeft w:val="0"/>
      <w:marRight w:val="0"/>
      <w:marTop w:val="0"/>
      <w:marBottom w:val="0"/>
      <w:divBdr>
        <w:top w:val="none" w:sz="0" w:space="0" w:color="auto"/>
        <w:left w:val="none" w:sz="0" w:space="0" w:color="auto"/>
        <w:bottom w:val="none" w:sz="0" w:space="0" w:color="auto"/>
        <w:right w:val="none" w:sz="0" w:space="0" w:color="auto"/>
      </w:divBdr>
    </w:div>
    <w:div w:id="461770591">
      <w:bodyDiv w:val="1"/>
      <w:marLeft w:val="0"/>
      <w:marRight w:val="0"/>
      <w:marTop w:val="0"/>
      <w:marBottom w:val="0"/>
      <w:divBdr>
        <w:top w:val="none" w:sz="0" w:space="0" w:color="auto"/>
        <w:left w:val="none" w:sz="0" w:space="0" w:color="auto"/>
        <w:bottom w:val="none" w:sz="0" w:space="0" w:color="auto"/>
        <w:right w:val="none" w:sz="0" w:space="0" w:color="auto"/>
      </w:divBdr>
    </w:div>
    <w:div w:id="464615968">
      <w:bodyDiv w:val="1"/>
      <w:marLeft w:val="0"/>
      <w:marRight w:val="0"/>
      <w:marTop w:val="0"/>
      <w:marBottom w:val="0"/>
      <w:divBdr>
        <w:top w:val="none" w:sz="0" w:space="0" w:color="auto"/>
        <w:left w:val="none" w:sz="0" w:space="0" w:color="auto"/>
        <w:bottom w:val="none" w:sz="0" w:space="0" w:color="auto"/>
        <w:right w:val="none" w:sz="0" w:space="0" w:color="auto"/>
      </w:divBdr>
    </w:div>
    <w:div w:id="486282908">
      <w:bodyDiv w:val="1"/>
      <w:marLeft w:val="0"/>
      <w:marRight w:val="0"/>
      <w:marTop w:val="0"/>
      <w:marBottom w:val="0"/>
      <w:divBdr>
        <w:top w:val="none" w:sz="0" w:space="0" w:color="auto"/>
        <w:left w:val="none" w:sz="0" w:space="0" w:color="auto"/>
        <w:bottom w:val="none" w:sz="0" w:space="0" w:color="auto"/>
        <w:right w:val="none" w:sz="0" w:space="0" w:color="auto"/>
      </w:divBdr>
    </w:div>
    <w:div w:id="684290349">
      <w:bodyDiv w:val="1"/>
      <w:marLeft w:val="0"/>
      <w:marRight w:val="0"/>
      <w:marTop w:val="0"/>
      <w:marBottom w:val="0"/>
      <w:divBdr>
        <w:top w:val="none" w:sz="0" w:space="0" w:color="auto"/>
        <w:left w:val="none" w:sz="0" w:space="0" w:color="auto"/>
        <w:bottom w:val="none" w:sz="0" w:space="0" w:color="auto"/>
        <w:right w:val="none" w:sz="0" w:space="0" w:color="auto"/>
      </w:divBdr>
    </w:div>
    <w:div w:id="727415177">
      <w:bodyDiv w:val="1"/>
      <w:marLeft w:val="0"/>
      <w:marRight w:val="0"/>
      <w:marTop w:val="0"/>
      <w:marBottom w:val="0"/>
      <w:divBdr>
        <w:top w:val="none" w:sz="0" w:space="0" w:color="auto"/>
        <w:left w:val="none" w:sz="0" w:space="0" w:color="auto"/>
        <w:bottom w:val="none" w:sz="0" w:space="0" w:color="auto"/>
        <w:right w:val="none" w:sz="0" w:space="0" w:color="auto"/>
      </w:divBdr>
    </w:div>
    <w:div w:id="747967315">
      <w:bodyDiv w:val="1"/>
      <w:marLeft w:val="0"/>
      <w:marRight w:val="0"/>
      <w:marTop w:val="0"/>
      <w:marBottom w:val="0"/>
      <w:divBdr>
        <w:top w:val="none" w:sz="0" w:space="0" w:color="auto"/>
        <w:left w:val="none" w:sz="0" w:space="0" w:color="auto"/>
        <w:bottom w:val="none" w:sz="0" w:space="0" w:color="auto"/>
        <w:right w:val="none" w:sz="0" w:space="0" w:color="auto"/>
      </w:divBdr>
    </w:div>
    <w:div w:id="790974354">
      <w:bodyDiv w:val="1"/>
      <w:marLeft w:val="0"/>
      <w:marRight w:val="0"/>
      <w:marTop w:val="0"/>
      <w:marBottom w:val="0"/>
      <w:divBdr>
        <w:top w:val="none" w:sz="0" w:space="0" w:color="auto"/>
        <w:left w:val="none" w:sz="0" w:space="0" w:color="auto"/>
        <w:bottom w:val="none" w:sz="0" w:space="0" w:color="auto"/>
        <w:right w:val="none" w:sz="0" w:space="0" w:color="auto"/>
      </w:divBdr>
    </w:div>
    <w:div w:id="799804116">
      <w:bodyDiv w:val="1"/>
      <w:marLeft w:val="0"/>
      <w:marRight w:val="0"/>
      <w:marTop w:val="0"/>
      <w:marBottom w:val="0"/>
      <w:divBdr>
        <w:top w:val="none" w:sz="0" w:space="0" w:color="auto"/>
        <w:left w:val="none" w:sz="0" w:space="0" w:color="auto"/>
        <w:bottom w:val="none" w:sz="0" w:space="0" w:color="auto"/>
        <w:right w:val="none" w:sz="0" w:space="0" w:color="auto"/>
      </w:divBdr>
      <w:divsChild>
        <w:div w:id="528221065">
          <w:marLeft w:val="547"/>
          <w:marRight w:val="0"/>
          <w:marTop w:val="0"/>
          <w:marBottom w:val="0"/>
          <w:divBdr>
            <w:top w:val="none" w:sz="0" w:space="0" w:color="auto"/>
            <w:left w:val="none" w:sz="0" w:space="0" w:color="auto"/>
            <w:bottom w:val="none" w:sz="0" w:space="0" w:color="auto"/>
            <w:right w:val="none" w:sz="0" w:space="0" w:color="auto"/>
          </w:divBdr>
        </w:div>
      </w:divsChild>
    </w:div>
    <w:div w:id="811215089">
      <w:bodyDiv w:val="1"/>
      <w:marLeft w:val="0"/>
      <w:marRight w:val="0"/>
      <w:marTop w:val="0"/>
      <w:marBottom w:val="0"/>
      <w:divBdr>
        <w:top w:val="none" w:sz="0" w:space="0" w:color="auto"/>
        <w:left w:val="none" w:sz="0" w:space="0" w:color="auto"/>
        <w:bottom w:val="none" w:sz="0" w:space="0" w:color="auto"/>
        <w:right w:val="none" w:sz="0" w:space="0" w:color="auto"/>
      </w:divBdr>
    </w:div>
    <w:div w:id="823198982">
      <w:bodyDiv w:val="1"/>
      <w:marLeft w:val="0"/>
      <w:marRight w:val="0"/>
      <w:marTop w:val="0"/>
      <w:marBottom w:val="0"/>
      <w:divBdr>
        <w:top w:val="none" w:sz="0" w:space="0" w:color="auto"/>
        <w:left w:val="none" w:sz="0" w:space="0" w:color="auto"/>
        <w:bottom w:val="none" w:sz="0" w:space="0" w:color="auto"/>
        <w:right w:val="none" w:sz="0" w:space="0" w:color="auto"/>
      </w:divBdr>
    </w:div>
    <w:div w:id="854810392">
      <w:bodyDiv w:val="1"/>
      <w:marLeft w:val="0"/>
      <w:marRight w:val="0"/>
      <w:marTop w:val="0"/>
      <w:marBottom w:val="0"/>
      <w:divBdr>
        <w:top w:val="none" w:sz="0" w:space="0" w:color="auto"/>
        <w:left w:val="none" w:sz="0" w:space="0" w:color="auto"/>
        <w:bottom w:val="none" w:sz="0" w:space="0" w:color="auto"/>
        <w:right w:val="none" w:sz="0" w:space="0" w:color="auto"/>
      </w:divBdr>
    </w:div>
    <w:div w:id="863061548">
      <w:bodyDiv w:val="1"/>
      <w:marLeft w:val="0"/>
      <w:marRight w:val="0"/>
      <w:marTop w:val="0"/>
      <w:marBottom w:val="0"/>
      <w:divBdr>
        <w:top w:val="none" w:sz="0" w:space="0" w:color="auto"/>
        <w:left w:val="none" w:sz="0" w:space="0" w:color="auto"/>
        <w:bottom w:val="none" w:sz="0" w:space="0" w:color="auto"/>
        <w:right w:val="none" w:sz="0" w:space="0" w:color="auto"/>
      </w:divBdr>
    </w:div>
    <w:div w:id="942227448">
      <w:bodyDiv w:val="1"/>
      <w:marLeft w:val="0"/>
      <w:marRight w:val="0"/>
      <w:marTop w:val="0"/>
      <w:marBottom w:val="0"/>
      <w:divBdr>
        <w:top w:val="none" w:sz="0" w:space="0" w:color="auto"/>
        <w:left w:val="none" w:sz="0" w:space="0" w:color="auto"/>
        <w:bottom w:val="none" w:sz="0" w:space="0" w:color="auto"/>
        <w:right w:val="none" w:sz="0" w:space="0" w:color="auto"/>
      </w:divBdr>
    </w:div>
    <w:div w:id="985234906">
      <w:bodyDiv w:val="1"/>
      <w:marLeft w:val="0"/>
      <w:marRight w:val="0"/>
      <w:marTop w:val="0"/>
      <w:marBottom w:val="0"/>
      <w:divBdr>
        <w:top w:val="none" w:sz="0" w:space="0" w:color="auto"/>
        <w:left w:val="none" w:sz="0" w:space="0" w:color="auto"/>
        <w:bottom w:val="none" w:sz="0" w:space="0" w:color="auto"/>
        <w:right w:val="none" w:sz="0" w:space="0" w:color="auto"/>
      </w:divBdr>
    </w:div>
    <w:div w:id="998575659">
      <w:bodyDiv w:val="1"/>
      <w:marLeft w:val="0"/>
      <w:marRight w:val="0"/>
      <w:marTop w:val="0"/>
      <w:marBottom w:val="0"/>
      <w:divBdr>
        <w:top w:val="none" w:sz="0" w:space="0" w:color="auto"/>
        <w:left w:val="none" w:sz="0" w:space="0" w:color="auto"/>
        <w:bottom w:val="none" w:sz="0" w:space="0" w:color="auto"/>
        <w:right w:val="none" w:sz="0" w:space="0" w:color="auto"/>
      </w:divBdr>
    </w:div>
    <w:div w:id="1010107108">
      <w:bodyDiv w:val="1"/>
      <w:marLeft w:val="0"/>
      <w:marRight w:val="0"/>
      <w:marTop w:val="0"/>
      <w:marBottom w:val="0"/>
      <w:divBdr>
        <w:top w:val="none" w:sz="0" w:space="0" w:color="auto"/>
        <w:left w:val="none" w:sz="0" w:space="0" w:color="auto"/>
        <w:bottom w:val="none" w:sz="0" w:space="0" w:color="auto"/>
        <w:right w:val="none" w:sz="0" w:space="0" w:color="auto"/>
      </w:divBdr>
    </w:div>
    <w:div w:id="1015570019">
      <w:bodyDiv w:val="1"/>
      <w:marLeft w:val="0"/>
      <w:marRight w:val="0"/>
      <w:marTop w:val="0"/>
      <w:marBottom w:val="0"/>
      <w:divBdr>
        <w:top w:val="none" w:sz="0" w:space="0" w:color="auto"/>
        <w:left w:val="none" w:sz="0" w:space="0" w:color="auto"/>
        <w:bottom w:val="none" w:sz="0" w:space="0" w:color="auto"/>
        <w:right w:val="none" w:sz="0" w:space="0" w:color="auto"/>
      </w:divBdr>
    </w:div>
    <w:div w:id="1070227330">
      <w:bodyDiv w:val="1"/>
      <w:marLeft w:val="0"/>
      <w:marRight w:val="0"/>
      <w:marTop w:val="0"/>
      <w:marBottom w:val="0"/>
      <w:divBdr>
        <w:top w:val="none" w:sz="0" w:space="0" w:color="auto"/>
        <w:left w:val="none" w:sz="0" w:space="0" w:color="auto"/>
        <w:bottom w:val="none" w:sz="0" w:space="0" w:color="auto"/>
        <w:right w:val="none" w:sz="0" w:space="0" w:color="auto"/>
      </w:divBdr>
    </w:div>
    <w:div w:id="1094549206">
      <w:bodyDiv w:val="1"/>
      <w:marLeft w:val="0"/>
      <w:marRight w:val="0"/>
      <w:marTop w:val="0"/>
      <w:marBottom w:val="0"/>
      <w:divBdr>
        <w:top w:val="none" w:sz="0" w:space="0" w:color="auto"/>
        <w:left w:val="none" w:sz="0" w:space="0" w:color="auto"/>
        <w:bottom w:val="none" w:sz="0" w:space="0" w:color="auto"/>
        <w:right w:val="none" w:sz="0" w:space="0" w:color="auto"/>
      </w:divBdr>
    </w:div>
    <w:div w:id="1116632032">
      <w:bodyDiv w:val="1"/>
      <w:marLeft w:val="0"/>
      <w:marRight w:val="0"/>
      <w:marTop w:val="0"/>
      <w:marBottom w:val="0"/>
      <w:divBdr>
        <w:top w:val="none" w:sz="0" w:space="0" w:color="auto"/>
        <w:left w:val="none" w:sz="0" w:space="0" w:color="auto"/>
        <w:bottom w:val="none" w:sz="0" w:space="0" w:color="auto"/>
        <w:right w:val="none" w:sz="0" w:space="0" w:color="auto"/>
      </w:divBdr>
    </w:div>
    <w:div w:id="1119297443">
      <w:bodyDiv w:val="1"/>
      <w:marLeft w:val="0"/>
      <w:marRight w:val="0"/>
      <w:marTop w:val="0"/>
      <w:marBottom w:val="0"/>
      <w:divBdr>
        <w:top w:val="none" w:sz="0" w:space="0" w:color="auto"/>
        <w:left w:val="none" w:sz="0" w:space="0" w:color="auto"/>
        <w:bottom w:val="none" w:sz="0" w:space="0" w:color="auto"/>
        <w:right w:val="none" w:sz="0" w:space="0" w:color="auto"/>
      </w:divBdr>
    </w:div>
    <w:div w:id="1134569118">
      <w:bodyDiv w:val="1"/>
      <w:marLeft w:val="0"/>
      <w:marRight w:val="0"/>
      <w:marTop w:val="0"/>
      <w:marBottom w:val="0"/>
      <w:divBdr>
        <w:top w:val="none" w:sz="0" w:space="0" w:color="auto"/>
        <w:left w:val="none" w:sz="0" w:space="0" w:color="auto"/>
        <w:bottom w:val="none" w:sz="0" w:space="0" w:color="auto"/>
        <w:right w:val="none" w:sz="0" w:space="0" w:color="auto"/>
      </w:divBdr>
    </w:div>
    <w:div w:id="1154420347">
      <w:bodyDiv w:val="1"/>
      <w:marLeft w:val="0"/>
      <w:marRight w:val="0"/>
      <w:marTop w:val="0"/>
      <w:marBottom w:val="0"/>
      <w:divBdr>
        <w:top w:val="none" w:sz="0" w:space="0" w:color="auto"/>
        <w:left w:val="none" w:sz="0" w:space="0" w:color="auto"/>
        <w:bottom w:val="none" w:sz="0" w:space="0" w:color="auto"/>
        <w:right w:val="none" w:sz="0" w:space="0" w:color="auto"/>
      </w:divBdr>
    </w:div>
    <w:div w:id="1326280153">
      <w:bodyDiv w:val="1"/>
      <w:marLeft w:val="0"/>
      <w:marRight w:val="0"/>
      <w:marTop w:val="0"/>
      <w:marBottom w:val="0"/>
      <w:divBdr>
        <w:top w:val="none" w:sz="0" w:space="0" w:color="auto"/>
        <w:left w:val="none" w:sz="0" w:space="0" w:color="auto"/>
        <w:bottom w:val="none" w:sz="0" w:space="0" w:color="auto"/>
        <w:right w:val="none" w:sz="0" w:space="0" w:color="auto"/>
      </w:divBdr>
    </w:div>
    <w:div w:id="1467745852">
      <w:bodyDiv w:val="1"/>
      <w:marLeft w:val="0"/>
      <w:marRight w:val="0"/>
      <w:marTop w:val="0"/>
      <w:marBottom w:val="0"/>
      <w:divBdr>
        <w:top w:val="none" w:sz="0" w:space="0" w:color="auto"/>
        <w:left w:val="none" w:sz="0" w:space="0" w:color="auto"/>
        <w:bottom w:val="none" w:sz="0" w:space="0" w:color="auto"/>
        <w:right w:val="none" w:sz="0" w:space="0" w:color="auto"/>
      </w:divBdr>
    </w:div>
    <w:div w:id="1490094438">
      <w:bodyDiv w:val="1"/>
      <w:marLeft w:val="0"/>
      <w:marRight w:val="0"/>
      <w:marTop w:val="0"/>
      <w:marBottom w:val="0"/>
      <w:divBdr>
        <w:top w:val="none" w:sz="0" w:space="0" w:color="auto"/>
        <w:left w:val="none" w:sz="0" w:space="0" w:color="auto"/>
        <w:bottom w:val="none" w:sz="0" w:space="0" w:color="auto"/>
        <w:right w:val="none" w:sz="0" w:space="0" w:color="auto"/>
      </w:divBdr>
    </w:div>
    <w:div w:id="1490095105">
      <w:bodyDiv w:val="1"/>
      <w:marLeft w:val="0"/>
      <w:marRight w:val="0"/>
      <w:marTop w:val="0"/>
      <w:marBottom w:val="0"/>
      <w:divBdr>
        <w:top w:val="none" w:sz="0" w:space="0" w:color="auto"/>
        <w:left w:val="none" w:sz="0" w:space="0" w:color="auto"/>
        <w:bottom w:val="none" w:sz="0" w:space="0" w:color="auto"/>
        <w:right w:val="none" w:sz="0" w:space="0" w:color="auto"/>
      </w:divBdr>
    </w:div>
    <w:div w:id="1491100646">
      <w:bodyDiv w:val="1"/>
      <w:marLeft w:val="0"/>
      <w:marRight w:val="0"/>
      <w:marTop w:val="0"/>
      <w:marBottom w:val="0"/>
      <w:divBdr>
        <w:top w:val="none" w:sz="0" w:space="0" w:color="auto"/>
        <w:left w:val="none" w:sz="0" w:space="0" w:color="auto"/>
        <w:bottom w:val="none" w:sz="0" w:space="0" w:color="auto"/>
        <w:right w:val="none" w:sz="0" w:space="0" w:color="auto"/>
      </w:divBdr>
    </w:div>
    <w:div w:id="1498230122">
      <w:bodyDiv w:val="1"/>
      <w:marLeft w:val="0"/>
      <w:marRight w:val="0"/>
      <w:marTop w:val="0"/>
      <w:marBottom w:val="0"/>
      <w:divBdr>
        <w:top w:val="none" w:sz="0" w:space="0" w:color="auto"/>
        <w:left w:val="none" w:sz="0" w:space="0" w:color="auto"/>
        <w:bottom w:val="none" w:sz="0" w:space="0" w:color="auto"/>
        <w:right w:val="none" w:sz="0" w:space="0" w:color="auto"/>
      </w:divBdr>
    </w:div>
    <w:div w:id="1543251560">
      <w:bodyDiv w:val="1"/>
      <w:marLeft w:val="0"/>
      <w:marRight w:val="0"/>
      <w:marTop w:val="0"/>
      <w:marBottom w:val="0"/>
      <w:divBdr>
        <w:top w:val="none" w:sz="0" w:space="0" w:color="auto"/>
        <w:left w:val="none" w:sz="0" w:space="0" w:color="auto"/>
        <w:bottom w:val="none" w:sz="0" w:space="0" w:color="auto"/>
        <w:right w:val="none" w:sz="0" w:space="0" w:color="auto"/>
      </w:divBdr>
    </w:div>
    <w:div w:id="1617368240">
      <w:bodyDiv w:val="1"/>
      <w:marLeft w:val="0"/>
      <w:marRight w:val="0"/>
      <w:marTop w:val="0"/>
      <w:marBottom w:val="0"/>
      <w:divBdr>
        <w:top w:val="none" w:sz="0" w:space="0" w:color="auto"/>
        <w:left w:val="none" w:sz="0" w:space="0" w:color="auto"/>
        <w:bottom w:val="none" w:sz="0" w:space="0" w:color="auto"/>
        <w:right w:val="none" w:sz="0" w:space="0" w:color="auto"/>
      </w:divBdr>
    </w:div>
    <w:div w:id="1701054372">
      <w:bodyDiv w:val="1"/>
      <w:marLeft w:val="0"/>
      <w:marRight w:val="0"/>
      <w:marTop w:val="0"/>
      <w:marBottom w:val="0"/>
      <w:divBdr>
        <w:top w:val="none" w:sz="0" w:space="0" w:color="auto"/>
        <w:left w:val="none" w:sz="0" w:space="0" w:color="auto"/>
        <w:bottom w:val="none" w:sz="0" w:space="0" w:color="auto"/>
        <w:right w:val="none" w:sz="0" w:space="0" w:color="auto"/>
      </w:divBdr>
    </w:div>
    <w:div w:id="1810319216">
      <w:bodyDiv w:val="1"/>
      <w:marLeft w:val="0"/>
      <w:marRight w:val="0"/>
      <w:marTop w:val="0"/>
      <w:marBottom w:val="0"/>
      <w:divBdr>
        <w:top w:val="none" w:sz="0" w:space="0" w:color="auto"/>
        <w:left w:val="none" w:sz="0" w:space="0" w:color="auto"/>
        <w:bottom w:val="none" w:sz="0" w:space="0" w:color="auto"/>
        <w:right w:val="none" w:sz="0" w:space="0" w:color="auto"/>
      </w:divBdr>
    </w:div>
    <w:div w:id="1839348760">
      <w:bodyDiv w:val="1"/>
      <w:marLeft w:val="0"/>
      <w:marRight w:val="0"/>
      <w:marTop w:val="0"/>
      <w:marBottom w:val="0"/>
      <w:divBdr>
        <w:top w:val="none" w:sz="0" w:space="0" w:color="auto"/>
        <w:left w:val="none" w:sz="0" w:space="0" w:color="auto"/>
        <w:bottom w:val="none" w:sz="0" w:space="0" w:color="auto"/>
        <w:right w:val="none" w:sz="0" w:space="0" w:color="auto"/>
      </w:divBdr>
    </w:div>
    <w:div w:id="1946958288">
      <w:bodyDiv w:val="1"/>
      <w:marLeft w:val="0"/>
      <w:marRight w:val="0"/>
      <w:marTop w:val="0"/>
      <w:marBottom w:val="0"/>
      <w:divBdr>
        <w:top w:val="none" w:sz="0" w:space="0" w:color="auto"/>
        <w:left w:val="none" w:sz="0" w:space="0" w:color="auto"/>
        <w:bottom w:val="none" w:sz="0" w:space="0" w:color="auto"/>
        <w:right w:val="none" w:sz="0" w:space="0" w:color="auto"/>
      </w:divBdr>
    </w:div>
    <w:div w:id="1966307162">
      <w:bodyDiv w:val="1"/>
      <w:marLeft w:val="0"/>
      <w:marRight w:val="0"/>
      <w:marTop w:val="0"/>
      <w:marBottom w:val="0"/>
      <w:divBdr>
        <w:top w:val="none" w:sz="0" w:space="0" w:color="auto"/>
        <w:left w:val="none" w:sz="0" w:space="0" w:color="auto"/>
        <w:bottom w:val="none" w:sz="0" w:space="0" w:color="auto"/>
        <w:right w:val="none" w:sz="0" w:space="0" w:color="auto"/>
      </w:divBdr>
      <w:divsChild>
        <w:div w:id="1159464596">
          <w:marLeft w:val="547"/>
          <w:marRight w:val="0"/>
          <w:marTop w:val="0"/>
          <w:marBottom w:val="0"/>
          <w:divBdr>
            <w:top w:val="none" w:sz="0" w:space="0" w:color="auto"/>
            <w:left w:val="none" w:sz="0" w:space="0" w:color="auto"/>
            <w:bottom w:val="none" w:sz="0" w:space="0" w:color="auto"/>
            <w:right w:val="none" w:sz="0" w:space="0" w:color="auto"/>
          </w:divBdr>
        </w:div>
      </w:divsChild>
    </w:div>
    <w:div w:id="2014649309">
      <w:bodyDiv w:val="1"/>
      <w:marLeft w:val="0"/>
      <w:marRight w:val="0"/>
      <w:marTop w:val="0"/>
      <w:marBottom w:val="0"/>
      <w:divBdr>
        <w:top w:val="none" w:sz="0" w:space="0" w:color="auto"/>
        <w:left w:val="none" w:sz="0" w:space="0" w:color="auto"/>
        <w:bottom w:val="none" w:sz="0" w:space="0" w:color="auto"/>
        <w:right w:val="none" w:sz="0" w:space="0" w:color="auto"/>
      </w:divBdr>
    </w:div>
    <w:div w:id="2015494321">
      <w:bodyDiv w:val="1"/>
      <w:marLeft w:val="0"/>
      <w:marRight w:val="0"/>
      <w:marTop w:val="0"/>
      <w:marBottom w:val="0"/>
      <w:divBdr>
        <w:top w:val="none" w:sz="0" w:space="0" w:color="auto"/>
        <w:left w:val="none" w:sz="0" w:space="0" w:color="auto"/>
        <w:bottom w:val="none" w:sz="0" w:space="0" w:color="auto"/>
        <w:right w:val="none" w:sz="0" w:space="0" w:color="auto"/>
      </w:divBdr>
    </w:div>
    <w:div w:id="2021737039">
      <w:bodyDiv w:val="1"/>
      <w:marLeft w:val="0"/>
      <w:marRight w:val="0"/>
      <w:marTop w:val="0"/>
      <w:marBottom w:val="0"/>
      <w:divBdr>
        <w:top w:val="none" w:sz="0" w:space="0" w:color="auto"/>
        <w:left w:val="none" w:sz="0" w:space="0" w:color="auto"/>
        <w:bottom w:val="none" w:sz="0" w:space="0" w:color="auto"/>
        <w:right w:val="none" w:sz="0" w:space="0" w:color="auto"/>
      </w:divBdr>
    </w:div>
    <w:div w:id="2111316588">
      <w:bodyDiv w:val="1"/>
      <w:marLeft w:val="0"/>
      <w:marRight w:val="0"/>
      <w:marTop w:val="0"/>
      <w:marBottom w:val="0"/>
      <w:divBdr>
        <w:top w:val="none" w:sz="0" w:space="0" w:color="auto"/>
        <w:left w:val="none" w:sz="0" w:space="0" w:color="auto"/>
        <w:bottom w:val="none" w:sz="0" w:space="0" w:color="auto"/>
        <w:right w:val="none" w:sz="0" w:space="0" w:color="auto"/>
      </w:divBdr>
    </w:div>
    <w:div w:id="2113669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Custom 8">
      <a:dk1>
        <a:srgbClr val="141414"/>
      </a:dk1>
      <a:lt1>
        <a:sysClr val="window" lastClr="FFFFFF"/>
      </a:lt1>
      <a:dk2>
        <a:srgbClr val="141414"/>
      </a:dk2>
      <a:lt2>
        <a:srgbClr val="E7E6E6"/>
      </a:lt2>
      <a:accent1>
        <a:srgbClr val="00A4E4"/>
      </a:accent1>
      <a:accent2>
        <a:srgbClr val="FBCA5C"/>
      </a:accent2>
      <a:accent3>
        <a:srgbClr val="92B45B"/>
      </a:accent3>
      <a:accent4>
        <a:srgbClr val="0073AE"/>
      </a:accent4>
      <a:accent5>
        <a:srgbClr val="FDDF9D"/>
      </a:accent5>
      <a:accent6>
        <a:srgbClr val="BDD19D"/>
      </a:accent6>
      <a:hlink>
        <a:srgbClr val="00A4E4"/>
      </a:hlink>
      <a:folHlink>
        <a:srgbClr val="33333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114DE0BF701045AD2403C163A63BBD" ma:contentTypeVersion="24" ma:contentTypeDescription="Create a new document." ma:contentTypeScope="" ma:versionID="d22f1679e070d80fde07c0aa1e02a1d7">
  <xsd:schema xmlns:xsd="http://www.w3.org/2001/XMLSchema" xmlns:xs="http://www.w3.org/2001/XMLSchema" xmlns:p="http://schemas.microsoft.com/office/2006/metadata/properties" xmlns:ns1="http://schemas.microsoft.com/sharepoint/v3" xmlns:ns2="694a2687-4383-4267-b4dc-f7657eaaabf8" xmlns:ns3="e42673de-b264-43ab-b333-25166615ddcb" targetNamespace="http://schemas.microsoft.com/office/2006/metadata/properties" ma:root="true" ma:fieldsID="a4304071a50c429e02536ead82bdb62a" ns1:_="" ns2:_="" ns3:_="">
    <xsd:import namespace="http://schemas.microsoft.com/sharepoint/v3"/>
    <xsd:import namespace="694a2687-4383-4267-b4dc-f7657eaaabf8"/>
    <xsd:import namespace="e42673de-b264-43ab-b333-25166615d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OCR" minOccurs="0"/>
                <xsd:element ref="ns2:MediaServiceSearchProperties" minOccurs="0"/>
                <xsd:element ref="ns2:MediaServiceDateTaken" minOccurs="0"/>
                <xsd:element ref="ns1:_ip_UnifiedCompliancePolicyProperties" minOccurs="0"/>
                <xsd:element ref="ns1:_ip_UnifiedCompliancePolicyUIAction" minOccurs="0"/>
                <xsd:element ref="ns2:Comments" minOccurs="0"/>
                <xsd:element ref="ns2:Country" minOccurs="0"/>
                <xsd:element ref="ns2:Language" minOccurs="0"/>
                <xsd:element ref="ns2:RevisionDate" minOccurs="0"/>
                <xsd:element ref="ns2:DocumentType" minOccurs="0"/>
                <xsd:element ref="ns2:MediaServiceBillingMetadata" minOccurs="0"/>
                <xsd:element ref="ns2: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4a2687-4383-4267-b4dc-f7657eaaa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Comments" ma:index="25" nillable="true" ma:displayName="Comments" ma:format="Dropdown" ma:internalName="Comments">
      <xsd:simpleType>
        <xsd:restriction base="dms:Note">
          <xsd:maxLength value="255"/>
        </xsd:restriction>
      </xsd:simpleType>
    </xsd:element>
    <xsd:element name="Country" ma:index="26" nillable="true" ma:displayName="Country" ma:format="Dropdown" ma:internalName="Country">
      <xsd:simpleType>
        <xsd:restriction base="dms:Text">
          <xsd:maxLength value="255"/>
        </xsd:restriction>
      </xsd:simpleType>
    </xsd:element>
    <xsd:element name="Language" ma:index="27" nillable="true" ma:displayName="Language" ma:format="Dropdown" ma:internalName="Language">
      <xsd:simpleType>
        <xsd:restriction base="dms:Text">
          <xsd:maxLength value="255"/>
        </xsd:restriction>
      </xsd:simpleType>
    </xsd:element>
    <xsd:element name="RevisionDate" ma:index="28" nillable="true" ma:displayName="Revision Date" ma:format="DateOnly" ma:internalName="RevisionDate">
      <xsd:simpleType>
        <xsd:restriction base="dms:DateTime"/>
      </xsd:simpleType>
    </xsd:element>
    <xsd:element name="DocumentType" ma:index="29" nillable="true" ma:displayName="Document Type" ma:format="Dropdown" ma:internalName="DocumentType">
      <xsd:simpleType>
        <xsd:restriction base="dms:Text">
          <xsd:maxLength value="255"/>
        </xsd:restriction>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Date" ma:index="31" nillable="true" ma:displayName="Date" ma:format="DateOnly" ma:internalNam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42673de-b264-43ab-b333-25166615dd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638ee36-09d7-452e-b9a6-bfa895f7966b}" ma:internalName="TaxCatchAll" ma:showField="CatchAllData" ma:web="e42673de-b264-43ab-b333-25166615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visionDate xmlns="694a2687-4383-4267-b4dc-f7657eaaabf8" xsi:nil="true"/>
    <TaxCatchAll xmlns="e42673de-b264-43ab-b333-25166615ddcb" xsi:nil="true"/>
    <Country xmlns="694a2687-4383-4267-b4dc-f7657eaaabf8" xsi:nil="true"/>
    <Date xmlns="694a2687-4383-4267-b4dc-f7657eaaabf8" xsi:nil="true"/>
    <Comments xmlns="694a2687-4383-4267-b4dc-f7657eaaabf8" xsi:nil="true"/>
    <_ip_UnifiedCompliancePolicyProperties xmlns="http://schemas.microsoft.com/sharepoint/v3" xsi:nil="true"/>
    <lcf76f155ced4ddcb4097134ff3c332f xmlns="694a2687-4383-4267-b4dc-f7657eaaabf8">
      <Terms xmlns="http://schemas.microsoft.com/office/infopath/2007/PartnerControls"/>
    </lcf76f155ced4ddcb4097134ff3c332f>
    <Language xmlns="694a2687-4383-4267-b4dc-f7657eaaabf8" xsi:nil="true"/>
    <DocumentType xmlns="694a2687-4383-4267-b4dc-f7657eaaabf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F790A-AB5D-41D8-B548-071714E7C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94a2687-4383-4267-b4dc-f7657eaaabf8"/>
    <ds:schemaRef ds:uri="e42673de-b264-43ab-b333-25166615dd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516BF2-C96D-4873-9EC6-6D1D8CFB0312}">
  <ds:schemaRefs>
    <ds:schemaRef ds:uri="http://schemas.microsoft.com/office/2006/metadata/properties"/>
    <ds:schemaRef ds:uri="http://schemas.microsoft.com/office/infopath/2007/PartnerControls"/>
    <ds:schemaRef ds:uri="http://schemas.microsoft.com/sharepoint/v3"/>
    <ds:schemaRef ds:uri="694a2687-4383-4267-b4dc-f7657eaaabf8"/>
    <ds:schemaRef ds:uri="e42673de-b264-43ab-b333-25166615ddcb"/>
  </ds:schemaRefs>
</ds:datastoreItem>
</file>

<file path=customXml/itemProps3.xml><?xml version="1.0" encoding="utf-8"?>
<ds:datastoreItem xmlns:ds="http://schemas.openxmlformats.org/officeDocument/2006/customXml" ds:itemID="{FBE41C5A-CBE3-4F1D-922F-1D7D4DB8C79D}">
  <ds:schemaRefs>
    <ds:schemaRef ds:uri="http://schemas.microsoft.com/sharepoint/v3/contenttype/forms"/>
  </ds:schemaRefs>
</ds:datastoreItem>
</file>

<file path=customXml/itemProps4.xml><?xml version="1.0" encoding="utf-8"?>
<ds:datastoreItem xmlns:ds="http://schemas.openxmlformats.org/officeDocument/2006/customXml" ds:itemID="{6A5FFB6E-D16E-462C-8FA5-8644DB32B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866</Words>
  <Characters>4738</Characters>
  <Application>Microsoft Office Word</Application>
  <DocSecurity>0</DocSecurity>
  <Lines>278</Lines>
  <Paragraphs>169</Paragraphs>
  <ScaleCrop>false</ScaleCrop>
  <Company>Hewlett-Packard Company</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RachelL</dc:creator>
  <cp:lastModifiedBy>Stuart Santos</cp:lastModifiedBy>
  <cp:revision>1</cp:revision>
  <cp:lastPrinted>2016-04-26T15:31:00Z</cp:lastPrinted>
  <dcterms:created xsi:type="dcterms:W3CDTF">2026-04-08T20:14:00Z</dcterms:created>
  <dcterms:modified xsi:type="dcterms:W3CDTF">2026-04-08T20:14:00Z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0x0101005B114DE0BF701045AD2403C163A63BBD</vt:lpwstr>
  </property>
  <property fmtid="{D5CDD505-2E9C-101B-9397-08002B2CF9AE}" pid="3" name="_dlc_DocIdItemGuid">
    <vt:lpwstr>019b6dea-a520-4c47-8347-f36fa16098d9</vt:lpwstr>
  </property>
  <property fmtid="{D5CDD505-2E9C-101B-9397-08002B2CF9AE}" pid="4" name="AIG WCM Content">
    <vt:lpwstr/>
  </property>
  <property fmtid="{D5CDD505-2E9C-101B-9397-08002B2CF9AE}" pid="5" name="AIG WCM IsActive">
    <vt:lpwstr>Yes</vt:lpwstr>
  </property>
  <property fmtid="{D5CDD505-2E9C-101B-9397-08002B2CF9AE}" pid="6" name="PublishingExpirationDate">
    <vt:lpwstr/>
  </property>
  <property fmtid="{D5CDD505-2E9C-101B-9397-08002B2CF9AE}" pid="7" name="PublishingStartDate">
    <vt:lpwstr/>
  </property>
  <property fmtid="{D5CDD505-2E9C-101B-9397-08002B2CF9AE}" pid="8" name="_dlc_DocId">
    <vt:lpwstr>ZJ6WD24Q7F3F-4094-58</vt:lpwstr>
  </property>
  <property fmtid="{D5CDD505-2E9C-101B-9397-08002B2CF9AE}" pid="9" name="_dlc_DocIdUrl">
    <vt:lpwstr>https://contact.aig.net/glb/crcm/cmkt/bc/_layouts/15/DocIdRedir.aspx?ID=ZJ6WD24Q7F3F-4094-58, ZJ6WD24Q7F3F-4094-58</vt:lpwstr>
  </property>
  <property fmtid="{D5CDD505-2E9C-101B-9397-08002B2CF9AE}" pid="10" name="MediaServiceImageTags">
    <vt:lpwstr/>
  </property>
  <property fmtid="{D5CDD505-2E9C-101B-9397-08002B2CF9AE}" pid="11" name="MSIP_Label_bae40d21-6309-4c17-93eb-fcf64ebc4f54_Enabled">
    <vt:lpwstr>true</vt:lpwstr>
  </property>
  <property fmtid="{D5CDD505-2E9C-101B-9397-08002B2CF9AE}" pid="12" name="MSIP_Label_bae40d21-6309-4c17-93eb-fcf64ebc4f54_SetDate">
    <vt:lpwstr>2026-02-17T10:42:18Z</vt:lpwstr>
  </property>
  <property fmtid="{D5CDD505-2E9C-101B-9397-08002B2CF9AE}" pid="13" name="MSIP_Label_bae40d21-6309-4c17-93eb-fcf64ebc4f54_Method">
    <vt:lpwstr>Privileged</vt:lpwstr>
  </property>
  <property fmtid="{D5CDD505-2E9C-101B-9397-08002B2CF9AE}" pid="14" name="MSIP_Label_bae40d21-6309-4c17-93eb-fcf64ebc4f54_Name">
    <vt:lpwstr>Lexxika - Non-Confidential Data</vt:lpwstr>
  </property>
  <property fmtid="{D5CDD505-2E9C-101B-9397-08002B2CF9AE}" pid="15" name="MSIP_Label_bae40d21-6309-4c17-93eb-fcf64ebc4f54_SiteId">
    <vt:lpwstr>e61f3ce7-b380-49a8-a874-ebd96595ddb4</vt:lpwstr>
  </property>
  <property fmtid="{D5CDD505-2E9C-101B-9397-08002B2CF9AE}" pid="16" name="MSIP_Label_bae40d21-6309-4c17-93eb-fcf64ebc4f54_ActionId">
    <vt:lpwstr>9b139957-34aa-457f-9beb-cc51e02e743e</vt:lpwstr>
  </property>
  <property fmtid="{D5CDD505-2E9C-101B-9397-08002B2CF9AE}" pid="17" name="MSIP_Label_bae40d21-6309-4c17-93eb-fcf64ebc4f54_ContentBits">
    <vt:lpwstr>0</vt:lpwstr>
  </property>
  <property fmtid="{D5CDD505-2E9C-101B-9397-08002B2CF9AE}" pid="18" name="MSIP_Label_bae40d21-6309-4c17-93eb-fcf64ebc4f54_Tag">
    <vt:lpwstr>10, 0, 1, 1</vt:lpwstr>
  </property>
  <property fmtid="{D5CDD505-2E9C-101B-9397-08002B2CF9AE}" pid="19" name="ClassificationContentMarkingFooterShapeIds">
    <vt:lpwstr>75fb4c20,61f8817b,6aeaea4b</vt:lpwstr>
  </property>
  <property fmtid="{D5CDD505-2E9C-101B-9397-08002B2CF9AE}" pid="20" name="ClassificationContentMarkingFooterFontProps">
    <vt:lpwstr>#000000,10,Aptos</vt:lpwstr>
  </property>
  <property fmtid="{D5CDD505-2E9C-101B-9397-08002B2CF9AE}" pid="21" name="ClassificationContentMarkingFooterText">
    <vt:lpwstr>INTERNAL USE ONLY</vt:lpwstr>
  </property>
  <property fmtid="{D5CDD505-2E9C-101B-9397-08002B2CF9AE}" pid="22" name="MSIP_Label_9108d454-5c13-4905-93be-12ec8059c842_Enabled">
    <vt:lpwstr>true</vt:lpwstr>
  </property>
  <property fmtid="{D5CDD505-2E9C-101B-9397-08002B2CF9AE}" pid="23" name="MSIP_Label_9108d454-5c13-4905-93be-12ec8059c842_SetDate">
    <vt:lpwstr>2026-04-08T20:14:12Z</vt:lpwstr>
  </property>
  <property fmtid="{D5CDD505-2E9C-101B-9397-08002B2CF9AE}" pid="24" name="MSIP_Label_9108d454-5c13-4905-93be-12ec8059c842_Method">
    <vt:lpwstr>Privileged</vt:lpwstr>
  </property>
  <property fmtid="{D5CDD505-2E9C-101B-9397-08002B2CF9AE}" pid="25" name="MSIP_Label_9108d454-5c13-4905-93be-12ec8059c842_Name">
    <vt:lpwstr>9108d454-5c13-4905-93be-12ec8059c842</vt:lpwstr>
  </property>
  <property fmtid="{D5CDD505-2E9C-101B-9397-08002B2CF9AE}" pid="26" name="MSIP_Label_9108d454-5c13-4905-93be-12ec8059c842_SiteId">
    <vt:lpwstr>473672ba-cd07-4371-a2ae-788b4c61840e</vt:lpwstr>
  </property>
  <property fmtid="{D5CDD505-2E9C-101B-9397-08002B2CF9AE}" pid="27" name="MSIP_Label_9108d454-5c13-4905-93be-12ec8059c842_ActionId">
    <vt:lpwstr>e1be9d0d-7f74-43b9-8518-3ed212a9807d</vt:lpwstr>
  </property>
  <property fmtid="{D5CDD505-2E9C-101B-9397-08002B2CF9AE}" pid="28" name="MSIP_Label_9108d454-5c13-4905-93be-12ec8059c842_ContentBits">
    <vt:lpwstr>2</vt:lpwstr>
  </property>
  <property fmtid="{D5CDD505-2E9C-101B-9397-08002B2CF9AE}" pid="29" name="MSIP_Label_9108d454-5c13-4905-93be-12ec8059c842_Tag">
    <vt:lpwstr>10, 0, 1, 1</vt:lpwstr>
  </property>
</Properties>
</file>