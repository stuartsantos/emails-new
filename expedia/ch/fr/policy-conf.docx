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E40BD" w:rsidRDefault="00256864">
      <w:pPr>
        <w:spacing w:after="0" w:line="240" w:lineRule="auto"/>
        <w:jc w:val="right"/>
        <w:pPrChange w:id="0" w:author="P. C." w:date="2026-02-10T09:42:00Z" w16du:dateUtc="2026-02-10T08:42:00Z">
          <w:pPr>
            <w:spacing w:after="0" w:line="240" w:lineRule="auto"/>
          </w:pPr>
        </w:pPrChange>
      </w:pPr>
      <w:del w:id="1" w:author="P. C." w:date="2026-02-10T09:42:00Z" w16du:dateUtc="2026-02-10T08:42:00Z">
        <w:r w:rsidDel="008C58DC">
          <w:rPr>
            <w:noProof/>
            <w:sz w:val="18"/>
          </w:rPr>
          <w:drawing>
            <wp:inline distT="0" distB="0" distL="0" distR="0" wp14:anchorId="2DEA5FD7" wp14:editId="7D962531">
              <wp:extent cx="914400" cy="453658"/>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IG_core_r_rgb.png"/>
                      <pic:cNvPicPr/>
                    </pic:nvPicPr>
                    <pic:blipFill>
                      <a:blip r:embed="rId11">
                        <a:extLst>
                          <a:ext uri="{28A0092B-C50C-407E-A947-70E740481C1C}">
                            <a14:useLocalDpi xmlns:a14="http://schemas.microsoft.com/office/drawing/2010/main" val="0"/>
                          </a:ext>
                        </a:extLst>
                      </a:blip>
                      <a:stretch>
                        <a:fillRect/>
                      </a:stretch>
                    </pic:blipFill>
                    <pic:spPr>
                      <a:xfrm>
                        <a:off x="0" y="0"/>
                        <a:ext cx="914400" cy="453658"/>
                      </a:xfrm>
                      <a:prstGeom prst="rect">
                        <a:avLst/>
                      </a:prstGeom>
                    </pic:spPr>
                  </pic:pic>
                </a:graphicData>
              </a:graphic>
            </wp:inline>
          </w:drawing>
        </w:r>
      </w:del>
      <w:ins w:id="2" w:author="P. C." w:date="2026-02-10T09:42:00Z" w16du:dateUtc="2026-02-10T08:42:00Z">
        <w:r w:rsidR="008C58DC">
          <w:rPr>
            <w:noProof/>
          </w:rPr>
          <w:drawing>
            <wp:inline distT="0" distB="0" distL="0" distR="0" wp14:anchorId="441ACACD" wp14:editId="52E2F429">
              <wp:extent cx="1828800" cy="706364"/>
              <wp:effectExtent l="0" t="0" r="0" b="0"/>
              <wp:docPr id="21231036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550784" name="drawing"/>
                      <pic:cNvPicPr/>
                    </pic:nvPicPr>
                    <pic:blipFill>
                      <a:blip r:embed="rId12"/>
                      <a:stretch>
                        <a:fillRect/>
                      </a:stretch>
                    </pic:blipFill>
                    <pic:spPr>
                      <a:xfrm>
                        <a:off x="0" y="0"/>
                        <a:ext cx="1828800" cy="706364"/>
                      </a:xfrm>
                      <a:prstGeom prst="rect">
                        <a:avLst/>
                      </a:prstGeom>
                    </pic:spPr>
                  </pic:pic>
                </a:graphicData>
              </a:graphic>
            </wp:inline>
          </w:drawing>
        </w:r>
      </w:ins>
    </w:p>
    <w:p w:rsidR="004E40BD" w:rsidRDefault="004E40BD" w:rsidP="004E40BD">
      <w:pPr>
        <w:spacing w:after="0" w:line="240" w:lineRule="auto"/>
      </w:pPr>
    </w:p>
    <w:p w:rsidR="004E40BD" w:rsidRDefault="004E40BD" w:rsidP="004E40BD">
      <w:pPr>
        <w:spacing w:after="0" w:line="240" w:lineRule="auto"/>
      </w:pPr>
    </w:p>
    <w:p w:rsidR="000B368C" w:rsidRPr="00961BF5" w:rsidRDefault="00E54C2A" w:rsidP="004E40BD">
      <w:pPr>
        <w:spacing w:after="0" w:line="240" w:lineRule="auto"/>
        <w:rPr>
          <w:lang w:val="fr-FR"/>
        </w:rPr>
      </w:pPr>
      <w:r w:rsidRPr="00961BF5">
        <w:rPr>
          <w:rFonts w:ascii="Arial" w:hAnsi="Arial" w:cs="Arial"/>
          <w:b/>
          <w:color w:val="FF0000"/>
          <w:sz w:val="20"/>
          <w:szCs w:val="20"/>
          <w:lang w:val="fr-FR"/>
        </w:rPr>
        <w:t>De</w:t>
      </w:r>
      <w:r w:rsidR="000B368C" w:rsidRPr="00961BF5">
        <w:rPr>
          <w:rFonts w:ascii="Arial" w:hAnsi="Arial" w:cs="Arial"/>
          <w:b/>
          <w:color w:val="FF0000"/>
          <w:sz w:val="20"/>
          <w:szCs w:val="20"/>
          <w:lang w:val="fr-FR"/>
        </w:rPr>
        <w:t xml:space="preserve">: </w:t>
      </w:r>
      <w:r w:rsidR="000B368C" w:rsidRPr="00961BF5">
        <w:rPr>
          <w:rFonts w:ascii="Arial" w:hAnsi="Arial" w:cs="Arial"/>
          <w:b/>
          <w:color w:val="FF0000"/>
          <w:sz w:val="20"/>
          <w:szCs w:val="20"/>
          <w:lang w:val="fr-FR"/>
        </w:rPr>
        <w:tab/>
      </w:r>
      <w:r w:rsidR="000B368C" w:rsidRPr="00961BF5">
        <w:rPr>
          <w:rFonts w:ascii="Arial" w:hAnsi="Arial" w:cs="Arial"/>
          <w:b/>
          <w:color w:val="FF0000"/>
          <w:sz w:val="20"/>
          <w:szCs w:val="20"/>
          <w:lang w:val="fr-FR"/>
        </w:rPr>
        <w:tab/>
      </w:r>
      <w:del w:id="3" w:author="P. C." w:date="2026-02-10T09:41:00Z" w16du:dateUtc="2026-02-10T08:41:00Z">
        <w:r w:rsidR="000B368C" w:rsidRPr="00961BF5" w:rsidDel="008C58DC">
          <w:rPr>
            <w:rFonts w:ascii="Arial" w:hAnsi="Arial" w:cs="Arial"/>
            <w:b/>
            <w:color w:val="FF0000"/>
            <w:sz w:val="20"/>
            <w:szCs w:val="20"/>
            <w:lang w:val="fr-FR"/>
          </w:rPr>
          <w:delText>AIG Travel</w:delText>
        </w:r>
      </w:del>
      <w:ins w:id="4" w:author="P. C." w:date="2026-02-10T09:41:00Z" w16du:dateUtc="2026-02-10T08:41:00Z">
        <w:r w:rsidR="008C58DC">
          <w:rPr>
            <w:rFonts w:ascii="Arial" w:hAnsi="Arial" w:cs="Arial"/>
            <w:b/>
            <w:color w:val="FF0000"/>
            <w:sz w:val="20"/>
            <w:szCs w:val="20"/>
            <w:lang w:val="fr-FR"/>
          </w:rPr>
          <w:t>Travel Guard</w:t>
        </w:r>
      </w:ins>
    </w:p>
    <w:p w:rsidR="000D54CA" w:rsidRPr="00961BF5" w:rsidRDefault="00E54C2A" w:rsidP="000D54CA">
      <w:pPr>
        <w:spacing w:after="0" w:line="240" w:lineRule="auto"/>
        <w:rPr>
          <w:rFonts w:ascii="Arial" w:hAnsi="Arial" w:cs="Arial"/>
          <w:sz w:val="20"/>
          <w:szCs w:val="20"/>
          <w:lang w:val="fr-FR"/>
        </w:rPr>
      </w:pPr>
      <w:r w:rsidRPr="00961BF5">
        <w:rPr>
          <w:rFonts w:ascii="Arial" w:hAnsi="Arial" w:cs="Arial"/>
          <w:b/>
          <w:color w:val="FF0000"/>
          <w:sz w:val="20"/>
          <w:szCs w:val="20"/>
          <w:lang w:val="fr-FR"/>
        </w:rPr>
        <w:t>Objet</w:t>
      </w:r>
      <w:r w:rsidR="000D54CA" w:rsidRPr="00961BF5">
        <w:rPr>
          <w:rFonts w:ascii="Arial" w:hAnsi="Arial" w:cs="Arial"/>
          <w:b/>
          <w:color w:val="FF0000"/>
          <w:sz w:val="20"/>
          <w:szCs w:val="20"/>
          <w:lang w:val="fr-FR"/>
        </w:rPr>
        <w:t>:</w:t>
      </w:r>
      <w:r w:rsidR="000D54CA" w:rsidRPr="00961BF5">
        <w:rPr>
          <w:rFonts w:ascii="Arial" w:hAnsi="Arial" w:cs="Arial"/>
          <w:b/>
          <w:color w:val="FF0000"/>
          <w:sz w:val="20"/>
          <w:szCs w:val="20"/>
          <w:lang w:val="fr-FR"/>
        </w:rPr>
        <w:tab/>
      </w:r>
      <w:r w:rsidRPr="00961BF5">
        <w:rPr>
          <w:rFonts w:ascii="Arial" w:hAnsi="Arial" w:cs="Arial"/>
          <w:b/>
          <w:color w:val="FF0000"/>
          <w:sz w:val="20"/>
          <w:szCs w:val="20"/>
          <w:lang w:val="fr-FR"/>
        </w:rPr>
        <w:tab/>
      </w:r>
      <w:r w:rsidR="00EC2673" w:rsidRPr="00961BF5">
        <w:rPr>
          <w:rFonts w:ascii="Arial" w:hAnsi="Arial" w:cs="Arial"/>
          <w:b/>
          <w:color w:val="FF0000"/>
          <w:sz w:val="20"/>
          <w:szCs w:val="20"/>
          <w:lang w:val="fr-FR"/>
        </w:rPr>
        <w:t xml:space="preserve">Informations sur votre police </w:t>
      </w:r>
      <w:r w:rsidR="008B784C">
        <w:rPr>
          <w:rFonts w:ascii="Arial" w:hAnsi="Arial" w:cs="Arial"/>
          <w:b/>
          <w:color w:val="FF0000"/>
          <w:sz w:val="20"/>
          <w:szCs w:val="20"/>
          <w:lang w:val="fr-FR"/>
        </w:rPr>
        <w:t xml:space="preserve">d’assurance </w:t>
      </w:r>
      <w:r w:rsidR="00EC2673" w:rsidRPr="00961BF5">
        <w:rPr>
          <w:rFonts w:ascii="Arial" w:hAnsi="Arial" w:cs="Arial"/>
          <w:b/>
          <w:color w:val="FF0000"/>
          <w:sz w:val="20"/>
          <w:szCs w:val="20"/>
          <w:lang w:val="fr-FR"/>
        </w:rPr>
        <w:t xml:space="preserve">et </w:t>
      </w:r>
      <w:r w:rsidR="008B784C">
        <w:rPr>
          <w:rFonts w:ascii="Arial" w:hAnsi="Arial" w:cs="Arial"/>
          <w:b/>
          <w:color w:val="FF0000"/>
          <w:sz w:val="20"/>
          <w:szCs w:val="20"/>
          <w:lang w:val="fr-FR"/>
        </w:rPr>
        <w:t xml:space="preserve">les </w:t>
      </w:r>
      <w:r w:rsidR="00EC2673" w:rsidRPr="00961BF5">
        <w:rPr>
          <w:rFonts w:ascii="Arial" w:hAnsi="Arial" w:cs="Arial"/>
          <w:b/>
          <w:color w:val="FF0000"/>
          <w:sz w:val="20"/>
          <w:szCs w:val="20"/>
          <w:lang w:val="fr-FR"/>
        </w:rPr>
        <w:t>conditions générales</w:t>
      </w:r>
    </w:p>
    <w:p w:rsidR="007E4C46" w:rsidRPr="00961BF5" w:rsidRDefault="007E4C46" w:rsidP="000D54CA">
      <w:pPr>
        <w:spacing w:after="0" w:line="240" w:lineRule="auto"/>
        <w:rPr>
          <w:rFonts w:ascii="Arial" w:hAnsi="Arial" w:cs="Arial"/>
          <w:sz w:val="20"/>
          <w:szCs w:val="20"/>
          <w:lang w:val="fr-FR"/>
        </w:rPr>
      </w:pPr>
    </w:p>
    <w:p w:rsidR="00E54C2A" w:rsidRDefault="00E54C2A" w:rsidP="00E54C2A">
      <w:pPr>
        <w:spacing w:after="0" w:line="240" w:lineRule="auto"/>
        <w:rPr>
          <w:rFonts w:ascii="Arial" w:hAnsi="Arial" w:cs="Arial"/>
          <w:sz w:val="20"/>
          <w:szCs w:val="20"/>
        </w:rPr>
      </w:pPr>
      <w:r>
        <w:rPr>
          <w:rFonts w:ascii="Arial" w:hAnsi="Arial" w:cs="Arial"/>
          <w:sz w:val="20"/>
          <w:szCs w:val="20"/>
        </w:rPr>
        <w:t>Bonjour {{Policy Holder First Name}} {{Policy Holder Last Name}},</w:t>
      </w:r>
    </w:p>
    <w:p w:rsidR="000D54CA" w:rsidRDefault="000D54CA" w:rsidP="000D54CA">
      <w:pPr>
        <w:spacing w:after="0" w:line="240" w:lineRule="auto"/>
        <w:rPr>
          <w:rFonts w:ascii="Arial" w:hAnsi="Arial" w:cs="Arial"/>
          <w:sz w:val="20"/>
          <w:szCs w:val="20"/>
          <w:lang w:val="en-AU"/>
        </w:rPr>
      </w:pPr>
    </w:p>
    <w:p w:rsidR="00F91A84" w:rsidRPr="00EF220E" w:rsidRDefault="00F91A84" w:rsidP="00F91A84">
      <w:pPr>
        <w:rPr>
          <w:rFonts w:ascii="Arial" w:hAnsi="Arial" w:cs="Arial"/>
          <w:b/>
          <w:color w:val="002060"/>
          <w:sz w:val="20"/>
          <w:szCs w:val="20"/>
          <w:lang w:val="fr-BE"/>
        </w:rPr>
      </w:pPr>
      <w:r w:rsidRPr="00EF220E">
        <w:rPr>
          <w:rFonts w:ascii="Arial" w:hAnsi="Arial" w:cs="Arial"/>
          <w:b/>
          <w:color w:val="002060"/>
          <w:sz w:val="20"/>
          <w:szCs w:val="20"/>
          <w:lang w:val="fr-BE"/>
        </w:rPr>
        <w:t xml:space="preserve">Cette police d’assurance ne couvre que les résidents en </w:t>
      </w:r>
      <w:r w:rsidR="007129F1" w:rsidRPr="00EF220E">
        <w:rPr>
          <w:rFonts w:ascii="Arial" w:hAnsi="Arial" w:cs="Arial"/>
          <w:b/>
          <w:color w:val="002060"/>
          <w:sz w:val="20"/>
          <w:szCs w:val="20"/>
          <w:lang w:val="fr-BE"/>
        </w:rPr>
        <w:t>Suisse</w:t>
      </w:r>
      <w:r w:rsidRPr="00EF220E">
        <w:rPr>
          <w:rFonts w:ascii="Arial" w:hAnsi="Arial" w:cs="Arial"/>
          <w:b/>
          <w:color w:val="002060"/>
          <w:sz w:val="20"/>
          <w:szCs w:val="20"/>
          <w:lang w:val="fr-BE"/>
        </w:rPr>
        <w:t>.</w:t>
      </w:r>
    </w:p>
    <w:p w:rsidR="00FA4327" w:rsidRPr="00EF220E" w:rsidRDefault="00FA4327" w:rsidP="000D54CA">
      <w:pPr>
        <w:spacing w:after="0" w:line="240" w:lineRule="auto"/>
        <w:rPr>
          <w:rFonts w:ascii="Arial" w:hAnsi="Arial" w:cs="Arial"/>
          <w:sz w:val="20"/>
          <w:szCs w:val="20"/>
          <w:lang w:val="fr-BE"/>
        </w:rPr>
      </w:pPr>
    </w:p>
    <w:p w:rsidR="00FB502D" w:rsidRDefault="00484577" w:rsidP="00FB502D">
      <w:pPr>
        <w:spacing w:after="0" w:line="240" w:lineRule="auto"/>
        <w:rPr>
          <w:rFonts w:ascii="Arial" w:hAnsi="Arial" w:cs="Arial"/>
          <w:sz w:val="20"/>
          <w:szCs w:val="20"/>
          <w:lang w:val="fr-FR"/>
        </w:rPr>
      </w:pPr>
      <w:r>
        <w:rPr>
          <w:rFonts w:ascii="Arial" w:hAnsi="Arial" w:cs="Arial"/>
          <w:sz w:val="20"/>
          <w:szCs w:val="20"/>
          <w:lang w:val="fr-FR"/>
        </w:rPr>
        <w:t xml:space="preserve">Veuillez </w:t>
      </w:r>
      <w:r w:rsidR="00FB502D" w:rsidRPr="00FB502D">
        <w:rPr>
          <w:rFonts w:ascii="Arial" w:hAnsi="Arial" w:cs="Arial"/>
          <w:sz w:val="20"/>
          <w:szCs w:val="20"/>
          <w:lang w:val="fr-FR"/>
        </w:rPr>
        <w:t>ajouter l</w:t>
      </w:r>
      <w:r>
        <w:rPr>
          <w:rFonts w:ascii="Arial" w:hAnsi="Arial" w:cs="Arial"/>
          <w:sz w:val="20"/>
          <w:szCs w:val="20"/>
          <w:lang w:val="fr-FR"/>
        </w:rPr>
        <w:t>’</w:t>
      </w:r>
      <w:r w:rsidR="00FB502D" w:rsidRPr="00FB502D">
        <w:rPr>
          <w:rFonts w:ascii="Arial" w:hAnsi="Arial" w:cs="Arial"/>
          <w:sz w:val="20"/>
          <w:szCs w:val="20"/>
          <w:lang w:val="fr-FR"/>
        </w:rPr>
        <w:t xml:space="preserve"> </w:t>
      </w:r>
      <w:r w:rsidR="00FB502D" w:rsidRPr="00961BF5">
        <w:rPr>
          <w:rFonts w:ascii="Arial" w:hAnsi="Arial" w:cs="Arial"/>
          <w:b/>
          <w:color w:val="002060"/>
          <w:sz w:val="20"/>
          <w:szCs w:val="20"/>
          <w:u w:val="single"/>
          <w:lang w:val="fr-FR"/>
        </w:rPr>
        <w:t>{{Product Name}}</w:t>
      </w:r>
      <w:r w:rsidR="00FB502D" w:rsidRPr="00FB502D">
        <w:rPr>
          <w:rFonts w:ascii="Arial" w:hAnsi="Arial" w:cs="Arial"/>
          <w:sz w:val="20"/>
          <w:szCs w:val="20"/>
          <w:lang w:val="fr-FR"/>
        </w:rPr>
        <w:t xml:space="preserve"> avec votre réservation.  </w:t>
      </w:r>
    </w:p>
    <w:p w:rsidR="00FB502D" w:rsidRDefault="00FB502D" w:rsidP="00FB502D">
      <w:pPr>
        <w:spacing w:after="0" w:line="240" w:lineRule="auto"/>
        <w:rPr>
          <w:rFonts w:ascii="Arial" w:hAnsi="Arial" w:cs="Arial"/>
          <w:sz w:val="20"/>
          <w:szCs w:val="20"/>
          <w:lang w:val="fr-FR"/>
        </w:rPr>
      </w:pPr>
      <w:r>
        <w:rPr>
          <w:rFonts w:ascii="Arial" w:hAnsi="Arial" w:cs="Arial"/>
          <w:sz w:val="20"/>
          <w:szCs w:val="20"/>
          <w:lang w:val="fr-FR"/>
        </w:rPr>
        <w:t>Votre Numéro de Police est {{Policy Number}}.</w:t>
      </w:r>
    </w:p>
    <w:p w:rsidR="00D03830" w:rsidRPr="00961BF5" w:rsidRDefault="00D03830" w:rsidP="00B70E76">
      <w:pPr>
        <w:tabs>
          <w:tab w:val="left" w:pos="6570"/>
        </w:tabs>
        <w:spacing w:after="0" w:line="240" w:lineRule="auto"/>
        <w:rPr>
          <w:rFonts w:ascii="Arial" w:hAnsi="Arial" w:cs="Arial"/>
          <w:sz w:val="20"/>
          <w:szCs w:val="20"/>
          <w:lang w:val="fr-FR"/>
        </w:rPr>
      </w:pPr>
    </w:p>
    <w:p w:rsidR="00FB502D" w:rsidRPr="00D77ECC" w:rsidRDefault="00FB502D" w:rsidP="005A5250">
      <w:pPr>
        <w:spacing w:after="0" w:line="240" w:lineRule="auto"/>
        <w:jc w:val="both"/>
        <w:rPr>
          <w:rFonts w:ascii="Arial" w:hAnsi="Arial" w:cs="Arial"/>
          <w:b/>
          <w:color w:val="00B0F0"/>
          <w:sz w:val="20"/>
          <w:szCs w:val="20"/>
          <w:lang w:val="fr-FR"/>
        </w:rPr>
      </w:pPr>
      <w:r>
        <w:rPr>
          <w:rFonts w:ascii="Arial" w:hAnsi="Arial" w:cs="Arial"/>
          <w:sz w:val="20"/>
          <w:szCs w:val="20"/>
          <w:lang w:val="fr-FR"/>
        </w:rPr>
        <w:t xml:space="preserve">Veuillez </w:t>
      </w:r>
      <w:r>
        <w:rPr>
          <w:rFonts w:ascii="Arial" w:hAnsi="Arial" w:cs="Arial"/>
          <w:b/>
          <w:sz w:val="20"/>
          <w:szCs w:val="20"/>
          <w:u w:val="single"/>
          <w:lang w:val="fr-FR"/>
        </w:rPr>
        <w:t>cliquer ici</w:t>
      </w:r>
      <w:r>
        <w:rPr>
          <w:rFonts w:ascii="Arial" w:hAnsi="Arial" w:cs="Arial"/>
          <w:sz w:val="20"/>
          <w:szCs w:val="20"/>
          <w:lang w:val="fr-FR"/>
        </w:rPr>
        <w:t xml:space="preserve"> afin d’accéder à votre </w:t>
      </w:r>
      <w:r w:rsidR="00D77ECC" w:rsidRPr="00D77ECC">
        <w:rPr>
          <w:rFonts w:ascii="Arial" w:hAnsi="Arial" w:cs="Arial"/>
          <w:b/>
          <w:color w:val="002060"/>
          <w:sz w:val="20"/>
          <w:szCs w:val="20"/>
          <w:lang w:val="fr-FR"/>
        </w:rPr>
        <w:t xml:space="preserve">Certificat d’Assurance </w:t>
      </w:r>
      <w:r>
        <w:rPr>
          <w:rFonts w:ascii="Arial" w:hAnsi="Arial" w:cs="Arial"/>
          <w:sz w:val="20"/>
          <w:szCs w:val="20"/>
          <w:lang w:val="fr-FR"/>
        </w:rPr>
        <w:t xml:space="preserve">et </w:t>
      </w:r>
      <w:r w:rsidR="00D9214E">
        <w:rPr>
          <w:rFonts w:ascii="Arial" w:hAnsi="Arial" w:cs="Arial"/>
          <w:sz w:val="20"/>
          <w:szCs w:val="20"/>
          <w:lang w:val="fr-FR"/>
        </w:rPr>
        <w:t>vos</w:t>
      </w:r>
      <w:r>
        <w:rPr>
          <w:rFonts w:ascii="Arial" w:hAnsi="Arial" w:cs="Arial"/>
          <w:sz w:val="20"/>
          <w:szCs w:val="20"/>
          <w:lang w:val="fr-FR"/>
        </w:rPr>
        <w:t xml:space="preserve"> </w:t>
      </w:r>
      <w:r w:rsidRPr="00D77ECC">
        <w:rPr>
          <w:rFonts w:ascii="Arial" w:hAnsi="Arial" w:cs="Arial"/>
          <w:b/>
          <w:color w:val="002060"/>
          <w:sz w:val="20"/>
          <w:szCs w:val="20"/>
          <w:lang w:val="fr-FR"/>
        </w:rPr>
        <w:t xml:space="preserve">Conditions </w:t>
      </w:r>
      <w:r w:rsidR="00D9214E">
        <w:rPr>
          <w:rFonts w:ascii="Arial" w:hAnsi="Arial" w:cs="Arial"/>
          <w:b/>
          <w:color w:val="002060"/>
          <w:sz w:val="20"/>
          <w:szCs w:val="20"/>
          <w:lang w:val="fr-FR"/>
        </w:rPr>
        <w:t xml:space="preserve">Générales </w:t>
      </w:r>
      <w:r w:rsidRPr="00D77ECC">
        <w:rPr>
          <w:rFonts w:ascii="Arial" w:hAnsi="Arial" w:cs="Arial"/>
          <w:b/>
          <w:color w:val="002060"/>
          <w:sz w:val="20"/>
          <w:szCs w:val="20"/>
          <w:lang w:val="fr-FR"/>
        </w:rPr>
        <w:t>d’Assurance</w:t>
      </w:r>
      <w:r w:rsidR="00D77ECC">
        <w:rPr>
          <w:rFonts w:ascii="Arial" w:hAnsi="Arial" w:cs="Arial"/>
          <w:b/>
          <w:color w:val="002060"/>
          <w:sz w:val="20"/>
          <w:szCs w:val="20"/>
          <w:lang w:val="fr-FR"/>
        </w:rPr>
        <w:t xml:space="preserve">, </w:t>
      </w:r>
      <w:r w:rsidR="00D77ECC" w:rsidRPr="00D77ECC">
        <w:rPr>
          <w:rFonts w:ascii="Arial" w:hAnsi="Arial" w:cs="Arial"/>
          <w:sz w:val="20"/>
          <w:szCs w:val="20"/>
          <w:lang w:val="fr-FR"/>
        </w:rPr>
        <w:t>qui compren</w:t>
      </w:r>
      <w:r w:rsidR="00D9214E">
        <w:rPr>
          <w:rFonts w:ascii="Arial" w:hAnsi="Arial" w:cs="Arial"/>
          <w:sz w:val="20"/>
          <w:szCs w:val="20"/>
          <w:lang w:val="fr-FR"/>
        </w:rPr>
        <w:t>nent le</w:t>
      </w:r>
      <w:r w:rsidR="00D77ECC" w:rsidRPr="00961BF5">
        <w:rPr>
          <w:lang w:val="fr-FR"/>
        </w:rPr>
        <w:t xml:space="preserve"> </w:t>
      </w:r>
      <w:r w:rsidR="00D77ECC" w:rsidRPr="00D77ECC">
        <w:rPr>
          <w:rFonts w:ascii="Arial" w:hAnsi="Arial" w:cs="Arial"/>
          <w:b/>
          <w:color w:val="002060"/>
          <w:sz w:val="20"/>
          <w:szCs w:val="20"/>
          <w:lang w:val="fr-FR"/>
        </w:rPr>
        <w:t xml:space="preserve">Document </w:t>
      </w:r>
      <w:r w:rsidR="00D77ECC">
        <w:rPr>
          <w:rFonts w:ascii="Arial" w:hAnsi="Arial" w:cs="Arial"/>
          <w:b/>
          <w:color w:val="002060"/>
          <w:sz w:val="20"/>
          <w:szCs w:val="20"/>
          <w:lang w:val="fr-FR"/>
        </w:rPr>
        <w:t>D’Information Sur Le Produit D’A</w:t>
      </w:r>
      <w:r w:rsidR="00D77ECC" w:rsidRPr="00D77ECC">
        <w:rPr>
          <w:rFonts w:ascii="Arial" w:hAnsi="Arial" w:cs="Arial"/>
          <w:b/>
          <w:color w:val="002060"/>
          <w:sz w:val="20"/>
          <w:szCs w:val="20"/>
          <w:lang w:val="fr-FR"/>
        </w:rPr>
        <w:t>ssurance</w:t>
      </w:r>
      <w:r w:rsidR="00D77ECC" w:rsidRPr="00D77ECC">
        <w:rPr>
          <w:rFonts w:ascii="Arial" w:hAnsi="Arial" w:cs="Arial"/>
          <w:sz w:val="20"/>
          <w:szCs w:val="20"/>
          <w:lang w:val="fr-FR"/>
        </w:rPr>
        <w:t>.</w:t>
      </w:r>
      <w:r w:rsidR="00D77ECC">
        <w:rPr>
          <w:rFonts w:ascii="Arial" w:hAnsi="Arial" w:cs="Arial"/>
          <w:b/>
          <w:color w:val="00B0F0"/>
          <w:sz w:val="20"/>
          <w:szCs w:val="20"/>
          <w:lang w:val="fr-FR"/>
        </w:rPr>
        <w:t xml:space="preserve"> </w:t>
      </w:r>
      <w:r>
        <w:rPr>
          <w:rFonts w:ascii="Arial" w:hAnsi="Arial" w:cs="Arial"/>
          <w:sz w:val="20"/>
          <w:szCs w:val="20"/>
          <w:lang w:val="fr-FR"/>
        </w:rPr>
        <w:t xml:space="preserve">Afin de vous connecter, vous aurez besoin de votre Numéro de Police et de votre Nom. </w:t>
      </w:r>
    </w:p>
    <w:p w:rsidR="00FB502D" w:rsidRPr="00961BF5" w:rsidRDefault="00FB502D" w:rsidP="00B70E76">
      <w:pPr>
        <w:tabs>
          <w:tab w:val="left" w:pos="6570"/>
        </w:tabs>
        <w:spacing w:after="0" w:line="240" w:lineRule="auto"/>
        <w:rPr>
          <w:rFonts w:ascii="Arial" w:hAnsi="Arial" w:cs="Arial"/>
          <w:b/>
          <w:color w:val="00B0F0"/>
          <w:sz w:val="20"/>
          <w:szCs w:val="20"/>
          <w:lang w:val="fr-FR"/>
        </w:rPr>
      </w:pPr>
    </w:p>
    <w:p w:rsidR="00762D64" w:rsidRPr="00961BF5" w:rsidRDefault="00762D64" w:rsidP="000D54CA">
      <w:pPr>
        <w:spacing w:after="0" w:line="240" w:lineRule="auto"/>
        <w:rPr>
          <w:rFonts w:ascii="Arial" w:hAnsi="Arial" w:cs="Arial"/>
          <w:b/>
          <w:sz w:val="20"/>
          <w:szCs w:val="20"/>
          <w:lang w:val="fr-FR"/>
        </w:rPr>
      </w:pPr>
    </w:p>
    <w:p w:rsidR="000D54CA" w:rsidRPr="00961BF5" w:rsidRDefault="00422B3E" w:rsidP="000D54CA">
      <w:pPr>
        <w:spacing w:after="0" w:line="240" w:lineRule="auto"/>
        <w:rPr>
          <w:rFonts w:ascii="Arial" w:hAnsi="Arial" w:cs="Arial"/>
          <w:b/>
          <w:color w:val="002060"/>
          <w:sz w:val="24"/>
          <w:szCs w:val="24"/>
          <w:lang w:val="fr-FR"/>
        </w:rPr>
      </w:pPr>
      <w:r>
        <w:rPr>
          <w:rFonts w:ascii="Arial" w:hAnsi="Arial" w:cs="Arial"/>
          <w:b/>
          <w:color w:val="002060"/>
          <w:sz w:val="24"/>
          <w:szCs w:val="24"/>
          <w:lang w:val="fr-FR"/>
        </w:rPr>
        <w:t>Quelle est ma couverture</w:t>
      </w:r>
      <w:r w:rsidR="00D77ECC" w:rsidRPr="00961BF5">
        <w:rPr>
          <w:rFonts w:ascii="Arial" w:hAnsi="Arial" w:cs="Arial"/>
          <w:b/>
          <w:color w:val="002060"/>
          <w:sz w:val="24"/>
          <w:szCs w:val="24"/>
          <w:lang w:val="fr-FR"/>
        </w:rPr>
        <w:t>?</w:t>
      </w:r>
    </w:p>
    <w:p w:rsidR="00D77ECC" w:rsidRPr="00961BF5" w:rsidRDefault="00D77ECC" w:rsidP="000D54CA">
      <w:pPr>
        <w:spacing w:after="0" w:line="240" w:lineRule="auto"/>
        <w:rPr>
          <w:rFonts w:ascii="Arial" w:hAnsi="Arial"/>
          <w:sz w:val="20"/>
          <w:lang w:val="fr-FR"/>
        </w:rPr>
      </w:pPr>
    </w:p>
    <w:p w:rsidR="00B040BC" w:rsidRPr="00961BF5" w:rsidRDefault="00D77ECC" w:rsidP="005A5250">
      <w:pPr>
        <w:spacing w:after="0" w:line="240" w:lineRule="auto"/>
        <w:jc w:val="both"/>
        <w:rPr>
          <w:rFonts w:ascii="Arial" w:hAnsi="Arial" w:cs="Arial"/>
          <w:sz w:val="20"/>
          <w:szCs w:val="20"/>
          <w:lang w:val="fr-FR"/>
        </w:rPr>
      </w:pPr>
      <w:r w:rsidRPr="00961BF5">
        <w:rPr>
          <w:rFonts w:ascii="Arial" w:hAnsi="Arial" w:cs="Arial"/>
          <w:sz w:val="20"/>
          <w:szCs w:val="20"/>
          <w:lang w:val="fr-FR"/>
        </w:rPr>
        <w:t xml:space="preserve">Les </w:t>
      </w:r>
      <w:r w:rsidR="00933BFE">
        <w:rPr>
          <w:rFonts w:ascii="Arial" w:hAnsi="Arial" w:cs="Arial"/>
          <w:sz w:val="20"/>
          <w:szCs w:val="20"/>
          <w:lang w:val="fr-FR"/>
        </w:rPr>
        <w:t>prestation</w:t>
      </w:r>
      <w:r w:rsidRPr="00961BF5">
        <w:rPr>
          <w:rFonts w:ascii="Arial" w:hAnsi="Arial" w:cs="Arial"/>
          <w:sz w:val="20"/>
          <w:szCs w:val="20"/>
          <w:lang w:val="fr-FR"/>
        </w:rPr>
        <w:t>s inclu</w:t>
      </w:r>
      <w:r w:rsidR="00933BFE">
        <w:rPr>
          <w:rFonts w:ascii="Arial" w:hAnsi="Arial" w:cs="Arial"/>
          <w:sz w:val="20"/>
          <w:szCs w:val="20"/>
          <w:lang w:val="fr-FR"/>
        </w:rPr>
        <w:t>e</w:t>
      </w:r>
      <w:r w:rsidRPr="00961BF5">
        <w:rPr>
          <w:rFonts w:ascii="Arial" w:hAnsi="Arial" w:cs="Arial"/>
          <w:sz w:val="20"/>
          <w:szCs w:val="20"/>
          <w:lang w:val="fr-FR"/>
        </w:rPr>
        <w:t>s dans votre police d’assurance sont indiqué</w:t>
      </w:r>
      <w:r w:rsidR="00933BFE">
        <w:rPr>
          <w:rFonts w:ascii="Arial" w:hAnsi="Arial" w:cs="Arial"/>
          <w:sz w:val="20"/>
          <w:szCs w:val="20"/>
          <w:lang w:val="fr-FR"/>
        </w:rPr>
        <w:t>e</w:t>
      </w:r>
      <w:r w:rsidRPr="00961BF5">
        <w:rPr>
          <w:rFonts w:ascii="Arial" w:hAnsi="Arial" w:cs="Arial"/>
          <w:sz w:val="20"/>
          <w:szCs w:val="20"/>
          <w:lang w:val="fr-FR"/>
        </w:rPr>
        <w:t xml:space="preserve">s </w:t>
      </w:r>
      <w:r w:rsidR="00817CE7">
        <w:rPr>
          <w:rFonts w:ascii="Arial" w:hAnsi="Arial" w:cs="Arial"/>
          <w:sz w:val="20"/>
          <w:szCs w:val="20"/>
          <w:lang w:val="fr-FR"/>
        </w:rPr>
        <w:t>sur</w:t>
      </w:r>
      <w:r w:rsidRPr="00961BF5">
        <w:rPr>
          <w:rFonts w:ascii="Arial" w:hAnsi="Arial" w:cs="Arial"/>
          <w:sz w:val="20"/>
          <w:szCs w:val="20"/>
          <w:lang w:val="fr-FR"/>
        </w:rPr>
        <w:t xml:space="preserve"> votre Certificat d’Assurance et </w:t>
      </w:r>
      <w:r w:rsidR="00817CE7">
        <w:rPr>
          <w:rFonts w:ascii="Arial" w:hAnsi="Arial" w:cs="Arial"/>
          <w:sz w:val="20"/>
          <w:szCs w:val="20"/>
          <w:lang w:val="fr-FR"/>
        </w:rPr>
        <w:t>dans les</w:t>
      </w:r>
      <w:r w:rsidRPr="00961BF5">
        <w:rPr>
          <w:rFonts w:ascii="Arial" w:hAnsi="Arial" w:cs="Arial"/>
          <w:sz w:val="20"/>
          <w:szCs w:val="20"/>
          <w:lang w:val="fr-FR"/>
        </w:rPr>
        <w:t xml:space="preserve"> Conditions</w:t>
      </w:r>
      <w:r w:rsidR="00933BFE">
        <w:rPr>
          <w:rFonts w:ascii="Arial" w:hAnsi="Arial" w:cs="Arial"/>
          <w:sz w:val="20"/>
          <w:szCs w:val="20"/>
          <w:lang w:val="fr-FR"/>
        </w:rPr>
        <w:t xml:space="preserve"> Générales</w:t>
      </w:r>
      <w:r w:rsidRPr="00961BF5">
        <w:rPr>
          <w:rFonts w:ascii="Arial" w:hAnsi="Arial" w:cs="Arial"/>
          <w:sz w:val="20"/>
          <w:szCs w:val="20"/>
          <w:lang w:val="fr-FR"/>
        </w:rPr>
        <w:t xml:space="preserve"> d’Assurance.</w:t>
      </w:r>
    </w:p>
    <w:p w:rsidR="00D77ECC" w:rsidRPr="00961BF5" w:rsidRDefault="00D77ECC" w:rsidP="00B040BC">
      <w:pPr>
        <w:spacing w:after="0" w:line="240" w:lineRule="auto"/>
        <w:rPr>
          <w:rFonts w:ascii="Arial" w:hAnsi="Arial"/>
          <w:b/>
          <w:sz w:val="20"/>
          <w:lang w:val="fr-FR"/>
        </w:rPr>
      </w:pPr>
    </w:p>
    <w:tbl>
      <w:tblPr>
        <w:tblStyle w:val="TableGrid"/>
        <w:tblW w:w="0" w:type="auto"/>
        <w:tblLook w:val="04A0" w:firstRow="1" w:lastRow="0" w:firstColumn="1" w:lastColumn="0" w:noHBand="0" w:noVBand="1"/>
      </w:tblPr>
      <w:tblGrid>
        <w:gridCol w:w="10574"/>
      </w:tblGrid>
      <w:tr w:rsidR="00B040BC" w:rsidRPr="00C61CE3" w:rsidTr="78570C8B">
        <w:tc>
          <w:tcPr>
            <w:tcW w:w="10574" w:type="dxa"/>
          </w:tcPr>
          <w:p w:rsidR="000D4BCC" w:rsidRPr="002471C3" w:rsidRDefault="000D4BCC" w:rsidP="78570C8B">
            <w:pPr>
              <w:rPr>
                <w:rFonts w:ascii="Arial" w:hAnsi="Arial" w:cs="Arial"/>
                <w:b/>
                <w:bCs/>
                <w:color w:val="FF0000"/>
                <w:sz w:val="20"/>
                <w:szCs w:val="20"/>
                <w:lang w:val="fr-FR"/>
              </w:rPr>
            </w:pPr>
            <w:r w:rsidRPr="78570C8B">
              <w:rPr>
                <w:rFonts w:ascii="Arial" w:hAnsi="Arial" w:cs="Arial"/>
                <w:b/>
                <w:bCs/>
                <w:color w:val="FF0000"/>
                <w:sz w:val="20"/>
                <w:szCs w:val="20"/>
                <w:lang w:val="fr-FR"/>
              </w:rPr>
              <w:t>RAPPELS DES CRITERES D'ÉLIGIBILITÉ:</w:t>
            </w:r>
          </w:p>
          <w:p w:rsidR="000D4BCC" w:rsidRPr="00961BF5" w:rsidRDefault="000D4BCC" w:rsidP="000D4BCC">
            <w:pPr>
              <w:rPr>
                <w:rFonts w:ascii="Arial" w:hAnsi="Arial" w:cs="Arial"/>
                <w:b/>
                <w:sz w:val="20"/>
                <w:szCs w:val="20"/>
                <w:lang w:val="fr-FR"/>
              </w:rPr>
            </w:pPr>
            <w:r w:rsidRPr="00961BF5">
              <w:rPr>
                <w:rFonts w:ascii="Arial" w:hAnsi="Arial" w:cs="Arial"/>
                <w:b/>
                <w:sz w:val="20"/>
                <w:szCs w:val="20"/>
                <w:lang w:val="fr-FR"/>
              </w:rPr>
              <w:t>Rappels généraux pour tous les produits :</w:t>
            </w:r>
          </w:p>
          <w:p w:rsidR="000D4BCC" w:rsidRPr="00961BF5" w:rsidRDefault="000D4BCC" w:rsidP="000D4BCC">
            <w:pPr>
              <w:pStyle w:val="ListParagraph"/>
              <w:numPr>
                <w:ilvl w:val="0"/>
                <w:numId w:val="23"/>
              </w:numPr>
              <w:rPr>
                <w:rFonts w:ascii="Arial" w:hAnsi="Arial" w:cs="Arial"/>
                <w:sz w:val="20"/>
                <w:szCs w:val="20"/>
                <w:lang w:val="fr-FR"/>
              </w:rPr>
            </w:pPr>
            <w:r w:rsidRPr="00961BF5">
              <w:rPr>
                <w:rFonts w:ascii="Arial" w:hAnsi="Arial" w:cs="Arial"/>
                <w:sz w:val="20"/>
                <w:szCs w:val="20"/>
                <w:lang w:val="fr-FR"/>
              </w:rPr>
              <w:t xml:space="preserve">Tous les assurés doivent être résidents en Suisse. </w:t>
            </w:r>
          </w:p>
          <w:p w:rsidR="003E6086" w:rsidRPr="00961BF5" w:rsidRDefault="000D4BCC" w:rsidP="000D4BCC">
            <w:pPr>
              <w:pStyle w:val="ListParagraph"/>
              <w:numPr>
                <w:ilvl w:val="0"/>
                <w:numId w:val="23"/>
              </w:numPr>
              <w:rPr>
                <w:rFonts w:ascii="Arial" w:hAnsi="Arial" w:cs="Arial"/>
                <w:sz w:val="20"/>
                <w:szCs w:val="20"/>
                <w:lang w:val="fr-FR"/>
              </w:rPr>
            </w:pPr>
            <w:r w:rsidRPr="00961BF5">
              <w:rPr>
                <w:rFonts w:ascii="Arial" w:hAnsi="Arial" w:cs="Arial"/>
                <w:sz w:val="20"/>
                <w:szCs w:val="20"/>
                <w:lang w:val="fr-FR"/>
              </w:rPr>
              <w:t>Veuillez consulter votre police pour obtenir la liste complète des conditions d'éligibilité.</w:t>
            </w:r>
          </w:p>
          <w:p w:rsidR="000D4BCC" w:rsidRPr="00961BF5" w:rsidRDefault="000D4BCC" w:rsidP="000D4BCC">
            <w:pPr>
              <w:rPr>
                <w:rFonts w:ascii="Arial" w:hAnsi="Arial" w:cs="Arial"/>
                <w:sz w:val="20"/>
                <w:szCs w:val="20"/>
                <w:lang w:val="fr-FR"/>
              </w:rPr>
            </w:pPr>
          </w:p>
          <w:p w:rsidR="004D6D8D" w:rsidRPr="00961BF5" w:rsidRDefault="004D6D8D" w:rsidP="00B6789C">
            <w:pPr>
              <w:rPr>
                <w:rFonts w:ascii="Arial" w:hAnsi="Arial" w:cs="Arial"/>
                <w:b/>
                <w:sz w:val="20"/>
                <w:szCs w:val="20"/>
                <w:lang w:val="fr-FR"/>
              </w:rPr>
            </w:pPr>
            <w:r w:rsidRPr="00961BF5">
              <w:rPr>
                <w:rFonts w:ascii="Arial" w:hAnsi="Arial" w:cs="Arial"/>
                <w:b/>
                <w:sz w:val="20"/>
                <w:szCs w:val="20"/>
                <w:lang w:val="fr-FR"/>
              </w:rPr>
              <w:t xml:space="preserve">Vous trouverez ci-dessous </w:t>
            </w:r>
            <w:r w:rsidRPr="00961BF5">
              <w:rPr>
                <w:rFonts w:ascii="Arial" w:hAnsi="Arial" w:cs="Arial"/>
                <w:b/>
                <w:sz w:val="20"/>
                <w:szCs w:val="20"/>
                <w:u w:val="single"/>
                <w:lang w:val="fr-FR"/>
              </w:rPr>
              <w:t>des informations spécifiques</w:t>
            </w:r>
            <w:r w:rsidRPr="00961BF5">
              <w:rPr>
                <w:rFonts w:ascii="Arial" w:hAnsi="Arial" w:cs="Arial"/>
                <w:b/>
                <w:sz w:val="20"/>
                <w:szCs w:val="20"/>
                <w:lang w:val="fr-FR"/>
              </w:rPr>
              <w:t xml:space="preserve"> au produit que vous avez acheté : </w:t>
            </w:r>
          </w:p>
          <w:p w:rsidR="004D6D8D" w:rsidRPr="00961BF5" w:rsidRDefault="004D6D8D" w:rsidP="00B6789C">
            <w:pPr>
              <w:rPr>
                <w:rFonts w:ascii="Arial" w:hAnsi="Arial" w:cs="Arial"/>
                <w:b/>
                <w:sz w:val="20"/>
                <w:szCs w:val="20"/>
                <w:lang w:val="fr-FR"/>
              </w:rPr>
            </w:pPr>
          </w:p>
          <w:p w:rsidR="004D6D8D" w:rsidRPr="002471C3" w:rsidRDefault="002471C3" w:rsidP="78570C8B">
            <w:pPr>
              <w:rPr>
                <w:rFonts w:ascii="Arial" w:hAnsi="Arial" w:cs="Arial"/>
                <w:sz w:val="20"/>
                <w:szCs w:val="20"/>
                <w:lang w:val="fr-FR"/>
              </w:rPr>
            </w:pPr>
            <w:r w:rsidRPr="78570C8B">
              <w:rPr>
                <w:rFonts w:ascii="Arial" w:hAnsi="Arial" w:cs="Arial"/>
                <w:b/>
                <w:bCs/>
                <w:color w:val="002060"/>
                <w:sz w:val="20"/>
                <w:szCs w:val="20"/>
                <w:lang w:val="fr-FR"/>
              </w:rPr>
              <w:t xml:space="preserve">Assurance </w:t>
            </w:r>
            <w:r w:rsidR="003D1B54" w:rsidRPr="78570C8B">
              <w:rPr>
                <w:rFonts w:ascii="Arial" w:hAnsi="Arial" w:cs="Arial"/>
                <w:b/>
                <w:bCs/>
                <w:color w:val="002060"/>
                <w:sz w:val="20"/>
                <w:szCs w:val="20"/>
                <w:lang w:val="fr-FR"/>
              </w:rPr>
              <w:t xml:space="preserve">de </w:t>
            </w:r>
            <w:r w:rsidRPr="78570C8B">
              <w:rPr>
                <w:rFonts w:ascii="Arial" w:hAnsi="Arial" w:cs="Arial"/>
                <w:b/>
                <w:bCs/>
                <w:color w:val="002060"/>
                <w:sz w:val="20"/>
                <w:szCs w:val="20"/>
                <w:lang w:val="fr-FR"/>
              </w:rPr>
              <w:t xml:space="preserve">Voyage </w:t>
            </w:r>
          </w:p>
          <w:p w:rsidR="002471C3" w:rsidRPr="002471C3" w:rsidRDefault="002471C3" w:rsidP="78570C8B">
            <w:pPr>
              <w:pStyle w:val="ListParagraph"/>
              <w:numPr>
                <w:ilvl w:val="0"/>
                <w:numId w:val="24"/>
              </w:numPr>
              <w:jc w:val="both"/>
              <w:rPr>
                <w:rStyle w:val="tlid-translation"/>
                <w:rFonts w:ascii="Arial" w:hAnsi="Arial" w:cs="Arial"/>
                <w:sz w:val="20"/>
                <w:szCs w:val="20"/>
                <w:lang w:val="fr-FR"/>
              </w:rPr>
            </w:pPr>
            <w:r w:rsidRPr="78570C8B">
              <w:rPr>
                <w:rStyle w:val="tlid-translation"/>
                <w:rFonts w:ascii="Arial" w:hAnsi="Arial" w:cs="Arial"/>
                <w:sz w:val="20"/>
                <w:szCs w:val="20"/>
                <w:lang w:val="fr-FR"/>
              </w:rPr>
              <w:t>Toutes les personnes assurées doivent être âgées de moins de 76 ans à la date de départ pour l</w:t>
            </w:r>
            <w:del w:id="5" w:author="Paul Brown" w:date="2026-03-02T14:57:00Z" w16du:dateUtc="2026-03-02T14:57:00Z">
              <w:r w:rsidRPr="78570C8B" w:rsidDel="00C61CE3">
                <w:rPr>
                  <w:rStyle w:val="tlid-translation"/>
                  <w:rFonts w:ascii="Arial" w:hAnsi="Arial" w:cs="Arial"/>
                  <w:sz w:val="20"/>
                  <w:szCs w:val="20"/>
                  <w:lang w:val="fr-FR"/>
                </w:rPr>
                <w:delText xml:space="preserve">e </w:delText>
              </w:r>
            </w:del>
            <w:ins w:id="6" w:author="Paul Brown" w:date="2026-03-02T14:57:00Z" w16du:dateUtc="2026-03-02T14:57:00Z">
              <w:r w:rsidR="00C61CE3">
                <w:rPr>
                  <w:rStyle w:val="tlid-translation"/>
                  <w:rFonts w:ascii="Arial" w:hAnsi="Arial" w:cs="Arial"/>
                  <w:sz w:val="20"/>
                  <w:szCs w:val="20"/>
                  <w:lang w:val="fr-FR"/>
                </w:rPr>
                <w:t>’</w:t>
              </w:r>
            </w:ins>
            <w:r w:rsidRPr="78570C8B">
              <w:rPr>
                <w:rStyle w:val="tlid-translation"/>
                <w:rFonts w:ascii="Arial" w:hAnsi="Arial" w:cs="Arial"/>
                <w:b/>
                <w:bCs/>
                <w:sz w:val="20"/>
                <w:szCs w:val="20"/>
                <w:lang w:val="fr-FR"/>
              </w:rPr>
              <w:t>Assurance Annulation,</w:t>
            </w:r>
            <w:del w:id="7" w:author="P. C." w:date="2026-02-10T09:44:00Z" w16du:dateUtc="2026-02-10T08:44:00Z">
              <w:r w:rsidRPr="78570C8B" w:rsidDel="008C58DC">
                <w:rPr>
                  <w:rStyle w:val="tlid-translation"/>
                  <w:rFonts w:ascii="Arial" w:hAnsi="Arial" w:cs="Arial"/>
                  <w:b/>
                  <w:bCs/>
                  <w:sz w:val="20"/>
                  <w:szCs w:val="20"/>
                  <w:lang w:val="fr-FR"/>
                </w:rPr>
                <w:delText xml:space="preserve"> </w:delText>
              </w:r>
              <w:r w:rsidRPr="78570C8B" w:rsidDel="008C58DC">
                <w:rPr>
                  <w:rStyle w:val="tlid-translation"/>
                  <w:rFonts w:ascii="Arial" w:hAnsi="Arial" w:cs="Arial"/>
                  <w:sz w:val="20"/>
                  <w:szCs w:val="20"/>
                  <w:lang w:val="fr-FR"/>
                </w:rPr>
                <w:delText>la</w:delText>
              </w:r>
              <w:r w:rsidRPr="78570C8B" w:rsidDel="008C58DC">
                <w:rPr>
                  <w:rStyle w:val="tlid-translation"/>
                  <w:rFonts w:ascii="Arial" w:hAnsi="Arial" w:cs="Arial"/>
                  <w:b/>
                  <w:bCs/>
                  <w:sz w:val="20"/>
                  <w:szCs w:val="20"/>
                  <w:lang w:val="fr-FR"/>
                </w:rPr>
                <w:delText xml:space="preserve"> Assurance </w:delText>
              </w:r>
              <w:r w:rsidR="003743D3" w:rsidRPr="78570C8B" w:rsidDel="008C58DC">
                <w:rPr>
                  <w:rStyle w:val="tlid-translation"/>
                  <w:rFonts w:ascii="Arial" w:hAnsi="Arial" w:cs="Arial"/>
                  <w:b/>
                  <w:bCs/>
                  <w:sz w:val="20"/>
                  <w:szCs w:val="20"/>
                  <w:lang w:val="fr-FR"/>
                </w:rPr>
                <w:delText>v</w:delText>
              </w:r>
              <w:r w:rsidRPr="78570C8B" w:rsidDel="008C58DC">
                <w:rPr>
                  <w:rStyle w:val="tlid-translation"/>
                  <w:rFonts w:ascii="Arial" w:hAnsi="Arial" w:cs="Arial"/>
                  <w:b/>
                  <w:bCs/>
                  <w:sz w:val="20"/>
                  <w:szCs w:val="20"/>
                  <w:lang w:val="fr-FR"/>
                </w:rPr>
                <w:delText xml:space="preserve">oyage </w:delText>
              </w:r>
              <w:r w:rsidR="003743D3" w:rsidRPr="78570C8B" w:rsidDel="008C58DC">
                <w:rPr>
                  <w:rStyle w:val="tlid-translation"/>
                  <w:rFonts w:ascii="Arial" w:hAnsi="Arial" w:cs="Arial"/>
                  <w:b/>
                  <w:bCs/>
                  <w:sz w:val="20"/>
                  <w:szCs w:val="20"/>
                  <w:lang w:val="fr-FR"/>
                </w:rPr>
                <w:delText>de base</w:delText>
              </w:r>
              <w:r w:rsidRPr="78570C8B" w:rsidDel="008C58DC">
                <w:rPr>
                  <w:rStyle w:val="tlid-translation"/>
                  <w:rFonts w:ascii="Arial" w:hAnsi="Arial" w:cs="Arial"/>
                  <w:b/>
                  <w:bCs/>
                  <w:sz w:val="20"/>
                  <w:szCs w:val="20"/>
                  <w:lang w:val="fr-FR"/>
                </w:rPr>
                <w:delText xml:space="preserve">, </w:delText>
              </w:r>
              <w:r w:rsidRPr="78570C8B" w:rsidDel="008C58DC">
                <w:rPr>
                  <w:rStyle w:val="tlid-translation"/>
                  <w:rFonts w:ascii="Arial" w:hAnsi="Arial" w:cs="Arial"/>
                  <w:sz w:val="20"/>
                  <w:szCs w:val="20"/>
                  <w:lang w:val="fr-FR"/>
                </w:rPr>
                <w:delText>la</w:delText>
              </w:r>
              <w:r w:rsidRPr="78570C8B" w:rsidDel="008C58DC">
                <w:rPr>
                  <w:rStyle w:val="tlid-translation"/>
                  <w:rFonts w:ascii="Arial" w:hAnsi="Arial" w:cs="Arial"/>
                  <w:b/>
                  <w:bCs/>
                  <w:sz w:val="20"/>
                  <w:szCs w:val="20"/>
                  <w:lang w:val="fr-FR"/>
                </w:rPr>
                <w:delText xml:space="preserve"> Assurance </w:delText>
              </w:r>
              <w:r w:rsidR="003743D3" w:rsidRPr="78570C8B" w:rsidDel="008C58DC">
                <w:rPr>
                  <w:rStyle w:val="tlid-translation"/>
                  <w:rFonts w:ascii="Arial" w:hAnsi="Arial" w:cs="Arial"/>
                  <w:b/>
                  <w:bCs/>
                  <w:sz w:val="20"/>
                  <w:szCs w:val="20"/>
                  <w:lang w:val="fr-FR"/>
                </w:rPr>
                <w:delText>v</w:delText>
              </w:r>
              <w:r w:rsidRPr="78570C8B" w:rsidDel="008C58DC">
                <w:rPr>
                  <w:rStyle w:val="tlid-translation"/>
                  <w:rFonts w:ascii="Arial" w:hAnsi="Arial" w:cs="Arial"/>
                  <w:b/>
                  <w:bCs/>
                  <w:sz w:val="20"/>
                  <w:szCs w:val="20"/>
                  <w:lang w:val="fr-FR"/>
                </w:rPr>
                <w:delText>oyage Plus</w:delText>
              </w:r>
            </w:del>
            <w:r w:rsidRPr="78570C8B">
              <w:rPr>
                <w:rStyle w:val="tlid-translation"/>
                <w:rFonts w:ascii="Arial" w:hAnsi="Arial" w:cs="Arial"/>
                <w:sz w:val="20"/>
                <w:szCs w:val="20"/>
                <w:lang w:val="fr-FR"/>
              </w:rPr>
              <w:t xml:space="preserve"> et de moins de 66 ans à la date de départ pour l</w:t>
            </w:r>
            <w:del w:id="8" w:author="Paul Brown" w:date="2026-03-02T14:57:00Z" w16du:dateUtc="2026-03-02T14:57:00Z">
              <w:r w:rsidRPr="78570C8B" w:rsidDel="00C61CE3">
                <w:rPr>
                  <w:rStyle w:val="tlid-translation"/>
                  <w:rFonts w:ascii="Arial" w:hAnsi="Arial" w:cs="Arial"/>
                  <w:sz w:val="20"/>
                  <w:szCs w:val="20"/>
                  <w:lang w:val="fr-FR"/>
                </w:rPr>
                <w:delText xml:space="preserve">e </w:delText>
              </w:r>
            </w:del>
            <w:ins w:id="9" w:author="Paul Brown" w:date="2026-03-02T14:57:00Z" w16du:dateUtc="2026-03-02T14:57:00Z">
              <w:r w:rsidR="00C61CE3">
                <w:rPr>
                  <w:rStyle w:val="tlid-translation"/>
                  <w:rFonts w:ascii="Arial" w:hAnsi="Arial" w:cs="Arial"/>
                  <w:sz w:val="20"/>
                  <w:szCs w:val="20"/>
                  <w:lang w:val="fr-FR"/>
                </w:rPr>
                <w:t>’</w:t>
              </w:r>
            </w:ins>
            <w:r w:rsidRPr="78570C8B">
              <w:rPr>
                <w:rStyle w:val="tlid-translation"/>
                <w:rFonts w:ascii="Arial" w:hAnsi="Arial" w:cs="Arial"/>
                <w:b/>
                <w:bCs/>
                <w:sz w:val="20"/>
                <w:szCs w:val="20"/>
                <w:lang w:val="fr-FR"/>
              </w:rPr>
              <w:t>Assurance Protection</w:t>
            </w:r>
            <w:del w:id="10" w:author="P. C." w:date="2026-02-10T09:44:00Z" w16du:dateUtc="2026-02-10T08:44:00Z">
              <w:r w:rsidRPr="78570C8B" w:rsidDel="008C58DC">
                <w:rPr>
                  <w:rStyle w:val="tlid-translation"/>
                  <w:rFonts w:ascii="Arial" w:hAnsi="Arial" w:cs="Arial"/>
                  <w:b/>
                  <w:bCs/>
                  <w:sz w:val="20"/>
                  <w:szCs w:val="20"/>
                  <w:lang w:val="fr-FR"/>
                </w:rPr>
                <w:delText xml:space="preserve"> </w:delText>
              </w:r>
              <w:r w:rsidRPr="78570C8B" w:rsidDel="008C58DC">
                <w:rPr>
                  <w:rStyle w:val="tlid-translation"/>
                  <w:rFonts w:ascii="Arial" w:hAnsi="Arial" w:cs="Arial"/>
                  <w:sz w:val="20"/>
                  <w:szCs w:val="20"/>
                  <w:lang w:val="fr-FR"/>
                </w:rPr>
                <w:delText>et la</w:delText>
              </w:r>
              <w:r w:rsidRPr="78570C8B" w:rsidDel="008C58DC">
                <w:rPr>
                  <w:rStyle w:val="tlid-translation"/>
                  <w:rFonts w:ascii="Arial" w:hAnsi="Arial" w:cs="Arial"/>
                  <w:b/>
                  <w:bCs/>
                  <w:sz w:val="20"/>
                  <w:szCs w:val="20"/>
                  <w:lang w:val="fr-FR"/>
                </w:rPr>
                <w:delText xml:space="preserve"> </w:delText>
              </w:r>
              <w:r w:rsidR="003743D3" w:rsidRPr="78570C8B" w:rsidDel="008C58DC">
                <w:rPr>
                  <w:rStyle w:val="tlid-translation"/>
                  <w:rFonts w:ascii="Arial" w:hAnsi="Arial" w:cs="Arial"/>
                  <w:b/>
                  <w:bCs/>
                  <w:sz w:val="20"/>
                  <w:szCs w:val="20"/>
                  <w:lang w:val="fr-FR"/>
                </w:rPr>
                <w:delText>Assurance voyage Premier</w:delText>
              </w:r>
            </w:del>
            <w:r w:rsidRPr="78570C8B">
              <w:rPr>
                <w:rStyle w:val="tlid-translation"/>
                <w:rFonts w:ascii="Arial" w:hAnsi="Arial" w:cs="Arial"/>
                <w:sz w:val="20"/>
                <w:szCs w:val="20"/>
                <w:lang w:val="fr-FR"/>
              </w:rPr>
              <w:t>.</w:t>
            </w:r>
          </w:p>
          <w:p w:rsidR="002471C3" w:rsidRPr="002471C3" w:rsidRDefault="002471C3" w:rsidP="78570C8B">
            <w:pPr>
              <w:pStyle w:val="ListParagraph"/>
              <w:numPr>
                <w:ilvl w:val="0"/>
                <w:numId w:val="24"/>
              </w:numPr>
              <w:jc w:val="both"/>
              <w:rPr>
                <w:rStyle w:val="tlid-translation"/>
                <w:rFonts w:ascii="Arial" w:hAnsi="Arial" w:cs="Arial"/>
                <w:sz w:val="20"/>
                <w:szCs w:val="20"/>
                <w:lang w:val="fr-FR"/>
              </w:rPr>
            </w:pPr>
            <w:del w:id="11" w:author="Paul Brown" w:date="2026-03-02T14:57:00Z" w16du:dateUtc="2026-03-02T14:57:00Z">
              <w:r w:rsidRPr="78570C8B" w:rsidDel="00C61CE3">
                <w:rPr>
                  <w:rStyle w:val="tlid-translation"/>
                  <w:rFonts w:ascii="Arial" w:hAnsi="Arial" w:cs="Arial"/>
                  <w:sz w:val="20"/>
                  <w:szCs w:val="20"/>
                  <w:lang w:val="fr-FR"/>
                </w:rPr>
                <w:delText xml:space="preserve">Le </w:delText>
              </w:r>
              <w:r w:rsidRPr="78570C8B" w:rsidDel="00C61CE3">
                <w:rPr>
                  <w:rStyle w:val="tlid-translation"/>
                  <w:rFonts w:ascii="Arial" w:hAnsi="Arial" w:cs="Arial"/>
                  <w:b/>
                  <w:bCs/>
                  <w:sz w:val="20"/>
                  <w:szCs w:val="20"/>
                  <w:lang w:val="fr-FR"/>
                </w:rPr>
                <w:delText>Assurance Protection</w:delText>
              </w:r>
            </w:del>
            <w:ins w:id="12" w:author="Paul Brown" w:date="2026-03-02T14:57:00Z" w16du:dateUtc="2026-03-02T14:57:00Z">
              <w:r w:rsidR="00C61CE3" w:rsidRPr="78570C8B">
                <w:rPr>
                  <w:rStyle w:val="tlid-translation"/>
                  <w:rFonts w:ascii="Arial" w:hAnsi="Arial" w:cs="Arial"/>
                  <w:sz w:val="20"/>
                  <w:szCs w:val="20"/>
                  <w:lang w:val="fr-FR"/>
                </w:rPr>
                <w:t>L’</w:t>
              </w:r>
              <w:r w:rsidR="00C61CE3" w:rsidRPr="00C61CE3">
                <w:rPr>
                  <w:rStyle w:val="tlid-translation"/>
                  <w:rFonts w:ascii="Arial" w:hAnsi="Arial" w:cs="Arial"/>
                  <w:b/>
                  <w:bCs/>
                  <w:sz w:val="20"/>
                  <w:szCs w:val="20"/>
                  <w:lang w:val="fr-FR"/>
                  <w:rPrChange w:id="13" w:author="Paul Brown" w:date="2026-03-02T14:57:00Z" w16du:dateUtc="2026-03-02T14:57:00Z">
                    <w:rPr>
                      <w:rStyle w:val="tlid-translation"/>
                      <w:rFonts w:ascii="Arial" w:hAnsi="Arial" w:cs="Arial"/>
                      <w:sz w:val="20"/>
                      <w:szCs w:val="20"/>
                      <w:lang w:val="fr-FR"/>
                    </w:rPr>
                  </w:rPrChange>
                </w:rPr>
                <w:t>Assurance Protection</w:t>
              </w:r>
            </w:ins>
            <w:del w:id="14" w:author="P. C." w:date="2026-02-10T09:45:00Z" w16du:dateUtc="2026-02-10T08:45:00Z">
              <w:r w:rsidRPr="78570C8B" w:rsidDel="008C58DC">
                <w:rPr>
                  <w:rStyle w:val="tlid-translation"/>
                  <w:rFonts w:ascii="Arial" w:hAnsi="Arial" w:cs="Arial"/>
                  <w:b/>
                  <w:bCs/>
                  <w:sz w:val="20"/>
                  <w:szCs w:val="20"/>
                  <w:lang w:val="fr-FR"/>
                </w:rPr>
                <w:delText xml:space="preserve"> </w:delText>
              </w:r>
              <w:r w:rsidRPr="78570C8B" w:rsidDel="008C58DC">
                <w:rPr>
                  <w:rStyle w:val="tlid-translation"/>
                  <w:rFonts w:ascii="Arial" w:hAnsi="Arial" w:cs="Arial"/>
                  <w:sz w:val="20"/>
                  <w:szCs w:val="20"/>
                  <w:lang w:val="fr-FR"/>
                </w:rPr>
                <w:delText>et</w:delText>
              </w:r>
              <w:r w:rsidRPr="78570C8B" w:rsidDel="008C58DC">
                <w:rPr>
                  <w:rStyle w:val="tlid-translation"/>
                  <w:rFonts w:ascii="Arial" w:hAnsi="Arial" w:cs="Arial"/>
                  <w:b/>
                  <w:bCs/>
                  <w:sz w:val="20"/>
                  <w:szCs w:val="20"/>
                  <w:lang w:val="fr-FR"/>
                </w:rPr>
                <w:delText xml:space="preserve"> </w:delText>
              </w:r>
              <w:r w:rsidRPr="78570C8B" w:rsidDel="008C58DC">
                <w:rPr>
                  <w:rStyle w:val="tlid-translation"/>
                  <w:rFonts w:ascii="Arial" w:hAnsi="Arial" w:cs="Arial"/>
                  <w:sz w:val="20"/>
                  <w:szCs w:val="20"/>
                  <w:lang w:val="fr-FR"/>
                </w:rPr>
                <w:delText>la</w:delText>
              </w:r>
              <w:r w:rsidRPr="78570C8B" w:rsidDel="008C58DC">
                <w:rPr>
                  <w:rStyle w:val="tlid-translation"/>
                  <w:rFonts w:ascii="Arial" w:hAnsi="Arial" w:cs="Arial"/>
                  <w:b/>
                  <w:bCs/>
                  <w:sz w:val="20"/>
                  <w:szCs w:val="20"/>
                  <w:lang w:val="fr-FR"/>
                </w:rPr>
                <w:delText xml:space="preserve"> </w:delText>
              </w:r>
              <w:r w:rsidR="003743D3" w:rsidRPr="78570C8B" w:rsidDel="008C58DC">
                <w:rPr>
                  <w:rStyle w:val="tlid-translation"/>
                  <w:rFonts w:ascii="Arial" w:hAnsi="Arial" w:cs="Arial"/>
                  <w:b/>
                  <w:bCs/>
                  <w:sz w:val="20"/>
                  <w:szCs w:val="20"/>
                  <w:lang w:val="fr-FR"/>
                </w:rPr>
                <w:delText>Assurance voyage Premier</w:delText>
              </w:r>
            </w:del>
            <w:r w:rsidRPr="78570C8B">
              <w:rPr>
                <w:rStyle w:val="tlid-translation"/>
                <w:rFonts w:ascii="Arial" w:hAnsi="Arial" w:cs="Arial"/>
                <w:sz w:val="20"/>
                <w:szCs w:val="20"/>
                <w:lang w:val="fr-FR"/>
              </w:rPr>
              <w:t xml:space="preserve"> couvre</w:t>
            </w:r>
            <w:del w:id="15" w:author="P. C." w:date="2026-02-10T09:45:00Z" w16du:dateUtc="2026-02-10T08:45:00Z">
              <w:r w:rsidRPr="78570C8B" w:rsidDel="008C58DC">
                <w:rPr>
                  <w:rStyle w:val="tlid-translation"/>
                  <w:rFonts w:ascii="Arial" w:hAnsi="Arial" w:cs="Arial"/>
                  <w:sz w:val="20"/>
                  <w:szCs w:val="20"/>
                  <w:lang w:val="fr-FR"/>
                </w:rPr>
                <w:delText>nt</w:delText>
              </w:r>
            </w:del>
            <w:r w:rsidRPr="78570C8B">
              <w:rPr>
                <w:rStyle w:val="tlid-translation"/>
                <w:rFonts w:ascii="Arial" w:hAnsi="Arial" w:cs="Arial"/>
                <w:sz w:val="20"/>
                <w:szCs w:val="20"/>
                <w:lang w:val="fr-FR"/>
              </w:rPr>
              <w:t xml:space="preserve"> jusqu'à </w:t>
            </w:r>
            <w:r w:rsidR="008A333C" w:rsidRPr="78570C8B">
              <w:rPr>
                <w:rStyle w:val="tlid-translation"/>
                <w:rFonts w:ascii="Arial" w:hAnsi="Arial" w:cs="Arial"/>
                <w:b/>
                <w:bCs/>
                <w:sz w:val="20"/>
                <w:szCs w:val="20"/>
                <w:lang w:val="fr-FR"/>
              </w:rPr>
              <w:t>CHF 200,000</w:t>
            </w:r>
            <w:r w:rsidRPr="78570C8B">
              <w:rPr>
                <w:rStyle w:val="tlid-translation"/>
                <w:rFonts w:ascii="Arial" w:hAnsi="Arial" w:cs="Arial"/>
                <w:b/>
                <w:bCs/>
                <w:sz w:val="20"/>
                <w:szCs w:val="20"/>
                <w:lang w:val="fr-FR"/>
              </w:rPr>
              <w:t xml:space="preserve"> </w:t>
            </w:r>
            <w:r w:rsidRPr="78570C8B">
              <w:rPr>
                <w:rStyle w:val="tlid-translation"/>
                <w:rFonts w:ascii="Arial" w:hAnsi="Arial" w:cs="Arial"/>
                <w:sz w:val="20"/>
                <w:szCs w:val="20"/>
                <w:lang w:val="fr-FR"/>
              </w:rPr>
              <w:t xml:space="preserve">au total pour les </w:t>
            </w:r>
            <w:r w:rsidRPr="78570C8B">
              <w:rPr>
                <w:rStyle w:val="tlid-translation"/>
                <w:rFonts w:ascii="Arial" w:hAnsi="Arial" w:cs="Arial"/>
                <w:b/>
                <w:bCs/>
                <w:sz w:val="20"/>
                <w:szCs w:val="20"/>
                <w:lang w:val="fr-FR"/>
              </w:rPr>
              <w:t>frais médicaux d'urgence</w:t>
            </w:r>
            <w:r w:rsidRPr="78570C8B">
              <w:rPr>
                <w:rStyle w:val="tlid-translation"/>
                <w:rFonts w:ascii="Arial" w:hAnsi="Arial" w:cs="Arial"/>
                <w:sz w:val="20"/>
                <w:szCs w:val="20"/>
                <w:lang w:val="fr-FR"/>
              </w:rPr>
              <w:t xml:space="preserve"> </w:t>
            </w:r>
            <w:r w:rsidRPr="78570C8B">
              <w:rPr>
                <w:rStyle w:val="tlid-translation"/>
                <w:rFonts w:ascii="Arial" w:hAnsi="Arial" w:cs="Arial"/>
                <w:b/>
                <w:bCs/>
                <w:sz w:val="20"/>
                <w:szCs w:val="20"/>
                <w:lang w:val="fr-FR"/>
              </w:rPr>
              <w:t>B1 et B2</w:t>
            </w:r>
            <w:r w:rsidRPr="78570C8B">
              <w:rPr>
                <w:rStyle w:val="tlid-translation"/>
                <w:rFonts w:ascii="Arial" w:hAnsi="Arial" w:cs="Arial"/>
                <w:sz w:val="20"/>
                <w:szCs w:val="20"/>
                <w:lang w:val="fr-FR"/>
              </w:rPr>
              <w:t xml:space="preserve"> - </w:t>
            </w:r>
            <w:r w:rsidRPr="78570C8B">
              <w:rPr>
                <w:rStyle w:val="tlid-translation"/>
                <w:rFonts w:ascii="Arial" w:hAnsi="Arial" w:cs="Arial"/>
                <w:b/>
                <w:bCs/>
                <w:sz w:val="20"/>
                <w:szCs w:val="20"/>
                <w:lang w:val="fr-FR"/>
              </w:rPr>
              <w:t>évacuation médicale d'urgence et rapatriement</w:t>
            </w:r>
            <w:r w:rsidRPr="78570C8B">
              <w:rPr>
                <w:rStyle w:val="tlid-translation"/>
                <w:rFonts w:ascii="Arial" w:hAnsi="Arial" w:cs="Arial"/>
                <w:sz w:val="20"/>
                <w:szCs w:val="20"/>
                <w:lang w:val="fr-FR"/>
              </w:rPr>
              <w:t xml:space="preserve"> si une personne assurée reçoit un diagnostic de COVID-19 pendant son voyage.</w:t>
            </w:r>
          </w:p>
          <w:p w:rsidR="002471C3" w:rsidRPr="002471C3" w:rsidRDefault="002471C3" w:rsidP="78570C8B">
            <w:pPr>
              <w:rPr>
                <w:rFonts w:ascii="Arial" w:hAnsi="Arial" w:cs="Arial"/>
                <w:sz w:val="20"/>
                <w:szCs w:val="20"/>
                <w:lang w:val="fr-FR"/>
              </w:rPr>
            </w:pPr>
          </w:p>
          <w:p w:rsidR="00B040BC" w:rsidRPr="008B40B9" w:rsidRDefault="000F0BC8" w:rsidP="00B040BC">
            <w:pPr>
              <w:rPr>
                <w:rFonts w:ascii="Arial" w:hAnsi="Arial"/>
                <w:b/>
                <w:color w:val="002060"/>
                <w:sz w:val="20"/>
                <w:lang w:val="fr-FR"/>
              </w:rPr>
            </w:pPr>
            <w:r>
              <w:rPr>
                <w:rFonts w:ascii="Arial" w:hAnsi="Arial" w:cs="Arial"/>
                <w:b/>
                <w:color w:val="002060"/>
                <w:sz w:val="20"/>
                <w:szCs w:val="20"/>
                <w:lang w:val="fr-FR"/>
              </w:rPr>
              <w:t>Assurance Auto Plus</w:t>
            </w:r>
            <w:del w:id="16" w:author="P. C." w:date="2026-02-10T09:45:00Z" w16du:dateUtc="2026-02-10T08:45:00Z">
              <w:r w:rsidR="00B040BC" w:rsidRPr="008B40B9" w:rsidDel="008C58DC">
                <w:rPr>
                  <w:rFonts w:ascii="Arial" w:hAnsi="Arial" w:cs="Arial"/>
                  <w:b/>
                  <w:color w:val="002060"/>
                  <w:sz w:val="20"/>
                  <w:szCs w:val="20"/>
                  <w:lang w:val="fr-FR"/>
                </w:rPr>
                <w:delText xml:space="preserve"> </w:delText>
              </w:r>
              <w:r w:rsidR="008B40B9" w:rsidRPr="008B40B9" w:rsidDel="008C58DC">
                <w:rPr>
                  <w:rFonts w:ascii="Arial" w:hAnsi="Arial" w:cs="Arial"/>
                  <w:b/>
                  <w:color w:val="002060"/>
                  <w:sz w:val="20"/>
                  <w:szCs w:val="20"/>
                  <w:lang w:val="fr-FR"/>
                </w:rPr>
                <w:delText>et</w:delText>
              </w:r>
              <w:r w:rsidR="00B040BC" w:rsidRPr="008B40B9" w:rsidDel="008C58DC">
                <w:rPr>
                  <w:rFonts w:ascii="Arial" w:hAnsi="Arial" w:cs="Arial"/>
                  <w:b/>
                  <w:color w:val="002060"/>
                  <w:sz w:val="20"/>
                  <w:szCs w:val="20"/>
                  <w:lang w:val="fr-FR"/>
                </w:rPr>
                <w:delText xml:space="preserve"> </w:delText>
              </w:r>
              <w:r w:rsidDel="008C58DC">
                <w:rPr>
                  <w:rFonts w:ascii="Arial" w:hAnsi="Arial" w:cs="Arial"/>
                  <w:b/>
                  <w:color w:val="002060"/>
                  <w:sz w:val="20"/>
                  <w:szCs w:val="20"/>
                  <w:lang w:val="fr-FR"/>
                </w:rPr>
                <w:delText>Assurance Auto Premier</w:delText>
              </w:r>
            </w:del>
          </w:p>
          <w:p w:rsidR="00D77ECC" w:rsidRPr="00961BF5" w:rsidRDefault="00D77ECC" w:rsidP="00D77ECC">
            <w:pPr>
              <w:pStyle w:val="ListParagraph"/>
              <w:numPr>
                <w:ilvl w:val="0"/>
                <w:numId w:val="12"/>
              </w:numPr>
              <w:jc w:val="both"/>
              <w:rPr>
                <w:rFonts w:ascii="Arial" w:hAnsi="Arial" w:cs="Arial"/>
                <w:sz w:val="20"/>
                <w:szCs w:val="20"/>
                <w:lang w:val="fr-FR"/>
              </w:rPr>
            </w:pPr>
            <w:r w:rsidRPr="00961BF5">
              <w:rPr>
                <w:rFonts w:ascii="Arial" w:hAnsi="Arial" w:cs="Arial"/>
                <w:sz w:val="20"/>
                <w:szCs w:val="20"/>
                <w:lang w:val="fr-FR"/>
              </w:rPr>
              <w:t>Tous les assurés doivent être âgés d</w:t>
            </w:r>
            <w:r w:rsidR="008B40B9">
              <w:rPr>
                <w:rFonts w:ascii="Arial" w:hAnsi="Arial" w:cs="Arial"/>
                <w:sz w:val="20"/>
                <w:szCs w:val="20"/>
                <w:lang w:val="fr-FR"/>
              </w:rPr>
              <w:t>’au moins</w:t>
            </w:r>
            <w:r w:rsidRPr="00961BF5">
              <w:rPr>
                <w:rFonts w:ascii="Arial" w:hAnsi="Arial" w:cs="Arial"/>
                <w:sz w:val="20"/>
                <w:szCs w:val="20"/>
                <w:lang w:val="fr-FR"/>
              </w:rPr>
              <w:t xml:space="preserve"> 18 ans et être titulaires d'un permis de conduire en cours de validité les autorisant à conduire dans le pays concerné. Cela inclut tout conducteur supplémentaire que vous ajoutez à votre contrat de location. </w:t>
            </w:r>
          </w:p>
          <w:p w:rsidR="00D77ECC" w:rsidRPr="00961BF5" w:rsidRDefault="00D77ECC" w:rsidP="00D77ECC">
            <w:pPr>
              <w:pStyle w:val="ListParagraph"/>
              <w:numPr>
                <w:ilvl w:val="0"/>
                <w:numId w:val="12"/>
              </w:numPr>
              <w:jc w:val="both"/>
              <w:rPr>
                <w:rFonts w:ascii="Arial" w:hAnsi="Arial" w:cs="Arial"/>
                <w:sz w:val="20"/>
                <w:szCs w:val="20"/>
                <w:lang w:val="fr-FR"/>
              </w:rPr>
            </w:pPr>
            <w:r w:rsidRPr="00961BF5">
              <w:rPr>
                <w:rFonts w:ascii="Arial" w:hAnsi="Arial" w:cs="Arial"/>
                <w:sz w:val="20"/>
                <w:szCs w:val="20"/>
                <w:lang w:val="fr-FR"/>
              </w:rPr>
              <w:t xml:space="preserve">Cette police ne remplace pas votre police d'assurance automobile et n'est pas une police dommages primaire couvrant le véhicule de location. Cette police ne couvre que le montant dont vous êtes responsable selon les termes de votre contrat de location de voiture jusqu'à concurrence du montant indiqué dans le </w:t>
            </w:r>
            <w:r w:rsidR="008B40B9">
              <w:rPr>
                <w:rFonts w:ascii="Arial" w:hAnsi="Arial" w:cs="Arial"/>
                <w:b/>
                <w:color w:val="002060"/>
                <w:sz w:val="20"/>
                <w:szCs w:val="20"/>
                <w:lang w:val="fr-FR"/>
              </w:rPr>
              <w:t>C</w:t>
            </w:r>
            <w:r w:rsidRPr="00961BF5">
              <w:rPr>
                <w:rFonts w:ascii="Arial" w:hAnsi="Arial" w:cs="Arial"/>
                <w:b/>
                <w:color w:val="002060"/>
                <w:sz w:val="20"/>
                <w:szCs w:val="20"/>
                <w:lang w:val="fr-FR"/>
              </w:rPr>
              <w:t>ertificat d'</w:t>
            </w:r>
            <w:r w:rsidR="008B40B9">
              <w:rPr>
                <w:rFonts w:ascii="Arial" w:hAnsi="Arial" w:cs="Arial"/>
                <w:b/>
                <w:color w:val="002060"/>
                <w:sz w:val="20"/>
                <w:szCs w:val="20"/>
                <w:lang w:val="fr-FR"/>
              </w:rPr>
              <w:t>A</w:t>
            </w:r>
            <w:r w:rsidRPr="00961BF5">
              <w:rPr>
                <w:rFonts w:ascii="Arial" w:hAnsi="Arial" w:cs="Arial"/>
                <w:b/>
                <w:color w:val="002060"/>
                <w:sz w:val="20"/>
                <w:szCs w:val="20"/>
                <w:lang w:val="fr-FR"/>
              </w:rPr>
              <w:t>ssurance</w:t>
            </w:r>
            <w:r w:rsidRPr="00961BF5">
              <w:rPr>
                <w:rFonts w:ascii="Arial" w:hAnsi="Arial" w:cs="Arial"/>
                <w:sz w:val="20"/>
                <w:szCs w:val="20"/>
                <w:lang w:val="fr-FR"/>
              </w:rPr>
              <w:t>, et non la valeur totale du véhicule de location.</w:t>
            </w:r>
          </w:p>
          <w:p w:rsidR="00B040BC" w:rsidRPr="00961BF5" w:rsidRDefault="00D77ECC" w:rsidP="00A11815">
            <w:pPr>
              <w:pStyle w:val="ListParagraph"/>
              <w:numPr>
                <w:ilvl w:val="0"/>
                <w:numId w:val="12"/>
              </w:numPr>
              <w:jc w:val="both"/>
              <w:rPr>
                <w:rFonts w:ascii="Arial" w:hAnsi="Arial" w:cs="Arial"/>
                <w:sz w:val="20"/>
                <w:szCs w:val="20"/>
                <w:lang w:val="fr-FR"/>
              </w:rPr>
            </w:pPr>
            <w:r w:rsidRPr="00961BF5">
              <w:rPr>
                <w:rFonts w:ascii="Arial" w:hAnsi="Arial" w:cs="Arial"/>
                <w:sz w:val="20"/>
                <w:szCs w:val="20"/>
                <w:lang w:val="fr-FR"/>
              </w:rPr>
              <w:t xml:space="preserve">Nous avons une liste de </w:t>
            </w:r>
            <w:r w:rsidRPr="00256864">
              <w:rPr>
                <w:rFonts w:ascii="Webdings" w:eastAsia="Webdings" w:hAnsi="Webdings" w:cs="Webdings"/>
                <w:b/>
                <w:color w:val="002060"/>
                <w:sz w:val="28"/>
              </w:rPr>
              <w:t>i</w:t>
            </w:r>
            <w:r w:rsidRPr="00961BF5">
              <w:rPr>
                <w:b/>
                <w:color w:val="002060"/>
                <w:sz w:val="28"/>
                <w:lang w:val="fr-FR"/>
              </w:rPr>
              <w:t xml:space="preserve"> </w:t>
            </w:r>
            <w:r w:rsidRPr="00961BF5">
              <w:rPr>
                <w:rFonts w:ascii="Arial" w:hAnsi="Arial" w:cs="Arial"/>
                <w:b/>
                <w:color w:val="002060"/>
                <w:sz w:val="20"/>
                <w:szCs w:val="20"/>
                <w:lang w:val="fr-FR"/>
              </w:rPr>
              <w:t>conseils clés pour la prise en charge de votre véhicule de location</w:t>
            </w:r>
            <w:r w:rsidRPr="00961BF5">
              <w:rPr>
                <w:rFonts w:ascii="Arial" w:hAnsi="Arial" w:cs="Arial"/>
                <w:sz w:val="20"/>
                <w:szCs w:val="20"/>
                <w:lang w:val="fr-FR"/>
              </w:rPr>
              <w:t xml:space="preserve"> ; veuillez la consulter avant de </w:t>
            </w:r>
            <w:r w:rsidR="00A11815">
              <w:rPr>
                <w:rFonts w:ascii="Arial" w:hAnsi="Arial" w:cs="Arial"/>
                <w:sz w:val="20"/>
                <w:szCs w:val="20"/>
                <w:lang w:val="fr-FR"/>
              </w:rPr>
              <w:t>récupérer</w:t>
            </w:r>
            <w:r w:rsidRPr="00961BF5">
              <w:rPr>
                <w:rFonts w:ascii="Arial" w:hAnsi="Arial" w:cs="Arial"/>
                <w:sz w:val="20"/>
                <w:szCs w:val="20"/>
                <w:lang w:val="fr-FR"/>
              </w:rPr>
              <w:t xml:space="preserve"> votre véhicule de location.</w:t>
            </w:r>
          </w:p>
        </w:tc>
      </w:tr>
    </w:tbl>
    <w:p w:rsidR="000B368C" w:rsidRPr="00961BF5" w:rsidRDefault="000B368C" w:rsidP="000D54CA">
      <w:pPr>
        <w:spacing w:after="0" w:line="240" w:lineRule="auto"/>
        <w:rPr>
          <w:rFonts w:ascii="Arial" w:hAnsi="Arial" w:cs="Arial"/>
          <w:sz w:val="20"/>
          <w:szCs w:val="20"/>
          <w:lang w:val="fr-FR"/>
        </w:rPr>
      </w:pPr>
    </w:p>
    <w:p w:rsidR="00CC41DF" w:rsidRPr="00961BF5" w:rsidRDefault="009E604C" w:rsidP="007F5CE7">
      <w:pPr>
        <w:spacing w:after="0" w:line="240" w:lineRule="auto"/>
        <w:jc w:val="both"/>
        <w:rPr>
          <w:rFonts w:ascii="Arial" w:hAnsi="Arial" w:cs="Arial"/>
          <w:sz w:val="20"/>
          <w:szCs w:val="20"/>
          <w:lang w:val="fr-FR"/>
        </w:rPr>
      </w:pPr>
      <w:r w:rsidRPr="00961BF5">
        <w:rPr>
          <w:rFonts w:ascii="Arial" w:hAnsi="Arial" w:cs="Arial"/>
          <w:sz w:val="20"/>
          <w:szCs w:val="20"/>
          <w:lang w:val="fr-FR"/>
        </w:rPr>
        <w:t>Vous devriez prendre le temps de lire le</w:t>
      </w:r>
      <w:r w:rsidR="00A11815">
        <w:rPr>
          <w:rFonts w:ascii="Arial" w:hAnsi="Arial" w:cs="Arial"/>
          <w:sz w:val="20"/>
          <w:szCs w:val="20"/>
          <w:lang w:val="fr-FR"/>
        </w:rPr>
        <w:t>s</w:t>
      </w:r>
      <w:r w:rsidRPr="00961BF5">
        <w:rPr>
          <w:rFonts w:ascii="Arial" w:hAnsi="Arial" w:cs="Arial"/>
          <w:sz w:val="20"/>
          <w:szCs w:val="20"/>
          <w:lang w:val="fr-FR"/>
        </w:rPr>
        <w:t xml:space="preserve"> Conditions </w:t>
      </w:r>
      <w:r w:rsidR="00A11815">
        <w:rPr>
          <w:rFonts w:ascii="Arial" w:hAnsi="Arial" w:cs="Arial"/>
          <w:sz w:val="20"/>
          <w:szCs w:val="20"/>
          <w:lang w:val="fr-FR"/>
        </w:rPr>
        <w:t>Générales d’As</w:t>
      </w:r>
      <w:r w:rsidRPr="00961BF5">
        <w:rPr>
          <w:rFonts w:ascii="Arial" w:hAnsi="Arial" w:cs="Arial"/>
          <w:sz w:val="20"/>
          <w:szCs w:val="20"/>
          <w:lang w:val="fr-FR"/>
        </w:rPr>
        <w:t xml:space="preserve">surance </w:t>
      </w:r>
      <w:r w:rsidR="000F4F75" w:rsidRPr="00961BF5">
        <w:rPr>
          <w:rFonts w:ascii="Arial" w:hAnsi="Arial" w:cs="Arial"/>
          <w:sz w:val="20"/>
          <w:szCs w:val="20"/>
          <w:lang w:val="fr-FR"/>
        </w:rPr>
        <w:t>pour vous assurer qu</w:t>
      </w:r>
      <w:r w:rsidR="00A11815">
        <w:rPr>
          <w:rFonts w:ascii="Arial" w:hAnsi="Arial" w:cs="Arial"/>
          <w:sz w:val="20"/>
          <w:szCs w:val="20"/>
          <w:lang w:val="fr-FR"/>
        </w:rPr>
        <w:t>e la police</w:t>
      </w:r>
      <w:r w:rsidR="000F4F75" w:rsidRPr="00961BF5">
        <w:rPr>
          <w:rFonts w:ascii="Arial" w:hAnsi="Arial" w:cs="Arial"/>
          <w:sz w:val="20"/>
          <w:szCs w:val="20"/>
          <w:lang w:val="fr-FR"/>
        </w:rPr>
        <w:t xml:space="preserve"> répond à vos besoins spécifiques avant de partir en voyage. Cette poli</w:t>
      </w:r>
      <w:r w:rsidR="00A11815">
        <w:rPr>
          <w:rFonts w:ascii="Arial" w:hAnsi="Arial" w:cs="Arial"/>
          <w:sz w:val="20"/>
          <w:szCs w:val="20"/>
          <w:lang w:val="fr-FR"/>
        </w:rPr>
        <w:t>ce</w:t>
      </w:r>
      <w:r w:rsidR="000F4F75" w:rsidRPr="00961BF5">
        <w:rPr>
          <w:rFonts w:ascii="Arial" w:hAnsi="Arial" w:cs="Arial"/>
          <w:sz w:val="20"/>
          <w:szCs w:val="20"/>
          <w:lang w:val="fr-FR"/>
        </w:rPr>
        <w:t xml:space="preserve"> couvre des situations et des événements </w:t>
      </w:r>
      <w:r w:rsidR="00A11815">
        <w:rPr>
          <w:rFonts w:ascii="Arial" w:hAnsi="Arial" w:cs="Arial"/>
          <w:sz w:val="20"/>
          <w:szCs w:val="20"/>
          <w:lang w:val="fr-FR"/>
        </w:rPr>
        <w:t>précis</w:t>
      </w:r>
      <w:r w:rsidR="000F4F75" w:rsidRPr="00961BF5">
        <w:rPr>
          <w:rFonts w:ascii="Arial" w:hAnsi="Arial" w:cs="Arial"/>
          <w:sz w:val="20"/>
          <w:szCs w:val="20"/>
          <w:lang w:val="fr-FR"/>
        </w:rPr>
        <w:t xml:space="preserve"> pendant votre voyage. Certaines exclusions peuvent s'appliquer à des circonstances particulières, il est</w:t>
      </w:r>
      <w:r w:rsidR="00A11815">
        <w:rPr>
          <w:rFonts w:ascii="Arial" w:hAnsi="Arial" w:cs="Arial"/>
          <w:sz w:val="20"/>
          <w:szCs w:val="20"/>
          <w:lang w:val="fr-FR"/>
        </w:rPr>
        <w:t xml:space="preserve"> donc préférable d’examiner</w:t>
      </w:r>
      <w:r w:rsidR="000F4F75" w:rsidRPr="00961BF5">
        <w:rPr>
          <w:rFonts w:ascii="Arial" w:hAnsi="Arial" w:cs="Arial"/>
          <w:sz w:val="20"/>
          <w:szCs w:val="20"/>
          <w:lang w:val="fr-FR"/>
        </w:rPr>
        <w:t xml:space="preserve"> le</w:t>
      </w:r>
      <w:r w:rsidR="00A11815">
        <w:rPr>
          <w:rFonts w:ascii="Arial" w:hAnsi="Arial" w:cs="Arial"/>
          <w:sz w:val="20"/>
          <w:szCs w:val="20"/>
          <w:lang w:val="fr-FR"/>
        </w:rPr>
        <w:t>s</w:t>
      </w:r>
      <w:r w:rsidRPr="009E604C">
        <w:rPr>
          <w:rFonts w:ascii="Arial" w:hAnsi="Arial" w:cs="Arial"/>
          <w:sz w:val="20"/>
          <w:szCs w:val="20"/>
          <w:lang w:val="fr-FR"/>
        </w:rPr>
        <w:t xml:space="preserve"> Conditions </w:t>
      </w:r>
      <w:r w:rsidR="00A11815">
        <w:rPr>
          <w:rFonts w:ascii="Arial" w:hAnsi="Arial" w:cs="Arial"/>
          <w:sz w:val="20"/>
          <w:szCs w:val="20"/>
          <w:lang w:val="fr-FR"/>
        </w:rPr>
        <w:t>Générales d</w:t>
      </w:r>
      <w:r w:rsidRPr="009E604C">
        <w:rPr>
          <w:rFonts w:ascii="Arial" w:hAnsi="Arial" w:cs="Arial"/>
          <w:sz w:val="20"/>
          <w:szCs w:val="20"/>
          <w:lang w:val="fr-FR"/>
        </w:rPr>
        <w:t>’Assurance</w:t>
      </w:r>
      <w:r w:rsidR="000F4F75" w:rsidRPr="00961BF5">
        <w:rPr>
          <w:rFonts w:ascii="Arial" w:hAnsi="Arial" w:cs="Arial"/>
          <w:sz w:val="20"/>
          <w:szCs w:val="20"/>
          <w:lang w:val="fr-FR"/>
        </w:rPr>
        <w:t xml:space="preserve"> dès que possible.</w:t>
      </w:r>
    </w:p>
    <w:p w:rsidR="000F4F75" w:rsidRPr="00961BF5" w:rsidRDefault="000F4F75" w:rsidP="007F5CE7">
      <w:pPr>
        <w:spacing w:after="0" w:line="240" w:lineRule="auto"/>
        <w:jc w:val="both"/>
        <w:rPr>
          <w:rFonts w:ascii="Arial" w:hAnsi="Arial" w:cs="Arial"/>
          <w:sz w:val="20"/>
          <w:szCs w:val="20"/>
          <w:lang w:val="fr-FR"/>
        </w:rPr>
      </w:pPr>
    </w:p>
    <w:p w:rsidR="000B368C" w:rsidRDefault="00BB1EA2" w:rsidP="000B368C">
      <w:pPr>
        <w:spacing w:after="0" w:line="240" w:lineRule="auto"/>
        <w:rPr>
          <w:rFonts w:ascii="Arial" w:hAnsi="Arial" w:cs="Arial"/>
          <w:b/>
          <w:color w:val="002060"/>
          <w:sz w:val="24"/>
          <w:szCs w:val="24"/>
          <w:lang w:val="en-AU"/>
        </w:rPr>
      </w:pPr>
      <w:r w:rsidRPr="00BB1EA2">
        <w:rPr>
          <w:rFonts w:ascii="Arial" w:hAnsi="Arial" w:cs="Arial"/>
          <w:b/>
          <w:color w:val="002060"/>
          <w:sz w:val="24"/>
          <w:szCs w:val="24"/>
          <w:lang w:val="en-AU"/>
        </w:rPr>
        <w:t>C</w:t>
      </w:r>
      <w:r w:rsidR="001F2A80">
        <w:rPr>
          <w:rFonts w:ascii="Arial" w:hAnsi="Arial" w:cs="Arial"/>
          <w:b/>
          <w:color w:val="002060"/>
          <w:sz w:val="24"/>
          <w:szCs w:val="24"/>
          <w:lang w:val="en-AU"/>
        </w:rPr>
        <w:t>ontacts IMPORTANT</w:t>
      </w:r>
      <w:r w:rsidRPr="00BB1EA2">
        <w:rPr>
          <w:rFonts w:ascii="Arial" w:hAnsi="Arial" w:cs="Arial"/>
          <w:b/>
          <w:color w:val="002060"/>
          <w:sz w:val="24"/>
          <w:szCs w:val="24"/>
          <w:lang w:val="en-AU"/>
        </w:rPr>
        <w:t>S</w:t>
      </w:r>
    </w:p>
    <w:p w:rsidR="00BB1EA2" w:rsidRPr="00256864" w:rsidRDefault="00BB1EA2" w:rsidP="000B368C">
      <w:pPr>
        <w:spacing w:after="0" w:line="240" w:lineRule="auto"/>
        <w:rPr>
          <w:rFonts w:ascii="Arial" w:hAnsi="Arial" w:cs="Arial"/>
          <w:b/>
          <w:color w:val="002060"/>
          <w:sz w:val="20"/>
          <w:szCs w:val="20"/>
          <w:lang w:val="en-AU"/>
        </w:rPr>
      </w:pPr>
    </w:p>
    <w:tbl>
      <w:tblPr>
        <w:tblStyle w:val="TableGrid"/>
        <w:tblW w:w="0" w:type="auto"/>
        <w:tblLook w:val="04A0" w:firstRow="1" w:lastRow="0" w:firstColumn="1" w:lastColumn="0" w:noHBand="0" w:noVBand="1"/>
      </w:tblPr>
      <w:tblGrid>
        <w:gridCol w:w="2335"/>
        <w:gridCol w:w="8239"/>
      </w:tblGrid>
      <w:tr w:rsidR="000B368C" w:rsidRPr="00C61CE3" w:rsidTr="78570C8B">
        <w:tc>
          <w:tcPr>
            <w:tcW w:w="2335" w:type="dxa"/>
          </w:tcPr>
          <w:p w:rsidR="000B368C" w:rsidRPr="00961BF5" w:rsidRDefault="00F15FB7" w:rsidP="00440A77">
            <w:pPr>
              <w:rPr>
                <w:rFonts w:ascii="Arial" w:hAnsi="Arial" w:cs="Arial"/>
                <w:b/>
                <w:color w:val="002060"/>
                <w:sz w:val="20"/>
                <w:szCs w:val="20"/>
                <w:lang w:val="fr-FR"/>
              </w:rPr>
            </w:pPr>
            <w:r w:rsidRPr="00961BF5">
              <w:rPr>
                <w:rFonts w:ascii="Arial" w:hAnsi="Arial" w:cs="Arial"/>
                <w:b/>
                <w:color w:val="002060"/>
                <w:sz w:val="20"/>
                <w:szCs w:val="20"/>
                <w:lang w:val="fr-FR"/>
              </w:rPr>
              <w:t>A qui m’adresser en cas d</w:t>
            </w:r>
            <w:r w:rsidR="000F0BC8">
              <w:rPr>
                <w:rFonts w:ascii="Arial" w:hAnsi="Arial" w:cs="Arial"/>
                <w:b/>
                <w:color w:val="002060"/>
                <w:sz w:val="20"/>
                <w:szCs w:val="20"/>
                <w:lang w:val="fr-FR"/>
              </w:rPr>
              <w:t>e question relative à la police</w:t>
            </w:r>
            <w:r w:rsidRPr="00961BF5">
              <w:rPr>
                <w:rFonts w:ascii="Arial" w:hAnsi="Arial" w:cs="Arial"/>
                <w:b/>
                <w:color w:val="002060"/>
                <w:sz w:val="20"/>
                <w:szCs w:val="20"/>
                <w:lang w:val="fr-FR"/>
              </w:rPr>
              <w:t xml:space="preserve">? </w:t>
            </w:r>
          </w:p>
        </w:tc>
        <w:tc>
          <w:tcPr>
            <w:tcW w:w="8239" w:type="dxa"/>
          </w:tcPr>
          <w:p w:rsidR="00F570CC" w:rsidRPr="00D612E9" w:rsidDel="008C58DC" w:rsidRDefault="008C58DC" w:rsidP="00F570CC">
            <w:pPr>
              <w:jc w:val="both"/>
              <w:rPr>
                <w:del w:id="17" w:author="P. C." w:date="2026-02-10T09:46:00Z" w16du:dateUtc="2026-02-10T08:46:00Z"/>
                <w:rFonts w:ascii="Arial" w:hAnsi="Arial" w:cs="Arial"/>
                <w:sz w:val="20"/>
                <w:szCs w:val="20"/>
                <w:lang w:val="fr-FR"/>
              </w:rPr>
            </w:pPr>
            <w:ins w:id="18" w:author="P. C." w:date="2026-02-10T09:49:00Z" w16du:dateUtc="2026-02-10T08:49:00Z">
              <w:r>
                <w:rPr>
                  <w:rFonts w:ascii="Arial" w:hAnsi="Arial" w:cs="Arial"/>
                  <w:sz w:val="20"/>
                  <w:szCs w:val="20"/>
                  <w:lang w:val="fr-FR"/>
                </w:rPr>
                <w:t>Pour toute question, v</w:t>
              </w:r>
            </w:ins>
            <w:ins w:id="19" w:author="P. C." w:date="2026-02-10T09:46:00Z" w16du:dateUtc="2026-02-10T08:46:00Z">
              <w:r>
                <w:rPr>
                  <w:rFonts w:ascii="Arial" w:hAnsi="Arial" w:cs="Arial"/>
                  <w:sz w:val="20"/>
                  <w:szCs w:val="20"/>
                  <w:lang w:val="fr-FR"/>
                </w:rPr>
                <w:t xml:space="preserve">euillez remplir notre formulaire en ligne à l’adresse </w:t>
              </w:r>
              <w:r w:rsidRPr="004B1C97">
                <w:rPr>
                  <w:rFonts w:ascii="Arial" w:hAnsi="Arial" w:cs="Arial"/>
                  <w:sz w:val="20"/>
                  <w:szCs w:val="20"/>
                  <w:lang w:val="en-GB"/>
                </w:rPr>
                <w:fldChar w:fldCharType="begin"/>
              </w:r>
              <w:r w:rsidRPr="008C58DC">
                <w:rPr>
                  <w:rFonts w:ascii="Arial" w:hAnsi="Arial" w:cs="Arial"/>
                  <w:sz w:val="20"/>
                  <w:szCs w:val="20"/>
                  <w:lang w:val="fr-BE"/>
                  <w:rPrChange w:id="20" w:author="P. C." w:date="2026-02-10T09:46:00Z" w16du:dateUtc="2026-02-10T08:46:00Z">
                    <w:rPr>
                      <w:rFonts w:ascii="Arial" w:hAnsi="Arial" w:cs="Arial"/>
                      <w:sz w:val="20"/>
                      <w:szCs w:val="20"/>
                      <w:lang w:val="en-GB"/>
                    </w:rPr>
                  </w:rPrChange>
                </w:rPr>
                <w:instrText>HYPERLINK "https://covermore-europe-expedia.zendesk.com/hc/"</w:instrText>
              </w:r>
              <w:r w:rsidRPr="004B1C97">
                <w:rPr>
                  <w:rFonts w:ascii="Arial" w:hAnsi="Arial" w:cs="Arial"/>
                  <w:sz w:val="20"/>
                  <w:szCs w:val="20"/>
                  <w:lang w:val="en-GB"/>
                </w:rPr>
              </w:r>
              <w:r w:rsidRPr="004B1C97">
                <w:rPr>
                  <w:rFonts w:ascii="Arial" w:hAnsi="Arial" w:cs="Arial"/>
                  <w:sz w:val="20"/>
                  <w:szCs w:val="20"/>
                  <w:lang w:val="en-GB"/>
                </w:rPr>
                <w:fldChar w:fldCharType="separate"/>
              </w:r>
              <w:r w:rsidRPr="00EF220E">
                <w:rPr>
                  <w:rStyle w:val="Hyperlink"/>
                  <w:rFonts w:ascii="Arial" w:hAnsi="Arial" w:cs="Arial"/>
                  <w:sz w:val="20"/>
                  <w:szCs w:val="20"/>
                  <w:lang w:val="fr-BE"/>
                </w:rPr>
                <w:t>https://covermore-europe-expedia.zendesk.com/hc/</w:t>
              </w:r>
              <w:r w:rsidRPr="004B1C97">
                <w:rPr>
                  <w:rFonts w:ascii="Arial" w:hAnsi="Arial" w:cs="Arial"/>
                  <w:sz w:val="20"/>
                  <w:szCs w:val="20"/>
                  <w:lang w:val="en-GB"/>
                </w:rPr>
                <w:fldChar w:fldCharType="end"/>
              </w:r>
              <w:r w:rsidRPr="00EF220E">
                <w:rPr>
                  <w:rFonts w:ascii="Arial" w:hAnsi="Arial" w:cs="Arial"/>
                  <w:sz w:val="20"/>
                  <w:szCs w:val="20"/>
                  <w:lang w:val="fr-BE"/>
                </w:rPr>
                <w:t xml:space="preserve">, </w:t>
              </w:r>
              <w:r>
                <w:rPr>
                  <w:rFonts w:ascii="Arial" w:hAnsi="Arial" w:cs="Arial"/>
                  <w:sz w:val="20"/>
                  <w:szCs w:val="20"/>
                  <w:lang w:val="fr-BE"/>
                </w:rPr>
                <w:t xml:space="preserve">nous envoyer un e-mail à l’adresse </w:t>
              </w:r>
            </w:ins>
            <w:ins w:id="21" w:author="P. C." w:date="2026-02-10T09:47:00Z" w16du:dateUtc="2026-02-10T08:47:00Z">
              <w:r>
                <w:rPr>
                  <w:rFonts w:ascii="Arial" w:hAnsi="Arial" w:cs="Arial"/>
                  <w:sz w:val="20"/>
                  <w:szCs w:val="20"/>
                  <w:lang w:val="fr-BE"/>
                </w:rPr>
                <w:fldChar w:fldCharType="begin"/>
              </w:r>
              <w:r>
                <w:rPr>
                  <w:rFonts w:ascii="Arial" w:hAnsi="Arial" w:cs="Arial"/>
                  <w:sz w:val="20"/>
                  <w:szCs w:val="20"/>
                  <w:lang w:val="fr-BE"/>
                </w:rPr>
                <w:instrText>HYPERLINK "mailto:</w:instrText>
              </w:r>
            </w:ins>
            <w:ins w:id="22" w:author="P. C." w:date="2026-02-10T09:46:00Z" w16du:dateUtc="2026-02-10T08:46:00Z">
              <w:r>
                <w:rPr>
                  <w:rFonts w:ascii="Arial" w:hAnsi="Arial" w:cs="Arial"/>
                  <w:sz w:val="20"/>
                  <w:szCs w:val="20"/>
                  <w:lang w:val="fr-BE"/>
                </w:rPr>
                <w:instrText>expedia@cs.</w:instrText>
              </w:r>
            </w:ins>
            <w:ins w:id="23" w:author="P. C." w:date="2026-02-10T09:47:00Z" w16du:dateUtc="2026-02-10T08:47:00Z">
              <w:r>
                <w:rPr>
                  <w:rFonts w:ascii="Arial" w:hAnsi="Arial" w:cs="Arial"/>
                  <w:sz w:val="20"/>
                  <w:szCs w:val="20"/>
                  <w:lang w:val="fr-BE"/>
                </w:rPr>
                <w:instrText>covermoreeurope"</w:instrText>
              </w:r>
              <w:r>
                <w:rPr>
                  <w:rFonts w:ascii="Arial" w:hAnsi="Arial" w:cs="Arial"/>
                  <w:sz w:val="20"/>
                  <w:szCs w:val="20"/>
                  <w:lang w:val="fr-BE"/>
                </w:rPr>
              </w:r>
              <w:r>
                <w:rPr>
                  <w:rFonts w:ascii="Arial" w:hAnsi="Arial" w:cs="Arial"/>
                  <w:sz w:val="20"/>
                  <w:szCs w:val="20"/>
                  <w:lang w:val="fr-BE"/>
                </w:rPr>
                <w:fldChar w:fldCharType="separate"/>
              </w:r>
            </w:ins>
            <w:ins w:id="24" w:author="P. C." w:date="2026-02-10T09:46:00Z" w16du:dateUtc="2026-02-10T08:46:00Z">
              <w:r w:rsidRPr="00545F33">
                <w:rPr>
                  <w:rStyle w:val="Hyperlink"/>
                  <w:rFonts w:ascii="Arial" w:hAnsi="Arial" w:cs="Arial"/>
                  <w:sz w:val="20"/>
                  <w:szCs w:val="20"/>
                  <w:lang w:val="fr-BE"/>
                </w:rPr>
                <w:t>expedia@cs.</w:t>
              </w:r>
            </w:ins>
            <w:ins w:id="25" w:author="P. C." w:date="2026-02-10T09:47:00Z" w16du:dateUtc="2026-02-10T08:47:00Z">
              <w:r w:rsidRPr="00545F33">
                <w:rPr>
                  <w:rStyle w:val="Hyperlink"/>
                  <w:rFonts w:ascii="Arial" w:hAnsi="Arial" w:cs="Arial"/>
                  <w:sz w:val="20"/>
                  <w:szCs w:val="20"/>
                  <w:lang w:val="fr-BE"/>
                </w:rPr>
                <w:t>covermoreeurope</w:t>
              </w:r>
              <w:r>
                <w:rPr>
                  <w:rFonts w:ascii="Arial" w:hAnsi="Arial" w:cs="Arial"/>
                  <w:sz w:val="20"/>
                  <w:szCs w:val="20"/>
                  <w:lang w:val="fr-BE"/>
                </w:rPr>
                <w:fldChar w:fldCharType="end"/>
              </w:r>
              <w:r>
                <w:rPr>
                  <w:rFonts w:ascii="Arial" w:hAnsi="Arial" w:cs="Arial"/>
                  <w:sz w:val="20"/>
                  <w:szCs w:val="20"/>
                  <w:lang w:val="fr-BE"/>
                </w:rPr>
                <w:t xml:space="preserve"> en indiquant votre numéro de police, ou nous appeler au numéro +41 44 516 0592 </w:t>
              </w:r>
            </w:ins>
            <w:ins w:id="26" w:author="P. C." w:date="2026-02-10T09:49:00Z" w16du:dateUtc="2026-02-10T08:49:00Z">
              <w:r>
                <w:rPr>
                  <w:rFonts w:ascii="Arial" w:hAnsi="Arial" w:cs="Arial"/>
                  <w:sz w:val="20"/>
                  <w:szCs w:val="20"/>
                  <w:lang w:val="fr-BE"/>
                </w:rPr>
                <w:t>entre</w:t>
              </w:r>
            </w:ins>
            <w:ins w:id="27" w:author="P. C." w:date="2026-02-10T09:48:00Z" w16du:dateUtc="2026-02-10T08:48:00Z">
              <w:r>
                <w:rPr>
                  <w:rFonts w:ascii="Arial" w:hAnsi="Arial" w:cs="Arial"/>
                  <w:sz w:val="20"/>
                  <w:szCs w:val="20"/>
                  <w:lang w:val="fr-BE"/>
                </w:rPr>
                <w:t xml:space="preserve"> lundi </w:t>
              </w:r>
            </w:ins>
            <w:ins w:id="28" w:author="P. C." w:date="2026-02-10T09:49:00Z" w16du:dateUtc="2026-02-10T08:49:00Z">
              <w:r>
                <w:rPr>
                  <w:rFonts w:ascii="Arial" w:hAnsi="Arial" w:cs="Arial"/>
                  <w:sz w:val="20"/>
                  <w:szCs w:val="20"/>
                  <w:lang w:val="fr-BE"/>
                </w:rPr>
                <w:t>et</w:t>
              </w:r>
            </w:ins>
            <w:ins w:id="29" w:author="P. C." w:date="2026-02-10T09:48:00Z" w16du:dateUtc="2026-02-10T08:48:00Z">
              <w:r>
                <w:rPr>
                  <w:rFonts w:ascii="Arial" w:hAnsi="Arial" w:cs="Arial"/>
                  <w:sz w:val="20"/>
                  <w:szCs w:val="20"/>
                  <w:lang w:val="fr-BE"/>
                </w:rPr>
                <w:t xml:space="preserve"> vendredi de 9h à 17h.</w:t>
              </w:r>
            </w:ins>
            <w:del w:id="30" w:author="P. C." w:date="2026-02-10T09:46:00Z" w16du:dateUtc="2026-02-10T08:46:00Z">
              <w:r w:rsidR="00F570CC" w:rsidRPr="78570C8B" w:rsidDel="008C58DC">
                <w:rPr>
                  <w:rFonts w:ascii="Arial" w:hAnsi="Arial" w:cs="Arial"/>
                  <w:sz w:val="20"/>
                  <w:szCs w:val="20"/>
                  <w:lang w:val="fr-FR"/>
                </w:rPr>
                <w:delText xml:space="preserve">Pour toute question, </w:delText>
              </w:r>
              <w:r w:rsidR="007D2C33" w:rsidRPr="78570C8B" w:rsidDel="008C58DC">
                <w:rPr>
                  <w:rFonts w:ascii="Arial" w:hAnsi="Arial" w:cs="Arial"/>
                  <w:sz w:val="20"/>
                  <w:szCs w:val="20"/>
                  <w:lang w:val="fr-FR"/>
                </w:rPr>
                <w:delText>veuillez</w:delText>
              </w:r>
              <w:r w:rsidR="00F570CC" w:rsidRPr="78570C8B" w:rsidDel="008C58DC">
                <w:rPr>
                  <w:rFonts w:ascii="Arial" w:hAnsi="Arial" w:cs="Arial"/>
                  <w:sz w:val="20"/>
                  <w:szCs w:val="20"/>
                  <w:lang w:val="fr-FR"/>
                </w:rPr>
                <w:delText xml:space="preserve"> nous appeler au </w:delText>
              </w:r>
              <w:r w:rsidR="000F0BC8" w:rsidRPr="78570C8B" w:rsidDel="008C58DC">
                <w:rPr>
                  <w:rFonts w:ascii="Arial" w:hAnsi="Arial" w:cs="Arial"/>
                  <w:b/>
                  <w:bCs/>
                  <w:sz w:val="20"/>
                  <w:szCs w:val="20"/>
                  <w:lang w:val="fr-FR"/>
                </w:rPr>
                <w:delText>+41 44 588 0098</w:delText>
              </w:r>
              <w:r w:rsidR="00F570CC" w:rsidRPr="78570C8B" w:rsidDel="008C58DC">
                <w:rPr>
                  <w:rFonts w:ascii="Arial" w:hAnsi="Arial" w:cs="Arial"/>
                  <w:b/>
                  <w:bCs/>
                  <w:sz w:val="20"/>
                  <w:szCs w:val="20"/>
                  <w:lang w:val="fr-FR"/>
                </w:rPr>
                <w:delText xml:space="preserve"> </w:delText>
              </w:r>
              <w:r w:rsidR="00F570CC" w:rsidRPr="78570C8B" w:rsidDel="008C58DC">
                <w:rPr>
                  <w:rFonts w:ascii="Arial" w:hAnsi="Arial" w:cs="Arial"/>
                  <w:sz w:val="20"/>
                  <w:szCs w:val="20"/>
                  <w:lang w:val="fr-FR"/>
                </w:rPr>
                <w:delText xml:space="preserve">entre </w:delText>
              </w:r>
              <w:r w:rsidR="000F0BC8" w:rsidRPr="008C58DC" w:rsidDel="008C58DC">
                <w:rPr>
                  <w:b/>
                  <w:bCs/>
                  <w:sz w:val="20"/>
                  <w:szCs w:val="20"/>
                  <w:lang w:val="fr-BE"/>
                  <w:rPrChange w:id="31" w:author="P. C." w:date="2026-02-10T09:00:00Z" w16du:dateUtc="2026-02-10T08:00:00Z">
                    <w:rPr>
                      <w:b/>
                      <w:bCs/>
                      <w:sz w:val="20"/>
                      <w:szCs w:val="20"/>
                    </w:rPr>
                  </w:rPrChange>
                </w:rPr>
                <w:delText>lundi au vendredi de 9h à 17h</w:delText>
              </w:r>
              <w:r w:rsidR="000F0BC8" w:rsidRPr="78570C8B" w:rsidDel="008C58DC">
                <w:rPr>
                  <w:rFonts w:ascii="Arial" w:hAnsi="Arial" w:cs="Arial"/>
                  <w:sz w:val="20"/>
                  <w:szCs w:val="20"/>
                  <w:lang w:val="fr-FR"/>
                </w:rPr>
                <w:delText xml:space="preserve"> OU nous adresser un courriel</w:delText>
              </w:r>
              <w:r w:rsidR="00F570CC" w:rsidRPr="78570C8B" w:rsidDel="008C58DC">
                <w:rPr>
                  <w:rFonts w:ascii="Arial" w:hAnsi="Arial" w:cs="Arial"/>
                  <w:sz w:val="20"/>
                  <w:szCs w:val="20"/>
                  <w:lang w:val="fr-FR"/>
                </w:rPr>
                <w:delText xml:space="preserve"> </w:delText>
              </w:r>
              <w:r w:rsidR="00F570CC" w:rsidRPr="78570C8B" w:rsidDel="008C58DC">
                <w:fldChar w:fldCharType="begin"/>
              </w:r>
              <w:r w:rsidR="00F570CC" w:rsidRPr="008C58DC" w:rsidDel="008C58DC">
                <w:rPr>
                  <w:sz w:val="20"/>
                  <w:szCs w:val="20"/>
                  <w:lang w:val="fr-BE"/>
                  <w:rPrChange w:id="32" w:author="P. C." w:date="2026-02-10T09:00:00Z" w16du:dateUtc="2026-02-10T08:00:00Z">
                    <w:rPr>
                      <w:sz w:val="20"/>
                      <w:szCs w:val="20"/>
                    </w:rPr>
                  </w:rPrChange>
                </w:rPr>
                <w:delInstrText xml:space="preserve"> HYPERLINK "mailto:CH.expcustsvc@aig.com" </w:delInstrText>
              </w:r>
              <w:r w:rsidR="00F570CC" w:rsidRPr="78570C8B" w:rsidDel="008C58DC">
                <w:fldChar w:fldCharType="separate"/>
              </w:r>
              <w:r w:rsidR="000F0BC8" w:rsidRPr="008C58DC" w:rsidDel="008C58DC">
                <w:rPr>
                  <w:rStyle w:val="Hyperlink"/>
                  <w:b/>
                  <w:bCs/>
                  <w:sz w:val="20"/>
                  <w:szCs w:val="20"/>
                  <w:lang w:val="fr-BE"/>
                  <w:rPrChange w:id="33" w:author="P. C." w:date="2026-02-10T09:00:00Z" w16du:dateUtc="2026-02-10T08:00:00Z">
                    <w:rPr>
                      <w:rStyle w:val="Hyperlink"/>
                      <w:b/>
                      <w:bCs/>
                      <w:sz w:val="20"/>
                      <w:szCs w:val="20"/>
                    </w:rPr>
                  </w:rPrChange>
                </w:rPr>
                <w:delText>CH.expcustsvc@aig.com</w:delText>
              </w:r>
              <w:r w:rsidR="00F570CC" w:rsidRPr="78570C8B" w:rsidDel="008C58DC">
                <w:rPr>
                  <w:rStyle w:val="Hyperlink"/>
                  <w:b/>
                  <w:bCs/>
                  <w:sz w:val="20"/>
                  <w:szCs w:val="20"/>
                </w:rPr>
                <w:fldChar w:fldCharType="end"/>
              </w:r>
              <w:r w:rsidR="000F0BC8" w:rsidRPr="008C58DC" w:rsidDel="008C58DC">
                <w:rPr>
                  <w:b/>
                  <w:bCs/>
                  <w:sz w:val="20"/>
                  <w:szCs w:val="20"/>
                  <w:lang w:val="fr-BE"/>
                  <w:rPrChange w:id="34" w:author="P. C." w:date="2026-02-10T09:00:00Z" w16du:dateUtc="2026-02-10T08:00:00Z">
                    <w:rPr>
                      <w:b/>
                      <w:bCs/>
                      <w:sz w:val="20"/>
                      <w:szCs w:val="20"/>
                    </w:rPr>
                  </w:rPrChange>
                </w:rPr>
                <w:delText xml:space="preserve"> </w:delText>
              </w:r>
              <w:r w:rsidR="00F570CC" w:rsidRPr="78570C8B" w:rsidDel="008C58DC">
                <w:rPr>
                  <w:rFonts w:ascii="Arial" w:hAnsi="Arial" w:cs="Arial"/>
                  <w:sz w:val="20"/>
                  <w:szCs w:val="20"/>
                  <w:lang w:val="fr-FR"/>
                </w:rPr>
                <w:delText xml:space="preserve">en indiquant votre Numéro de Police </w:delText>
              </w:r>
              <w:r w:rsidR="00F570CC" w:rsidRPr="78570C8B" w:rsidDel="008C58DC">
                <w:rPr>
                  <w:rFonts w:ascii="Arial" w:hAnsi="Arial" w:cs="Arial"/>
                  <w:b/>
                  <w:bCs/>
                  <w:sz w:val="20"/>
                  <w:szCs w:val="20"/>
                  <w:lang w:val="fr-FR"/>
                </w:rPr>
                <w:delText>{{Policy Number}}</w:delText>
              </w:r>
              <w:r w:rsidR="00F570CC" w:rsidRPr="78570C8B" w:rsidDel="008C58DC">
                <w:rPr>
                  <w:rFonts w:ascii="Arial" w:hAnsi="Arial" w:cs="Arial"/>
                  <w:sz w:val="20"/>
                  <w:szCs w:val="20"/>
                  <w:lang w:val="fr-FR"/>
                </w:rPr>
                <w:delText xml:space="preserve">. </w:delText>
              </w:r>
            </w:del>
          </w:p>
          <w:p w:rsidR="00F570CC" w:rsidRPr="00D612E9" w:rsidRDefault="00F570CC" w:rsidP="00F570CC">
            <w:pPr>
              <w:jc w:val="both"/>
              <w:rPr>
                <w:rFonts w:ascii="Arial" w:hAnsi="Arial" w:cs="Arial"/>
                <w:sz w:val="20"/>
                <w:szCs w:val="20"/>
                <w:lang w:val="fr-FR"/>
              </w:rPr>
            </w:pPr>
          </w:p>
          <w:p w:rsidR="00F570CC" w:rsidRPr="00D612E9" w:rsidRDefault="00F570CC" w:rsidP="00F570CC">
            <w:pPr>
              <w:jc w:val="both"/>
              <w:rPr>
                <w:rFonts w:ascii="Arial" w:hAnsi="Arial" w:cs="Arial"/>
                <w:sz w:val="20"/>
                <w:szCs w:val="20"/>
                <w:lang w:val="fr-FR"/>
              </w:rPr>
            </w:pPr>
            <w:r w:rsidRPr="00D612E9">
              <w:rPr>
                <w:rFonts w:ascii="Arial" w:hAnsi="Arial" w:cs="Arial"/>
                <w:sz w:val="20"/>
                <w:szCs w:val="20"/>
                <w:lang w:val="fr-FR"/>
              </w:rPr>
              <w:t xml:space="preserve">Si vous souhaitez recevoir </w:t>
            </w:r>
            <w:r w:rsidRPr="00D612E9">
              <w:rPr>
                <w:rFonts w:ascii="Arial" w:hAnsi="Arial" w:cs="Arial"/>
                <w:sz w:val="20"/>
                <w:szCs w:val="20"/>
                <w:u w:val="single"/>
                <w:lang w:val="fr-FR"/>
              </w:rPr>
              <w:t>votre documentation relative à l’assurance par courrier postal</w:t>
            </w:r>
            <w:r w:rsidRPr="00D612E9">
              <w:rPr>
                <w:rFonts w:ascii="Arial" w:hAnsi="Arial" w:cs="Arial"/>
                <w:sz w:val="20"/>
                <w:szCs w:val="20"/>
                <w:lang w:val="fr-FR"/>
              </w:rPr>
              <w:t>, vous pouvez nous appeler ou nous envoyer un courrie</w:t>
            </w:r>
            <w:r w:rsidR="001F2A80" w:rsidRPr="00D612E9">
              <w:rPr>
                <w:rFonts w:ascii="Arial" w:hAnsi="Arial" w:cs="Arial"/>
                <w:sz w:val="20"/>
                <w:szCs w:val="20"/>
                <w:lang w:val="fr-FR"/>
              </w:rPr>
              <w:t>l</w:t>
            </w:r>
            <w:r w:rsidRPr="00D612E9">
              <w:rPr>
                <w:rFonts w:ascii="Arial" w:hAnsi="Arial" w:cs="Arial"/>
                <w:sz w:val="20"/>
                <w:szCs w:val="20"/>
                <w:lang w:val="fr-FR"/>
              </w:rPr>
              <w:t xml:space="preserve"> en utilisant les informations fournies ci-dessus pour en faire la demande. </w:t>
            </w:r>
          </w:p>
          <w:p w:rsidR="000B368C" w:rsidRPr="00D612E9" w:rsidRDefault="000B368C" w:rsidP="00440A77">
            <w:pPr>
              <w:rPr>
                <w:rFonts w:ascii="Arial" w:hAnsi="Arial" w:cs="Arial"/>
                <w:b/>
                <w:color w:val="00B0F0"/>
                <w:sz w:val="20"/>
                <w:szCs w:val="20"/>
                <w:lang w:val="fr-FR"/>
              </w:rPr>
            </w:pPr>
          </w:p>
        </w:tc>
      </w:tr>
      <w:tr w:rsidR="000B368C" w:rsidRPr="00C61CE3" w:rsidTr="78570C8B">
        <w:tc>
          <w:tcPr>
            <w:tcW w:w="2335" w:type="dxa"/>
          </w:tcPr>
          <w:p w:rsidR="000B368C" w:rsidRPr="00961BF5" w:rsidRDefault="000D4BCC" w:rsidP="00440A77">
            <w:pPr>
              <w:rPr>
                <w:rFonts w:ascii="Arial" w:hAnsi="Arial" w:cs="Arial"/>
                <w:b/>
                <w:color w:val="002060"/>
                <w:sz w:val="20"/>
                <w:szCs w:val="20"/>
                <w:lang w:val="fr-FR"/>
              </w:rPr>
            </w:pPr>
            <w:r w:rsidRPr="00961BF5">
              <w:rPr>
                <w:rFonts w:ascii="Arial" w:hAnsi="Arial" w:cs="Arial"/>
                <w:b/>
                <w:color w:val="002060"/>
                <w:sz w:val="20"/>
                <w:szCs w:val="20"/>
                <w:lang w:val="fr-FR"/>
              </w:rPr>
              <w:t>Que fair</w:t>
            </w:r>
            <w:r w:rsidR="000F0BC8">
              <w:rPr>
                <w:rFonts w:ascii="Arial" w:hAnsi="Arial" w:cs="Arial"/>
                <w:b/>
                <w:color w:val="002060"/>
                <w:sz w:val="20"/>
                <w:szCs w:val="20"/>
                <w:lang w:val="fr-FR"/>
              </w:rPr>
              <w:t>e en cas d’urgence à l’étranger</w:t>
            </w:r>
            <w:r w:rsidRPr="00961BF5">
              <w:rPr>
                <w:rFonts w:ascii="Arial" w:hAnsi="Arial" w:cs="Arial"/>
                <w:b/>
                <w:color w:val="002060"/>
                <w:sz w:val="20"/>
                <w:szCs w:val="20"/>
                <w:lang w:val="fr-FR"/>
              </w:rPr>
              <w:t xml:space="preserve">? </w:t>
            </w:r>
          </w:p>
          <w:p w:rsidR="000D4BCC" w:rsidRPr="00961BF5" w:rsidRDefault="000D4BCC" w:rsidP="00440A77">
            <w:pPr>
              <w:rPr>
                <w:rFonts w:ascii="Arial" w:hAnsi="Arial" w:cs="Arial"/>
                <w:b/>
                <w:color w:val="002060"/>
                <w:sz w:val="20"/>
                <w:szCs w:val="20"/>
                <w:lang w:val="fr-FR"/>
              </w:rPr>
            </w:pPr>
          </w:p>
        </w:tc>
        <w:tc>
          <w:tcPr>
            <w:tcW w:w="8239" w:type="dxa"/>
          </w:tcPr>
          <w:p w:rsidR="00F570CC" w:rsidRPr="00D612E9" w:rsidRDefault="001F2A80" w:rsidP="00F570CC">
            <w:pPr>
              <w:rPr>
                <w:rFonts w:ascii="Arial" w:hAnsi="Arial" w:cs="Arial"/>
                <w:iCs/>
                <w:sz w:val="20"/>
                <w:szCs w:val="20"/>
                <w:lang w:val="fr-FR"/>
              </w:rPr>
            </w:pPr>
            <w:r w:rsidRPr="00D612E9">
              <w:rPr>
                <w:rFonts w:ascii="Arial" w:hAnsi="Arial" w:cs="Arial"/>
                <w:iCs/>
                <w:sz w:val="20"/>
                <w:szCs w:val="20"/>
                <w:lang w:val="fr-FR"/>
              </w:rPr>
              <w:t>Veuillez joindre</w:t>
            </w:r>
            <w:r w:rsidR="00F570CC" w:rsidRPr="00D612E9">
              <w:rPr>
                <w:rFonts w:ascii="Arial" w:hAnsi="Arial" w:cs="Arial"/>
                <w:iCs/>
                <w:sz w:val="20"/>
                <w:szCs w:val="20"/>
                <w:lang w:val="fr-FR"/>
              </w:rPr>
              <w:t xml:space="preserve"> </w:t>
            </w:r>
            <w:del w:id="35" w:author="P. C." w:date="2026-02-10T09:50:00Z" w16du:dateUtc="2026-02-10T08:50:00Z">
              <w:r w:rsidR="00F570CC" w:rsidRPr="00D612E9" w:rsidDel="002213FC">
                <w:rPr>
                  <w:rFonts w:ascii="Arial" w:hAnsi="Arial" w:cs="Arial"/>
                  <w:iCs/>
                  <w:sz w:val="20"/>
                  <w:szCs w:val="20"/>
                  <w:lang w:val="fr-FR"/>
                </w:rPr>
                <w:delText xml:space="preserve">AIG </w:delText>
              </w:r>
            </w:del>
            <w:r w:rsidR="00F570CC" w:rsidRPr="00D612E9">
              <w:rPr>
                <w:rFonts w:ascii="Arial" w:hAnsi="Arial" w:cs="Arial"/>
                <w:iCs/>
                <w:sz w:val="20"/>
                <w:szCs w:val="20"/>
                <w:lang w:val="fr-FR"/>
              </w:rPr>
              <w:t>Travel</w:t>
            </w:r>
            <w:ins w:id="36" w:author="P. C." w:date="2026-02-10T09:50:00Z" w16du:dateUtc="2026-02-10T08:50:00Z">
              <w:r w:rsidR="002213FC">
                <w:rPr>
                  <w:rFonts w:ascii="Arial" w:hAnsi="Arial" w:cs="Arial"/>
                  <w:iCs/>
                  <w:sz w:val="20"/>
                  <w:szCs w:val="20"/>
                  <w:lang w:val="fr-FR"/>
                </w:rPr>
                <w:t xml:space="preserve"> Guard</w:t>
              </w:r>
            </w:ins>
            <w:r w:rsidR="00F570CC" w:rsidRPr="00D612E9">
              <w:rPr>
                <w:rFonts w:ascii="Arial" w:hAnsi="Arial" w:cs="Arial"/>
                <w:iCs/>
                <w:sz w:val="20"/>
                <w:szCs w:val="20"/>
                <w:lang w:val="fr-FR"/>
              </w:rPr>
              <w:t xml:space="preserve"> </w:t>
            </w:r>
            <w:r w:rsidR="009E60BC" w:rsidRPr="00D612E9">
              <w:rPr>
                <w:rFonts w:ascii="Arial" w:hAnsi="Arial" w:cs="Arial"/>
                <w:iCs/>
                <w:sz w:val="20"/>
                <w:szCs w:val="20"/>
                <w:lang w:val="fr-FR"/>
              </w:rPr>
              <w:t xml:space="preserve">par téléphone </w:t>
            </w:r>
            <w:r w:rsidR="00F570CC" w:rsidRPr="00D612E9">
              <w:rPr>
                <w:rFonts w:ascii="Arial" w:hAnsi="Arial" w:cs="Arial"/>
                <w:iCs/>
                <w:sz w:val="20"/>
                <w:szCs w:val="20"/>
                <w:lang w:val="fr-FR"/>
              </w:rPr>
              <w:t xml:space="preserve">à tout moment au </w:t>
            </w:r>
            <w:r w:rsidR="00F570CC" w:rsidRPr="00C61CE3">
              <w:rPr>
                <w:rFonts w:ascii="Arial" w:hAnsi="Arial" w:cs="Arial"/>
                <w:bCs/>
                <w:iCs/>
                <w:sz w:val="20"/>
                <w:szCs w:val="20"/>
                <w:lang w:val="fr-FR"/>
                <w:rPrChange w:id="37" w:author="Paul Brown" w:date="2026-03-02T14:58:00Z" w16du:dateUtc="2026-03-02T14:58:00Z">
                  <w:rPr>
                    <w:rFonts w:ascii="Arial" w:hAnsi="Arial" w:cs="Arial"/>
                    <w:b/>
                    <w:iCs/>
                    <w:sz w:val="20"/>
                    <w:szCs w:val="20"/>
                    <w:lang w:val="fr-FR"/>
                  </w:rPr>
                </w:rPrChange>
              </w:rPr>
              <w:t>+41 44 5</w:t>
            </w:r>
            <w:ins w:id="38" w:author="P. C." w:date="2026-02-10T09:50:00Z" w16du:dateUtc="2026-02-10T08:50:00Z">
              <w:r w:rsidR="002213FC" w:rsidRPr="00C61CE3">
                <w:rPr>
                  <w:rFonts w:ascii="Arial" w:hAnsi="Arial" w:cs="Arial"/>
                  <w:bCs/>
                  <w:iCs/>
                  <w:sz w:val="20"/>
                  <w:szCs w:val="20"/>
                  <w:lang w:val="fr-FR"/>
                  <w:rPrChange w:id="39" w:author="Paul Brown" w:date="2026-03-02T14:58:00Z" w16du:dateUtc="2026-03-02T14:58:00Z">
                    <w:rPr>
                      <w:rFonts w:ascii="Arial" w:hAnsi="Arial" w:cs="Arial"/>
                      <w:b/>
                      <w:iCs/>
                      <w:sz w:val="20"/>
                      <w:szCs w:val="20"/>
                      <w:lang w:val="fr-FR"/>
                    </w:rPr>
                  </w:rPrChange>
                </w:rPr>
                <w:t>16</w:t>
              </w:r>
            </w:ins>
            <w:del w:id="40" w:author="P. C." w:date="2026-02-10T09:50:00Z" w16du:dateUtc="2026-02-10T08:50:00Z">
              <w:r w:rsidR="00F570CC" w:rsidRPr="00C61CE3" w:rsidDel="002213FC">
                <w:rPr>
                  <w:rFonts w:ascii="Arial" w:hAnsi="Arial" w:cs="Arial"/>
                  <w:bCs/>
                  <w:iCs/>
                  <w:sz w:val="20"/>
                  <w:szCs w:val="20"/>
                  <w:lang w:val="fr-FR"/>
                  <w:rPrChange w:id="41" w:author="Paul Brown" w:date="2026-03-02T14:58:00Z" w16du:dateUtc="2026-03-02T14:58:00Z">
                    <w:rPr>
                      <w:rFonts w:ascii="Arial" w:hAnsi="Arial" w:cs="Arial"/>
                      <w:b/>
                      <w:iCs/>
                      <w:sz w:val="20"/>
                      <w:szCs w:val="20"/>
                      <w:lang w:val="fr-FR"/>
                    </w:rPr>
                  </w:rPrChange>
                </w:rPr>
                <w:delText>88</w:delText>
              </w:r>
            </w:del>
            <w:r w:rsidR="00F570CC" w:rsidRPr="00C61CE3">
              <w:rPr>
                <w:rFonts w:ascii="Arial" w:hAnsi="Arial" w:cs="Arial"/>
                <w:bCs/>
                <w:iCs/>
                <w:sz w:val="20"/>
                <w:szCs w:val="20"/>
                <w:lang w:val="fr-FR"/>
                <w:rPrChange w:id="42" w:author="Paul Brown" w:date="2026-03-02T14:58:00Z" w16du:dateUtc="2026-03-02T14:58:00Z">
                  <w:rPr>
                    <w:rFonts w:ascii="Arial" w:hAnsi="Arial" w:cs="Arial"/>
                    <w:b/>
                    <w:iCs/>
                    <w:sz w:val="20"/>
                    <w:szCs w:val="20"/>
                    <w:lang w:val="fr-FR"/>
                  </w:rPr>
                </w:rPrChange>
              </w:rPr>
              <w:t xml:space="preserve"> </w:t>
            </w:r>
            <w:ins w:id="43" w:author="P. C." w:date="2026-02-10T09:50:00Z" w16du:dateUtc="2026-02-10T08:50:00Z">
              <w:r w:rsidR="002213FC" w:rsidRPr="00C61CE3">
                <w:rPr>
                  <w:rFonts w:ascii="Arial" w:hAnsi="Arial" w:cs="Arial"/>
                  <w:bCs/>
                  <w:iCs/>
                  <w:sz w:val="20"/>
                  <w:szCs w:val="20"/>
                  <w:lang w:val="fr-FR"/>
                  <w:rPrChange w:id="44" w:author="Paul Brown" w:date="2026-03-02T14:58:00Z" w16du:dateUtc="2026-03-02T14:58:00Z">
                    <w:rPr>
                      <w:rFonts w:ascii="Arial" w:hAnsi="Arial" w:cs="Arial"/>
                      <w:b/>
                      <w:iCs/>
                      <w:sz w:val="20"/>
                      <w:szCs w:val="20"/>
                      <w:lang w:val="fr-FR"/>
                    </w:rPr>
                  </w:rPrChange>
                </w:rPr>
                <w:t>0592</w:t>
              </w:r>
            </w:ins>
            <w:del w:id="45" w:author="P. C." w:date="2026-02-10T09:50:00Z" w16du:dateUtc="2026-02-10T08:50:00Z">
              <w:r w:rsidR="00F570CC" w:rsidRPr="00C61CE3" w:rsidDel="002213FC">
                <w:rPr>
                  <w:rFonts w:ascii="Arial" w:hAnsi="Arial" w:cs="Arial"/>
                  <w:bCs/>
                  <w:iCs/>
                  <w:sz w:val="20"/>
                  <w:szCs w:val="20"/>
                  <w:lang w:val="fr-FR"/>
                  <w:rPrChange w:id="46" w:author="Paul Brown" w:date="2026-03-02T14:58:00Z" w16du:dateUtc="2026-03-02T14:58:00Z">
                    <w:rPr>
                      <w:rFonts w:ascii="Arial" w:hAnsi="Arial" w:cs="Arial"/>
                      <w:b/>
                      <w:iCs/>
                      <w:sz w:val="20"/>
                      <w:szCs w:val="20"/>
                      <w:lang w:val="fr-FR"/>
                    </w:rPr>
                  </w:rPrChange>
                </w:rPr>
                <w:delText>0095</w:delText>
              </w:r>
            </w:del>
            <w:r w:rsidR="00F570CC" w:rsidRPr="00C61CE3">
              <w:rPr>
                <w:rFonts w:ascii="Arial" w:hAnsi="Arial" w:cs="Arial"/>
                <w:bCs/>
                <w:iCs/>
                <w:sz w:val="20"/>
                <w:szCs w:val="20"/>
                <w:lang w:val="fr-FR"/>
                <w:rPrChange w:id="47" w:author="Paul Brown" w:date="2026-03-02T14:58:00Z" w16du:dateUtc="2026-03-02T14:58:00Z">
                  <w:rPr>
                    <w:rFonts w:ascii="Arial" w:hAnsi="Arial" w:cs="Arial"/>
                    <w:b/>
                    <w:iCs/>
                    <w:sz w:val="20"/>
                    <w:szCs w:val="20"/>
                    <w:lang w:val="fr-FR"/>
                  </w:rPr>
                </w:rPrChange>
              </w:rPr>
              <w:t>.</w:t>
            </w:r>
            <w:r w:rsidR="00F570CC" w:rsidRPr="00D612E9">
              <w:rPr>
                <w:rFonts w:ascii="Arial" w:hAnsi="Arial" w:cs="Arial"/>
                <w:b/>
                <w:iCs/>
                <w:sz w:val="20"/>
                <w:szCs w:val="20"/>
                <w:lang w:val="fr-FR"/>
              </w:rPr>
              <w:t xml:space="preserve"> </w:t>
            </w:r>
          </w:p>
          <w:p w:rsidR="00F570CC" w:rsidRPr="00D612E9" w:rsidRDefault="00F570CC" w:rsidP="00F570CC">
            <w:pPr>
              <w:rPr>
                <w:rFonts w:ascii="Arial" w:hAnsi="Arial" w:cs="Arial"/>
                <w:iCs/>
                <w:sz w:val="20"/>
                <w:szCs w:val="20"/>
                <w:lang w:val="fr-FR"/>
              </w:rPr>
            </w:pPr>
            <w:r w:rsidRPr="00D612E9">
              <w:rPr>
                <w:rFonts w:ascii="Arial" w:hAnsi="Arial" w:cs="Arial"/>
                <w:iCs/>
                <w:sz w:val="20"/>
                <w:szCs w:val="20"/>
                <w:lang w:val="fr-FR"/>
              </w:rPr>
              <w:t xml:space="preserve">Nos </w:t>
            </w:r>
            <w:r w:rsidR="001F2A80" w:rsidRPr="00D612E9">
              <w:rPr>
                <w:rFonts w:ascii="Arial" w:hAnsi="Arial" w:cs="Arial"/>
                <w:iCs/>
                <w:sz w:val="20"/>
                <w:szCs w:val="20"/>
                <w:lang w:val="fr-FR"/>
              </w:rPr>
              <w:t>plateaux d’assistance</w:t>
            </w:r>
            <w:r w:rsidRPr="00D612E9">
              <w:rPr>
                <w:rFonts w:ascii="Arial" w:hAnsi="Arial" w:cs="Arial"/>
                <w:iCs/>
                <w:sz w:val="20"/>
                <w:szCs w:val="20"/>
                <w:lang w:val="fr-FR"/>
              </w:rPr>
              <w:t xml:space="preserve"> sont opérationnels 24h/24 – 7j/7. </w:t>
            </w:r>
          </w:p>
          <w:p w:rsidR="00B63AE2" w:rsidRPr="00D612E9" w:rsidRDefault="00B63AE2" w:rsidP="00440A77">
            <w:pPr>
              <w:rPr>
                <w:rFonts w:ascii="Arial" w:hAnsi="Arial" w:cs="Arial"/>
                <w:bCs/>
                <w:iCs/>
                <w:sz w:val="20"/>
                <w:szCs w:val="20"/>
                <w:lang w:val="fr-FR"/>
              </w:rPr>
            </w:pPr>
          </w:p>
        </w:tc>
      </w:tr>
      <w:tr w:rsidR="00DC7FD8" w:rsidRPr="00C61CE3" w:rsidTr="78570C8B">
        <w:tc>
          <w:tcPr>
            <w:tcW w:w="2335" w:type="dxa"/>
          </w:tcPr>
          <w:p w:rsidR="00DC7FD8" w:rsidRPr="00F60E7B" w:rsidRDefault="000F0BC8" w:rsidP="00DC7FD8">
            <w:pPr>
              <w:rPr>
                <w:rFonts w:ascii="Arial" w:hAnsi="Arial" w:cs="Arial"/>
                <w:b/>
                <w:color w:val="002060"/>
                <w:sz w:val="20"/>
                <w:szCs w:val="20"/>
                <w:lang w:val="en-AU"/>
              </w:rPr>
            </w:pPr>
            <w:r>
              <w:rPr>
                <w:rFonts w:ascii="Arial" w:hAnsi="Arial" w:cs="Arial"/>
                <w:b/>
                <w:color w:val="002060"/>
                <w:sz w:val="20"/>
                <w:szCs w:val="20"/>
                <w:lang w:val="en-AU"/>
              </w:rPr>
              <w:t>Comment déclarer un sinistre</w:t>
            </w:r>
            <w:r w:rsidR="000D4BCC" w:rsidRPr="000D4BCC">
              <w:rPr>
                <w:rFonts w:ascii="Arial" w:hAnsi="Arial" w:cs="Arial"/>
                <w:b/>
                <w:color w:val="002060"/>
                <w:sz w:val="20"/>
                <w:szCs w:val="20"/>
                <w:lang w:val="en-AU"/>
              </w:rPr>
              <w:t>?</w:t>
            </w:r>
          </w:p>
        </w:tc>
        <w:tc>
          <w:tcPr>
            <w:tcW w:w="8239" w:type="dxa"/>
          </w:tcPr>
          <w:p w:rsidR="000D4BCC" w:rsidRPr="00D612E9" w:rsidRDefault="000D4BCC" w:rsidP="00F60E7B">
            <w:pPr>
              <w:jc w:val="both"/>
              <w:rPr>
                <w:rFonts w:ascii="Arial" w:hAnsi="Arial" w:cs="Arial"/>
                <w:sz w:val="20"/>
                <w:szCs w:val="20"/>
                <w:lang w:val="fr-FR"/>
              </w:rPr>
            </w:pPr>
            <w:r w:rsidRPr="00D612E9">
              <w:rPr>
                <w:rFonts w:ascii="Arial" w:hAnsi="Arial" w:cs="Arial"/>
                <w:sz w:val="20"/>
                <w:szCs w:val="20"/>
                <w:lang w:val="fr-FR"/>
              </w:rPr>
              <w:t xml:space="preserve">Déclarez votre sinistre ici : </w:t>
            </w:r>
            <w:r w:rsidR="0041370E" w:rsidRPr="008C58DC">
              <w:rPr>
                <w:sz w:val="20"/>
                <w:szCs w:val="20"/>
                <w:rPrChange w:id="48" w:author="Uy, Eleanor" w:date="2021-02-19T13:54:00Z">
                  <w:rPr/>
                </w:rPrChange>
              </w:rPr>
              <w:fldChar w:fldCharType="begin"/>
            </w:r>
            <w:r w:rsidR="0041370E" w:rsidRPr="008C58DC">
              <w:rPr>
                <w:sz w:val="20"/>
                <w:szCs w:val="20"/>
                <w:lang w:val="fr-BE"/>
                <w:rPrChange w:id="49" w:author="P. C." w:date="2026-02-10T09:00:00Z" w16du:dateUtc="2026-02-10T08:00:00Z">
                  <w:rPr/>
                </w:rPrChange>
              </w:rPr>
              <w:instrText xml:space="preserve"> HYPERLINK "https://claims.travelguard.com/myclaim/ch/fr" </w:instrText>
            </w:r>
            <w:r w:rsidR="0041370E" w:rsidRPr="00E00749">
              <w:rPr>
                <w:sz w:val="20"/>
                <w:szCs w:val="20"/>
              </w:rPr>
            </w:r>
            <w:r w:rsidR="0041370E" w:rsidRPr="008C58DC">
              <w:rPr>
                <w:rPrChange w:id="50" w:author="Uy, Eleanor" w:date="2021-02-19T13:54:00Z">
                  <w:rPr>
                    <w:rStyle w:val="Hyperlink"/>
                    <w:rFonts w:ascii="Arial" w:hAnsi="Arial" w:cs="Arial"/>
                    <w:sz w:val="20"/>
                    <w:szCs w:val="20"/>
                    <w:lang w:val="fr-FR"/>
                  </w:rPr>
                </w:rPrChange>
              </w:rPr>
              <w:fldChar w:fldCharType="separate"/>
            </w:r>
            <w:r w:rsidRPr="00D612E9">
              <w:rPr>
                <w:rStyle w:val="Hyperlink"/>
                <w:rFonts w:ascii="Arial" w:hAnsi="Arial" w:cs="Arial"/>
                <w:sz w:val="20"/>
                <w:szCs w:val="20"/>
                <w:lang w:val="fr-FR"/>
              </w:rPr>
              <w:t>https://claims.travelguard.com/myclaim/ch/fr</w:t>
            </w:r>
            <w:r w:rsidR="0041370E" w:rsidRPr="008C58DC">
              <w:rPr>
                <w:rStyle w:val="Hyperlink"/>
                <w:rFonts w:ascii="Arial" w:hAnsi="Arial" w:cs="Arial"/>
                <w:sz w:val="20"/>
                <w:szCs w:val="20"/>
                <w:lang w:val="fr-FR"/>
              </w:rPr>
              <w:fldChar w:fldCharType="end"/>
            </w:r>
            <w:r w:rsidRPr="00D612E9">
              <w:rPr>
                <w:rFonts w:ascii="Arial" w:hAnsi="Arial" w:cs="Arial"/>
                <w:sz w:val="20"/>
                <w:szCs w:val="20"/>
                <w:lang w:val="fr-FR"/>
              </w:rPr>
              <w:t xml:space="preserve"> </w:t>
            </w:r>
          </w:p>
          <w:p w:rsidR="00771A3A" w:rsidRPr="00D612E9" w:rsidRDefault="00771A3A" w:rsidP="00F60E7B">
            <w:pPr>
              <w:jc w:val="both"/>
              <w:rPr>
                <w:rFonts w:ascii="Arial" w:hAnsi="Arial" w:cs="Arial"/>
                <w:sz w:val="20"/>
                <w:szCs w:val="20"/>
                <w:lang w:val="fr-FR"/>
              </w:rPr>
            </w:pPr>
            <w:r w:rsidRPr="00D612E9">
              <w:rPr>
                <w:rFonts w:ascii="Arial" w:hAnsi="Arial" w:cs="Arial"/>
                <w:sz w:val="20"/>
                <w:szCs w:val="20"/>
                <w:lang w:val="fr-FR"/>
              </w:rPr>
              <w:t xml:space="preserve">ou </w:t>
            </w:r>
            <w:r w:rsidR="001F2A80" w:rsidRPr="00D612E9">
              <w:rPr>
                <w:rFonts w:ascii="Arial" w:hAnsi="Arial" w:cs="Arial"/>
                <w:sz w:val="20"/>
                <w:szCs w:val="20"/>
                <w:lang w:val="fr-FR"/>
              </w:rPr>
              <w:t>contactez-</w:t>
            </w:r>
            <w:r w:rsidRPr="00D612E9">
              <w:rPr>
                <w:rFonts w:ascii="Arial" w:hAnsi="Arial" w:cs="Arial"/>
                <w:sz w:val="20"/>
                <w:szCs w:val="20"/>
                <w:lang w:val="fr-FR"/>
              </w:rPr>
              <w:t xml:space="preserve">nous en utilisant les informations </w:t>
            </w:r>
            <w:r w:rsidR="001F2A80" w:rsidRPr="00D612E9">
              <w:rPr>
                <w:rFonts w:ascii="Arial" w:hAnsi="Arial" w:cs="Arial"/>
                <w:sz w:val="20"/>
                <w:szCs w:val="20"/>
                <w:lang w:val="fr-FR"/>
              </w:rPr>
              <w:t xml:space="preserve">contenues dans les </w:t>
            </w:r>
            <w:r w:rsidRPr="00D612E9">
              <w:rPr>
                <w:rFonts w:ascii="Arial" w:hAnsi="Arial" w:cs="Arial"/>
                <w:sz w:val="20"/>
                <w:szCs w:val="20"/>
                <w:lang w:val="fr-FR"/>
              </w:rPr>
              <w:t xml:space="preserve">Conditions </w:t>
            </w:r>
            <w:r w:rsidR="001F2A80" w:rsidRPr="00D612E9">
              <w:rPr>
                <w:rFonts w:ascii="Arial" w:hAnsi="Arial" w:cs="Arial"/>
                <w:sz w:val="20"/>
                <w:szCs w:val="20"/>
                <w:lang w:val="fr-FR"/>
              </w:rPr>
              <w:t>Générales d’</w:t>
            </w:r>
            <w:r w:rsidRPr="00D612E9">
              <w:rPr>
                <w:rFonts w:ascii="Arial" w:hAnsi="Arial" w:cs="Arial"/>
                <w:sz w:val="20"/>
                <w:szCs w:val="20"/>
                <w:lang w:val="fr-FR"/>
              </w:rPr>
              <w:t xml:space="preserve">Assurance. </w:t>
            </w:r>
          </w:p>
          <w:p w:rsidR="00771A3A" w:rsidRPr="00D612E9" w:rsidRDefault="00771A3A" w:rsidP="00F60E7B">
            <w:pPr>
              <w:jc w:val="both"/>
              <w:rPr>
                <w:rFonts w:ascii="Arial" w:hAnsi="Arial" w:cs="Arial"/>
                <w:b/>
                <w:color w:val="00B0F0"/>
                <w:sz w:val="20"/>
                <w:szCs w:val="20"/>
                <w:lang w:val="fr-FR"/>
              </w:rPr>
            </w:pPr>
          </w:p>
        </w:tc>
      </w:tr>
      <w:tr w:rsidR="00365ACF" w:rsidRPr="00C61CE3" w:rsidTr="78570C8B">
        <w:tc>
          <w:tcPr>
            <w:tcW w:w="2335" w:type="dxa"/>
          </w:tcPr>
          <w:p w:rsidR="00365ACF" w:rsidRPr="001F2A80" w:rsidRDefault="004675E4" w:rsidP="004675E4">
            <w:pPr>
              <w:rPr>
                <w:rFonts w:ascii="Arial" w:hAnsi="Arial" w:cs="Arial"/>
                <w:b/>
                <w:color w:val="002060"/>
                <w:sz w:val="20"/>
                <w:szCs w:val="20"/>
                <w:lang w:val="fr-FR"/>
              </w:rPr>
            </w:pPr>
            <w:r>
              <w:rPr>
                <w:rFonts w:ascii="Arial" w:hAnsi="Arial" w:cs="Arial"/>
                <w:b/>
                <w:color w:val="002060"/>
                <w:sz w:val="20"/>
                <w:szCs w:val="20"/>
                <w:lang w:val="fr-FR"/>
              </w:rPr>
              <w:t>Que</w:t>
            </w:r>
            <w:r w:rsidR="001F2A80" w:rsidRPr="001F2A80">
              <w:rPr>
                <w:rFonts w:ascii="Arial" w:hAnsi="Arial" w:cs="Arial"/>
                <w:b/>
                <w:color w:val="002060"/>
                <w:sz w:val="20"/>
                <w:szCs w:val="20"/>
                <w:lang w:val="fr-FR"/>
              </w:rPr>
              <w:t xml:space="preserve"> </w:t>
            </w:r>
            <w:r>
              <w:rPr>
                <w:rFonts w:ascii="Arial" w:hAnsi="Arial" w:cs="Arial"/>
                <w:b/>
                <w:color w:val="002060"/>
                <w:sz w:val="20"/>
                <w:szCs w:val="20"/>
                <w:lang w:val="fr-FR"/>
              </w:rPr>
              <w:t xml:space="preserve">faire </w:t>
            </w:r>
            <w:r w:rsidR="001F2A80" w:rsidRPr="001F2A80">
              <w:rPr>
                <w:rFonts w:ascii="Arial" w:hAnsi="Arial" w:cs="Arial"/>
                <w:b/>
                <w:color w:val="002060"/>
                <w:sz w:val="20"/>
                <w:szCs w:val="20"/>
                <w:lang w:val="fr-FR"/>
              </w:rPr>
              <w:t>si j</w:t>
            </w:r>
            <w:r>
              <w:rPr>
                <w:rFonts w:ascii="Arial" w:hAnsi="Arial" w:cs="Arial"/>
                <w:b/>
                <w:color w:val="002060"/>
                <w:sz w:val="20"/>
                <w:szCs w:val="20"/>
                <w:lang w:val="fr-FR"/>
              </w:rPr>
              <w:t>’ai besoin</w:t>
            </w:r>
            <w:r w:rsidR="001F2A80" w:rsidRPr="001F2A80">
              <w:rPr>
                <w:rFonts w:ascii="Arial" w:hAnsi="Arial" w:cs="Arial"/>
                <w:b/>
                <w:color w:val="002060"/>
                <w:sz w:val="20"/>
                <w:szCs w:val="20"/>
                <w:lang w:val="fr-FR"/>
              </w:rPr>
              <w:t xml:space="preserve"> </w:t>
            </w:r>
            <w:r>
              <w:rPr>
                <w:rFonts w:ascii="Arial" w:hAnsi="Arial" w:cs="Arial"/>
                <w:b/>
                <w:color w:val="002060"/>
                <w:sz w:val="20"/>
                <w:szCs w:val="20"/>
                <w:lang w:val="fr-FR"/>
              </w:rPr>
              <w:t>d’</w:t>
            </w:r>
            <w:r w:rsidR="000F0BC8">
              <w:rPr>
                <w:rFonts w:ascii="Arial" w:hAnsi="Arial" w:cs="Arial"/>
                <w:b/>
                <w:color w:val="002060"/>
                <w:sz w:val="20"/>
                <w:szCs w:val="20"/>
                <w:lang w:val="fr-FR"/>
              </w:rPr>
              <w:t>annuler ma police</w:t>
            </w:r>
            <w:r w:rsidR="001F2A80" w:rsidRPr="001F2A80">
              <w:rPr>
                <w:rFonts w:ascii="Arial" w:hAnsi="Arial" w:cs="Arial"/>
                <w:b/>
                <w:color w:val="002060"/>
                <w:sz w:val="20"/>
                <w:szCs w:val="20"/>
                <w:lang w:val="fr-FR"/>
              </w:rPr>
              <w:t>?</w:t>
            </w:r>
            <w:r w:rsidR="00365ACF" w:rsidRPr="001F2A80">
              <w:rPr>
                <w:rFonts w:ascii="Arial" w:hAnsi="Arial" w:cs="Arial"/>
                <w:b/>
                <w:color w:val="002060"/>
                <w:sz w:val="20"/>
                <w:szCs w:val="20"/>
                <w:lang w:val="fr-FR"/>
              </w:rPr>
              <w:t xml:space="preserve"> </w:t>
            </w:r>
          </w:p>
        </w:tc>
        <w:tc>
          <w:tcPr>
            <w:tcW w:w="8239" w:type="dxa"/>
          </w:tcPr>
          <w:p w:rsidR="00332483" w:rsidRPr="00D612E9" w:rsidRDefault="001F2A80" w:rsidP="00F60E7B">
            <w:pPr>
              <w:jc w:val="both"/>
              <w:rPr>
                <w:rFonts w:ascii="Arial" w:hAnsi="Arial" w:cs="Arial"/>
                <w:b/>
                <w:sz w:val="20"/>
                <w:szCs w:val="20"/>
                <w:lang w:val="fr-FR"/>
              </w:rPr>
            </w:pPr>
            <w:r w:rsidRPr="00D612E9">
              <w:rPr>
                <w:rFonts w:ascii="Arial" w:hAnsi="Arial" w:cs="Arial"/>
                <w:b/>
                <w:sz w:val="20"/>
                <w:szCs w:val="20"/>
                <w:lang w:val="fr-FR"/>
              </w:rPr>
              <w:t>Veuillez-vous</w:t>
            </w:r>
            <w:r w:rsidR="00771A3A" w:rsidRPr="00D612E9">
              <w:rPr>
                <w:rFonts w:ascii="Arial" w:hAnsi="Arial" w:cs="Arial"/>
                <w:b/>
                <w:sz w:val="20"/>
                <w:szCs w:val="20"/>
                <w:lang w:val="fr-FR"/>
              </w:rPr>
              <w:t xml:space="preserve"> référer </w:t>
            </w:r>
            <w:r w:rsidRPr="00D612E9">
              <w:rPr>
                <w:rFonts w:ascii="Arial" w:hAnsi="Arial" w:cs="Arial"/>
                <w:b/>
                <w:sz w:val="20"/>
                <w:szCs w:val="20"/>
                <w:lang w:val="fr-FR"/>
              </w:rPr>
              <w:t>à</w:t>
            </w:r>
            <w:r w:rsidR="00771A3A" w:rsidRPr="00D612E9">
              <w:rPr>
                <w:rFonts w:ascii="Arial" w:hAnsi="Arial" w:cs="Arial"/>
                <w:b/>
                <w:sz w:val="20"/>
                <w:szCs w:val="20"/>
                <w:lang w:val="fr-FR"/>
              </w:rPr>
              <w:t xml:space="preserve"> Vos Conditions </w:t>
            </w:r>
            <w:r w:rsidRPr="00D612E9">
              <w:rPr>
                <w:rFonts w:ascii="Arial" w:hAnsi="Arial" w:cs="Arial"/>
                <w:b/>
                <w:sz w:val="20"/>
                <w:szCs w:val="20"/>
                <w:lang w:val="fr-FR"/>
              </w:rPr>
              <w:t xml:space="preserve">Générales </w:t>
            </w:r>
            <w:r w:rsidR="00771A3A" w:rsidRPr="00D612E9">
              <w:rPr>
                <w:rFonts w:ascii="Arial" w:hAnsi="Arial" w:cs="Arial"/>
                <w:b/>
                <w:sz w:val="20"/>
                <w:szCs w:val="20"/>
                <w:lang w:val="fr-FR"/>
              </w:rPr>
              <w:t xml:space="preserve">d’Assurance pour savoir quand et comment vous pouvez annuler votre police. </w:t>
            </w:r>
          </w:p>
          <w:p w:rsidR="00771A3A" w:rsidRPr="00D612E9" w:rsidRDefault="00771A3A" w:rsidP="00F60E7B">
            <w:pPr>
              <w:jc w:val="both"/>
              <w:rPr>
                <w:rFonts w:ascii="Arial" w:hAnsi="Arial" w:cs="Arial"/>
                <w:b/>
                <w:sz w:val="20"/>
                <w:szCs w:val="20"/>
                <w:lang w:val="fr-FR"/>
              </w:rPr>
            </w:pPr>
          </w:p>
          <w:p w:rsidR="00365ACF" w:rsidRPr="00D612E9" w:rsidRDefault="00771A3A" w:rsidP="000F0BC8">
            <w:pPr>
              <w:jc w:val="both"/>
              <w:rPr>
                <w:rFonts w:ascii="Arial" w:hAnsi="Arial" w:cs="Arial"/>
                <w:sz w:val="20"/>
                <w:szCs w:val="20"/>
                <w:lang w:val="fr-FR"/>
              </w:rPr>
            </w:pPr>
            <w:r w:rsidRPr="78570C8B">
              <w:rPr>
                <w:rFonts w:ascii="Arial" w:hAnsi="Arial" w:cs="Arial"/>
                <w:sz w:val="20"/>
                <w:szCs w:val="20"/>
                <w:lang w:val="fr-FR"/>
              </w:rPr>
              <w:t>Si vous avez besoin d'</w:t>
            </w:r>
            <w:r w:rsidR="001F2A80" w:rsidRPr="78570C8B">
              <w:rPr>
                <w:rFonts w:ascii="Arial" w:hAnsi="Arial" w:cs="Arial"/>
                <w:sz w:val="20"/>
                <w:szCs w:val="20"/>
                <w:lang w:val="fr-FR"/>
              </w:rPr>
              <w:t>assistance</w:t>
            </w:r>
            <w:r w:rsidRPr="78570C8B">
              <w:rPr>
                <w:rFonts w:ascii="Arial" w:hAnsi="Arial" w:cs="Arial"/>
                <w:sz w:val="20"/>
                <w:szCs w:val="20"/>
                <w:lang w:val="fr-FR"/>
              </w:rPr>
              <w:t xml:space="preserve">, </w:t>
            </w:r>
            <w:ins w:id="51" w:author="P. C." w:date="2026-02-10T09:52:00Z" w16du:dateUtc="2026-02-10T08:52:00Z">
              <w:r w:rsidR="002213FC">
                <w:rPr>
                  <w:rFonts w:ascii="Arial" w:hAnsi="Arial" w:cs="Arial"/>
                  <w:sz w:val="20"/>
                  <w:szCs w:val="20"/>
                  <w:lang w:val="fr-FR"/>
                </w:rPr>
                <w:t xml:space="preserve">vous pouvez remplir notre formulaire en ligne à l’adresse </w:t>
              </w:r>
              <w:r w:rsidR="002213FC" w:rsidRPr="004B1C97">
                <w:rPr>
                  <w:rFonts w:ascii="Arial" w:hAnsi="Arial" w:cs="Arial"/>
                  <w:sz w:val="20"/>
                  <w:szCs w:val="20"/>
                  <w:lang w:val="en-GB"/>
                </w:rPr>
                <w:fldChar w:fldCharType="begin"/>
              </w:r>
              <w:r w:rsidR="002213FC" w:rsidRPr="004B1C97">
                <w:rPr>
                  <w:rFonts w:ascii="Arial" w:hAnsi="Arial" w:cs="Arial"/>
                  <w:sz w:val="20"/>
                  <w:szCs w:val="20"/>
                  <w:lang w:val="fr-BE"/>
                </w:rPr>
                <w:instrText>HYPERLINK "https://covermore-europe-expedia.zendesk.com/hc/"</w:instrText>
              </w:r>
              <w:r w:rsidR="002213FC" w:rsidRPr="004B1C97">
                <w:rPr>
                  <w:rFonts w:ascii="Arial" w:hAnsi="Arial" w:cs="Arial"/>
                  <w:sz w:val="20"/>
                  <w:szCs w:val="20"/>
                  <w:lang w:val="en-GB"/>
                </w:rPr>
              </w:r>
              <w:r w:rsidR="002213FC" w:rsidRPr="004B1C97">
                <w:rPr>
                  <w:rFonts w:ascii="Arial" w:hAnsi="Arial" w:cs="Arial"/>
                  <w:sz w:val="20"/>
                  <w:szCs w:val="20"/>
                  <w:lang w:val="en-GB"/>
                </w:rPr>
                <w:fldChar w:fldCharType="separate"/>
              </w:r>
              <w:r w:rsidR="002213FC" w:rsidRPr="004B1C97">
                <w:rPr>
                  <w:rStyle w:val="Hyperlink"/>
                  <w:rFonts w:ascii="Arial" w:hAnsi="Arial" w:cs="Arial"/>
                  <w:sz w:val="20"/>
                  <w:szCs w:val="20"/>
                  <w:lang w:val="fr-BE"/>
                </w:rPr>
                <w:t>https://covermore-europe-expedia.zendesk.com/hc/</w:t>
              </w:r>
              <w:r w:rsidR="002213FC" w:rsidRPr="004B1C97">
                <w:rPr>
                  <w:rFonts w:ascii="Arial" w:hAnsi="Arial" w:cs="Arial"/>
                  <w:sz w:val="20"/>
                  <w:szCs w:val="20"/>
                  <w:lang w:val="en-GB"/>
                </w:rPr>
                <w:fldChar w:fldCharType="end"/>
              </w:r>
              <w:r w:rsidR="002213FC" w:rsidRPr="004B1C97">
                <w:rPr>
                  <w:rFonts w:ascii="Arial" w:hAnsi="Arial" w:cs="Arial"/>
                  <w:sz w:val="20"/>
                  <w:szCs w:val="20"/>
                  <w:lang w:val="fr-BE"/>
                </w:rPr>
                <w:t xml:space="preserve">, </w:t>
              </w:r>
              <w:r w:rsidR="002213FC">
                <w:rPr>
                  <w:rFonts w:ascii="Arial" w:hAnsi="Arial" w:cs="Arial"/>
                  <w:sz w:val="20"/>
                  <w:szCs w:val="20"/>
                  <w:lang w:val="fr-BE"/>
                </w:rPr>
                <w:t xml:space="preserve">nous envoyer un e-mail à l’adresse </w:t>
              </w:r>
              <w:r w:rsidR="002213FC">
                <w:rPr>
                  <w:rFonts w:ascii="Arial" w:hAnsi="Arial" w:cs="Arial"/>
                  <w:sz w:val="20"/>
                  <w:szCs w:val="20"/>
                  <w:lang w:val="fr-BE"/>
                </w:rPr>
                <w:fldChar w:fldCharType="begin"/>
              </w:r>
              <w:r w:rsidR="002213FC">
                <w:rPr>
                  <w:rFonts w:ascii="Arial" w:hAnsi="Arial" w:cs="Arial"/>
                  <w:sz w:val="20"/>
                  <w:szCs w:val="20"/>
                  <w:lang w:val="fr-BE"/>
                </w:rPr>
                <w:instrText>HYPERLINK "mailto:expedia@cs.covermoreeurope"</w:instrText>
              </w:r>
              <w:r w:rsidR="002213FC">
                <w:rPr>
                  <w:rFonts w:ascii="Arial" w:hAnsi="Arial" w:cs="Arial"/>
                  <w:sz w:val="20"/>
                  <w:szCs w:val="20"/>
                  <w:lang w:val="fr-BE"/>
                </w:rPr>
              </w:r>
              <w:r w:rsidR="002213FC">
                <w:rPr>
                  <w:rFonts w:ascii="Arial" w:hAnsi="Arial" w:cs="Arial"/>
                  <w:sz w:val="20"/>
                  <w:szCs w:val="20"/>
                  <w:lang w:val="fr-BE"/>
                </w:rPr>
                <w:fldChar w:fldCharType="separate"/>
              </w:r>
              <w:r w:rsidR="002213FC" w:rsidRPr="00545F33">
                <w:rPr>
                  <w:rStyle w:val="Hyperlink"/>
                  <w:rFonts w:ascii="Arial" w:hAnsi="Arial" w:cs="Arial"/>
                  <w:sz w:val="20"/>
                  <w:szCs w:val="20"/>
                  <w:lang w:val="fr-BE"/>
                </w:rPr>
                <w:t>expedia@cs.covermoreeurope</w:t>
              </w:r>
              <w:r w:rsidR="002213FC">
                <w:rPr>
                  <w:rFonts w:ascii="Arial" w:hAnsi="Arial" w:cs="Arial"/>
                  <w:sz w:val="20"/>
                  <w:szCs w:val="20"/>
                  <w:lang w:val="fr-BE"/>
                </w:rPr>
                <w:fldChar w:fldCharType="end"/>
              </w:r>
              <w:r w:rsidR="002213FC">
                <w:rPr>
                  <w:rFonts w:ascii="Arial" w:hAnsi="Arial" w:cs="Arial"/>
                  <w:sz w:val="20"/>
                  <w:szCs w:val="20"/>
                  <w:lang w:val="fr-BE"/>
                </w:rPr>
                <w:t xml:space="preserve"> en indiquant votre numéro de police, ou nous appeler au numéro +41 44 516 0592 entre lundi et vendredi de 9h à 17h.</w:t>
              </w:r>
            </w:ins>
            <w:del w:id="52" w:author="P. C." w:date="2026-02-10T09:53:00Z" w16du:dateUtc="2026-02-10T08:53:00Z">
              <w:r w:rsidRPr="78570C8B" w:rsidDel="002213FC">
                <w:rPr>
                  <w:rFonts w:ascii="Arial" w:hAnsi="Arial" w:cs="Arial"/>
                  <w:sz w:val="20"/>
                  <w:szCs w:val="20"/>
                  <w:lang w:val="fr-FR"/>
                </w:rPr>
                <w:delText>vous pouvez nous appeler au</w:delText>
              </w:r>
              <w:r w:rsidR="000F0BC8" w:rsidRPr="78570C8B" w:rsidDel="002213FC">
                <w:rPr>
                  <w:rFonts w:ascii="Arial" w:hAnsi="Arial" w:cs="Arial"/>
                  <w:sz w:val="20"/>
                  <w:szCs w:val="20"/>
                  <w:lang w:val="fr-FR"/>
                </w:rPr>
                <w:delText xml:space="preserve"> </w:delText>
              </w:r>
              <w:r w:rsidR="000F0BC8" w:rsidRPr="78570C8B" w:rsidDel="002213FC">
                <w:rPr>
                  <w:rFonts w:ascii="Arial" w:hAnsi="Arial" w:cs="Arial"/>
                  <w:b/>
                  <w:bCs/>
                  <w:sz w:val="20"/>
                  <w:szCs w:val="20"/>
                  <w:lang w:val="fr-FR"/>
                </w:rPr>
                <w:delText>+41 44 588 0098</w:delText>
              </w:r>
              <w:r w:rsidR="00365ACF" w:rsidRPr="78570C8B" w:rsidDel="002213FC">
                <w:rPr>
                  <w:rFonts w:ascii="Arial" w:hAnsi="Arial" w:cs="Arial"/>
                  <w:b/>
                  <w:bCs/>
                  <w:sz w:val="20"/>
                  <w:szCs w:val="20"/>
                  <w:lang w:val="fr-FR"/>
                </w:rPr>
                <w:delText xml:space="preserve"> </w:delText>
              </w:r>
              <w:r w:rsidR="001F2A80" w:rsidRPr="78570C8B" w:rsidDel="002213FC">
                <w:rPr>
                  <w:rFonts w:ascii="Arial" w:hAnsi="Arial" w:cs="Arial"/>
                  <w:sz w:val="20"/>
                  <w:szCs w:val="20"/>
                  <w:lang w:val="fr-FR"/>
                </w:rPr>
                <w:delText>entre</w:delText>
              </w:r>
              <w:r w:rsidR="000F0BC8" w:rsidRPr="78570C8B" w:rsidDel="002213FC">
                <w:rPr>
                  <w:rFonts w:ascii="Arial" w:hAnsi="Arial" w:cs="Arial"/>
                  <w:sz w:val="20"/>
                  <w:szCs w:val="20"/>
                  <w:lang w:val="fr-FR"/>
                </w:rPr>
                <w:delText xml:space="preserve"> </w:delText>
              </w:r>
              <w:r w:rsidR="000F0BC8" w:rsidRPr="008C58DC" w:rsidDel="002213FC">
                <w:rPr>
                  <w:b/>
                  <w:bCs/>
                  <w:sz w:val="20"/>
                  <w:szCs w:val="20"/>
                  <w:lang w:val="fr-BE"/>
                  <w:rPrChange w:id="53" w:author="P. C." w:date="2026-02-10T09:00:00Z" w16du:dateUtc="2026-02-10T08:00:00Z">
                    <w:rPr>
                      <w:b/>
                      <w:bCs/>
                      <w:sz w:val="20"/>
                      <w:szCs w:val="20"/>
                    </w:rPr>
                  </w:rPrChange>
                </w:rPr>
                <w:delText>lundi au vendredi de 9h à 17h</w:delText>
              </w:r>
              <w:r w:rsidR="000F0BC8" w:rsidRPr="78570C8B" w:rsidDel="002213FC">
                <w:rPr>
                  <w:rFonts w:ascii="Arial" w:hAnsi="Arial" w:cs="Arial"/>
                  <w:sz w:val="20"/>
                  <w:szCs w:val="20"/>
                  <w:lang w:val="fr-FR"/>
                </w:rPr>
                <w:delText xml:space="preserve"> </w:delText>
              </w:r>
              <w:r w:rsidRPr="78570C8B" w:rsidDel="002213FC">
                <w:rPr>
                  <w:rFonts w:ascii="Arial" w:hAnsi="Arial" w:cs="Arial"/>
                  <w:sz w:val="20"/>
                  <w:szCs w:val="20"/>
                  <w:lang w:val="fr-FR"/>
                </w:rPr>
                <w:delText xml:space="preserve">OU </w:delText>
              </w:r>
              <w:r w:rsidR="004675E4" w:rsidRPr="78570C8B" w:rsidDel="002213FC">
                <w:rPr>
                  <w:rFonts w:ascii="Arial" w:hAnsi="Arial" w:cs="Arial"/>
                  <w:sz w:val="20"/>
                  <w:szCs w:val="20"/>
                  <w:lang w:val="fr-FR"/>
                </w:rPr>
                <w:delText>vous pouvez nous adresser</w:delText>
              </w:r>
              <w:r w:rsidRPr="78570C8B" w:rsidDel="002213FC">
                <w:rPr>
                  <w:rFonts w:ascii="Arial" w:hAnsi="Arial" w:cs="Arial"/>
                  <w:sz w:val="20"/>
                  <w:szCs w:val="20"/>
                  <w:lang w:val="fr-FR"/>
                </w:rPr>
                <w:delText xml:space="preserve"> un courriel à</w:delText>
              </w:r>
              <w:r w:rsidR="000F0BC8" w:rsidRPr="78570C8B" w:rsidDel="002213FC">
                <w:rPr>
                  <w:rFonts w:ascii="Arial" w:hAnsi="Arial" w:cs="Arial"/>
                  <w:b/>
                  <w:bCs/>
                  <w:sz w:val="20"/>
                  <w:szCs w:val="20"/>
                  <w:lang w:val="fr-FR"/>
                </w:rPr>
                <w:delText xml:space="preserve"> </w:delText>
              </w:r>
              <w:r w:rsidR="000F0BC8" w:rsidRPr="78570C8B" w:rsidDel="002213FC">
                <w:rPr>
                  <w:rFonts w:ascii="Arial" w:hAnsi="Arial" w:cs="Arial"/>
                  <w:sz w:val="20"/>
                  <w:szCs w:val="20"/>
                  <w:lang w:val="fr-FR"/>
                </w:rPr>
                <w:delText xml:space="preserve"> </w:delText>
              </w:r>
              <w:r w:rsidRPr="78570C8B" w:rsidDel="002213FC">
                <w:fldChar w:fldCharType="begin"/>
              </w:r>
              <w:r w:rsidRPr="008C58DC" w:rsidDel="002213FC">
                <w:rPr>
                  <w:sz w:val="20"/>
                  <w:szCs w:val="20"/>
                  <w:lang w:val="fr-BE"/>
                  <w:rPrChange w:id="54" w:author="P. C." w:date="2026-02-10T09:00:00Z" w16du:dateUtc="2026-02-10T08:00:00Z">
                    <w:rPr>
                      <w:sz w:val="20"/>
                      <w:szCs w:val="20"/>
                    </w:rPr>
                  </w:rPrChange>
                </w:rPr>
                <w:delInstrText xml:space="preserve"> HYPERLINK "mailto:CH.expcustsvc@aig.com" </w:delInstrText>
              </w:r>
              <w:r w:rsidRPr="78570C8B" w:rsidDel="002213FC">
                <w:fldChar w:fldCharType="separate"/>
              </w:r>
              <w:r w:rsidR="000F0BC8" w:rsidRPr="008C58DC" w:rsidDel="002213FC">
                <w:rPr>
                  <w:rStyle w:val="Hyperlink"/>
                  <w:b/>
                  <w:bCs/>
                  <w:sz w:val="20"/>
                  <w:szCs w:val="20"/>
                  <w:lang w:val="fr-BE"/>
                  <w:rPrChange w:id="55" w:author="P. C." w:date="2026-02-10T09:00:00Z" w16du:dateUtc="2026-02-10T08:00:00Z">
                    <w:rPr>
                      <w:rStyle w:val="Hyperlink"/>
                      <w:b/>
                      <w:bCs/>
                      <w:sz w:val="20"/>
                      <w:szCs w:val="20"/>
                    </w:rPr>
                  </w:rPrChange>
                </w:rPr>
                <w:delText>CH.expcustsvc@aig.com</w:delText>
              </w:r>
              <w:r w:rsidRPr="78570C8B" w:rsidDel="002213FC">
                <w:rPr>
                  <w:rStyle w:val="Hyperlink"/>
                  <w:b/>
                  <w:bCs/>
                  <w:sz w:val="20"/>
                  <w:szCs w:val="20"/>
                </w:rPr>
                <w:fldChar w:fldCharType="end"/>
              </w:r>
              <w:r w:rsidR="000F0BC8" w:rsidRPr="008C58DC" w:rsidDel="002213FC">
                <w:rPr>
                  <w:b/>
                  <w:bCs/>
                  <w:sz w:val="20"/>
                  <w:szCs w:val="20"/>
                  <w:lang w:val="fr-BE"/>
                  <w:rPrChange w:id="56" w:author="P. C." w:date="2026-02-10T09:00:00Z" w16du:dateUtc="2026-02-10T08:00:00Z">
                    <w:rPr>
                      <w:b/>
                      <w:bCs/>
                      <w:sz w:val="20"/>
                      <w:szCs w:val="20"/>
                    </w:rPr>
                  </w:rPrChange>
                </w:rPr>
                <w:delText xml:space="preserve"> </w:delText>
              </w:r>
              <w:r w:rsidR="004675E4" w:rsidRPr="78570C8B" w:rsidDel="002213FC">
                <w:rPr>
                  <w:rFonts w:ascii="Arial" w:hAnsi="Arial" w:cs="Arial"/>
                  <w:sz w:val="20"/>
                  <w:szCs w:val="20"/>
                  <w:lang w:val="fr-FR"/>
                </w:rPr>
                <w:delText>en indiquant</w:delText>
              </w:r>
              <w:r w:rsidRPr="78570C8B" w:rsidDel="002213FC">
                <w:rPr>
                  <w:rFonts w:ascii="Arial" w:hAnsi="Arial" w:cs="Arial"/>
                  <w:sz w:val="20"/>
                  <w:szCs w:val="20"/>
                  <w:lang w:val="fr-FR"/>
                </w:rPr>
                <w:delText xml:space="preserve"> votre numéro de police</w:delText>
              </w:r>
            </w:del>
            <w:del w:id="57" w:author="P. C." w:date="2026-02-11T00:45:00Z" w16du:dateUtc="2026-02-10T23:45:00Z">
              <w:r w:rsidR="00365ACF" w:rsidRPr="78570C8B" w:rsidDel="00C7279C">
                <w:rPr>
                  <w:rFonts w:ascii="Arial" w:hAnsi="Arial" w:cs="Arial"/>
                  <w:sz w:val="20"/>
                  <w:szCs w:val="20"/>
                  <w:lang w:val="fr-FR"/>
                </w:rPr>
                <w:delText xml:space="preserve">. </w:delText>
              </w:r>
            </w:del>
          </w:p>
        </w:tc>
      </w:tr>
    </w:tbl>
    <w:p w:rsidR="000B368C" w:rsidRPr="00961BF5" w:rsidRDefault="000B368C" w:rsidP="000D54CA">
      <w:pPr>
        <w:spacing w:after="0" w:line="240" w:lineRule="auto"/>
        <w:rPr>
          <w:rFonts w:ascii="Arial" w:hAnsi="Arial" w:cs="Arial"/>
          <w:sz w:val="20"/>
          <w:szCs w:val="20"/>
          <w:lang w:val="fr-FR"/>
        </w:rPr>
      </w:pPr>
    </w:p>
    <w:p w:rsidR="000D54CA" w:rsidRPr="00961BF5" w:rsidRDefault="000D54CA" w:rsidP="000D54CA">
      <w:pPr>
        <w:spacing w:after="0" w:line="240" w:lineRule="auto"/>
        <w:rPr>
          <w:rFonts w:ascii="Arial" w:hAnsi="Arial" w:cs="Arial"/>
          <w:sz w:val="20"/>
          <w:szCs w:val="20"/>
          <w:lang w:val="fr-FR"/>
        </w:rPr>
      </w:pPr>
    </w:p>
    <w:p w:rsidR="001D3491" w:rsidRPr="00961BF5" w:rsidRDefault="001D3491" w:rsidP="001D3491">
      <w:pPr>
        <w:spacing w:after="0" w:line="240" w:lineRule="auto"/>
        <w:rPr>
          <w:lang w:val="fr-FR"/>
        </w:rPr>
      </w:pPr>
    </w:p>
    <w:p w:rsidR="00B602A1" w:rsidRPr="00F60E7B" w:rsidRDefault="00F570CC" w:rsidP="003132A3">
      <w:pPr>
        <w:spacing w:after="0" w:line="240" w:lineRule="auto"/>
        <w:rPr>
          <w:rFonts w:ascii="Arial" w:hAnsi="Arial"/>
          <w:color w:val="002060"/>
        </w:rPr>
      </w:pPr>
      <w:r>
        <w:rPr>
          <w:rFonts w:ascii="Arial" w:hAnsi="Arial" w:cs="Arial"/>
          <w:sz w:val="20"/>
          <w:szCs w:val="20"/>
          <w:lang w:val="fr-FR"/>
        </w:rPr>
        <w:t>Bon voyage</w:t>
      </w:r>
      <w:r w:rsidR="00412801">
        <w:rPr>
          <w:rFonts w:ascii="Arial" w:hAnsi="Arial" w:cs="Arial"/>
          <w:sz w:val="20"/>
          <w:szCs w:val="20"/>
          <w:lang w:val="fr-FR"/>
        </w:rPr>
        <w:t xml:space="preserve"> </w:t>
      </w:r>
      <w:r>
        <w:rPr>
          <w:rFonts w:ascii="Arial" w:hAnsi="Arial" w:cs="Arial"/>
          <w:sz w:val="20"/>
          <w:szCs w:val="20"/>
          <w:lang w:val="fr-FR"/>
        </w:rPr>
        <w:t xml:space="preserve">! </w:t>
      </w:r>
      <w:r>
        <w:rPr>
          <w:rFonts w:ascii="Arial" w:hAnsi="Arial" w:cs="Arial"/>
          <w:sz w:val="20"/>
          <w:szCs w:val="20"/>
          <w:lang w:val="fr-FR"/>
        </w:rPr>
        <w:br/>
      </w:r>
      <w:del w:id="58" w:author="P. C." w:date="2026-02-10T09:53:00Z" w16du:dateUtc="2026-02-10T08:53:00Z">
        <w:r w:rsidR="000D54CA" w:rsidRPr="00F60E7B" w:rsidDel="00473C58">
          <w:rPr>
            <w:rFonts w:ascii="Arial" w:hAnsi="Arial" w:cs="Arial"/>
            <w:b/>
            <w:color w:val="002060"/>
            <w:sz w:val="20"/>
            <w:szCs w:val="20"/>
            <w:lang w:val="en-AU"/>
          </w:rPr>
          <w:delText xml:space="preserve">AIG </w:delText>
        </w:r>
      </w:del>
      <w:r w:rsidR="000D54CA" w:rsidRPr="00F60E7B">
        <w:rPr>
          <w:rFonts w:ascii="Arial" w:hAnsi="Arial" w:cs="Arial"/>
          <w:b/>
          <w:color w:val="002060"/>
          <w:sz w:val="20"/>
          <w:szCs w:val="20"/>
          <w:lang w:val="en-AU"/>
        </w:rPr>
        <w:t>Travel</w:t>
      </w:r>
      <w:ins w:id="59" w:author="P. C." w:date="2026-02-10T09:53:00Z" w16du:dateUtc="2026-02-10T08:53:00Z">
        <w:r w:rsidR="00473C58">
          <w:rPr>
            <w:rFonts w:ascii="Arial" w:hAnsi="Arial" w:cs="Arial"/>
            <w:b/>
            <w:color w:val="002060"/>
            <w:sz w:val="20"/>
            <w:szCs w:val="20"/>
            <w:lang w:val="en-AU"/>
          </w:rPr>
          <w:t xml:space="preserve"> Guard</w:t>
        </w:r>
      </w:ins>
      <w:r w:rsidR="000D54CA" w:rsidRPr="00F60E7B">
        <w:rPr>
          <w:rFonts w:ascii="Arial" w:hAnsi="Arial" w:cs="Arial"/>
          <w:b/>
          <w:color w:val="002060"/>
          <w:sz w:val="20"/>
          <w:szCs w:val="20"/>
          <w:lang w:val="en-AU"/>
        </w:rPr>
        <w:t xml:space="preserve"> </w:t>
      </w:r>
    </w:p>
    <w:p w:rsidR="000B368C" w:rsidRPr="00DE00D0" w:rsidRDefault="000B368C" w:rsidP="00157764">
      <w:pPr>
        <w:rPr>
          <w:rFonts w:ascii="Arial" w:hAnsi="Arial"/>
          <w:color w:val="000000"/>
        </w:rPr>
      </w:pPr>
    </w:p>
    <w:sectPr w:rsidR="000B368C" w:rsidRPr="00DE00D0" w:rsidSect="004E40BD">
      <w:footerReference w:type="even" r:id="rId13"/>
      <w:footerReference w:type="default" r:id="rId14"/>
      <w:footerReference w:type="first" r:id="rId15"/>
      <w:type w:val="continuous"/>
      <w:pgSz w:w="12240" w:h="15840"/>
      <w:pgMar w:top="1152" w:right="720" w:bottom="1440" w:left="720" w:header="720" w:footer="144" w:gutter="216"/>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22EBE" w:rsidRDefault="00222EBE" w:rsidP="0005501C">
      <w:pPr>
        <w:spacing w:after="0" w:line="240" w:lineRule="auto"/>
      </w:pPr>
      <w:r>
        <w:separator/>
      </w:r>
    </w:p>
  </w:endnote>
  <w:endnote w:type="continuationSeparator" w:id="0">
    <w:p w:rsidR="00222EBE" w:rsidRDefault="00222EBE" w:rsidP="0005501C">
      <w:pPr>
        <w:spacing w:after="0" w:line="240" w:lineRule="auto"/>
      </w:pPr>
      <w:r>
        <w:continuationSeparator/>
      </w:r>
    </w:p>
  </w:endnote>
  <w:endnote w:type="continuationNotice" w:id="1">
    <w:p w:rsidR="00222EBE" w:rsidRDefault="00222EB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embedBold r:id="rId1" w:subsetted="1" w:fontKey="{170F1215-CA9D-477A-AD7A-6F36760F1D34}"/>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embedRegular r:id="rId2" w:fontKey="{D09AAA4E-9432-40C7-A60F-2DE3C04175F4}"/>
    <w:embedBold r:id="rId3" w:fontKey="{6C67EA5D-9252-46C3-A0AE-AEF23705B166}"/>
    <w:embedItalic r:id="rId4" w:fontKey="{D743EED3-278D-4DF6-9420-5CF4A96630F6}"/>
    <w:embedBoldItalic r:id="rId5" w:fontKey="{9089ABE3-99E6-4070-AF1A-AFA0F310009B}"/>
  </w:font>
  <w:font w:name="Univers ATT">
    <w:charset w:val="00"/>
    <w:family w:val="swiss"/>
    <w:pitch w:val="variable"/>
    <w:sig w:usb0="00000007" w:usb1="00000000" w:usb2="00000000" w:usb3="00000000" w:csb0="00000013" w:csb1="00000000"/>
  </w:font>
  <w:font w:name="Segoe UI Semilight">
    <w:panose1 w:val="020B04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ITC Avant Garde Std Md">
    <w:altName w:val="Calibri"/>
    <w:panose1 w:val="00000000000000000000"/>
    <w:charset w:val="00"/>
    <w:family w:val="swiss"/>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embedBold r:id="rId6" w:fontKey="{73285691-3EBF-452D-8083-8231F5BC18E7}"/>
  </w:font>
  <w:font w:name="Aptos">
    <w:charset w:val="00"/>
    <w:family w:val="swiss"/>
    <w:pitch w:val="variable"/>
    <w:sig w:usb0="20000287" w:usb1="00000003" w:usb2="00000000" w:usb3="00000000" w:csb0="0000019F" w:csb1="00000000"/>
    <w:embedRegular r:id="rId7" w:subsetted="1" w:fontKey="{E9380EF3-8F84-4038-8FFA-ABCCFE1CB70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00749" w:rsidRDefault="00E00749">
    <w:pPr>
      <w:pStyle w:val="Footer"/>
    </w:pPr>
    <w:r>
      <w:rPr>
        <w:noProof/>
      </w:rPr>
      <mc:AlternateContent>
        <mc:Choice Requires="wps">
          <w:drawing>
            <wp:anchor distT="0" distB="0" distL="0" distR="0" simplePos="0" relativeHeight="251659264" behindDoc="0" locked="0" layoutInCell="1" allowOverlap="1" wp14:anchorId="06E65E4B" wp14:editId="19235A29">
              <wp:simplePos x="635" y="635"/>
              <wp:positionH relativeFrom="page">
                <wp:align>left</wp:align>
              </wp:positionH>
              <wp:positionV relativeFrom="page">
                <wp:align>bottom</wp:align>
              </wp:positionV>
              <wp:extent cx="1408430" cy="357505"/>
              <wp:effectExtent l="0" t="0" r="1270" b="0"/>
              <wp:wrapNone/>
              <wp:docPr id="690963993" name="Text Box 2"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08430" cy="357505"/>
                      </a:xfrm>
                      <a:prstGeom prst="rect">
                        <a:avLst/>
                      </a:prstGeom>
                      <a:noFill/>
                      <a:ln>
                        <a:noFill/>
                      </a:ln>
                    </wps:spPr>
                    <wps:txbx>
                      <w:txbxContent>
                        <w:p w:rsidR="00E00749" w:rsidRPr="00E00749" w:rsidRDefault="00E00749" w:rsidP="00E00749">
                          <w:pPr>
                            <w:spacing w:after="0"/>
                            <w:rPr>
                              <w:rFonts w:ascii="Aptos" w:eastAsia="Aptos" w:hAnsi="Aptos" w:cs="Aptos"/>
                              <w:noProof/>
                              <w:color w:val="000000"/>
                              <w:sz w:val="20"/>
                              <w:szCs w:val="20"/>
                            </w:rPr>
                          </w:pPr>
                          <w:r w:rsidRPr="00E00749">
                            <w:rPr>
                              <w:rFonts w:ascii="Aptos" w:eastAsia="Aptos" w:hAnsi="Aptos" w:cs="Aptos"/>
                              <w:noProof/>
                              <w:color w:val="000000"/>
                              <w:sz w:val="20"/>
                              <w:szCs w:val="20"/>
                            </w:rPr>
                            <w:t>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6E65E4B" id="_x0000_t202" coordsize="21600,21600" o:spt="202" path="m,l,21600r21600,l21600,xe">
              <v:stroke joinstyle="miter"/>
              <v:path gradientshapeok="t" o:connecttype="rect"/>
            </v:shapetype>
            <v:shape id="Text Box 2" o:spid="_x0000_s1026" type="#_x0000_t202" alt="INTERNAL USE ONLY" style="position:absolute;margin-left:0;margin-top:0;width:110.9pt;height:28.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S9ADwIAABsEAAAOAAAAZHJzL2Uyb0RvYy54bWysU8Fu2zAMvQ/YPwi6L3bSZOuMOEXWIsOA&#10;oC2QDj3LshQbkERBUmJnXz9KdpKt22nYRaZJ6pF8fFre9VqRo3C+BVPS6SSnRBgOdWv2Jf3+svlw&#10;S4kPzNRMgRElPQlP71bv3y07W4gZNKBq4QiCGF90tqRNCLbIMs8boZmfgBUGgxKcZgF/3T6rHesQ&#10;Xatslucfsw5cbR1w4T16H4YgXSV8KQUPT1J6EYgqKfYW0unSWcUzWy1ZsXfMNi0f22D/0IVmrcGi&#10;F6gHFhg5uPYPKN1yBx5kmHDQGUjZcpFmwGmm+Ztpdg2zIs2C5Hh7ocn/P1j+eNzZZ0dC/wV6XGAk&#10;pLO+8OiM8/TS6fjFTgnGkcLThTbRB8LjpXl+O7/BEMfYzeLTIl9EmOx62zofvgrQJBoldbiWxBY7&#10;bn0YUs8psZiBTatUWo0yvzkQM3qya4vRCn3Vj31XUJ9wHAfDpr3lmxZrbpkPz8zharFNlGt4wkMq&#10;6EoKo0VJA+7H3/wxHxnHKCUdSqWkBrVMifpmcBOzxTzPo7TSHxrubFTJmH7OFzFuDvoeUIVTfBCW&#10;JzMmB3U2pQP9impex2oYYoZjzZJWZ/M+DMLF18DFep2SUEWWha3ZWR6hI1mRyZf+lTk70h1wUY9w&#10;FhMr3rA+5Mab3q4PAblPK4nEDmyOfKMC01LH1xIl/ut/yrq+6dVPAAAA//8DAFBLAwQUAAYACAAA&#10;ACEAGBL6yNoAAAAEAQAADwAAAGRycy9kb3ducmV2LnhtbEyPzWrDMBCE74W+g9hAbo0ch5rgWA6h&#10;f/RaJ9AeZWtjmVgr11IS9+277aW9DCyzzHxTbCfXiwuOofOkYLlIQCA13nTUKjjsn+/WIELUZHTv&#10;CRV8YYBteXtT6Nz4K73hpYqt4BAKuVZgYxxyKUNj0emw8AMSe0c/Oh35HFtpRn3lcNfLNEky6XRH&#10;3GD1gA8Wm1N1dgqyx5edHd6zj89jGl5D7U+x8k9KzWfTbgMi4hT/nuEHn9GhZKban8kE0SvgIfFX&#10;2UvTJc+oFdxnK5BlIf/Dl98AAAD//wMAUEsBAi0AFAAGAAgAAAAhALaDOJL+AAAA4QEAABMAAAAA&#10;AAAAAAAAAAAAAAAAAFtDb250ZW50X1R5cGVzXS54bWxQSwECLQAUAAYACAAAACEAOP0h/9YAAACU&#10;AQAACwAAAAAAAAAAAAAAAAAvAQAAX3JlbHMvLnJlbHNQSwECLQAUAAYACAAAACEAr5EvQA8CAAAb&#10;BAAADgAAAAAAAAAAAAAAAAAuAgAAZHJzL2Uyb0RvYy54bWxQSwECLQAUAAYACAAAACEAGBL6yNoA&#10;AAAEAQAADwAAAAAAAAAAAAAAAABpBAAAZHJzL2Rvd25yZXYueG1sUEsFBgAAAAAEAAQA8wAAAHAF&#10;AAAAAA==&#10;" filled="f" stroked="f">
              <v:fill o:detectmouseclick="t"/>
              <v:textbox style="mso-fit-shape-to-text:t" inset="20pt,0,0,15pt">
                <w:txbxContent>
                  <w:p w:rsidR="00E00749" w:rsidRPr="00E00749" w:rsidRDefault="00E00749" w:rsidP="00E00749">
                    <w:pPr>
                      <w:spacing w:after="0"/>
                      <w:rPr>
                        <w:rFonts w:ascii="Aptos" w:eastAsia="Aptos" w:hAnsi="Aptos" w:cs="Aptos"/>
                        <w:noProof/>
                        <w:color w:val="000000"/>
                        <w:sz w:val="20"/>
                        <w:szCs w:val="20"/>
                      </w:rPr>
                    </w:pPr>
                    <w:r w:rsidRPr="00E00749">
                      <w:rPr>
                        <w:rFonts w:ascii="Aptos" w:eastAsia="Aptos" w:hAnsi="Aptos" w:cs="Aptos"/>
                        <w:noProof/>
                        <w:color w:val="000000"/>
                        <w:sz w:val="20"/>
                        <w:szCs w:val="20"/>
                      </w:rPr>
                      <w:t>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0A92" w:rsidRPr="00C5516B" w:rsidRDefault="00E00749">
    <w:pPr>
      <w:jc w:val="right"/>
      <w:rPr>
        <w:rFonts w:ascii="Segoe UI" w:hAnsi="Segoe UI" w:cs="Segoe UI"/>
        <w:color w:val="00A4E4" w:themeColor="accent1"/>
        <w:szCs w:val="20"/>
      </w:rPr>
    </w:pPr>
    <w:r>
      <w:rPr>
        <w:rFonts w:ascii="Segoe UI" w:hAnsi="Segoe UI" w:cs="Segoe UI"/>
        <w:noProof/>
        <w:color w:val="00A4E4" w:themeColor="accent1"/>
        <w:szCs w:val="20"/>
      </w:rPr>
      <mc:AlternateContent>
        <mc:Choice Requires="wps">
          <w:drawing>
            <wp:anchor distT="0" distB="0" distL="0" distR="0" simplePos="0" relativeHeight="251660288" behindDoc="0" locked="0" layoutInCell="1" allowOverlap="1" wp14:anchorId="1EE1E5F8" wp14:editId="4119F117">
              <wp:simplePos x="635" y="635"/>
              <wp:positionH relativeFrom="page">
                <wp:align>left</wp:align>
              </wp:positionH>
              <wp:positionV relativeFrom="page">
                <wp:align>bottom</wp:align>
              </wp:positionV>
              <wp:extent cx="1408430" cy="357505"/>
              <wp:effectExtent l="0" t="0" r="1270" b="0"/>
              <wp:wrapNone/>
              <wp:docPr id="45556174" name="Text Box 3"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08430" cy="357505"/>
                      </a:xfrm>
                      <a:prstGeom prst="rect">
                        <a:avLst/>
                      </a:prstGeom>
                      <a:noFill/>
                      <a:ln>
                        <a:noFill/>
                      </a:ln>
                    </wps:spPr>
                    <wps:txbx>
                      <w:txbxContent>
                        <w:p w:rsidR="00E00749" w:rsidRPr="00E00749" w:rsidRDefault="00E00749" w:rsidP="00E00749">
                          <w:pPr>
                            <w:spacing w:after="0"/>
                            <w:rPr>
                              <w:rFonts w:ascii="Aptos" w:eastAsia="Aptos" w:hAnsi="Aptos" w:cs="Aptos"/>
                              <w:noProof/>
                              <w:color w:val="000000"/>
                              <w:sz w:val="20"/>
                              <w:szCs w:val="20"/>
                            </w:rPr>
                          </w:pPr>
                          <w:r w:rsidRPr="00E00749">
                            <w:rPr>
                              <w:rFonts w:ascii="Aptos" w:eastAsia="Aptos" w:hAnsi="Aptos" w:cs="Aptos"/>
                              <w:noProof/>
                              <w:color w:val="000000"/>
                              <w:sz w:val="20"/>
                              <w:szCs w:val="20"/>
                            </w:rPr>
                            <w:t>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EE1E5F8" id="_x0000_t202" coordsize="21600,21600" o:spt="202" path="m,l,21600r21600,l21600,xe">
              <v:stroke joinstyle="miter"/>
              <v:path gradientshapeok="t" o:connecttype="rect"/>
            </v:shapetype>
            <v:shape id="Text Box 3" o:spid="_x0000_s1027" type="#_x0000_t202" alt="INTERNAL USE ONLY" style="position:absolute;left:0;text-align:left;margin-left:0;margin-top:0;width:110.9pt;height:28.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aiEQIAACIEAAAOAAAAZHJzL2Uyb0RvYy54bWysU8tu2zAQvBfoPxC815Idu00Fy4GbwEUB&#10;IwngFDlTFGkJILkESVtyv75Lyo8kzSnohVrtLvcxM5zf9FqRvXC+BVPS8SinRBgOdWu2Jf39tPpy&#10;TYkPzNRMgRElPQhPbxafP807W4gJNKBq4QgWMb7obEmbEGyRZZ43QjM/AisMBiU4zQL+um1WO9Zh&#10;da2ySZ5/zTpwtXXAhffovRuCdJHqSyl4eJDSi0BUSXG2kE6Xziqe2WLOiq1jtmn5cQz2gSk0aw02&#10;PZe6Y4GRnWv/KaVb7sCDDCMOOgMpWy7SDrjNOH+zzaZhVqRdEBxvzzD5/1eW3+839tGR0P+AHgmM&#10;gHTWFx6dcZ9eOh2/OCnBOEJ4OMMm+kB4vDTNr6dXGOIYu5p9m+WzWCa73LbOh58CNIlGSR3SktBi&#10;+7UPQ+opJTYzsGqVStQo88qBNaMnu4wYrdBXPWnrF+NXUB9wKwcD4d7yVYut18yHR+aQYZwWVRse&#10;8JAKupLC0aKkAffnPX/MR+AxSkmHiimpQUlTon4ZJGQym+Z5VFj6Q8OdjCoZ4+/5LMbNTt8CinGM&#10;78LyZMbkoE6mdKCfUdTL2A1DzHDsWdLqZN6GQb/4KLhYLlMSismysDYby2PpiFkE9Kl/Zs4eUQ/I&#10;1z2cNMWKN+APufGmt8tdQAoSMxHfAc0j7CjExO3x0USlv/xPWZenvfgLAAD//wMAUEsDBBQABgAI&#10;AAAAIQAYEvrI2gAAAAQBAAAPAAAAZHJzL2Rvd25yZXYueG1sTI/NasMwEITvhb6D2EBujRyHmuBY&#10;DqF/9Fon0B5la2OZWCvXUhL37bvtpb0MLLPMfFNsJ9eLC46h86RguUhAIDXedNQqOOyf79YgQtRk&#10;dO8JFXxhgG15e1Po3PgrveGliq3gEAq5VmBjHHIpQ2PR6bDwAxJ7Rz86HfkcW2lGfeVw18s0STLp&#10;dEfcYPWADxabU3V2CrLHl50d3rOPz2MaXkPtT7HyT0rNZ9NuAyLiFP+e4Qef0aFkptqfyQTRK+Ah&#10;8VfZS9Mlz6gV3GcrkGUh/8OX3wAAAP//AwBQSwECLQAUAAYACAAAACEAtoM4kv4AAADhAQAAEwAA&#10;AAAAAAAAAAAAAAAAAAAAW0NvbnRlbnRfVHlwZXNdLnhtbFBLAQItABQABgAIAAAAIQA4/SH/1gAA&#10;AJQBAAALAAAAAAAAAAAAAAAAAC8BAABfcmVscy8ucmVsc1BLAQItABQABgAIAAAAIQA/Z7aiEQIA&#10;ACIEAAAOAAAAAAAAAAAAAAAAAC4CAABkcnMvZTJvRG9jLnhtbFBLAQItABQABgAIAAAAIQAYEvrI&#10;2gAAAAQBAAAPAAAAAAAAAAAAAAAAAGsEAABkcnMvZG93bnJldi54bWxQSwUGAAAAAAQABADzAAAA&#10;cgUAAAAA&#10;" filled="f" stroked="f">
              <v:fill o:detectmouseclick="t"/>
              <v:textbox style="mso-fit-shape-to-text:t" inset="20pt,0,0,15pt">
                <w:txbxContent>
                  <w:p w:rsidR="00E00749" w:rsidRPr="00E00749" w:rsidRDefault="00E00749" w:rsidP="00E00749">
                    <w:pPr>
                      <w:spacing w:after="0"/>
                      <w:rPr>
                        <w:rFonts w:ascii="Aptos" w:eastAsia="Aptos" w:hAnsi="Aptos" w:cs="Aptos"/>
                        <w:noProof/>
                        <w:color w:val="000000"/>
                        <w:sz w:val="20"/>
                        <w:szCs w:val="20"/>
                      </w:rPr>
                    </w:pPr>
                    <w:r w:rsidRPr="00E00749">
                      <w:rPr>
                        <w:rFonts w:ascii="Aptos" w:eastAsia="Aptos" w:hAnsi="Aptos" w:cs="Aptos"/>
                        <w:noProof/>
                        <w:color w:val="000000"/>
                        <w:sz w:val="20"/>
                        <w:szCs w:val="20"/>
                      </w:rPr>
                      <w:t>INTERNAL USE ONLY</w:t>
                    </w:r>
                  </w:p>
                </w:txbxContent>
              </v:textbox>
              <w10:wrap anchorx="page" anchory="page"/>
            </v:shape>
          </w:pict>
        </mc:Fallback>
      </mc:AlternateContent>
    </w:r>
  </w:p>
  <w:p w:rsidR="00700A92" w:rsidRDefault="00700A92" w:rsidP="00700A92">
    <w:pP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00749" w:rsidRDefault="00E00749">
    <w:pPr>
      <w:pStyle w:val="Footer"/>
    </w:pPr>
    <w:r>
      <w:rPr>
        <w:noProof/>
      </w:rPr>
      <mc:AlternateContent>
        <mc:Choice Requires="wps">
          <w:drawing>
            <wp:anchor distT="0" distB="0" distL="0" distR="0" simplePos="0" relativeHeight="251658240" behindDoc="0" locked="0" layoutInCell="1" allowOverlap="1" wp14:anchorId="61C68343" wp14:editId="5FD3F66B">
              <wp:simplePos x="590550" y="9810750"/>
              <wp:positionH relativeFrom="page">
                <wp:align>left</wp:align>
              </wp:positionH>
              <wp:positionV relativeFrom="page">
                <wp:align>bottom</wp:align>
              </wp:positionV>
              <wp:extent cx="1408430" cy="357505"/>
              <wp:effectExtent l="0" t="0" r="1270" b="0"/>
              <wp:wrapNone/>
              <wp:docPr id="670994437" name="Text Box 1"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08430" cy="357505"/>
                      </a:xfrm>
                      <a:prstGeom prst="rect">
                        <a:avLst/>
                      </a:prstGeom>
                      <a:noFill/>
                      <a:ln>
                        <a:noFill/>
                      </a:ln>
                    </wps:spPr>
                    <wps:txbx>
                      <w:txbxContent>
                        <w:p w:rsidR="00E00749" w:rsidRPr="00E00749" w:rsidRDefault="00E00749" w:rsidP="00E00749">
                          <w:pPr>
                            <w:spacing w:after="0"/>
                            <w:rPr>
                              <w:rFonts w:ascii="Aptos" w:eastAsia="Aptos" w:hAnsi="Aptos" w:cs="Aptos"/>
                              <w:noProof/>
                              <w:color w:val="000000"/>
                              <w:sz w:val="20"/>
                              <w:szCs w:val="20"/>
                            </w:rPr>
                          </w:pPr>
                          <w:r w:rsidRPr="00E00749">
                            <w:rPr>
                              <w:rFonts w:ascii="Aptos" w:eastAsia="Aptos" w:hAnsi="Aptos" w:cs="Aptos"/>
                              <w:noProof/>
                              <w:color w:val="000000"/>
                              <w:sz w:val="20"/>
                              <w:szCs w:val="20"/>
                            </w:rPr>
                            <w:t>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1C68343" id="_x0000_t202" coordsize="21600,21600" o:spt="202" path="m,l,21600r21600,l21600,xe">
              <v:stroke joinstyle="miter"/>
              <v:path gradientshapeok="t" o:connecttype="rect"/>
            </v:shapetype>
            <v:shape id="Text Box 1" o:spid="_x0000_s1028" type="#_x0000_t202" alt="INTERNAL USE ONLY" style="position:absolute;margin-left:0;margin-top:0;width:110.9pt;height:28.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UXgEwIAACIEAAAOAAAAZHJzL2Uyb0RvYy54bWysU01v2zAMvQ/YfxB0X+ykydYZcYqsRYYB&#10;QVsgHXqWZSk2IImCpMTOfv0oOU62bqdhF5kmKX6897S867UiR+F8C6ak00lOiTAc6tbsS/r9ZfPh&#10;lhIfmKmZAiNKehKe3q3ev1t2thAzaEDVwhEsYnzR2ZI2IdgiyzxvhGZ+AlYYDEpwmgX8dfusdqzD&#10;6lplszz/mHXgauuAC+/R+zAE6SrVl1Lw8CSlF4GokuJsIZ0unVU8s9WSFXvHbNPy8xjsH6bQrDXY&#10;9FLqgQVGDq79o5RuuQMPMkw46AykbLlIO+A20/zNNruGWZF2QXC8vcDk/19Z/njc2WdHQv8FeiQw&#10;AtJZX3h0xn166XT84qQE4wjh6QKb6APh8dI8v53fYIhj7GbxaZEvYpnsets6H74K0CQaJXVIS0KL&#10;Hbc+DKljSmxmYNMqlahR5jcH1oye7DpitEJf9aStSzobx6+gPuFWDgbCveWbFltvmQ/PzCHDOC2q&#10;NjzhIRV0JYWzRUkD7sff/DEfgccoJR0qpqQGJU2J+maQkNlinudRYekPDTcaVTKmn/NFjJuDvgcU&#10;4xTfheXJjMlBjaZ0oF9R1OvYDUPMcOxZ0mo078OgX3wUXKzXKQnFZFnYmp3lsXTELAL60r8yZ8+o&#10;B+TrEUZNseIN+ENuvOnt+hCQgsRMxHdA8ww7CjFxe340Uem//qes69Ne/QQAAP//AwBQSwMEFAAG&#10;AAgAAAAhABgS+sjaAAAABAEAAA8AAABkcnMvZG93bnJldi54bWxMj81qwzAQhO+FvoPYQG6NHIea&#10;4FgOoX/0WifQHmVrY5lYK9dSEvftu+2lvQwss8x8U2wn14sLjqHzpGC5SEAgNd501Co47J/v1iBC&#10;1GR07wkVfGGAbXl7U+jc+Cu94aWKreAQCrlWYGMccilDY9HpsPADEntHPzod+RxbaUZ95XDXyzRJ&#10;Mul0R9xg9YAPFptTdXYKsseXnR3es4/PYxpeQ+1PsfJPSs1n024DIuIU/57hB5/RoWSm2p/JBNEr&#10;4CHxV9lL0yXPqBXcZyuQZSH/w5ffAAAA//8DAFBLAQItABQABgAIAAAAIQC2gziS/gAAAOEBAAAT&#10;AAAAAAAAAAAAAAAAAAAAAABbQ29udGVudF9UeXBlc10ueG1sUEsBAi0AFAAGAAgAAAAhADj9If/W&#10;AAAAlAEAAAsAAAAAAAAAAAAAAAAALwEAAF9yZWxzLy5yZWxzUEsBAi0AFAAGAAgAAAAhAG7xReAT&#10;AgAAIgQAAA4AAAAAAAAAAAAAAAAALgIAAGRycy9lMm9Eb2MueG1sUEsBAi0AFAAGAAgAAAAhABgS&#10;+sjaAAAABAEAAA8AAAAAAAAAAAAAAAAAbQQAAGRycy9kb3ducmV2LnhtbFBLBQYAAAAABAAEAPMA&#10;AAB0BQAAAAA=&#10;" filled="f" stroked="f">
              <v:fill o:detectmouseclick="t"/>
              <v:textbox style="mso-fit-shape-to-text:t" inset="20pt,0,0,15pt">
                <w:txbxContent>
                  <w:p w:rsidR="00E00749" w:rsidRPr="00E00749" w:rsidRDefault="00E00749" w:rsidP="00E00749">
                    <w:pPr>
                      <w:spacing w:after="0"/>
                      <w:rPr>
                        <w:rFonts w:ascii="Aptos" w:eastAsia="Aptos" w:hAnsi="Aptos" w:cs="Aptos"/>
                        <w:noProof/>
                        <w:color w:val="000000"/>
                        <w:sz w:val="20"/>
                        <w:szCs w:val="20"/>
                      </w:rPr>
                    </w:pPr>
                    <w:r w:rsidRPr="00E00749">
                      <w:rPr>
                        <w:rFonts w:ascii="Aptos" w:eastAsia="Aptos" w:hAnsi="Aptos" w:cs="Aptos"/>
                        <w:noProof/>
                        <w:color w:val="000000"/>
                        <w:sz w:val="20"/>
                        <w:szCs w:val="20"/>
                      </w:rPr>
                      <w:t>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22EBE" w:rsidRDefault="00222EBE" w:rsidP="0005501C">
      <w:pPr>
        <w:spacing w:after="0" w:line="240" w:lineRule="auto"/>
      </w:pPr>
      <w:r>
        <w:separator/>
      </w:r>
    </w:p>
  </w:footnote>
  <w:footnote w:type="continuationSeparator" w:id="0">
    <w:p w:rsidR="00222EBE" w:rsidRDefault="00222EBE" w:rsidP="0005501C">
      <w:pPr>
        <w:spacing w:after="0" w:line="240" w:lineRule="auto"/>
      </w:pPr>
      <w:r>
        <w:continuationSeparator/>
      </w:r>
    </w:p>
  </w:footnote>
  <w:footnote w:type="continuationNotice" w:id="1">
    <w:p w:rsidR="00222EBE" w:rsidRDefault="00222EB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82536"/>
    <w:multiLevelType w:val="hybridMultilevel"/>
    <w:tmpl w:val="85489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4E7E0F"/>
    <w:multiLevelType w:val="hybridMultilevel"/>
    <w:tmpl w:val="B25AA9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B610DBE"/>
    <w:multiLevelType w:val="hybridMultilevel"/>
    <w:tmpl w:val="0AD604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8B47BB"/>
    <w:multiLevelType w:val="hybridMultilevel"/>
    <w:tmpl w:val="B97673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6C1545"/>
    <w:multiLevelType w:val="hybridMultilevel"/>
    <w:tmpl w:val="369C6F9C"/>
    <w:lvl w:ilvl="0" w:tplc="3E66210A">
      <w:start w:val="1"/>
      <w:numFmt w:val="bullet"/>
      <w:lvlText w:val="•"/>
      <w:lvlJc w:val="left"/>
      <w:pPr>
        <w:tabs>
          <w:tab w:val="num" w:pos="720"/>
        </w:tabs>
        <w:ind w:left="720" w:hanging="360"/>
      </w:pPr>
      <w:rPr>
        <w:rFonts w:ascii="Times New Roman" w:hAnsi="Times New Roman" w:hint="default"/>
      </w:rPr>
    </w:lvl>
    <w:lvl w:ilvl="1" w:tplc="C63EB92A" w:tentative="1">
      <w:start w:val="1"/>
      <w:numFmt w:val="bullet"/>
      <w:lvlText w:val="•"/>
      <w:lvlJc w:val="left"/>
      <w:pPr>
        <w:tabs>
          <w:tab w:val="num" w:pos="1440"/>
        </w:tabs>
        <w:ind w:left="1440" w:hanging="360"/>
      </w:pPr>
      <w:rPr>
        <w:rFonts w:ascii="Times New Roman" w:hAnsi="Times New Roman" w:hint="default"/>
      </w:rPr>
    </w:lvl>
    <w:lvl w:ilvl="2" w:tplc="0CB850F6" w:tentative="1">
      <w:start w:val="1"/>
      <w:numFmt w:val="bullet"/>
      <w:lvlText w:val="•"/>
      <w:lvlJc w:val="left"/>
      <w:pPr>
        <w:tabs>
          <w:tab w:val="num" w:pos="2160"/>
        </w:tabs>
        <w:ind w:left="2160" w:hanging="360"/>
      </w:pPr>
      <w:rPr>
        <w:rFonts w:ascii="Times New Roman" w:hAnsi="Times New Roman" w:hint="default"/>
      </w:rPr>
    </w:lvl>
    <w:lvl w:ilvl="3" w:tplc="8118DBB0" w:tentative="1">
      <w:start w:val="1"/>
      <w:numFmt w:val="bullet"/>
      <w:lvlText w:val="•"/>
      <w:lvlJc w:val="left"/>
      <w:pPr>
        <w:tabs>
          <w:tab w:val="num" w:pos="2880"/>
        </w:tabs>
        <w:ind w:left="2880" w:hanging="360"/>
      </w:pPr>
      <w:rPr>
        <w:rFonts w:ascii="Times New Roman" w:hAnsi="Times New Roman" w:hint="default"/>
      </w:rPr>
    </w:lvl>
    <w:lvl w:ilvl="4" w:tplc="A8126CAE" w:tentative="1">
      <w:start w:val="1"/>
      <w:numFmt w:val="bullet"/>
      <w:lvlText w:val="•"/>
      <w:lvlJc w:val="left"/>
      <w:pPr>
        <w:tabs>
          <w:tab w:val="num" w:pos="3600"/>
        </w:tabs>
        <w:ind w:left="3600" w:hanging="360"/>
      </w:pPr>
      <w:rPr>
        <w:rFonts w:ascii="Times New Roman" w:hAnsi="Times New Roman" w:hint="default"/>
      </w:rPr>
    </w:lvl>
    <w:lvl w:ilvl="5" w:tplc="B96C123C" w:tentative="1">
      <w:start w:val="1"/>
      <w:numFmt w:val="bullet"/>
      <w:lvlText w:val="•"/>
      <w:lvlJc w:val="left"/>
      <w:pPr>
        <w:tabs>
          <w:tab w:val="num" w:pos="4320"/>
        </w:tabs>
        <w:ind w:left="4320" w:hanging="360"/>
      </w:pPr>
      <w:rPr>
        <w:rFonts w:ascii="Times New Roman" w:hAnsi="Times New Roman" w:hint="default"/>
      </w:rPr>
    </w:lvl>
    <w:lvl w:ilvl="6" w:tplc="0316CF46" w:tentative="1">
      <w:start w:val="1"/>
      <w:numFmt w:val="bullet"/>
      <w:lvlText w:val="•"/>
      <w:lvlJc w:val="left"/>
      <w:pPr>
        <w:tabs>
          <w:tab w:val="num" w:pos="5040"/>
        </w:tabs>
        <w:ind w:left="5040" w:hanging="360"/>
      </w:pPr>
      <w:rPr>
        <w:rFonts w:ascii="Times New Roman" w:hAnsi="Times New Roman" w:hint="default"/>
      </w:rPr>
    </w:lvl>
    <w:lvl w:ilvl="7" w:tplc="3B42E38C" w:tentative="1">
      <w:start w:val="1"/>
      <w:numFmt w:val="bullet"/>
      <w:lvlText w:val="•"/>
      <w:lvlJc w:val="left"/>
      <w:pPr>
        <w:tabs>
          <w:tab w:val="num" w:pos="5760"/>
        </w:tabs>
        <w:ind w:left="5760" w:hanging="360"/>
      </w:pPr>
      <w:rPr>
        <w:rFonts w:ascii="Times New Roman" w:hAnsi="Times New Roman" w:hint="default"/>
      </w:rPr>
    </w:lvl>
    <w:lvl w:ilvl="8" w:tplc="FAAC4970"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2224798D"/>
    <w:multiLevelType w:val="hybridMultilevel"/>
    <w:tmpl w:val="5616F462"/>
    <w:lvl w:ilvl="0" w:tplc="620E470E">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2DC7EBB"/>
    <w:multiLevelType w:val="hybridMultilevel"/>
    <w:tmpl w:val="274E661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4B31ABB"/>
    <w:multiLevelType w:val="hybridMultilevel"/>
    <w:tmpl w:val="30AA5D02"/>
    <w:lvl w:ilvl="0" w:tplc="68A0562C">
      <w:start w:val="1"/>
      <w:numFmt w:val="bullet"/>
      <w:lvlText w:val=""/>
      <w:lvlJc w:val="left"/>
      <w:pPr>
        <w:ind w:left="360" w:hanging="360"/>
      </w:pPr>
      <w:rPr>
        <w:rFonts w:ascii="Wingdings" w:hAnsi="Wingdings"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ADB42F5"/>
    <w:multiLevelType w:val="hybridMultilevel"/>
    <w:tmpl w:val="DCFC4D82"/>
    <w:lvl w:ilvl="0" w:tplc="04090005">
      <w:start w:val="1"/>
      <w:numFmt w:val="bullet"/>
      <w:lvlText w:val=""/>
      <w:lvlJc w:val="left"/>
      <w:pPr>
        <w:ind w:left="360" w:hanging="360"/>
      </w:pPr>
      <w:rPr>
        <w:rFonts w:ascii="Wingdings" w:hAnsi="Wingdings" w:hint="default"/>
        <w:b w:val="0"/>
        <w:color w:val="auto"/>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CC1311E"/>
    <w:multiLevelType w:val="hybridMultilevel"/>
    <w:tmpl w:val="1F2A0EA6"/>
    <w:lvl w:ilvl="0" w:tplc="641E62C8">
      <w:start w:val="2"/>
      <w:numFmt w:val="bullet"/>
      <w:lvlText w:val=""/>
      <w:lvlJc w:val="left"/>
      <w:pPr>
        <w:ind w:left="720" w:hanging="360"/>
      </w:pPr>
      <w:rPr>
        <w:rFonts w:ascii="Symbol" w:eastAsiaTheme="minorHAnsi" w:hAnsi="Symbol" w:cs="Times New Roman"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5C6EAD"/>
    <w:multiLevelType w:val="hybridMultilevel"/>
    <w:tmpl w:val="85520B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77529C"/>
    <w:multiLevelType w:val="hybridMultilevel"/>
    <w:tmpl w:val="D2522FA6"/>
    <w:lvl w:ilvl="0" w:tplc="3A3A1782">
      <w:start w:val="1"/>
      <w:numFmt w:val="bullet"/>
      <w:lvlText w:val="•"/>
      <w:lvlJc w:val="left"/>
      <w:pPr>
        <w:tabs>
          <w:tab w:val="num" w:pos="2520"/>
        </w:tabs>
        <w:ind w:left="2520" w:hanging="360"/>
      </w:pPr>
      <w:rPr>
        <w:rFonts w:ascii="Arial" w:hAnsi="Arial" w:hint="default"/>
      </w:rPr>
    </w:lvl>
    <w:lvl w:ilvl="1" w:tplc="44E8C56A" w:tentative="1">
      <w:start w:val="1"/>
      <w:numFmt w:val="bullet"/>
      <w:lvlText w:val="•"/>
      <w:lvlJc w:val="left"/>
      <w:pPr>
        <w:tabs>
          <w:tab w:val="num" w:pos="3240"/>
        </w:tabs>
        <w:ind w:left="3240" w:hanging="360"/>
      </w:pPr>
      <w:rPr>
        <w:rFonts w:ascii="Arial" w:hAnsi="Arial" w:hint="default"/>
      </w:rPr>
    </w:lvl>
    <w:lvl w:ilvl="2" w:tplc="FB0C94EE" w:tentative="1">
      <w:start w:val="1"/>
      <w:numFmt w:val="bullet"/>
      <w:lvlText w:val="•"/>
      <w:lvlJc w:val="left"/>
      <w:pPr>
        <w:tabs>
          <w:tab w:val="num" w:pos="3960"/>
        </w:tabs>
        <w:ind w:left="3960" w:hanging="360"/>
      </w:pPr>
      <w:rPr>
        <w:rFonts w:ascii="Arial" w:hAnsi="Arial" w:hint="default"/>
      </w:rPr>
    </w:lvl>
    <w:lvl w:ilvl="3" w:tplc="EF5C23B2" w:tentative="1">
      <w:start w:val="1"/>
      <w:numFmt w:val="bullet"/>
      <w:lvlText w:val="•"/>
      <w:lvlJc w:val="left"/>
      <w:pPr>
        <w:tabs>
          <w:tab w:val="num" w:pos="4680"/>
        </w:tabs>
        <w:ind w:left="4680" w:hanging="360"/>
      </w:pPr>
      <w:rPr>
        <w:rFonts w:ascii="Arial" w:hAnsi="Arial" w:hint="default"/>
      </w:rPr>
    </w:lvl>
    <w:lvl w:ilvl="4" w:tplc="EEBC3730" w:tentative="1">
      <w:start w:val="1"/>
      <w:numFmt w:val="bullet"/>
      <w:lvlText w:val="•"/>
      <w:lvlJc w:val="left"/>
      <w:pPr>
        <w:tabs>
          <w:tab w:val="num" w:pos="5400"/>
        </w:tabs>
        <w:ind w:left="5400" w:hanging="360"/>
      </w:pPr>
      <w:rPr>
        <w:rFonts w:ascii="Arial" w:hAnsi="Arial" w:hint="default"/>
      </w:rPr>
    </w:lvl>
    <w:lvl w:ilvl="5" w:tplc="B380D838" w:tentative="1">
      <w:start w:val="1"/>
      <w:numFmt w:val="bullet"/>
      <w:lvlText w:val="•"/>
      <w:lvlJc w:val="left"/>
      <w:pPr>
        <w:tabs>
          <w:tab w:val="num" w:pos="6120"/>
        </w:tabs>
        <w:ind w:left="6120" w:hanging="360"/>
      </w:pPr>
      <w:rPr>
        <w:rFonts w:ascii="Arial" w:hAnsi="Arial" w:hint="default"/>
      </w:rPr>
    </w:lvl>
    <w:lvl w:ilvl="6" w:tplc="9352263E" w:tentative="1">
      <w:start w:val="1"/>
      <w:numFmt w:val="bullet"/>
      <w:lvlText w:val="•"/>
      <w:lvlJc w:val="left"/>
      <w:pPr>
        <w:tabs>
          <w:tab w:val="num" w:pos="6840"/>
        </w:tabs>
        <w:ind w:left="6840" w:hanging="360"/>
      </w:pPr>
      <w:rPr>
        <w:rFonts w:ascii="Arial" w:hAnsi="Arial" w:hint="default"/>
      </w:rPr>
    </w:lvl>
    <w:lvl w:ilvl="7" w:tplc="952416BE" w:tentative="1">
      <w:start w:val="1"/>
      <w:numFmt w:val="bullet"/>
      <w:lvlText w:val="•"/>
      <w:lvlJc w:val="left"/>
      <w:pPr>
        <w:tabs>
          <w:tab w:val="num" w:pos="7560"/>
        </w:tabs>
        <w:ind w:left="7560" w:hanging="360"/>
      </w:pPr>
      <w:rPr>
        <w:rFonts w:ascii="Arial" w:hAnsi="Arial" w:hint="default"/>
      </w:rPr>
    </w:lvl>
    <w:lvl w:ilvl="8" w:tplc="DC7075B4" w:tentative="1">
      <w:start w:val="1"/>
      <w:numFmt w:val="bullet"/>
      <w:lvlText w:val="•"/>
      <w:lvlJc w:val="left"/>
      <w:pPr>
        <w:tabs>
          <w:tab w:val="num" w:pos="8280"/>
        </w:tabs>
        <w:ind w:left="8280" w:hanging="360"/>
      </w:pPr>
      <w:rPr>
        <w:rFonts w:ascii="Arial" w:hAnsi="Arial" w:hint="default"/>
      </w:rPr>
    </w:lvl>
  </w:abstractNum>
  <w:abstractNum w:abstractNumId="12" w15:restartNumberingAfterBreak="0">
    <w:nsid w:val="37D5296A"/>
    <w:multiLevelType w:val="hybridMultilevel"/>
    <w:tmpl w:val="433822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581214"/>
    <w:multiLevelType w:val="hybridMultilevel"/>
    <w:tmpl w:val="B420B04A"/>
    <w:lvl w:ilvl="0" w:tplc="98E4F0D8">
      <w:start w:val="1"/>
      <w:numFmt w:val="bullet"/>
      <w:lvlText w:val=""/>
      <w:lvlJc w:val="left"/>
      <w:pPr>
        <w:ind w:left="360" w:hanging="360"/>
      </w:pPr>
      <w:rPr>
        <w:rFonts w:ascii="Symbol" w:hAnsi="Symbol" w:hint="default"/>
        <w:b/>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9FE05D4"/>
    <w:multiLevelType w:val="hybridMultilevel"/>
    <w:tmpl w:val="982EB6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342862"/>
    <w:multiLevelType w:val="hybridMultilevel"/>
    <w:tmpl w:val="FC82C9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3C6F3882"/>
    <w:multiLevelType w:val="hybridMultilevel"/>
    <w:tmpl w:val="069CD1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7043406"/>
    <w:multiLevelType w:val="hybridMultilevel"/>
    <w:tmpl w:val="241A7984"/>
    <w:lvl w:ilvl="0" w:tplc="5CD0FE60">
      <w:start w:val="1"/>
      <w:numFmt w:val="bullet"/>
      <w:lvlText w:val="•"/>
      <w:lvlJc w:val="left"/>
      <w:pPr>
        <w:tabs>
          <w:tab w:val="num" w:pos="720"/>
        </w:tabs>
        <w:ind w:left="720" w:hanging="360"/>
      </w:pPr>
      <w:rPr>
        <w:rFonts w:ascii="Times New Roman" w:hAnsi="Times New Roman" w:hint="default"/>
      </w:rPr>
    </w:lvl>
    <w:lvl w:ilvl="1" w:tplc="75FCA1C6" w:tentative="1">
      <w:start w:val="1"/>
      <w:numFmt w:val="bullet"/>
      <w:lvlText w:val="•"/>
      <w:lvlJc w:val="left"/>
      <w:pPr>
        <w:tabs>
          <w:tab w:val="num" w:pos="1440"/>
        </w:tabs>
        <w:ind w:left="1440" w:hanging="360"/>
      </w:pPr>
      <w:rPr>
        <w:rFonts w:ascii="Times New Roman" w:hAnsi="Times New Roman" w:hint="default"/>
      </w:rPr>
    </w:lvl>
    <w:lvl w:ilvl="2" w:tplc="A9666324" w:tentative="1">
      <w:start w:val="1"/>
      <w:numFmt w:val="bullet"/>
      <w:lvlText w:val="•"/>
      <w:lvlJc w:val="left"/>
      <w:pPr>
        <w:tabs>
          <w:tab w:val="num" w:pos="2160"/>
        </w:tabs>
        <w:ind w:left="2160" w:hanging="360"/>
      </w:pPr>
      <w:rPr>
        <w:rFonts w:ascii="Times New Roman" w:hAnsi="Times New Roman" w:hint="default"/>
      </w:rPr>
    </w:lvl>
    <w:lvl w:ilvl="3" w:tplc="E9005474" w:tentative="1">
      <w:start w:val="1"/>
      <w:numFmt w:val="bullet"/>
      <w:lvlText w:val="•"/>
      <w:lvlJc w:val="left"/>
      <w:pPr>
        <w:tabs>
          <w:tab w:val="num" w:pos="2880"/>
        </w:tabs>
        <w:ind w:left="2880" w:hanging="360"/>
      </w:pPr>
      <w:rPr>
        <w:rFonts w:ascii="Times New Roman" w:hAnsi="Times New Roman" w:hint="default"/>
      </w:rPr>
    </w:lvl>
    <w:lvl w:ilvl="4" w:tplc="5778EB08" w:tentative="1">
      <w:start w:val="1"/>
      <w:numFmt w:val="bullet"/>
      <w:lvlText w:val="•"/>
      <w:lvlJc w:val="left"/>
      <w:pPr>
        <w:tabs>
          <w:tab w:val="num" w:pos="3600"/>
        </w:tabs>
        <w:ind w:left="3600" w:hanging="360"/>
      </w:pPr>
      <w:rPr>
        <w:rFonts w:ascii="Times New Roman" w:hAnsi="Times New Roman" w:hint="default"/>
      </w:rPr>
    </w:lvl>
    <w:lvl w:ilvl="5" w:tplc="47587102" w:tentative="1">
      <w:start w:val="1"/>
      <w:numFmt w:val="bullet"/>
      <w:lvlText w:val="•"/>
      <w:lvlJc w:val="left"/>
      <w:pPr>
        <w:tabs>
          <w:tab w:val="num" w:pos="4320"/>
        </w:tabs>
        <w:ind w:left="4320" w:hanging="360"/>
      </w:pPr>
      <w:rPr>
        <w:rFonts w:ascii="Times New Roman" w:hAnsi="Times New Roman" w:hint="default"/>
      </w:rPr>
    </w:lvl>
    <w:lvl w:ilvl="6" w:tplc="FD4E3758" w:tentative="1">
      <w:start w:val="1"/>
      <w:numFmt w:val="bullet"/>
      <w:lvlText w:val="•"/>
      <w:lvlJc w:val="left"/>
      <w:pPr>
        <w:tabs>
          <w:tab w:val="num" w:pos="5040"/>
        </w:tabs>
        <w:ind w:left="5040" w:hanging="360"/>
      </w:pPr>
      <w:rPr>
        <w:rFonts w:ascii="Times New Roman" w:hAnsi="Times New Roman" w:hint="default"/>
      </w:rPr>
    </w:lvl>
    <w:lvl w:ilvl="7" w:tplc="7666A1DC" w:tentative="1">
      <w:start w:val="1"/>
      <w:numFmt w:val="bullet"/>
      <w:lvlText w:val="•"/>
      <w:lvlJc w:val="left"/>
      <w:pPr>
        <w:tabs>
          <w:tab w:val="num" w:pos="5760"/>
        </w:tabs>
        <w:ind w:left="5760" w:hanging="360"/>
      </w:pPr>
      <w:rPr>
        <w:rFonts w:ascii="Times New Roman" w:hAnsi="Times New Roman" w:hint="default"/>
      </w:rPr>
    </w:lvl>
    <w:lvl w:ilvl="8" w:tplc="FF680376" w:tentative="1">
      <w:start w:val="1"/>
      <w:numFmt w:val="bullet"/>
      <w:lvlText w:val="•"/>
      <w:lvlJc w:val="left"/>
      <w:pPr>
        <w:tabs>
          <w:tab w:val="num" w:pos="6480"/>
        </w:tabs>
        <w:ind w:left="6480" w:hanging="360"/>
      </w:pPr>
      <w:rPr>
        <w:rFonts w:ascii="Times New Roman" w:hAnsi="Times New Roman" w:hint="default"/>
      </w:rPr>
    </w:lvl>
  </w:abstractNum>
  <w:abstractNum w:abstractNumId="18" w15:restartNumberingAfterBreak="0">
    <w:nsid w:val="52560413"/>
    <w:multiLevelType w:val="hybridMultilevel"/>
    <w:tmpl w:val="472E1184"/>
    <w:lvl w:ilvl="0" w:tplc="4142F3B6">
      <w:numFmt w:val="bullet"/>
      <w:lvlText w:val=""/>
      <w:lvlJc w:val="left"/>
      <w:pPr>
        <w:ind w:left="720" w:hanging="360"/>
      </w:pPr>
      <w:rPr>
        <w:rFonts w:ascii="Symbol" w:eastAsia="Univers ATT"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59D345B"/>
    <w:multiLevelType w:val="hybridMultilevel"/>
    <w:tmpl w:val="D6AE9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6B265A"/>
    <w:multiLevelType w:val="hybridMultilevel"/>
    <w:tmpl w:val="4F26EFCA"/>
    <w:lvl w:ilvl="0" w:tplc="3A3A1782">
      <w:start w:val="1"/>
      <w:numFmt w:val="bullet"/>
      <w:lvlText w:val="•"/>
      <w:lvlJc w:val="left"/>
      <w:pPr>
        <w:ind w:left="3600" w:hanging="360"/>
      </w:pPr>
      <w:rPr>
        <w:rFonts w:ascii="Arial" w:hAnsi="Arial" w:cs="Times New Roman"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1" w15:restartNumberingAfterBreak="0">
    <w:nsid w:val="64722A3E"/>
    <w:multiLevelType w:val="hybridMultilevel"/>
    <w:tmpl w:val="5802B370"/>
    <w:lvl w:ilvl="0" w:tplc="452CF660">
      <w:start w:val="1"/>
      <w:numFmt w:val="bullet"/>
      <w:pStyle w:val="4BulletTex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D63B79"/>
    <w:multiLevelType w:val="hybridMultilevel"/>
    <w:tmpl w:val="31F02EDE"/>
    <w:lvl w:ilvl="0" w:tplc="47CA9D82">
      <w:start w:val="29"/>
      <w:numFmt w:val="bullet"/>
      <w:lvlText w:val=""/>
      <w:lvlJc w:val="left"/>
      <w:pPr>
        <w:ind w:left="720" w:hanging="360"/>
      </w:pPr>
      <w:rPr>
        <w:rFonts w:ascii="Symbol" w:eastAsiaTheme="minorHAnsi" w:hAnsi="Symbol" w:cs="Segoe UI Semi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25D389B"/>
    <w:multiLevelType w:val="hybridMultilevel"/>
    <w:tmpl w:val="962447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62402206">
    <w:abstractNumId w:val="21"/>
  </w:num>
  <w:num w:numId="2" w16cid:durableId="1085343413">
    <w:abstractNumId w:val="9"/>
  </w:num>
  <w:num w:numId="3" w16cid:durableId="1273710120">
    <w:abstractNumId w:val="22"/>
  </w:num>
  <w:num w:numId="4" w16cid:durableId="1836148790">
    <w:abstractNumId w:val="11"/>
  </w:num>
  <w:num w:numId="5" w16cid:durableId="1173689538">
    <w:abstractNumId w:val="0"/>
  </w:num>
  <w:num w:numId="6" w16cid:durableId="399835950">
    <w:abstractNumId w:val="20"/>
  </w:num>
  <w:num w:numId="7" w16cid:durableId="1281717179">
    <w:abstractNumId w:val="4"/>
  </w:num>
  <w:num w:numId="8" w16cid:durableId="929002414">
    <w:abstractNumId w:val="17"/>
  </w:num>
  <w:num w:numId="9" w16cid:durableId="336345021">
    <w:abstractNumId w:val="7"/>
  </w:num>
  <w:num w:numId="10" w16cid:durableId="795104780">
    <w:abstractNumId w:val="6"/>
  </w:num>
  <w:num w:numId="11" w16cid:durableId="623465161">
    <w:abstractNumId w:val="3"/>
  </w:num>
  <w:num w:numId="12" w16cid:durableId="828864606">
    <w:abstractNumId w:val="13"/>
  </w:num>
  <w:num w:numId="13" w16cid:durableId="195605512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55745963">
    <w:abstractNumId w:val="5"/>
  </w:num>
  <w:num w:numId="15" w16cid:durableId="1714691849">
    <w:abstractNumId w:val="14"/>
  </w:num>
  <w:num w:numId="16" w16cid:durableId="2131045039">
    <w:abstractNumId w:val="16"/>
  </w:num>
  <w:num w:numId="17" w16cid:durableId="1906598988">
    <w:abstractNumId w:val="18"/>
  </w:num>
  <w:num w:numId="18" w16cid:durableId="1651985685">
    <w:abstractNumId w:val="8"/>
  </w:num>
  <w:num w:numId="19" w16cid:durableId="1849052773">
    <w:abstractNumId w:val="10"/>
  </w:num>
  <w:num w:numId="20" w16cid:durableId="837231080">
    <w:abstractNumId w:val="12"/>
  </w:num>
  <w:num w:numId="21" w16cid:durableId="383916363">
    <w:abstractNumId w:val="19"/>
  </w:num>
  <w:num w:numId="22" w16cid:durableId="944309091">
    <w:abstractNumId w:val="2"/>
  </w:num>
  <w:num w:numId="23" w16cid:durableId="435902702">
    <w:abstractNumId w:val="1"/>
  </w:num>
  <w:num w:numId="24" w16cid:durableId="669135544">
    <w:abstractNumId w:val="2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 C.">
    <w15:presenceInfo w15:providerId="Windows Live" w15:userId="8489cbb07471a751"/>
  </w15:person>
  <w15:person w15:author="Paul Brown">
    <w15:presenceInfo w15:providerId="AD" w15:userId="S::Paul.Brown@covermore.com::ad81db20-821b-44a0-bd12-3da4dc928b7e"/>
  </w15:person>
  <w15:person w15:author="Uy, Eleanor">
    <w15:presenceInfo w15:providerId="AD" w15:userId="S::Eleanor.Uy@r7aig.com::0a2ab4af-f56a-4f7c-9104-95f5749dd81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48A0"/>
    <w:rsid w:val="0000365E"/>
    <w:rsid w:val="00003BED"/>
    <w:rsid w:val="00003DCF"/>
    <w:rsid w:val="0000489A"/>
    <w:rsid w:val="000117DC"/>
    <w:rsid w:val="00012A6B"/>
    <w:rsid w:val="000142FD"/>
    <w:rsid w:val="00016BFE"/>
    <w:rsid w:val="00017977"/>
    <w:rsid w:val="00022244"/>
    <w:rsid w:val="000235CD"/>
    <w:rsid w:val="000238EB"/>
    <w:rsid w:val="000267E0"/>
    <w:rsid w:val="000313DF"/>
    <w:rsid w:val="00032065"/>
    <w:rsid w:val="0003226B"/>
    <w:rsid w:val="00042911"/>
    <w:rsid w:val="00044B91"/>
    <w:rsid w:val="00046C19"/>
    <w:rsid w:val="0005501C"/>
    <w:rsid w:val="00055BFF"/>
    <w:rsid w:val="00064FF3"/>
    <w:rsid w:val="00066738"/>
    <w:rsid w:val="00066B7C"/>
    <w:rsid w:val="00075174"/>
    <w:rsid w:val="000812C7"/>
    <w:rsid w:val="000824A8"/>
    <w:rsid w:val="00083BED"/>
    <w:rsid w:val="00086E8A"/>
    <w:rsid w:val="00087603"/>
    <w:rsid w:val="00093818"/>
    <w:rsid w:val="00093D8D"/>
    <w:rsid w:val="0009447A"/>
    <w:rsid w:val="0009773F"/>
    <w:rsid w:val="000A010C"/>
    <w:rsid w:val="000A233F"/>
    <w:rsid w:val="000A4AC2"/>
    <w:rsid w:val="000A7704"/>
    <w:rsid w:val="000B2C80"/>
    <w:rsid w:val="000B368C"/>
    <w:rsid w:val="000B52A2"/>
    <w:rsid w:val="000B66C4"/>
    <w:rsid w:val="000C0601"/>
    <w:rsid w:val="000C08BC"/>
    <w:rsid w:val="000C0E38"/>
    <w:rsid w:val="000C1248"/>
    <w:rsid w:val="000C1AF0"/>
    <w:rsid w:val="000D0DEE"/>
    <w:rsid w:val="000D112E"/>
    <w:rsid w:val="000D11A3"/>
    <w:rsid w:val="000D44F7"/>
    <w:rsid w:val="000D478E"/>
    <w:rsid w:val="000D4BCC"/>
    <w:rsid w:val="000D52AF"/>
    <w:rsid w:val="000D54CA"/>
    <w:rsid w:val="000D6A76"/>
    <w:rsid w:val="000F09C6"/>
    <w:rsid w:val="000F0A11"/>
    <w:rsid w:val="000F0BC8"/>
    <w:rsid w:val="000F1942"/>
    <w:rsid w:val="000F19DE"/>
    <w:rsid w:val="000F4F75"/>
    <w:rsid w:val="000F79CF"/>
    <w:rsid w:val="00100750"/>
    <w:rsid w:val="0010249F"/>
    <w:rsid w:val="001025A6"/>
    <w:rsid w:val="00115611"/>
    <w:rsid w:val="0012099B"/>
    <w:rsid w:val="00126487"/>
    <w:rsid w:val="00126D8A"/>
    <w:rsid w:val="00133D72"/>
    <w:rsid w:val="00134620"/>
    <w:rsid w:val="001472D9"/>
    <w:rsid w:val="0014734D"/>
    <w:rsid w:val="0014759B"/>
    <w:rsid w:val="00150005"/>
    <w:rsid w:val="00151CF5"/>
    <w:rsid w:val="001526DC"/>
    <w:rsid w:val="0015510C"/>
    <w:rsid w:val="00155DFD"/>
    <w:rsid w:val="001574CF"/>
    <w:rsid w:val="00157764"/>
    <w:rsid w:val="00160739"/>
    <w:rsid w:val="00162CEA"/>
    <w:rsid w:val="0016411F"/>
    <w:rsid w:val="001665D1"/>
    <w:rsid w:val="001673B2"/>
    <w:rsid w:val="00171FB9"/>
    <w:rsid w:val="001725DF"/>
    <w:rsid w:val="00172BD6"/>
    <w:rsid w:val="0017316A"/>
    <w:rsid w:val="00174528"/>
    <w:rsid w:val="00175757"/>
    <w:rsid w:val="00180498"/>
    <w:rsid w:val="00182293"/>
    <w:rsid w:val="0018368B"/>
    <w:rsid w:val="00184C12"/>
    <w:rsid w:val="00184F3E"/>
    <w:rsid w:val="0018681A"/>
    <w:rsid w:val="00186C18"/>
    <w:rsid w:val="00190F51"/>
    <w:rsid w:val="00191967"/>
    <w:rsid w:val="001A32B0"/>
    <w:rsid w:val="001A4AE8"/>
    <w:rsid w:val="001A5E3D"/>
    <w:rsid w:val="001A642D"/>
    <w:rsid w:val="001B0678"/>
    <w:rsid w:val="001B0DEB"/>
    <w:rsid w:val="001B1811"/>
    <w:rsid w:val="001B2A5D"/>
    <w:rsid w:val="001B4AB5"/>
    <w:rsid w:val="001B60EA"/>
    <w:rsid w:val="001B7265"/>
    <w:rsid w:val="001C02CD"/>
    <w:rsid w:val="001C1CD3"/>
    <w:rsid w:val="001C32C3"/>
    <w:rsid w:val="001C5320"/>
    <w:rsid w:val="001D159F"/>
    <w:rsid w:val="001D1D38"/>
    <w:rsid w:val="001D2481"/>
    <w:rsid w:val="001D3491"/>
    <w:rsid w:val="001D45C8"/>
    <w:rsid w:val="001E2979"/>
    <w:rsid w:val="001E29FA"/>
    <w:rsid w:val="001E675F"/>
    <w:rsid w:val="001F0D33"/>
    <w:rsid w:val="001F1529"/>
    <w:rsid w:val="001F1D0D"/>
    <w:rsid w:val="001F2A80"/>
    <w:rsid w:val="001F38B5"/>
    <w:rsid w:val="001F4CB5"/>
    <w:rsid w:val="001F5385"/>
    <w:rsid w:val="001F6B25"/>
    <w:rsid w:val="001F784F"/>
    <w:rsid w:val="00203776"/>
    <w:rsid w:val="002037D7"/>
    <w:rsid w:val="00204170"/>
    <w:rsid w:val="002052C7"/>
    <w:rsid w:val="00205C51"/>
    <w:rsid w:val="00210281"/>
    <w:rsid w:val="00212761"/>
    <w:rsid w:val="002140A5"/>
    <w:rsid w:val="0021713D"/>
    <w:rsid w:val="002213FC"/>
    <w:rsid w:val="00222EBE"/>
    <w:rsid w:val="0022318F"/>
    <w:rsid w:val="0022552D"/>
    <w:rsid w:val="0022616C"/>
    <w:rsid w:val="00227BF7"/>
    <w:rsid w:val="00235B37"/>
    <w:rsid w:val="00240D5A"/>
    <w:rsid w:val="00241AF0"/>
    <w:rsid w:val="00242990"/>
    <w:rsid w:val="00243A08"/>
    <w:rsid w:val="00246CB6"/>
    <w:rsid w:val="002471C3"/>
    <w:rsid w:val="002562D5"/>
    <w:rsid w:val="00256864"/>
    <w:rsid w:val="00256A9B"/>
    <w:rsid w:val="002579F6"/>
    <w:rsid w:val="00260613"/>
    <w:rsid w:val="00263722"/>
    <w:rsid w:val="00264E86"/>
    <w:rsid w:val="00264FF9"/>
    <w:rsid w:val="00266A8A"/>
    <w:rsid w:val="002805E6"/>
    <w:rsid w:val="002857AA"/>
    <w:rsid w:val="00287E72"/>
    <w:rsid w:val="00293E3A"/>
    <w:rsid w:val="002946C7"/>
    <w:rsid w:val="002953A6"/>
    <w:rsid w:val="002A1A8F"/>
    <w:rsid w:val="002A22DD"/>
    <w:rsid w:val="002A2567"/>
    <w:rsid w:val="002A2B32"/>
    <w:rsid w:val="002A31A6"/>
    <w:rsid w:val="002A4A1D"/>
    <w:rsid w:val="002B7889"/>
    <w:rsid w:val="002C182F"/>
    <w:rsid w:val="002C1E08"/>
    <w:rsid w:val="002C4029"/>
    <w:rsid w:val="002C5215"/>
    <w:rsid w:val="002C5B36"/>
    <w:rsid w:val="002C6A43"/>
    <w:rsid w:val="002D07D9"/>
    <w:rsid w:val="002D1EBC"/>
    <w:rsid w:val="002D24B6"/>
    <w:rsid w:val="002E11E3"/>
    <w:rsid w:val="002E22D3"/>
    <w:rsid w:val="002E2A6A"/>
    <w:rsid w:val="002E49E7"/>
    <w:rsid w:val="002E4E05"/>
    <w:rsid w:val="002E4E9D"/>
    <w:rsid w:val="002E4F7D"/>
    <w:rsid w:val="002F0A88"/>
    <w:rsid w:val="002F331A"/>
    <w:rsid w:val="002F3C5D"/>
    <w:rsid w:val="002F48A0"/>
    <w:rsid w:val="002F6248"/>
    <w:rsid w:val="002F62DD"/>
    <w:rsid w:val="002F7F2D"/>
    <w:rsid w:val="003021E3"/>
    <w:rsid w:val="00303678"/>
    <w:rsid w:val="00304DA7"/>
    <w:rsid w:val="00305580"/>
    <w:rsid w:val="00311C8C"/>
    <w:rsid w:val="003132A3"/>
    <w:rsid w:val="003207B6"/>
    <w:rsid w:val="00321B58"/>
    <w:rsid w:val="0032291C"/>
    <w:rsid w:val="00322CB9"/>
    <w:rsid w:val="00323244"/>
    <w:rsid w:val="00324993"/>
    <w:rsid w:val="0032793A"/>
    <w:rsid w:val="00332483"/>
    <w:rsid w:val="003342D9"/>
    <w:rsid w:val="00335808"/>
    <w:rsid w:val="00337F3F"/>
    <w:rsid w:val="0034087C"/>
    <w:rsid w:val="00340F81"/>
    <w:rsid w:val="00343029"/>
    <w:rsid w:val="0034775C"/>
    <w:rsid w:val="003506C5"/>
    <w:rsid w:val="00351BD8"/>
    <w:rsid w:val="00353B36"/>
    <w:rsid w:val="003575ED"/>
    <w:rsid w:val="003635C4"/>
    <w:rsid w:val="00365ACF"/>
    <w:rsid w:val="003743D3"/>
    <w:rsid w:val="00375903"/>
    <w:rsid w:val="003834A0"/>
    <w:rsid w:val="003849F1"/>
    <w:rsid w:val="00384ECF"/>
    <w:rsid w:val="00385B92"/>
    <w:rsid w:val="00390989"/>
    <w:rsid w:val="00390E41"/>
    <w:rsid w:val="00396ECF"/>
    <w:rsid w:val="003A305E"/>
    <w:rsid w:val="003A5363"/>
    <w:rsid w:val="003B430B"/>
    <w:rsid w:val="003C074D"/>
    <w:rsid w:val="003C5E1B"/>
    <w:rsid w:val="003C7E28"/>
    <w:rsid w:val="003D06F7"/>
    <w:rsid w:val="003D1B54"/>
    <w:rsid w:val="003D287C"/>
    <w:rsid w:val="003D3AD8"/>
    <w:rsid w:val="003D7446"/>
    <w:rsid w:val="003D7B34"/>
    <w:rsid w:val="003E3C58"/>
    <w:rsid w:val="003E6086"/>
    <w:rsid w:val="003E7665"/>
    <w:rsid w:val="003E797B"/>
    <w:rsid w:val="003F01AF"/>
    <w:rsid w:val="003F1861"/>
    <w:rsid w:val="003F21B6"/>
    <w:rsid w:val="003F263A"/>
    <w:rsid w:val="003F3B06"/>
    <w:rsid w:val="0040164E"/>
    <w:rsid w:val="00401E25"/>
    <w:rsid w:val="0040683C"/>
    <w:rsid w:val="00411F31"/>
    <w:rsid w:val="00412801"/>
    <w:rsid w:val="0041370E"/>
    <w:rsid w:val="004142EE"/>
    <w:rsid w:val="00414862"/>
    <w:rsid w:val="004151F7"/>
    <w:rsid w:val="0042008B"/>
    <w:rsid w:val="004207E8"/>
    <w:rsid w:val="00422B3E"/>
    <w:rsid w:val="00425CD8"/>
    <w:rsid w:val="004275BE"/>
    <w:rsid w:val="00433713"/>
    <w:rsid w:val="004371FF"/>
    <w:rsid w:val="00440A77"/>
    <w:rsid w:val="004455DE"/>
    <w:rsid w:val="00445A59"/>
    <w:rsid w:val="0045409F"/>
    <w:rsid w:val="00454D84"/>
    <w:rsid w:val="004668AA"/>
    <w:rsid w:val="004675E4"/>
    <w:rsid w:val="0046798F"/>
    <w:rsid w:val="0047376A"/>
    <w:rsid w:val="00473C58"/>
    <w:rsid w:val="0048151D"/>
    <w:rsid w:val="00484577"/>
    <w:rsid w:val="00491606"/>
    <w:rsid w:val="00494FEC"/>
    <w:rsid w:val="0049629F"/>
    <w:rsid w:val="004A12E2"/>
    <w:rsid w:val="004A2AC9"/>
    <w:rsid w:val="004A5545"/>
    <w:rsid w:val="004B3CFA"/>
    <w:rsid w:val="004C043C"/>
    <w:rsid w:val="004C5963"/>
    <w:rsid w:val="004C67E1"/>
    <w:rsid w:val="004D1D1D"/>
    <w:rsid w:val="004D2E20"/>
    <w:rsid w:val="004D3101"/>
    <w:rsid w:val="004D68BD"/>
    <w:rsid w:val="004D6D8D"/>
    <w:rsid w:val="004E050A"/>
    <w:rsid w:val="004E0E4D"/>
    <w:rsid w:val="004E1095"/>
    <w:rsid w:val="004E40BD"/>
    <w:rsid w:val="004E60DE"/>
    <w:rsid w:val="004E7F55"/>
    <w:rsid w:val="004F03C0"/>
    <w:rsid w:val="004F1037"/>
    <w:rsid w:val="004F198F"/>
    <w:rsid w:val="004F7FB2"/>
    <w:rsid w:val="00501F10"/>
    <w:rsid w:val="00502237"/>
    <w:rsid w:val="0050223C"/>
    <w:rsid w:val="00506EEB"/>
    <w:rsid w:val="0050735C"/>
    <w:rsid w:val="005109F5"/>
    <w:rsid w:val="005163E0"/>
    <w:rsid w:val="00516EF4"/>
    <w:rsid w:val="005217A3"/>
    <w:rsid w:val="005306B0"/>
    <w:rsid w:val="00530962"/>
    <w:rsid w:val="00532954"/>
    <w:rsid w:val="005356CF"/>
    <w:rsid w:val="005360D2"/>
    <w:rsid w:val="005364F2"/>
    <w:rsid w:val="00537517"/>
    <w:rsid w:val="0054300A"/>
    <w:rsid w:val="005435BC"/>
    <w:rsid w:val="00547AEF"/>
    <w:rsid w:val="005523D5"/>
    <w:rsid w:val="00557DA0"/>
    <w:rsid w:val="00563CE0"/>
    <w:rsid w:val="005648E8"/>
    <w:rsid w:val="005703D3"/>
    <w:rsid w:val="00571152"/>
    <w:rsid w:val="00573F10"/>
    <w:rsid w:val="00574A09"/>
    <w:rsid w:val="00575A29"/>
    <w:rsid w:val="00580808"/>
    <w:rsid w:val="005826A7"/>
    <w:rsid w:val="0058445A"/>
    <w:rsid w:val="00585853"/>
    <w:rsid w:val="00585B07"/>
    <w:rsid w:val="0058734E"/>
    <w:rsid w:val="005875C4"/>
    <w:rsid w:val="0059061A"/>
    <w:rsid w:val="005959D2"/>
    <w:rsid w:val="0059779E"/>
    <w:rsid w:val="00597BA5"/>
    <w:rsid w:val="005A3980"/>
    <w:rsid w:val="005A5250"/>
    <w:rsid w:val="005A6F91"/>
    <w:rsid w:val="005B104E"/>
    <w:rsid w:val="005B395A"/>
    <w:rsid w:val="005B3FAC"/>
    <w:rsid w:val="005B4491"/>
    <w:rsid w:val="005B5E6A"/>
    <w:rsid w:val="005B6690"/>
    <w:rsid w:val="005C3343"/>
    <w:rsid w:val="005C4C3D"/>
    <w:rsid w:val="005D1D65"/>
    <w:rsid w:val="005D21A0"/>
    <w:rsid w:val="005D2372"/>
    <w:rsid w:val="005D2EEA"/>
    <w:rsid w:val="005E0A9F"/>
    <w:rsid w:val="005E1502"/>
    <w:rsid w:val="005E2F39"/>
    <w:rsid w:val="005E3902"/>
    <w:rsid w:val="005E4501"/>
    <w:rsid w:val="005E548F"/>
    <w:rsid w:val="005E5ED7"/>
    <w:rsid w:val="005E686B"/>
    <w:rsid w:val="005E6BAB"/>
    <w:rsid w:val="005E6FB0"/>
    <w:rsid w:val="005F3C22"/>
    <w:rsid w:val="005F534E"/>
    <w:rsid w:val="005F5617"/>
    <w:rsid w:val="005F71EE"/>
    <w:rsid w:val="00601D46"/>
    <w:rsid w:val="00602D31"/>
    <w:rsid w:val="00603453"/>
    <w:rsid w:val="00603CC1"/>
    <w:rsid w:val="00621802"/>
    <w:rsid w:val="00624815"/>
    <w:rsid w:val="00632256"/>
    <w:rsid w:val="00637CA1"/>
    <w:rsid w:val="00644CFF"/>
    <w:rsid w:val="0064690D"/>
    <w:rsid w:val="00651D38"/>
    <w:rsid w:val="00653F01"/>
    <w:rsid w:val="006540A5"/>
    <w:rsid w:val="006560C5"/>
    <w:rsid w:val="006561EA"/>
    <w:rsid w:val="00661098"/>
    <w:rsid w:val="00663AA5"/>
    <w:rsid w:val="006725B4"/>
    <w:rsid w:val="00675D60"/>
    <w:rsid w:val="00676C29"/>
    <w:rsid w:val="00676F28"/>
    <w:rsid w:val="006809BC"/>
    <w:rsid w:val="00680A9D"/>
    <w:rsid w:val="00685D1B"/>
    <w:rsid w:val="00692646"/>
    <w:rsid w:val="00692AE1"/>
    <w:rsid w:val="00692C48"/>
    <w:rsid w:val="006932D0"/>
    <w:rsid w:val="00693430"/>
    <w:rsid w:val="006965C1"/>
    <w:rsid w:val="006A01CD"/>
    <w:rsid w:val="006A0868"/>
    <w:rsid w:val="006A1A18"/>
    <w:rsid w:val="006A1B03"/>
    <w:rsid w:val="006A1BC8"/>
    <w:rsid w:val="006A6E5A"/>
    <w:rsid w:val="006A79CB"/>
    <w:rsid w:val="006B0614"/>
    <w:rsid w:val="006B0C3F"/>
    <w:rsid w:val="006B7A12"/>
    <w:rsid w:val="006C01A2"/>
    <w:rsid w:val="006C18AA"/>
    <w:rsid w:val="006C2EA1"/>
    <w:rsid w:val="006C407B"/>
    <w:rsid w:val="006C6FD2"/>
    <w:rsid w:val="006C754F"/>
    <w:rsid w:val="006D3E46"/>
    <w:rsid w:val="006D3E5C"/>
    <w:rsid w:val="006D5824"/>
    <w:rsid w:val="006E0697"/>
    <w:rsid w:val="006E0DF8"/>
    <w:rsid w:val="006E0E60"/>
    <w:rsid w:val="006E188F"/>
    <w:rsid w:val="006E6F5D"/>
    <w:rsid w:val="006F05DF"/>
    <w:rsid w:val="006F06A2"/>
    <w:rsid w:val="006F1F92"/>
    <w:rsid w:val="006F3327"/>
    <w:rsid w:val="006F3803"/>
    <w:rsid w:val="006F4136"/>
    <w:rsid w:val="00700A92"/>
    <w:rsid w:val="00703478"/>
    <w:rsid w:val="007046AA"/>
    <w:rsid w:val="0070563A"/>
    <w:rsid w:val="007057E6"/>
    <w:rsid w:val="007071D8"/>
    <w:rsid w:val="007128AF"/>
    <w:rsid w:val="007129F1"/>
    <w:rsid w:val="00712AA3"/>
    <w:rsid w:val="0071351F"/>
    <w:rsid w:val="00714644"/>
    <w:rsid w:val="00714F6F"/>
    <w:rsid w:val="00721401"/>
    <w:rsid w:val="00721DDD"/>
    <w:rsid w:val="00723443"/>
    <w:rsid w:val="00725C70"/>
    <w:rsid w:val="00730F63"/>
    <w:rsid w:val="00737DEF"/>
    <w:rsid w:val="00741F8D"/>
    <w:rsid w:val="00746AED"/>
    <w:rsid w:val="00747DCA"/>
    <w:rsid w:val="00750074"/>
    <w:rsid w:val="00754A3B"/>
    <w:rsid w:val="007560A0"/>
    <w:rsid w:val="00756240"/>
    <w:rsid w:val="00756271"/>
    <w:rsid w:val="00756D0F"/>
    <w:rsid w:val="00757517"/>
    <w:rsid w:val="007611AA"/>
    <w:rsid w:val="00762C3E"/>
    <w:rsid w:val="00762D64"/>
    <w:rsid w:val="00764022"/>
    <w:rsid w:val="007653D2"/>
    <w:rsid w:val="00771A3A"/>
    <w:rsid w:val="0077439B"/>
    <w:rsid w:val="00775A56"/>
    <w:rsid w:val="00777929"/>
    <w:rsid w:val="007873DB"/>
    <w:rsid w:val="00792C91"/>
    <w:rsid w:val="0079370A"/>
    <w:rsid w:val="00794541"/>
    <w:rsid w:val="00794F46"/>
    <w:rsid w:val="00796600"/>
    <w:rsid w:val="007B1877"/>
    <w:rsid w:val="007B62C9"/>
    <w:rsid w:val="007B746B"/>
    <w:rsid w:val="007B7933"/>
    <w:rsid w:val="007B7AE6"/>
    <w:rsid w:val="007B7FB1"/>
    <w:rsid w:val="007C038C"/>
    <w:rsid w:val="007C2D1E"/>
    <w:rsid w:val="007C483D"/>
    <w:rsid w:val="007C56A5"/>
    <w:rsid w:val="007D030F"/>
    <w:rsid w:val="007D2140"/>
    <w:rsid w:val="007D2579"/>
    <w:rsid w:val="007D2C33"/>
    <w:rsid w:val="007D3D60"/>
    <w:rsid w:val="007D696B"/>
    <w:rsid w:val="007D6C66"/>
    <w:rsid w:val="007E13F9"/>
    <w:rsid w:val="007E170E"/>
    <w:rsid w:val="007E305D"/>
    <w:rsid w:val="007E347A"/>
    <w:rsid w:val="007E4C46"/>
    <w:rsid w:val="007F1091"/>
    <w:rsid w:val="007F2A59"/>
    <w:rsid w:val="007F5CE7"/>
    <w:rsid w:val="007F63DE"/>
    <w:rsid w:val="007F6B37"/>
    <w:rsid w:val="007F7D90"/>
    <w:rsid w:val="0080545B"/>
    <w:rsid w:val="00810D85"/>
    <w:rsid w:val="0081184B"/>
    <w:rsid w:val="0081433A"/>
    <w:rsid w:val="00817109"/>
    <w:rsid w:val="00817CE7"/>
    <w:rsid w:val="00821A59"/>
    <w:rsid w:val="00823564"/>
    <w:rsid w:val="0082686D"/>
    <w:rsid w:val="00826D3D"/>
    <w:rsid w:val="0082786E"/>
    <w:rsid w:val="00832A41"/>
    <w:rsid w:val="00833304"/>
    <w:rsid w:val="008341A5"/>
    <w:rsid w:val="0083633A"/>
    <w:rsid w:val="00845849"/>
    <w:rsid w:val="008468DD"/>
    <w:rsid w:val="00850E68"/>
    <w:rsid w:val="0085416A"/>
    <w:rsid w:val="00855683"/>
    <w:rsid w:val="008565E8"/>
    <w:rsid w:val="00857AF4"/>
    <w:rsid w:val="00865BCA"/>
    <w:rsid w:val="00866493"/>
    <w:rsid w:val="00874502"/>
    <w:rsid w:val="00877702"/>
    <w:rsid w:val="0088076C"/>
    <w:rsid w:val="00884CF1"/>
    <w:rsid w:val="00886C95"/>
    <w:rsid w:val="008941F1"/>
    <w:rsid w:val="00895157"/>
    <w:rsid w:val="008A2562"/>
    <w:rsid w:val="008A2F82"/>
    <w:rsid w:val="008A333C"/>
    <w:rsid w:val="008B1D10"/>
    <w:rsid w:val="008B2FDC"/>
    <w:rsid w:val="008B37BA"/>
    <w:rsid w:val="008B40B9"/>
    <w:rsid w:val="008B784C"/>
    <w:rsid w:val="008B7C8F"/>
    <w:rsid w:val="008C0B3E"/>
    <w:rsid w:val="008C21BE"/>
    <w:rsid w:val="008C36B5"/>
    <w:rsid w:val="008C58DC"/>
    <w:rsid w:val="008C5EF2"/>
    <w:rsid w:val="008D0A85"/>
    <w:rsid w:val="008D1EA0"/>
    <w:rsid w:val="008D203A"/>
    <w:rsid w:val="008D2B51"/>
    <w:rsid w:val="008D67A5"/>
    <w:rsid w:val="008D7797"/>
    <w:rsid w:val="008D7889"/>
    <w:rsid w:val="008E31AC"/>
    <w:rsid w:val="008E4C41"/>
    <w:rsid w:val="008E7081"/>
    <w:rsid w:val="008F06C6"/>
    <w:rsid w:val="008F1068"/>
    <w:rsid w:val="008F1E69"/>
    <w:rsid w:val="008F26D4"/>
    <w:rsid w:val="008F3281"/>
    <w:rsid w:val="008F42DD"/>
    <w:rsid w:val="008F684B"/>
    <w:rsid w:val="009007BA"/>
    <w:rsid w:val="00903A29"/>
    <w:rsid w:val="009052F3"/>
    <w:rsid w:val="00917D02"/>
    <w:rsid w:val="00921A4A"/>
    <w:rsid w:val="00924515"/>
    <w:rsid w:val="00925999"/>
    <w:rsid w:val="00927372"/>
    <w:rsid w:val="00931946"/>
    <w:rsid w:val="00932085"/>
    <w:rsid w:val="00932CA3"/>
    <w:rsid w:val="00933BFE"/>
    <w:rsid w:val="00941355"/>
    <w:rsid w:val="009453CD"/>
    <w:rsid w:val="00947052"/>
    <w:rsid w:val="009573E2"/>
    <w:rsid w:val="00961BF5"/>
    <w:rsid w:val="00963B74"/>
    <w:rsid w:val="009656DD"/>
    <w:rsid w:val="009664D2"/>
    <w:rsid w:val="00966D04"/>
    <w:rsid w:val="00972016"/>
    <w:rsid w:val="009733D8"/>
    <w:rsid w:val="00976460"/>
    <w:rsid w:val="00980F9B"/>
    <w:rsid w:val="00981760"/>
    <w:rsid w:val="009846D7"/>
    <w:rsid w:val="0098766E"/>
    <w:rsid w:val="0099472F"/>
    <w:rsid w:val="009954C1"/>
    <w:rsid w:val="009A0CBE"/>
    <w:rsid w:val="009A2124"/>
    <w:rsid w:val="009A385F"/>
    <w:rsid w:val="009A3F61"/>
    <w:rsid w:val="009A5EAB"/>
    <w:rsid w:val="009B2727"/>
    <w:rsid w:val="009B291C"/>
    <w:rsid w:val="009B3736"/>
    <w:rsid w:val="009B4193"/>
    <w:rsid w:val="009B541F"/>
    <w:rsid w:val="009B67C0"/>
    <w:rsid w:val="009C2356"/>
    <w:rsid w:val="009C41E3"/>
    <w:rsid w:val="009C6828"/>
    <w:rsid w:val="009D179C"/>
    <w:rsid w:val="009D2A9D"/>
    <w:rsid w:val="009E0418"/>
    <w:rsid w:val="009E0FB6"/>
    <w:rsid w:val="009E184F"/>
    <w:rsid w:val="009E604C"/>
    <w:rsid w:val="009E60BC"/>
    <w:rsid w:val="009E6402"/>
    <w:rsid w:val="009E7733"/>
    <w:rsid w:val="009F181E"/>
    <w:rsid w:val="009F304A"/>
    <w:rsid w:val="009F34E8"/>
    <w:rsid w:val="009F4EDD"/>
    <w:rsid w:val="009F7656"/>
    <w:rsid w:val="00A04043"/>
    <w:rsid w:val="00A04EA5"/>
    <w:rsid w:val="00A11815"/>
    <w:rsid w:val="00A15565"/>
    <w:rsid w:val="00A1589F"/>
    <w:rsid w:val="00A15F3D"/>
    <w:rsid w:val="00A179BE"/>
    <w:rsid w:val="00A225EC"/>
    <w:rsid w:val="00A23B83"/>
    <w:rsid w:val="00A31286"/>
    <w:rsid w:val="00A35B94"/>
    <w:rsid w:val="00A45D56"/>
    <w:rsid w:val="00A4608C"/>
    <w:rsid w:val="00A503BA"/>
    <w:rsid w:val="00A534FA"/>
    <w:rsid w:val="00A55FF5"/>
    <w:rsid w:val="00A56E57"/>
    <w:rsid w:val="00A5739D"/>
    <w:rsid w:val="00A5774A"/>
    <w:rsid w:val="00A62CCA"/>
    <w:rsid w:val="00A6392A"/>
    <w:rsid w:val="00A6702E"/>
    <w:rsid w:val="00A70FDE"/>
    <w:rsid w:val="00A7150D"/>
    <w:rsid w:val="00A71685"/>
    <w:rsid w:val="00A76211"/>
    <w:rsid w:val="00A766ED"/>
    <w:rsid w:val="00A769D1"/>
    <w:rsid w:val="00A76C06"/>
    <w:rsid w:val="00A82FBE"/>
    <w:rsid w:val="00A90CC9"/>
    <w:rsid w:val="00A90DAD"/>
    <w:rsid w:val="00A96024"/>
    <w:rsid w:val="00A9769A"/>
    <w:rsid w:val="00A9799E"/>
    <w:rsid w:val="00AA0731"/>
    <w:rsid w:val="00AB19F0"/>
    <w:rsid w:val="00AB20E7"/>
    <w:rsid w:val="00AB4098"/>
    <w:rsid w:val="00AB77B3"/>
    <w:rsid w:val="00AC6230"/>
    <w:rsid w:val="00AD0010"/>
    <w:rsid w:val="00AD1D6A"/>
    <w:rsid w:val="00AD25DA"/>
    <w:rsid w:val="00AD47B8"/>
    <w:rsid w:val="00AD4B72"/>
    <w:rsid w:val="00AD73FC"/>
    <w:rsid w:val="00AE0108"/>
    <w:rsid w:val="00AE0DCB"/>
    <w:rsid w:val="00AE359C"/>
    <w:rsid w:val="00AE3B27"/>
    <w:rsid w:val="00AE462E"/>
    <w:rsid w:val="00AF1495"/>
    <w:rsid w:val="00AF6D59"/>
    <w:rsid w:val="00AF6FAC"/>
    <w:rsid w:val="00AF75E1"/>
    <w:rsid w:val="00B027B3"/>
    <w:rsid w:val="00B02DDC"/>
    <w:rsid w:val="00B040BC"/>
    <w:rsid w:val="00B056F7"/>
    <w:rsid w:val="00B0692A"/>
    <w:rsid w:val="00B07D3A"/>
    <w:rsid w:val="00B17818"/>
    <w:rsid w:val="00B20533"/>
    <w:rsid w:val="00B26696"/>
    <w:rsid w:val="00B301B1"/>
    <w:rsid w:val="00B318BE"/>
    <w:rsid w:val="00B32BF2"/>
    <w:rsid w:val="00B32D18"/>
    <w:rsid w:val="00B32DD1"/>
    <w:rsid w:val="00B42E0A"/>
    <w:rsid w:val="00B437D4"/>
    <w:rsid w:val="00B47E5B"/>
    <w:rsid w:val="00B51B2A"/>
    <w:rsid w:val="00B52722"/>
    <w:rsid w:val="00B53205"/>
    <w:rsid w:val="00B53C16"/>
    <w:rsid w:val="00B53C7C"/>
    <w:rsid w:val="00B602A1"/>
    <w:rsid w:val="00B60980"/>
    <w:rsid w:val="00B619BA"/>
    <w:rsid w:val="00B63AE2"/>
    <w:rsid w:val="00B6789C"/>
    <w:rsid w:val="00B70E76"/>
    <w:rsid w:val="00B723B0"/>
    <w:rsid w:val="00B73E49"/>
    <w:rsid w:val="00B748D2"/>
    <w:rsid w:val="00B760A4"/>
    <w:rsid w:val="00B7633B"/>
    <w:rsid w:val="00B778E3"/>
    <w:rsid w:val="00B807B3"/>
    <w:rsid w:val="00B9058D"/>
    <w:rsid w:val="00B910ED"/>
    <w:rsid w:val="00B9448E"/>
    <w:rsid w:val="00B9596F"/>
    <w:rsid w:val="00B96ECD"/>
    <w:rsid w:val="00B97CD5"/>
    <w:rsid w:val="00BA00AD"/>
    <w:rsid w:val="00BA46C7"/>
    <w:rsid w:val="00BA5391"/>
    <w:rsid w:val="00BA6A7A"/>
    <w:rsid w:val="00BA7F21"/>
    <w:rsid w:val="00BB1EA2"/>
    <w:rsid w:val="00BB2AAF"/>
    <w:rsid w:val="00BB33D8"/>
    <w:rsid w:val="00BB4C0E"/>
    <w:rsid w:val="00BC25AE"/>
    <w:rsid w:val="00BC308A"/>
    <w:rsid w:val="00BC3E21"/>
    <w:rsid w:val="00BC79E3"/>
    <w:rsid w:val="00BC7EF0"/>
    <w:rsid w:val="00BD1DBC"/>
    <w:rsid w:val="00BD2031"/>
    <w:rsid w:val="00BD7B4F"/>
    <w:rsid w:val="00BE138F"/>
    <w:rsid w:val="00BE3462"/>
    <w:rsid w:val="00BE5675"/>
    <w:rsid w:val="00BE5A3D"/>
    <w:rsid w:val="00BE609A"/>
    <w:rsid w:val="00BF0711"/>
    <w:rsid w:val="00BF087A"/>
    <w:rsid w:val="00BF1BD0"/>
    <w:rsid w:val="00BF1BDB"/>
    <w:rsid w:val="00BF42A3"/>
    <w:rsid w:val="00BF4365"/>
    <w:rsid w:val="00C02089"/>
    <w:rsid w:val="00C051A1"/>
    <w:rsid w:val="00C15DA9"/>
    <w:rsid w:val="00C16E53"/>
    <w:rsid w:val="00C20006"/>
    <w:rsid w:val="00C201E6"/>
    <w:rsid w:val="00C2162F"/>
    <w:rsid w:val="00C21BF4"/>
    <w:rsid w:val="00C22C56"/>
    <w:rsid w:val="00C30A01"/>
    <w:rsid w:val="00C3504F"/>
    <w:rsid w:val="00C40099"/>
    <w:rsid w:val="00C414EF"/>
    <w:rsid w:val="00C43A5A"/>
    <w:rsid w:val="00C44000"/>
    <w:rsid w:val="00C462C3"/>
    <w:rsid w:val="00C5266E"/>
    <w:rsid w:val="00C53019"/>
    <w:rsid w:val="00C53F45"/>
    <w:rsid w:val="00C546A1"/>
    <w:rsid w:val="00C5516B"/>
    <w:rsid w:val="00C61117"/>
    <w:rsid w:val="00C61CE3"/>
    <w:rsid w:val="00C70DC0"/>
    <w:rsid w:val="00C7279C"/>
    <w:rsid w:val="00C742A0"/>
    <w:rsid w:val="00C75013"/>
    <w:rsid w:val="00C75A41"/>
    <w:rsid w:val="00C82DD8"/>
    <w:rsid w:val="00C84916"/>
    <w:rsid w:val="00C854DC"/>
    <w:rsid w:val="00C86257"/>
    <w:rsid w:val="00C87C3E"/>
    <w:rsid w:val="00C92993"/>
    <w:rsid w:val="00CA26B0"/>
    <w:rsid w:val="00CA2B97"/>
    <w:rsid w:val="00CA6DCA"/>
    <w:rsid w:val="00CA7D81"/>
    <w:rsid w:val="00CB405C"/>
    <w:rsid w:val="00CB5575"/>
    <w:rsid w:val="00CC41DF"/>
    <w:rsid w:val="00CC4D2B"/>
    <w:rsid w:val="00CC5E57"/>
    <w:rsid w:val="00CC70A5"/>
    <w:rsid w:val="00CD06A6"/>
    <w:rsid w:val="00CD13EE"/>
    <w:rsid w:val="00CD5E14"/>
    <w:rsid w:val="00CE04EB"/>
    <w:rsid w:val="00CE05C2"/>
    <w:rsid w:val="00CE506D"/>
    <w:rsid w:val="00CE56EF"/>
    <w:rsid w:val="00CF06EC"/>
    <w:rsid w:val="00CF60CC"/>
    <w:rsid w:val="00D01542"/>
    <w:rsid w:val="00D019E5"/>
    <w:rsid w:val="00D03830"/>
    <w:rsid w:val="00D0446C"/>
    <w:rsid w:val="00D0738F"/>
    <w:rsid w:val="00D146A6"/>
    <w:rsid w:val="00D16B1A"/>
    <w:rsid w:val="00D217C8"/>
    <w:rsid w:val="00D22509"/>
    <w:rsid w:val="00D26EA5"/>
    <w:rsid w:val="00D27AB3"/>
    <w:rsid w:val="00D31A11"/>
    <w:rsid w:val="00D32983"/>
    <w:rsid w:val="00D3363D"/>
    <w:rsid w:val="00D33B36"/>
    <w:rsid w:val="00D40364"/>
    <w:rsid w:val="00D40915"/>
    <w:rsid w:val="00D42A42"/>
    <w:rsid w:val="00D4365A"/>
    <w:rsid w:val="00D44CD7"/>
    <w:rsid w:val="00D45DE4"/>
    <w:rsid w:val="00D45FE6"/>
    <w:rsid w:val="00D5018E"/>
    <w:rsid w:val="00D51998"/>
    <w:rsid w:val="00D543F7"/>
    <w:rsid w:val="00D55483"/>
    <w:rsid w:val="00D55EDB"/>
    <w:rsid w:val="00D6029F"/>
    <w:rsid w:val="00D612E9"/>
    <w:rsid w:val="00D61FF0"/>
    <w:rsid w:val="00D64E72"/>
    <w:rsid w:val="00D666D5"/>
    <w:rsid w:val="00D66A08"/>
    <w:rsid w:val="00D66F3C"/>
    <w:rsid w:val="00D70B64"/>
    <w:rsid w:val="00D73349"/>
    <w:rsid w:val="00D73C04"/>
    <w:rsid w:val="00D74201"/>
    <w:rsid w:val="00D76899"/>
    <w:rsid w:val="00D77ECC"/>
    <w:rsid w:val="00D8052A"/>
    <w:rsid w:val="00D80587"/>
    <w:rsid w:val="00D903B5"/>
    <w:rsid w:val="00D91791"/>
    <w:rsid w:val="00D9214E"/>
    <w:rsid w:val="00D937AC"/>
    <w:rsid w:val="00D944D4"/>
    <w:rsid w:val="00DA25BA"/>
    <w:rsid w:val="00DA26F7"/>
    <w:rsid w:val="00DA32A6"/>
    <w:rsid w:val="00DA4517"/>
    <w:rsid w:val="00DA489F"/>
    <w:rsid w:val="00DA4BFD"/>
    <w:rsid w:val="00DB03FA"/>
    <w:rsid w:val="00DB0575"/>
    <w:rsid w:val="00DB25FA"/>
    <w:rsid w:val="00DB281E"/>
    <w:rsid w:val="00DB4BFD"/>
    <w:rsid w:val="00DB5C54"/>
    <w:rsid w:val="00DB6033"/>
    <w:rsid w:val="00DC221F"/>
    <w:rsid w:val="00DC54BF"/>
    <w:rsid w:val="00DC6341"/>
    <w:rsid w:val="00DC7FD8"/>
    <w:rsid w:val="00DD03D3"/>
    <w:rsid w:val="00DD1BB5"/>
    <w:rsid w:val="00DD3CA6"/>
    <w:rsid w:val="00DD60C3"/>
    <w:rsid w:val="00DE00D0"/>
    <w:rsid w:val="00DE2F94"/>
    <w:rsid w:val="00DE521F"/>
    <w:rsid w:val="00DE661C"/>
    <w:rsid w:val="00E00749"/>
    <w:rsid w:val="00E0205D"/>
    <w:rsid w:val="00E03FE2"/>
    <w:rsid w:val="00E04167"/>
    <w:rsid w:val="00E06521"/>
    <w:rsid w:val="00E14731"/>
    <w:rsid w:val="00E17E68"/>
    <w:rsid w:val="00E2481E"/>
    <w:rsid w:val="00E259FB"/>
    <w:rsid w:val="00E261B9"/>
    <w:rsid w:val="00E2729F"/>
    <w:rsid w:val="00E31E6A"/>
    <w:rsid w:val="00E32ABC"/>
    <w:rsid w:val="00E35881"/>
    <w:rsid w:val="00E4191B"/>
    <w:rsid w:val="00E44929"/>
    <w:rsid w:val="00E4618F"/>
    <w:rsid w:val="00E507CC"/>
    <w:rsid w:val="00E54C2A"/>
    <w:rsid w:val="00E560DC"/>
    <w:rsid w:val="00E5720A"/>
    <w:rsid w:val="00E604B7"/>
    <w:rsid w:val="00E616D1"/>
    <w:rsid w:val="00E62192"/>
    <w:rsid w:val="00E66CF3"/>
    <w:rsid w:val="00E75CF3"/>
    <w:rsid w:val="00E80F78"/>
    <w:rsid w:val="00E81AD8"/>
    <w:rsid w:val="00E839D5"/>
    <w:rsid w:val="00E910AC"/>
    <w:rsid w:val="00E93236"/>
    <w:rsid w:val="00E94FF5"/>
    <w:rsid w:val="00E95858"/>
    <w:rsid w:val="00E95979"/>
    <w:rsid w:val="00E96F88"/>
    <w:rsid w:val="00E9793A"/>
    <w:rsid w:val="00EA047F"/>
    <w:rsid w:val="00EA0D0C"/>
    <w:rsid w:val="00EA25C6"/>
    <w:rsid w:val="00EB31AA"/>
    <w:rsid w:val="00EB5764"/>
    <w:rsid w:val="00EB63C8"/>
    <w:rsid w:val="00EB6CAD"/>
    <w:rsid w:val="00EB7D8C"/>
    <w:rsid w:val="00EC0509"/>
    <w:rsid w:val="00EC2673"/>
    <w:rsid w:val="00EC2725"/>
    <w:rsid w:val="00EC3336"/>
    <w:rsid w:val="00EC3AD7"/>
    <w:rsid w:val="00EC4A46"/>
    <w:rsid w:val="00EC67A3"/>
    <w:rsid w:val="00ED3351"/>
    <w:rsid w:val="00ED34EB"/>
    <w:rsid w:val="00ED748A"/>
    <w:rsid w:val="00ED76B1"/>
    <w:rsid w:val="00ED771E"/>
    <w:rsid w:val="00EE01C3"/>
    <w:rsid w:val="00EE41F0"/>
    <w:rsid w:val="00EE55B5"/>
    <w:rsid w:val="00EE55C3"/>
    <w:rsid w:val="00EE78F7"/>
    <w:rsid w:val="00EF220E"/>
    <w:rsid w:val="00EF2C18"/>
    <w:rsid w:val="00EF47FC"/>
    <w:rsid w:val="00F00078"/>
    <w:rsid w:val="00F00AA4"/>
    <w:rsid w:val="00F01499"/>
    <w:rsid w:val="00F01953"/>
    <w:rsid w:val="00F0244C"/>
    <w:rsid w:val="00F12D0C"/>
    <w:rsid w:val="00F143D9"/>
    <w:rsid w:val="00F14FE0"/>
    <w:rsid w:val="00F15B1A"/>
    <w:rsid w:val="00F15C0B"/>
    <w:rsid w:val="00F15FB7"/>
    <w:rsid w:val="00F2150B"/>
    <w:rsid w:val="00F218A5"/>
    <w:rsid w:val="00F223E8"/>
    <w:rsid w:val="00F22D4C"/>
    <w:rsid w:val="00F24C7C"/>
    <w:rsid w:val="00F31DDC"/>
    <w:rsid w:val="00F320EB"/>
    <w:rsid w:val="00F33B8E"/>
    <w:rsid w:val="00F34EA3"/>
    <w:rsid w:val="00F36535"/>
    <w:rsid w:val="00F36BEE"/>
    <w:rsid w:val="00F37986"/>
    <w:rsid w:val="00F37C2A"/>
    <w:rsid w:val="00F42B3B"/>
    <w:rsid w:val="00F448C0"/>
    <w:rsid w:val="00F44F53"/>
    <w:rsid w:val="00F5091C"/>
    <w:rsid w:val="00F5157A"/>
    <w:rsid w:val="00F51C2C"/>
    <w:rsid w:val="00F530C7"/>
    <w:rsid w:val="00F53DB2"/>
    <w:rsid w:val="00F570CC"/>
    <w:rsid w:val="00F57812"/>
    <w:rsid w:val="00F603DF"/>
    <w:rsid w:val="00F60BCC"/>
    <w:rsid w:val="00F60E7B"/>
    <w:rsid w:val="00F6148B"/>
    <w:rsid w:val="00F630C5"/>
    <w:rsid w:val="00F6323D"/>
    <w:rsid w:val="00F66D30"/>
    <w:rsid w:val="00F67E97"/>
    <w:rsid w:val="00F72D35"/>
    <w:rsid w:val="00F7452D"/>
    <w:rsid w:val="00F767BF"/>
    <w:rsid w:val="00F86323"/>
    <w:rsid w:val="00F900B8"/>
    <w:rsid w:val="00F90273"/>
    <w:rsid w:val="00F91A84"/>
    <w:rsid w:val="00F93EC6"/>
    <w:rsid w:val="00F94408"/>
    <w:rsid w:val="00FA0123"/>
    <w:rsid w:val="00FA0241"/>
    <w:rsid w:val="00FA4327"/>
    <w:rsid w:val="00FA4AFC"/>
    <w:rsid w:val="00FA7625"/>
    <w:rsid w:val="00FB26DB"/>
    <w:rsid w:val="00FB2F10"/>
    <w:rsid w:val="00FB353E"/>
    <w:rsid w:val="00FB502D"/>
    <w:rsid w:val="00FB653C"/>
    <w:rsid w:val="00FB719C"/>
    <w:rsid w:val="00FC00D8"/>
    <w:rsid w:val="00FC0E21"/>
    <w:rsid w:val="00FC1730"/>
    <w:rsid w:val="00FC3FF1"/>
    <w:rsid w:val="00FC459A"/>
    <w:rsid w:val="00FC52F6"/>
    <w:rsid w:val="00FC6B5F"/>
    <w:rsid w:val="00FC7743"/>
    <w:rsid w:val="00FD261A"/>
    <w:rsid w:val="00FD2914"/>
    <w:rsid w:val="00FD665C"/>
    <w:rsid w:val="00FD6B12"/>
    <w:rsid w:val="00FE1E2E"/>
    <w:rsid w:val="00FE4C11"/>
    <w:rsid w:val="00FE6C66"/>
    <w:rsid w:val="78570C8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4E7460"/>
  <w15:docId w15:val="{1EDB5FDC-EEB1-4E13-98ED-5C6CE886D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2318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F48A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48A0"/>
    <w:rPr>
      <w:rFonts w:ascii="Segoe UI" w:hAnsi="Segoe UI" w:cs="Segoe UI"/>
      <w:sz w:val="18"/>
      <w:szCs w:val="18"/>
    </w:rPr>
  </w:style>
  <w:style w:type="paragraph" w:customStyle="1" w:styleId="2BodyText">
    <w:name w:val="2. Body Text"/>
    <w:link w:val="2BodyTextChar"/>
    <w:qFormat/>
    <w:rsid w:val="00174528"/>
    <w:pPr>
      <w:spacing w:after="0" w:line="240" w:lineRule="auto"/>
    </w:pPr>
    <w:rPr>
      <w:rFonts w:ascii="Arial" w:hAnsi="Arial" w:cs="Segoe UI Semilight"/>
      <w:color w:val="141414" w:themeColor="text1"/>
      <w:sz w:val="20"/>
      <w:szCs w:val="20"/>
    </w:rPr>
  </w:style>
  <w:style w:type="paragraph" w:customStyle="1" w:styleId="3Subhead">
    <w:name w:val="3. Subhead"/>
    <w:link w:val="3SubheadChar"/>
    <w:qFormat/>
    <w:rsid w:val="0009447A"/>
    <w:pPr>
      <w:spacing w:after="0" w:line="240" w:lineRule="auto"/>
    </w:pPr>
    <w:rPr>
      <w:rFonts w:ascii="Arial" w:hAnsi="Arial" w:cs="Segoe UI Semibold"/>
      <w:b/>
      <w:sz w:val="24"/>
      <w:szCs w:val="24"/>
    </w:rPr>
  </w:style>
  <w:style w:type="character" w:customStyle="1" w:styleId="2BodyTextChar">
    <w:name w:val="2. Body Text Char"/>
    <w:basedOn w:val="DefaultParagraphFont"/>
    <w:link w:val="2BodyText"/>
    <w:rsid w:val="00174528"/>
    <w:rPr>
      <w:rFonts w:ascii="Arial" w:hAnsi="Arial" w:cs="Segoe UI Semilight"/>
      <w:color w:val="141414" w:themeColor="text1"/>
      <w:sz w:val="20"/>
      <w:szCs w:val="20"/>
    </w:rPr>
  </w:style>
  <w:style w:type="paragraph" w:styleId="Header">
    <w:name w:val="header"/>
    <w:basedOn w:val="Normal"/>
    <w:link w:val="HeaderChar"/>
    <w:uiPriority w:val="99"/>
    <w:unhideWhenUsed/>
    <w:rsid w:val="000235CD"/>
    <w:pPr>
      <w:tabs>
        <w:tab w:val="center" w:pos="4680"/>
        <w:tab w:val="right" w:pos="9360"/>
      </w:tabs>
      <w:spacing w:after="0" w:line="240" w:lineRule="auto"/>
    </w:pPr>
  </w:style>
  <w:style w:type="character" w:customStyle="1" w:styleId="3SubheadChar">
    <w:name w:val="3. Subhead Char"/>
    <w:basedOn w:val="2BodyTextChar"/>
    <w:link w:val="3Subhead"/>
    <w:rsid w:val="0009447A"/>
    <w:rPr>
      <w:rFonts w:ascii="Arial" w:hAnsi="Arial" w:cs="Segoe UI Semibold"/>
      <w:b/>
      <w:color w:val="141414" w:themeColor="text1"/>
      <w:sz w:val="24"/>
      <w:szCs w:val="24"/>
    </w:rPr>
  </w:style>
  <w:style w:type="character" w:customStyle="1" w:styleId="HeaderChar">
    <w:name w:val="Header Char"/>
    <w:basedOn w:val="DefaultParagraphFont"/>
    <w:link w:val="Header"/>
    <w:uiPriority w:val="99"/>
    <w:rsid w:val="000235CD"/>
  </w:style>
  <w:style w:type="paragraph" w:styleId="Footer">
    <w:name w:val="footer"/>
    <w:basedOn w:val="Normal"/>
    <w:link w:val="FooterChar"/>
    <w:uiPriority w:val="99"/>
    <w:unhideWhenUsed/>
    <w:rsid w:val="000235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35CD"/>
  </w:style>
  <w:style w:type="table" w:styleId="TableGrid">
    <w:name w:val="Table Grid"/>
    <w:basedOn w:val="TableNormal"/>
    <w:uiPriority w:val="39"/>
    <w:rsid w:val="00190F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87603"/>
    <w:rPr>
      <w:sz w:val="16"/>
      <w:szCs w:val="16"/>
    </w:rPr>
  </w:style>
  <w:style w:type="paragraph" w:styleId="CommentText">
    <w:name w:val="annotation text"/>
    <w:basedOn w:val="Normal"/>
    <w:link w:val="CommentTextChar"/>
    <w:uiPriority w:val="99"/>
    <w:semiHidden/>
    <w:unhideWhenUsed/>
    <w:rsid w:val="00087603"/>
    <w:pPr>
      <w:spacing w:line="240" w:lineRule="auto"/>
    </w:pPr>
    <w:rPr>
      <w:sz w:val="20"/>
      <w:szCs w:val="20"/>
    </w:rPr>
  </w:style>
  <w:style w:type="character" w:customStyle="1" w:styleId="CommentTextChar">
    <w:name w:val="Comment Text Char"/>
    <w:basedOn w:val="DefaultParagraphFont"/>
    <w:link w:val="CommentText"/>
    <w:uiPriority w:val="99"/>
    <w:semiHidden/>
    <w:rsid w:val="00087603"/>
    <w:rPr>
      <w:sz w:val="20"/>
      <w:szCs w:val="20"/>
    </w:rPr>
  </w:style>
  <w:style w:type="paragraph" w:styleId="CommentSubject">
    <w:name w:val="annotation subject"/>
    <w:basedOn w:val="CommentText"/>
    <w:next w:val="CommentText"/>
    <w:link w:val="CommentSubjectChar"/>
    <w:uiPriority w:val="99"/>
    <w:semiHidden/>
    <w:unhideWhenUsed/>
    <w:rsid w:val="00087603"/>
    <w:rPr>
      <w:b/>
      <w:bCs/>
    </w:rPr>
  </w:style>
  <w:style w:type="character" w:customStyle="1" w:styleId="CommentSubjectChar">
    <w:name w:val="Comment Subject Char"/>
    <w:basedOn w:val="CommentTextChar"/>
    <w:link w:val="CommentSubject"/>
    <w:uiPriority w:val="99"/>
    <w:semiHidden/>
    <w:rsid w:val="00087603"/>
    <w:rPr>
      <w:b/>
      <w:bCs/>
      <w:sz w:val="20"/>
      <w:szCs w:val="20"/>
    </w:rPr>
  </w:style>
  <w:style w:type="paragraph" w:customStyle="1" w:styleId="5Sources">
    <w:name w:val="5. Sources"/>
    <w:qFormat/>
    <w:rsid w:val="0022318F"/>
    <w:pPr>
      <w:spacing w:before="60" w:after="0" w:line="160" w:lineRule="exact"/>
    </w:pPr>
    <w:rPr>
      <w:rFonts w:ascii="Arial" w:hAnsi="Arial" w:cs="Segoe UI Semilight"/>
      <w:sz w:val="16"/>
      <w:szCs w:val="20"/>
    </w:rPr>
  </w:style>
  <w:style w:type="paragraph" w:customStyle="1" w:styleId="4BulletText">
    <w:name w:val="4. Bullet Text"/>
    <w:link w:val="4BulletTextChar"/>
    <w:qFormat/>
    <w:rsid w:val="00174528"/>
    <w:pPr>
      <w:numPr>
        <w:numId w:val="1"/>
      </w:numPr>
      <w:spacing w:before="180" w:after="0" w:line="240" w:lineRule="auto"/>
    </w:pPr>
    <w:rPr>
      <w:rFonts w:ascii="Arial" w:hAnsi="Arial" w:cs="Segoe UI Semilight"/>
      <w:sz w:val="20"/>
      <w:szCs w:val="20"/>
    </w:rPr>
  </w:style>
  <w:style w:type="character" w:customStyle="1" w:styleId="4BulletTextChar">
    <w:name w:val="4. Bullet Text Char"/>
    <w:basedOn w:val="2BodyTextChar"/>
    <w:link w:val="4BulletText"/>
    <w:rsid w:val="00174528"/>
    <w:rPr>
      <w:rFonts w:ascii="Arial" w:hAnsi="Arial" w:cs="Segoe UI Semilight"/>
      <w:color w:val="141414" w:themeColor="text1"/>
      <w:sz w:val="20"/>
      <w:szCs w:val="20"/>
    </w:rPr>
  </w:style>
  <w:style w:type="character" w:styleId="FootnoteReference">
    <w:name w:val="footnote reference"/>
    <w:basedOn w:val="DefaultParagraphFont"/>
    <w:uiPriority w:val="99"/>
    <w:semiHidden/>
    <w:rsid w:val="00022244"/>
    <w:rPr>
      <w:rFonts w:cs="Times New Roman"/>
      <w:vertAlign w:val="superscript"/>
    </w:rPr>
  </w:style>
  <w:style w:type="paragraph" w:styleId="FootnoteText">
    <w:name w:val="footnote text"/>
    <w:basedOn w:val="Normal"/>
    <w:link w:val="FootnoteTextChar"/>
    <w:uiPriority w:val="99"/>
    <w:unhideWhenUsed/>
    <w:rsid w:val="00B056F7"/>
    <w:pPr>
      <w:spacing w:after="0" w:line="240" w:lineRule="auto"/>
    </w:pPr>
    <w:rPr>
      <w:sz w:val="24"/>
      <w:szCs w:val="24"/>
    </w:rPr>
  </w:style>
  <w:style w:type="character" w:customStyle="1" w:styleId="FootnoteTextChar">
    <w:name w:val="Footnote Text Char"/>
    <w:basedOn w:val="DefaultParagraphFont"/>
    <w:link w:val="FootnoteText"/>
    <w:uiPriority w:val="99"/>
    <w:rsid w:val="00B056F7"/>
    <w:rPr>
      <w:sz w:val="24"/>
      <w:szCs w:val="24"/>
    </w:rPr>
  </w:style>
  <w:style w:type="paragraph" w:styleId="NormalWeb">
    <w:name w:val="Normal (Web)"/>
    <w:basedOn w:val="Normal"/>
    <w:uiPriority w:val="99"/>
    <w:semiHidden/>
    <w:unhideWhenUsed/>
    <w:rsid w:val="0054300A"/>
    <w:pPr>
      <w:spacing w:before="100" w:beforeAutospacing="1" w:after="100" w:afterAutospacing="1" w:line="240" w:lineRule="auto"/>
    </w:pPr>
    <w:rPr>
      <w:rFonts w:ascii="Times New Roman" w:eastAsiaTheme="minorEastAsia" w:hAnsi="Times New Roman" w:cs="Times New Roman"/>
      <w:sz w:val="24"/>
      <w:szCs w:val="24"/>
    </w:rPr>
  </w:style>
  <w:style w:type="paragraph" w:styleId="ListParagraph">
    <w:name w:val="List Paragraph"/>
    <w:basedOn w:val="Normal"/>
    <w:uiPriority w:val="34"/>
    <w:qFormat/>
    <w:rsid w:val="0054300A"/>
    <w:pPr>
      <w:spacing w:after="0" w:line="240" w:lineRule="auto"/>
      <w:ind w:left="720"/>
      <w:contextualSpacing/>
    </w:pPr>
    <w:rPr>
      <w:rFonts w:ascii="Times New Roman" w:eastAsiaTheme="minorEastAsia" w:hAnsi="Times New Roman" w:cs="Times New Roman"/>
      <w:sz w:val="24"/>
      <w:szCs w:val="24"/>
    </w:rPr>
  </w:style>
  <w:style w:type="paragraph" w:customStyle="1" w:styleId="1LargeTitle">
    <w:name w:val="1. Large Title"/>
    <w:basedOn w:val="Normal"/>
    <w:link w:val="1LargeTitleChar"/>
    <w:qFormat/>
    <w:rsid w:val="0009447A"/>
    <w:pPr>
      <w:spacing w:after="0" w:line="240" w:lineRule="auto"/>
    </w:pPr>
    <w:rPr>
      <w:rFonts w:ascii="Arial" w:hAnsi="Arial" w:cs="Segoe UI Semibold"/>
      <w:b/>
      <w:color w:val="00A4E4" w:themeColor="accent1"/>
      <w:sz w:val="48"/>
      <w:szCs w:val="48"/>
    </w:rPr>
  </w:style>
  <w:style w:type="character" w:customStyle="1" w:styleId="1LargeTitleChar">
    <w:name w:val="1. Large Title Char"/>
    <w:basedOn w:val="DefaultParagraphFont"/>
    <w:link w:val="1LargeTitle"/>
    <w:rsid w:val="0009447A"/>
    <w:rPr>
      <w:rFonts w:ascii="Arial" w:hAnsi="Arial" w:cs="Segoe UI Semibold"/>
      <w:b/>
      <w:color w:val="00A4E4" w:themeColor="accent1"/>
      <w:sz w:val="48"/>
      <w:szCs w:val="48"/>
    </w:rPr>
  </w:style>
  <w:style w:type="paragraph" w:customStyle="1" w:styleId="Pa9">
    <w:name w:val="Pa9"/>
    <w:basedOn w:val="Normal"/>
    <w:next w:val="Normal"/>
    <w:rsid w:val="004E40BD"/>
    <w:pPr>
      <w:autoSpaceDE w:val="0"/>
      <w:autoSpaceDN w:val="0"/>
      <w:adjustRightInd w:val="0"/>
      <w:spacing w:after="0" w:line="161" w:lineRule="atLeast"/>
    </w:pPr>
    <w:rPr>
      <w:rFonts w:ascii="ITC Avant Garde Std Md" w:eastAsia="Times New Roman" w:hAnsi="ITC Avant Garde Std Md" w:cs="Times New Roman"/>
      <w:sz w:val="24"/>
      <w:szCs w:val="24"/>
      <w:lang w:val="en-GB" w:eastAsia="en-GB"/>
    </w:rPr>
  </w:style>
  <w:style w:type="paragraph" w:styleId="Subtitle">
    <w:name w:val="Subtitle"/>
    <w:basedOn w:val="Normal"/>
    <w:next w:val="Normal"/>
    <w:link w:val="SubtitleChar"/>
    <w:uiPriority w:val="11"/>
    <w:qFormat/>
    <w:rsid w:val="004E40BD"/>
    <w:pPr>
      <w:numPr>
        <w:ilvl w:val="1"/>
      </w:numPr>
      <w:spacing w:line="240" w:lineRule="auto"/>
    </w:pPr>
    <w:rPr>
      <w:rFonts w:eastAsiaTheme="minorEastAsia"/>
      <w:color w:val="666666" w:themeColor="text1" w:themeTint="A5"/>
      <w:spacing w:val="15"/>
    </w:rPr>
  </w:style>
  <w:style w:type="character" w:customStyle="1" w:styleId="SubtitleChar">
    <w:name w:val="Subtitle Char"/>
    <w:basedOn w:val="DefaultParagraphFont"/>
    <w:link w:val="Subtitle"/>
    <w:uiPriority w:val="11"/>
    <w:rsid w:val="004E40BD"/>
    <w:rPr>
      <w:rFonts w:eastAsiaTheme="minorEastAsia"/>
      <w:color w:val="666666" w:themeColor="text1" w:themeTint="A5"/>
      <w:spacing w:val="15"/>
    </w:rPr>
  </w:style>
  <w:style w:type="character" w:styleId="Hyperlink">
    <w:name w:val="Hyperlink"/>
    <w:basedOn w:val="DefaultParagraphFont"/>
    <w:uiPriority w:val="99"/>
    <w:unhideWhenUsed/>
    <w:rsid w:val="00FC52F6"/>
    <w:rPr>
      <w:color w:val="0000FF"/>
      <w:u w:val="single"/>
    </w:rPr>
  </w:style>
  <w:style w:type="paragraph" w:styleId="Revision">
    <w:name w:val="Revision"/>
    <w:hidden/>
    <w:uiPriority w:val="99"/>
    <w:semiHidden/>
    <w:rsid w:val="00B6789C"/>
    <w:pPr>
      <w:spacing w:after="0" w:line="240" w:lineRule="auto"/>
    </w:pPr>
  </w:style>
  <w:style w:type="character" w:customStyle="1" w:styleId="tlid-translation">
    <w:name w:val="tlid-translation"/>
    <w:basedOn w:val="DefaultParagraphFont"/>
    <w:rsid w:val="002471C3"/>
  </w:style>
  <w:style w:type="character" w:styleId="UnresolvedMention">
    <w:name w:val="Unresolved Mention"/>
    <w:basedOn w:val="DefaultParagraphFont"/>
    <w:uiPriority w:val="99"/>
    <w:semiHidden/>
    <w:unhideWhenUsed/>
    <w:rsid w:val="008C58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54044">
      <w:bodyDiv w:val="1"/>
      <w:marLeft w:val="0"/>
      <w:marRight w:val="0"/>
      <w:marTop w:val="0"/>
      <w:marBottom w:val="0"/>
      <w:divBdr>
        <w:top w:val="none" w:sz="0" w:space="0" w:color="auto"/>
        <w:left w:val="none" w:sz="0" w:space="0" w:color="auto"/>
        <w:bottom w:val="none" w:sz="0" w:space="0" w:color="auto"/>
        <w:right w:val="none" w:sz="0" w:space="0" w:color="auto"/>
      </w:divBdr>
    </w:div>
    <w:div w:id="60108018">
      <w:bodyDiv w:val="1"/>
      <w:marLeft w:val="0"/>
      <w:marRight w:val="0"/>
      <w:marTop w:val="0"/>
      <w:marBottom w:val="0"/>
      <w:divBdr>
        <w:top w:val="none" w:sz="0" w:space="0" w:color="auto"/>
        <w:left w:val="none" w:sz="0" w:space="0" w:color="auto"/>
        <w:bottom w:val="none" w:sz="0" w:space="0" w:color="auto"/>
        <w:right w:val="none" w:sz="0" w:space="0" w:color="auto"/>
      </w:divBdr>
    </w:div>
    <w:div w:id="78871269">
      <w:bodyDiv w:val="1"/>
      <w:marLeft w:val="0"/>
      <w:marRight w:val="0"/>
      <w:marTop w:val="0"/>
      <w:marBottom w:val="0"/>
      <w:divBdr>
        <w:top w:val="none" w:sz="0" w:space="0" w:color="auto"/>
        <w:left w:val="none" w:sz="0" w:space="0" w:color="auto"/>
        <w:bottom w:val="none" w:sz="0" w:space="0" w:color="auto"/>
        <w:right w:val="none" w:sz="0" w:space="0" w:color="auto"/>
      </w:divBdr>
    </w:div>
    <w:div w:id="147089349">
      <w:bodyDiv w:val="1"/>
      <w:marLeft w:val="0"/>
      <w:marRight w:val="0"/>
      <w:marTop w:val="0"/>
      <w:marBottom w:val="0"/>
      <w:divBdr>
        <w:top w:val="none" w:sz="0" w:space="0" w:color="auto"/>
        <w:left w:val="none" w:sz="0" w:space="0" w:color="auto"/>
        <w:bottom w:val="none" w:sz="0" w:space="0" w:color="auto"/>
        <w:right w:val="none" w:sz="0" w:space="0" w:color="auto"/>
      </w:divBdr>
    </w:div>
    <w:div w:id="190000401">
      <w:bodyDiv w:val="1"/>
      <w:marLeft w:val="0"/>
      <w:marRight w:val="0"/>
      <w:marTop w:val="0"/>
      <w:marBottom w:val="0"/>
      <w:divBdr>
        <w:top w:val="none" w:sz="0" w:space="0" w:color="auto"/>
        <w:left w:val="none" w:sz="0" w:space="0" w:color="auto"/>
        <w:bottom w:val="none" w:sz="0" w:space="0" w:color="auto"/>
        <w:right w:val="none" w:sz="0" w:space="0" w:color="auto"/>
      </w:divBdr>
    </w:div>
    <w:div w:id="254830451">
      <w:bodyDiv w:val="1"/>
      <w:marLeft w:val="0"/>
      <w:marRight w:val="0"/>
      <w:marTop w:val="0"/>
      <w:marBottom w:val="0"/>
      <w:divBdr>
        <w:top w:val="none" w:sz="0" w:space="0" w:color="auto"/>
        <w:left w:val="none" w:sz="0" w:space="0" w:color="auto"/>
        <w:bottom w:val="none" w:sz="0" w:space="0" w:color="auto"/>
        <w:right w:val="none" w:sz="0" w:space="0" w:color="auto"/>
      </w:divBdr>
      <w:divsChild>
        <w:div w:id="1585530148">
          <w:marLeft w:val="547"/>
          <w:marRight w:val="0"/>
          <w:marTop w:val="0"/>
          <w:marBottom w:val="0"/>
          <w:divBdr>
            <w:top w:val="none" w:sz="0" w:space="0" w:color="auto"/>
            <w:left w:val="none" w:sz="0" w:space="0" w:color="auto"/>
            <w:bottom w:val="none" w:sz="0" w:space="0" w:color="auto"/>
            <w:right w:val="none" w:sz="0" w:space="0" w:color="auto"/>
          </w:divBdr>
        </w:div>
      </w:divsChild>
    </w:div>
    <w:div w:id="383216998">
      <w:bodyDiv w:val="1"/>
      <w:marLeft w:val="0"/>
      <w:marRight w:val="0"/>
      <w:marTop w:val="0"/>
      <w:marBottom w:val="0"/>
      <w:divBdr>
        <w:top w:val="none" w:sz="0" w:space="0" w:color="auto"/>
        <w:left w:val="none" w:sz="0" w:space="0" w:color="auto"/>
        <w:bottom w:val="none" w:sz="0" w:space="0" w:color="auto"/>
        <w:right w:val="none" w:sz="0" w:space="0" w:color="auto"/>
      </w:divBdr>
    </w:div>
    <w:div w:id="461770591">
      <w:bodyDiv w:val="1"/>
      <w:marLeft w:val="0"/>
      <w:marRight w:val="0"/>
      <w:marTop w:val="0"/>
      <w:marBottom w:val="0"/>
      <w:divBdr>
        <w:top w:val="none" w:sz="0" w:space="0" w:color="auto"/>
        <w:left w:val="none" w:sz="0" w:space="0" w:color="auto"/>
        <w:bottom w:val="none" w:sz="0" w:space="0" w:color="auto"/>
        <w:right w:val="none" w:sz="0" w:space="0" w:color="auto"/>
      </w:divBdr>
    </w:div>
    <w:div w:id="464615968">
      <w:bodyDiv w:val="1"/>
      <w:marLeft w:val="0"/>
      <w:marRight w:val="0"/>
      <w:marTop w:val="0"/>
      <w:marBottom w:val="0"/>
      <w:divBdr>
        <w:top w:val="none" w:sz="0" w:space="0" w:color="auto"/>
        <w:left w:val="none" w:sz="0" w:space="0" w:color="auto"/>
        <w:bottom w:val="none" w:sz="0" w:space="0" w:color="auto"/>
        <w:right w:val="none" w:sz="0" w:space="0" w:color="auto"/>
      </w:divBdr>
    </w:div>
    <w:div w:id="486282908">
      <w:bodyDiv w:val="1"/>
      <w:marLeft w:val="0"/>
      <w:marRight w:val="0"/>
      <w:marTop w:val="0"/>
      <w:marBottom w:val="0"/>
      <w:divBdr>
        <w:top w:val="none" w:sz="0" w:space="0" w:color="auto"/>
        <w:left w:val="none" w:sz="0" w:space="0" w:color="auto"/>
        <w:bottom w:val="none" w:sz="0" w:space="0" w:color="auto"/>
        <w:right w:val="none" w:sz="0" w:space="0" w:color="auto"/>
      </w:divBdr>
    </w:div>
    <w:div w:id="557976962">
      <w:bodyDiv w:val="1"/>
      <w:marLeft w:val="0"/>
      <w:marRight w:val="0"/>
      <w:marTop w:val="0"/>
      <w:marBottom w:val="0"/>
      <w:divBdr>
        <w:top w:val="none" w:sz="0" w:space="0" w:color="auto"/>
        <w:left w:val="none" w:sz="0" w:space="0" w:color="auto"/>
        <w:bottom w:val="none" w:sz="0" w:space="0" w:color="auto"/>
        <w:right w:val="none" w:sz="0" w:space="0" w:color="auto"/>
      </w:divBdr>
    </w:div>
    <w:div w:id="683289420">
      <w:bodyDiv w:val="1"/>
      <w:marLeft w:val="0"/>
      <w:marRight w:val="0"/>
      <w:marTop w:val="0"/>
      <w:marBottom w:val="0"/>
      <w:divBdr>
        <w:top w:val="none" w:sz="0" w:space="0" w:color="auto"/>
        <w:left w:val="none" w:sz="0" w:space="0" w:color="auto"/>
        <w:bottom w:val="none" w:sz="0" w:space="0" w:color="auto"/>
        <w:right w:val="none" w:sz="0" w:space="0" w:color="auto"/>
      </w:divBdr>
    </w:div>
    <w:div w:id="684290349">
      <w:bodyDiv w:val="1"/>
      <w:marLeft w:val="0"/>
      <w:marRight w:val="0"/>
      <w:marTop w:val="0"/>
      <w:marBottom w:val="0"/>
      <w:divBdr>
        <w:top w:val="none" w:sz="0" w:space="0" w:color="auto"/>
        <w:left w:val="none" w:sz="0" w:space="0" w:color="auto"/>
        <w:bottom w:val="none" w:sz="0" w:space="0" w:color="auto"/>
        <w:right w:val="none" w:sz="0" w:space="0" w:color="auto"/>
      </w:divBdr>
    </w:div>
    <w:div w:id="727415177">
      <w:bodyDiv w:val="1"/>
      <w:marLeft w:val="0"/>
      <w:marRight w:val="0"/>
      <w:marTop w:val="0"/>
      <w:marBottom w:val="0"/>
      <w:divBdr>
        <w:top w:val="none" w:sz="0" w:space="0" w:color="auto"/>
        <w:left w:val="none" w:sz="0" w:space="0" w:color="auto"/>
        <w:bottom w:val="none" w:sz="0" w:space="0" w:color="auto"/>
        <w:right w:val="none" w:sz="0" w:space="0" w:color="auto"/>
      </w:divBdr>
    </w:div>
    <w:div w:id="747967315">
      <w:bodyDiv w:val="1"/>
      <w:marLeft w:val="0"/>
      <w:marRight w:val="0"/>
      <w:marTop w:val="0"/>
      <w:marBottom w:val="0"/>
      <w:divBdr>
        <w:top w:val="none" w:sz="0" w:space="0" w:color="auto"/>
        <w:left w:val="none" w:sz="0" w:space="0" w:color="auto"/>
        <w:bottom w:val="none" w:sz="0" w:space="0" w:color="auto"/>
        <w:right w:val="none" w:sz="0" w:space="0" w:color="auto"/>
      </w:divBdr>
    </w:div>
    <w:div w:id="758211242">
      <w:bodyDiv w:val="1"/>
      <w:marLeft w:val="0"/>
      <w:marRight w:val="0"/>
      <w:marTop w:val="0"/>
      <w:marBottom w:val="0"/>
      <w:divBdr>
        <w:top w:val="none" w:sz="0" w:space="0" w:color="auto"/>
        <w:left w:val="none" w:sz="0" w:space="0" w:color="auto"/>
        <w:bottom w:val="none" w:sz="0" w:space="0" w:color="auto"/>
        <w:right w:val="none" w:sz="0" w:space="0" w:color="auto"/>
      </w:divBdr>
    </w:div>
    <w:div w:id="790974354">
      <w:bodyDiv w:val="1"/>
      <w:marLeft w:val="0"/>
      <w:marRight w:val="0"/>
      <w:marTop w:val="0"/>
      <w:marBottom w:val="0"/>
      <w:divBdr>
        <w:top w:val="none" w:sz="0" w:space="0" w:color="auto"/>
        <w:left w:val="none" w:sz="0" w:space="0" w:color="auto"/>
        <w:bottom w:val="none" w:sz="0" w:space="0" w:color="auto"/>
        <w:right w:val="none" w:sz="0" w:space="0" w:color="auto"/>
      </w:divBdr>
    </w:div>
    <w:div w:id="799804116">
      <w:bodyDiv w:val="1"/>
      <w:marLeft w:val="0"/>
      <w:marRight w:val="0"/>
      <w:marTop w:val="0"/>
      <w:marBottom w:val="0"/>
      <w:divBdr>
        <w:top w:val="none" w:sz="0" w:space="0" w:color="auto"/>
        <w:left w:val="none" w:sz="0" w:space="0" w:color="auto"/>
        <w:bottom w:val="none" w:sz="0" w:space="0" w:color="auto"/>
        <w:right w:val="none" w:sz="0" w:space="0" w:color="auto"/>
      </w:divBdr>
      <w:divsChild>
        <w:div w:id="528221065">
          <w:marLeft w:val="547"/>
          <w:marRight w:val="0"/>
          <w:marTop w:val="0"/>
          <w:marBottom w:val="0"/>
          <w:divBdr>
            <w:top w:val="none" w:sz="0" w:space="0" w:color="auto"/>
            <w:left w:val="none" w:sz="0" w:space="0" w:color="auto"/>
            <w:bottom w:val="none" w:sz="0" w:space="0" w:color="auto"/>
            <w:right w:val="none" w:sz="0" w:space="0" w:color="auto"/>
          </w:divBdr>
        </w:div>
      </w:divsChild>
    </w:div>
    <w:div w:id="811215089">
      <w:bodyDiv w:val="1"/>
      <w:marLeft w:val="0"/>
      <w:marRight w:val="0"/>
      <w:marTop w:val="0"/>
      <w:marBottom w:val="0"/>
      <w:divBdr>
        <w:top w:val="none" w:sz="0" w:space="0" w:color="auto"/>
        <w:left w:val="none" w:sz="0" w:space="0" w:color="auto"/>
        <w:bottom w:val="none" w:sz="0" w:space="0" w:color="auto"/>
        <w:right w:val="none" w:sz="0" w:space="0" w:color="auto"/>
      </w:divBdr>
    </w:div>
    <w:div w:id="823198982">
      <w:bodyDiv w:val="1"/>
      <w:marLeft w:val="0"/>
      <w:marRight w:val="0"/>
      <w:marTop w:val="0"/>
      <w:marBottom w:val="0"/>
      <w:divBdr>
        <w:top w:val="none" w:sz="0" w:space="0" w:color="auto"/>
        <w:left w:val="none" w:sz="0" w:space="0" w:color="auto"/>
        <w:bottom w:val="none" w:sz="0" w:space="0" w:color="auto"/>
        <w:right w:val="none" w:sz="0" w:space="0" w:color="auto"/>
      </w:divBdr>
    </w:div>
    <w:div w:id="854810392">
      <w:bodyDiv w:val="1"/>
      <w:marLeft w:val="0"/>
      <w:marRight w:val="0"/>
      <w:marTop w:val="0"/>
      <w:marBottom w:val="0"/>
      <w:divBdr>
        <w:top w:val="none" w:sz="0" w:space="0" w:color="auto"/>
        <w:left w:val="none" w:sz="0" w:space="0" w:color="auto"/>
        <w:bottom w:val="none" w:sz="0" w:space="0" w:color="auto"/>
        <w:right w:val="none" w:sz="0" w:space="0" w:color="auto"/>
      </w:divBdr>
    </w:div>
    <w:div w:id="863061548">
      <w:bodyDiv w:val="1"/>
      <w:marLeft w:val="0"/>
      <w:marRight w:val="0"/>
      <w:marTop w:val="0"/>
      <w:marBottom w:val="0"/>
      <w:divBdr>
        <w:top w:val="none" w:sz="0" w:space="0" w:color="auto"/>
        <w:left w:val="none" w:sz="0" w:space="0" w:color="auto"/>
        <w:bottom w:val="none" w:sz="0" w:space="0" w:color="auto"/>
        <w:right w:val="none" w:sz="0" w:space="0" w:color="auto"/>
      </w:divBdr>
    </w:div>
    <w:div w:id="868109187">
      <w:bodyDiv w:val="1"/>
      <w:marLeft w:val="0"/>
      <w:marRight w:val="0"/>
      <w:marTop w:val="0"/>
      <w:marBottom w:val="0"/>
      <w:divBdr>
        <w:top w:val="none" w:sz="0" w:space="0" w:color="auto"/>
        <w:left w:val="none" w:sz="0" w:space="0" w:color="auto"/>
        <w:bottom w:val="none" w:sz="0" w:space="0" w:color="auto"/>
        <w:right w:val="none" w:sz="0" w:space="0" w:color="auto"/>
      </w:divBdr>
    </w:div>
    <w:div w:id="942227448">
      <w:bodyDiv w:val="1"/>
      <w:marLeft w:val="0"/>
      <w:marRight w:val="0"/>
      <w:marTop w:val="0"/>
      <w:marBottom w:val="0"/>
      <w:divBdr>
        <w:top w:val="none" w:sz="0" w:space="0" w:color="auto"/>
        <w:left w:val="none" w:sz="0" w:space="0" w:color="auto"/>
        <w:bottom w:val="none" w:sz="0" w:space="0" w:color="auto"/>
        <w:right w:val="none" w:sz="0" w:space="0" w:color="auto"/>
      </w:divBdr>
    </w:div>
    <w:div w:id="985234906">
      <w:bodyDiv w:val="1"/>
      <w:marLeft w:val="0"/>
      <w:marRight w:val="0"/>
      <w:marTop w:val="0"/>
      <w:marBottom w:val="0"/>
      <w:divBdr>
        <w:top w:val="none" w:sz="0" w:space="0" w:color="auto"/>
        <w:left w:val="none" w:sz="0" w:space="0" w:color="auto"/>
        <w:bottom w:val="none" w:sz="0" w:space="0" w:color="auto"/>
        <w:right w:val="none" w:sz="0" w:space="0" w:color="auto"/>
      </w:divBdr>
    </w:div>
    <w:div w:id="998575659">
      <w:bodyDiv w:val="1"/>
      <w:marLeft w:val="0"/>
      <w:marRight w:val="0"/>
      <w:marTop w:val="0"/>
      <w:marBottom w:val="0"/>
      <w:divBdr>
        <w:top w:val="none" w:sz="0" w:space="0" w:color="auto"/>
        <w:left w:val="none" w:sz="0" w:space="0" w:color="auto"/>
        <w:bottom w:val="none" w:sz="0" w:space="0" w:color="auto"/>
        <w:right w:val="none" w:sz="0" w:space="0" w:color="auto"/>
      </w:divBdr>
    </w:div>
    <w:div w:id="1010107108">
      <w:bodyDiv w:val="1"/>
      <w:marLeft w:val="0"/>
      <w:marRight w:val="0"/>
      <w:marTop w:val="0"/>
      <w:marBottom w:val="0"/>
      <w:divBdr>
        <w:top w:val="none" w:sz="0" w:space="0" w:color="auto"/>
        <w:left w:val="none" w:sz="0" w:space="0" w:color="auto"/>
        <w:bottom w:val="none" w:sz="0" w:space="0" w:color="auto"/>
        <w:right w:val="none" w:sz="0" w:space="0" w:color="auto"/>
      </w:divBdr>
    </w:div>
    <w:div w:id="1015570019">
      <w:bodyDiv w:val="1"/>
      <w:marLeft w:val="0"/>
      <w:marRight w:val="0"/>
      <w:marTop w:val="0"/>
      <w:marBottom w:val="0"/>
      <w:divBdr>
        <w:top w:val="none" w:sz="0" w:space="0" w:color="auto"/>
        <w:left w:val="none" w:sz="0" w:space="0" w:color="auto"/>
        <w:bottom w:val="none" w:sz="0" w:space="0" w:color="auto"/>
        <w:right w:val="none" w:sz="0" w:space="0" w:color="auto"/>
      </w:divBdr>
    </w:div>
    <w:div w:id="1070227330">
      <w:bodyDiv w:val="1"/>
      <w:marLeft w:val="0"/>
      <w:marRight w:val="0"/>
      <w:marTop w:val="0"/>
      <w:marBottom w:val="0"/>
      <w:divBdr>
        <w:top w:val="none" w:sz="0" w:space="0" w:color="auto"/>
        <w:left w:val="none" w:sz="0" w:space="0" w:color="auto"/>
        <w:bottom w:val="none" w:sz="0" w:space="0" w:color="auto"/>
        <w:right w:val="none" w:sz="0" w:space="0" w:color="auto"/>
      </w:divBdr>
    </w:div>
    <w:div w:id="1094549206">
      <w:bodyDiv w:val="1"/>
      <w:marLeft w:val="0"/>
      <w:marRight w:val="0"/>
      <w:marTop w:val="0"/>
      <w:marBottom w:val="0"/>
      <w:divBdr>
        <w:top w:val="none" w:sz="0" w:space="0" w:color="auto"/>
        <w:left w:val="none" w:sz="0" w:space="0" w:color="auto"/>
        <w:bottom w:val="none" w:sz="0" w:space="0" w:color="auto"/>
        <w:right w:val="none" w:sz="0" w:space="0" w:color="auto"/>
      </w:divBdr>
    </w:div>
    <w:div w:id="1116632032">
      <w:bodyDiv w:val="1"/>
      <w:marLeft w:val="0"/>
      <w:marRight w:val="0"/>
      <w:marTop w:val="0"/>
      <w:marBottom w:val="0"/>
      <w:divBdr>
        <w:top w:val="none" w:sz="0" w:space="0" w:color="auto"/>
        <w:left w:val="none" w:sz="0" w:space="0" w:color="auto"/>
        <w:bottom w:val="none" w:sz="0" w:space="0" w:color="auto"/>
        <w:right w:val="none" w:sz="0" w:space="0" w:color="auto"/>
      </w:divBdr>
    </w:div>
    <w:div w:id="1119297443">
      <w:bodyDiv w:val="1"/>
      <w:marLeft w:val="0"/>
      <w:marRight w:val="0"/>
      <w:marTop w:val="0"/>
      <w:marBottom w:val="0"/>
      <w:divBdr>
        <w:top w:val="none" w:sz="0" w:space="0" w:color="auto"/>
        <w:left w:val="none" w:sz="0" w:space="0" w:color="auto"/>
        <w:bottom w:val="none" w:sz="0" w:space="0" w:color="auto"/>
        <w:right w:val="none" w:sz="0" w:space="0" w:color="auto"/>
      </w:divBdr>
    </w:div>
    <w:div w:id="1134569118">
      <w:bodyDiv w:val="1"/>
      <w:marLeft w:val="0"/>
      <w:marRight w:val="0"/>
      <w:marTop w:val="0"/>
      <w:marBottom w:val="0"/>
      <w:divBdr>
        <w:top w:val="none" w:sz="0" w:space="0" w:color="auto"/>
        <w:left w:val="none" w:sz="0" w:space="0" w:color="auto"/>
        <w:bottom w:val="none" w:sz="0" w:space="0" w:color="auto"/>
        <w:right w:val="none" w:sz="0" w:space="0" w:color="auto"/>
      </w:divBdr>
    </w:div>
    <w:div w:id="1154420347">
      <w:bodyDiv w:val="1"/>
      <w:marLeft w:val="0"/>
      <w:marRight w:val="0"/>
      <w:marTop w:val="0"/>
      <w:marBottom w:val="0"/>
      <w:divBdr>
        <w:top w:val="none" w:sz="0" w:space="0" w:color="auto"/>
        <w:left w:val="none" w:sz="0" w:space="0" w:color="auto"/>
        <w:bottom w:val="none" w:sz="0" w:space="0" w:color="auto"/>
        <w:right w:val="none" w:sz="0" w:space="0" w:color="auto"/>
      </w:divBdr>
    </w:div>
    <w:div w:id="1326280153">
      <w:bodyDiv w:val="1"/>
      <w:marLeft w:val="0"/>
      <w:marRight w:val="0"/>
      <w:marTop w:val="0"/>
      <w:marBottom w:val="0"/>
      <w:divBdr>
        <w:top w:val="none" w:sz="0" w:space="0" w:color="auto"/>
        <w:left w:val="none" w:sz="0" w:space="0" w:color="auto"/>
        <w:bottom w:val="none" w:sz="0" w:space="0" w:color="auto"/>
        <w:right w:val="none" w:sz="0" w:space="0" w:color="auto"/>
      </w:divBdr>
    </w:div>
    <w:div w:id="1448234926">
      <w:bodyDiv w:val="1"/>
      <w:marLeft w:val="0"/>
      <w:marRight w:val="0"/>
      <w:marTop w:val="0"/>
      <w:marBottom w:val="0"/>
      <w:divBdr>
        <w:top w:val="none" w:sz="0" w:space="0" w:color="auto"/>
        <w:left w:val="none" w:sz="0" w:space="0" w:color="auto"/>
        <w:bottom w:val="none" w:sz="0" w:space="0" w:color="auto"/>
        <w:right w:val="none" w:sz="0" w:space="0" w:color="auto"/>
      </w:divBdr>
    </w:div>
    <w:div w:id="1467745852">
      <w:bodyDiv w:val="1"/>
      <w:marLeft w:val="0"/>
      <w:marRight w:val="0"/>
      <w:marTop w:val="0"/>
      <w:marBottom w:val="0"/>
      <w:divBdr>
        <w:top w:val="none" w:sz="0" w:space="0" w:color="auto"/>
        <w:left w:val="none" w:sz="0" w:space="0" w:color="auto"/>
        <w:bottom w:val="none" w:sz="0" w:space="0" w:color="auto"/>
        <w:right w:val="none" w:sz="0" w:space="0" w:color="auto"/>
      </w:divBdr>
    </w:div>
    <w:div w:id="1490094438">
      <w:bodyDiv w:val="1"/>
      <w:marLeft w:val="0"/>
      <w:marRight w:val="0"/>
      <w:marTop w:val="0"/>
      <w:marBottom w:val="0"/>
      <w:divBdr>
        <w:top w:val="none" w:sz="0" w:space="0" w:color="auto"/>
        <w:left w:val="none" w:sz="0" w:space="0" w:color="auto"/>
        <w:bottom w:val="none" w:sz="0" w:space="0" w:color="auto"/>
        <w:right w:val="none" w:sz="0" w:space="0" w:color="auto"/>
      </w:divBdr>
    </w:div>
    <w:div w:id="1490095105">
      <w:bodyDiv w:val="1"/>
      <w:marLeft w:val="0"/>
      <w:marRight w:val="0"/>
      <w:marTop w:val="0"/>
      <w:marBottom w:val="0"/>
      <w:divBdr>
        <w:top w:val="none" w:sz="0" w:space="0" w:color="auto"/>
        <w:left w:val="none" w:sz="0" w:space="0" w:color="auto"/>
        <w:bottom w:val="none" w:sz="0" w:space="0" w:color="auto"/>
        <w:right w:val="none" w:sz="0" w:space="0" w:color="auto"/>
      </w:divBdr>
    </w:div>
    <w:div w:id="1491100646">
      <w:bodyDiv w:val="1"/>
      <w:marLeft w:val="0"/>
      <w:marRight w:val="0"/>
      <w:marTop w:val="0"/>
      <w:marBottom w:val="0"/>
      <w:divBdr>
        <w:top w:val="none" w:sz="0" w:space="0" w:color="auto"/>
        <w:left w:val="none" w:sz="0" w:space="0" w:color="auto"/>
        <w:bottom w:val="none" w:sz="0" w:space="0" w:color="auto"/>
        <w:right w:val="none" w:sz="0" w:space="0" w:color="auto"/>
      </w:divBdr>
    </w:div>
    <w:div w:id="1498230122">
      <w:bodyDiv w:val="1"/>
      <w:marLeft w:val="0"/>
      <w:marRight w:val="0"/>
      <w:marTop w:val="0"/>
      <w:marBottom w:val="0"/>
      <w:divBdr>
        <w:top w:val="none" w:sz="0" w:space="0" w:color="auto"/>
        <w:left w:val="none" w:sz="0" w:space="0" w:color="auto"/>
        <w:bottom w:val="none" w:sz="0" w:space="0" w:color="auto"/>
        <w:right w:val="none" w:sz="0" w:space="0" w:color="auto"/>
      </w:divBdr>
    </w:div>
    <w:div w:id="1543251560">
      <w:bodyDiv w:val="1"/>
      <w:marLeft w:val="0"/>
      <w:marRight w:val="0"/>
      <w:marTop w:val="0"/>
      <w:marBottom w:val="0"/>
      <w:divBdr>
        <w:top w:val="none" w:sz="0" w:space="0" w:color="auto"/>
        <w:left w:val="none" w:sz="0" w:space="0" w:color="auto"/>
        <w:bottom w:val="none" w:sz="0" w:space="0" w:color="auto"/>
        <w:right w:val="none" w:sz="0" w:space="0" w:color="auto"/>
      </w:divBdr>
    </w:div>
    <w:div w:id="1589850923">
      <w:bodyDiv w:val="1"/>
      <w:marLeft w:val="0"/>
      <w:marRight w:val="0"/>
      <w:marTop w:val="0"/>
      <w:marBottom w:val="0"/>
      <w:divBdr>
        <w:top w:val="none" w:sz="0" w:space="0" w:color="auto"/>
        <w:left w:val="none" w:sz="0" w:space="0" w:color="auto"/>
        <w:bottom w:val="none" w:sz="0" w:space="0" w:color="auto"/>
        <w:right w:val="none" w:sz="0" w:space="0" w:color="auto"/>
      </w:divBdr>
    </w:div>
    <w:div w:id="1617368240">
      <w:bodyDiv w:val="1"/>
      <w:marLeft w:val="0"/>
      <w:marRight w:val="0"/>
      <w:marTop w:val="0"/>
      <w:marBottom w:val="0"/>
      <w:divBdr>
        <w:top w:val="none" w:sz="0" w:space="0" w:color="auto"/>
        <w:left w:val="none" w:sz="0" w:space="0" w:color="auto"/>
        <w:bottom w:val="none" w:sz="0" w:space="0" w:color="auto"/>
        <w:right w:val="none" w:sz="0" w:space="0" w:color="auto"/>
      </w:divBdr>
    </w:div>
    <w:div w:id="1701054372">
      <w:bodyDiv w:val="1"/>
      <w:marLeft w:val="0"/>
      <w:marRight w:val="0"/>
      <w:marTop w:val="0"/>
      <w:marBottom w:val="0"/>
      <w:divBdr>
        <w:top w:val="none" w:sz="0" w:space="0" w:color="auto"/>
        <w:left w:val="none" w:sz="0" w:space="0" w:color="auto"/>
        <w:bottom w:val="none" w:sz="0" w:space="0" w:color="auto"/>
        <w:right w:val="none" w:sz="0" w:space="0" w:color="auto"/>
      </w:divBdr>
    </w:div>
    <w:div w:id="1810319216">
      <w:bodyDiv w:val="1"/>
      <w:marLeft w:val="0"/>
      <w:marRight w:val="0"/>
      <w:marTop w:val="0"/>
      <w:marBottom w:val="0"/>
      <w:divBdr>
        <w:top w:val="none" w:sz="0" w:space="0" w:color="auto"/>
        <w:left w:val="none" w:sz="0" w:space="0" w:color="auto"/>
        <w:bottom w:val="none" w:sz="0" w:space="0" w:color="auto"/>
        <w:right w:val="none" w:sz="0" w:space="0" w:color="auto"/>
      </w:divBdr>
    </w:div>
    <w:div w:id="1839348760">
      <w:bodyDiv w:val="1"/>
      <w:marLeft w:val="0"/>
      <w:marRight w:val="0"/>
      <w:marTop w:val="0"/>
      <w:marBottom w:val="0"/>
      <w:divBdr>
        <w:top w:val="none" w:sz="0" w:space="0" w:color="auto"/>
        <w:left w:val="none" w:sz="0" w:space="0" w:color="auto"/>
        <w:bottom w:val="none" w:sz="0" w:space="0" w:color="auto"/>
        <w:right w:val="none" w:sz="0" w:space="0" w:color="auto"/>
      </w:divBdr>
    </w:div>
    <w:div w:id="1946958288">
      <w:bodyDiv w:val="1"/>
      <w:marLeft w:val="0"/>
      <w:marRight w:val="0"/>
      <w:marTop w:val="0"/>
      <w:marBottom w:val="0"/>
      <w:divBdr>
        <w:top w:val="none" w:sz="0" w:space="0" w:color="auto"/>
        <w:left w:val="none" w:sz="0" w:space="0" w:color="auto"/>
        <w:bottom w:val="none" w:sz="0" w:space="0" w:color="auto"/>
        <w:right w:val="none" w:sz="0" w:space="0" w:color="auto"/>
      </w:divBdr>
    </w:div>
    <w:div w:id="1966307162">
      <w:bodyDiv w:val="1"/>
      <w:marLeft w:val="0"/>
      <w:marRight w:val="0"/>
      <w:marTop w:val="0"/>
      <w:marBottom w:val="0"/>
      <w:divBdr>
        <w:top w:val="none" w:sz="0" w:space="0" w:color="auto"/>
        <w:left w:val="none" w:sz="0" w:space="0" w:color="auto"/>
        <w:bottom w:val="none" w:sz="0" w:space="0" w:color="auto"/>
        <w:right w:val="none" w:sz="0" w:space="0" w:color="auto"/>
      </w:divBdr>
      <w:divsChild>
        <w:div w:id="1159464596">
          <w:marLeft w:val="547"/>
          <w:marRight w:val="0"/>
          <w:marTop w:val="0"/>
          <w:marBottom w:val="0"/>
          <w:divBdr>
            <w:top w:val="none" w:sz="0" w:space="0" w:color="auto"/>
            <w:left w:val="none" w:sz="0" w:space="0" w:color="auto"/>
            <w:bottom w:val="none" w:sz="0" w:space="0" w:color="auto"/>
            <w:right w:val="none" w:sz="0" w:space="0" w:color="auto"/>
          </w:divBdr>
        </w:div>
      </w:divsChild>
    </w:div>
    <w:div w:id="2014649309">
      <w:bodyDiv w:val="1"/>
      <w:marLeft w:val="0"/>
      <w:marRight w:val="0"/>
      <w:marTop w:val="0"/>
      <w:marBottom w:val="0"/>
      <w:divBdr>
        <w:top w:val="none" w:sz="0" w:space="0" w:color="auto"/>
        <w:left w:val="none" w:sz="0" w:space="0" w:color="auto"/>
        <w:bottom w:val="none" w:sz="0" w:space="0" w:color="auto"/>
        <w:right w:val="none" w:sz="0" w:space="0" w:color="auto"/>
      </w:divBdr>
    </w:div>
    <w:div w:id="2015494321">
      <w:bodyDiv w:val="1"/>
      <w:marLeft w:val="0"/>
      <w:marRight w:val="0"/>
      <w:marTop w:val="0"/>
      <w:marBottom w:val="0"/>
      <w:divBdr>
        <w:top w:val="none" w:sz="0" w:space="0" w:color="auto"/>
        <w:left w:val="none" w:sz="0" w:space="0" w:color="auto"/>
        <w:bottom w:val="none" w:sz="0" w:space="0" w:color="auto"/>
        <w:right w:val="none" w:sz="0" w:space="0" w:color="auto"/>
      </w:divBdr>
    </w:div>
    <w:div w:id="2021737039">
      <w:bodyDiv w:val="1"/>
      <w:marLeft w:val="0"/>
      <w:marRight w:val="0"/>
      <w:marTop w:val="0"/>
      <w:marBottom w:val="0"/>
      <w:divBdr>
        <w:top w:val="none" w:sz="0" w:space="0" w:color="auto"/>
        <w:left w:val="none" w:sz="0" w:space="0" w:color="auto"/>
        <w:bottom w:val="none" w:sz="0" w:space="0" w:color="auto"/>
        <w:right w:val="none" w:sz="0" w:space="0" w:color="auto"/>
      </w:divBdr>
    </w:div>
    <w:div w:id="2111316588">
      <w:bodyDiv w:val="1"/>
      <w:marLeft w:val="0"/>
      <w:marRight w:val="0"/>
      <w:marTop w:val="0"/>
      <w:marBottom w:val="0"/>
      <w:divBdr>
        <w:top w:val="none" w:sz="0" w:space="0" w:color="auto"/>
        <w:left w:val="none" w:sz="0" w:space="0" w:color="auto"/>
        <w:bottom w:val="none" w:sz="0" w:space="0" w:color="auto"/>
        <w:right w:val="none" w:sz="0" w:space="0" w:color="auto"/>
      </w:divBdr>
    </w:div>
    <w:div w:id="2113669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Custom 8">
      <a:dk1>
        <a:srgbClr val="141414"/>
      </a:dk1>
      <a:lt1>
        <a:sysClr val="window" lastClr="FFFFFF"/>
      </a:lt1>
      <a:dk2>
        <a:srgbClr val="141414"/>
      </a:dk2>
      <a:lt2>
        <a:srgbClr val="E7E6E6"/>
      </a:lt2>
      <a:accent1>
        <a:srgbClr val="00A4E4"/>
      </a:accent1>
      <a:accent2>
        <a:srgbClr val="FBCA5C"/>
      </a:accent2>
      <a:accent3>
        <a:srgbClr val="92B45B"/>
      </a:accent3>
      <a:accent4>
        <a:srgbClr val="0073AE"/>
      </a:accent4>
      <a:accent5>
        <a:srgbClr val="FDDF9D"/>
      </a:accent5>
      <a:accent6>
        <a:srgbClr val="BDD19D"/>
      </a:accent6>
      <a:hlink>
        <a:srgbClr val="00A4E4"/>
      </a:hlink>
      <a:folHlink>
        <a:srgbClr val="333333"/>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B114DE0BF701045AD2403C163A63BBD" ma:contentTypeVersion="24" ma:contentTypeDescription="Create a new document." ma:contentTypeScope="" ma:versionID="d22f1679e070d80fde07c0aa1e02a1d7">
  <xsd:schema xmlns:xsd="http://www.w3.org/2001/XMLSchema" xmlns:xs="http://www.w3.org/2001/XMLSchema" xmlns:p="http://schemas.microsoft.com/office/2006/metadata/properties" xmlns:ns1="http://schemas.microsoft.com/sharepoint/v3" xmlns:ns2="694a2687-4383-4267-b4dc-f7657eaaabf8" xmlns:ns3="e42673de-b264-43ab-b333-25166615ddcb" targetNamespace="http://schemas.microsoft.com/office/2006/metadata/properties" ma:root="true" ma:fieldsID="a4304071a50c429e02536ead82bdb62a" ns1:_="" ns2:_="" ns3:_="">
    <xsd:import namespace="http://schemas.microsoft.com/sharepoint/v3"/>
    <xsd:import namespace="694a2687-4383-4267-b4dc-f7657eaaabf8"/>
    <xsd:import namespace="e42673de-b264-43ab-b333-25166615ddc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bjectDetectorVersions" minOccurs="0"/>
                <xsd:element ref="ns2:MediaServiceOCR" minOccurs="0"/>
                <xsd:element ref="ns2:MediaServiceSearchProperties" minOccurs="0"/>
                <xsd:element ref="ns2:MediaServiceDateTaken" minOccurs="0"/>
                <xsd:element ref="ns1:_ip_UnifiedCompliancePolicyProperties" minOccurs="0"/>
                <xsd:element ref="ns1:_ip_UnifiedCompliancePolicyUIAction" minOccurs="0"/>
                <xsd:element ref="ns2:Comments" minOccurs="0"/>
                <xsd:element ref="ns2:Country" minOccurs="0"/>
                <xsd:element ref="ns2:Language" minOccurs="0"/>
                <xsd:element ref="ns2:RevisionDate" minOccurs="0"/>
                <xsd:element ref="ns2:DocumentType" minOccurs="0"/>
                <xsd:element ref="ns2:MediaServiceBillingMetadata" minOccurs="0"/>
                <xsd:element ref="ns2: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94a2687-4383-4267-b4dc-f7657eaaab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7b35ed4-3d6d-4cb4-974a-070d1834fef2"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Comments" ma:index="25" nillable="true" ma:displayName="Comments" ma:format="Dropdown" ma:internalName="Comments">
      <xsd:simpleType>
        <xsd:restriction base="dms:Note">
          <xsd:maxLength value="255"/>
        </xsd:restriction>
      </xsd:simpleType>
    </xsd:element>
    <xsd:element name="Country" ma:index="26" nillable="true" ma:displayName="Country" ma:format="Dropdown" ma:internalName="Country">
      <xsd:simpleType>
        <xsd:restriction base="dms:Text">
          <xsd:maxLength value="255"/>
        </xsd:restriction>
      </xsd:simpleType>
    </xsd:element>
    <xsd:element name="Language" ma:index="27" nillable="true" ma:displayName="Language" ma:format="Dropdown" ma:internalName="Language">
      <xsd:simpleType>
        <xsd:restriction base="dms:Text">
          <xsd:maxLength value="255"/>
        </xsd:restriction>
      </xsd:simpleType>
    </xsd:element>
    <xsd:element name="RevisionDate" ma:index="28" nillable="true" ma:displayName="Revision Date" ma:format="DateOnly" ma:internalName="RevisionDate">
      <xsd:simpleType>
        <xsd:restriction base="dms:DateTime"/>
      </xsd:simpleType>
    </xsd:element>
    <xsd:element name="DocumentType" ma:index="29" nillable="true" ma:displayName="Document Type" ma:format="Dropdown" ma:internalName="DocumentType">
      <xsd:simpleType>
        <xsd:restriction base="dms:Text">
          <xsd:maxLength value="255"/>
        </xsd:restriction>
      </xsd:simpleType>
    </xsd:element>
    <xsd:element name="MediaServiceBillingMetadata" ma:index="30" nillable="true" ma:displayName="MediaServiceBillingMetadata" ma:hidden="true" ma:internalName="MediaServiceBillingMetadata" ma:readOnly="true">
      <xsd:simpleType>
        <xsd:restriction base="dms:Note"/>
      </xsd:simpleType>
    </xsd:element>
    <xsd:element name="Date" ma:index="31" nillable="true" ma:displayName="Date" ma:format="DateOnly" ma:internalName="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e42673de-b264-43ab-b333-25166615ddc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3638ee36-09d7-452e-b9a6-bfa895f7966b}" ma:internalName="TaxCatchAll" ma:showField="CatchAllData" ma:web="e42673de-b264-43ab-b333-25166615ddc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e42673de-b264-43ab-b333-25166615ddcb" xsi:nil="true"/>
    <lcf76f155ced4ddcb4097134ff3c332f xmlns="694a2687-4383-4267-b4dc-f7657eaaabf8">
      <Terms xmlns="http://schemas.microsoft.com/office/infopath/2007/PartnerControls"/>
    </lcf76f155ced4ddcb4097134ff3c332f>
    <_ip_UnifiedCompliancePolicyUIAction xmlns="http://schemas.microsoft.com/sharepoint/v3" xsi:nil="true"/>
    <RevisionDate xmlns="694a2687-4383-4267-b4dc-f7657eaaabf8" xsi:nil="true"/>
    <Country xmlns="694a2687-4383-4267-b4dc-f7657eaaabf8" xsi:nil="true"/>
    <Date xmlns="694a2687-4383-4267-b4dc-f7657eaaabf8" xsi:nil="true"/>
    <Comments xmlns="694a2687-4383-4267-b4dc-f7657eaaabf8" xsi:nil="true"/>
    <_ip_UnifiedCompliancePolicyProperties xmlns="http://schemas.microsoft.com/sharepoint/v3" xsi:nil="true"/>
    <Language xmlns="694a2687-4383-4267-b4dc-f7657eaaabf8" xsi:nil="true"/>
    <DocumentType xmlns="694a2687-4383-4267-b4dc-f7657eaaabf8" xsi:nil="true"/>
  </documentManagement>
</p:properties>
</file>

<file path=customXml/itemProps1.xml><?xml version="1.0" encoding="utf-8"?>
<ds:datastoreItem xmlns:ds="http://schemas.openxmlformats.org/officeDocument/2006/customXml" ds:itemID="{FBE41C5A-CBE3-4F1D-922F-1D7D4DB8C79D}">
  <ds:schemaRefs>
    <ds:schemaRef ds:uri="http://schemas.microsoft.com/sharepoint/v3/contenttype/forms"/>
  </ds:schemaRefs>
</ds:datastoreItem>
</file>

<file path=customXml/itemProps2.xml><?xml version="1.0" encoding="utf-8"?>
<ds:datastoreItem xmlns:ds="http://schemas.openxmlformats.org/officeDocument/2006/customXml" ds:itemID="{4D232145-3D5C-431B-9859-0519AFB76B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94a2687-4383-4267-b4dc-f7657eaaabf8"/>
    <ds:schemaRef ds:uri="e42673de-b264-43ab-b333-25166615dd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E03E996-6F48-4B22-9CFD-177D3844EDB9}">
  <ds:schemaRefs>
    <ds:schemaRef ds:uri="http://schemas.openxmlformats.org/officeDocument/2006/bibliography"/>
  </ds:schemaRefs>
</ds:datastoreItem>
</file>

<file path=customXml/itemProps4.xml><?xml version="1.0" encoding="utf-8"?>
<ds:datastoreItem xmlns:ds="http://schemas.openxmlformats.org/officeDocument/2006/customXml" ds:itemID="{CD9D3736-3301-4902-8B10-BE11D69F7206}">
  <ds:schemaRefs>
    <ds:schemaRef ds:uri="http://schemas.microsoft.com/office/2006/metadata/properties"/>
    <ds:schemaRef ds:uri="http://schemas.microsoft.com/office/infopath/2007/PartnerControls"/>
    <ds:schemaRef ds:uri="e42673de-b264-43ab-b333-25166615ddcb"/>
    <ds:schemaRef ds:uri="694a2687-4383-4267-b4dc-f7657eaaabf8"/>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805</Words>
  <Characters>4465</Characters>
  <Application>Microsoft Office Word</Application>
  <DocSecurity>0</DocSecurity>
  <Lines>297</Lines>
  <Paragraphs>169</Paragraphs>
  <ScaleCrop>false</ScaleCrop>
  <Company>Hewlett-Packard Company</Company>
  <LinksUpToDate>false</LinksUpToDate>
  <CharactersWithSpaces>5101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RachelL</dc:creator>
  <cp:lastModifiedBy>Stuart Santos</cp:lastModifiedBy>
  <cp:revision>1</cp:revision>
  <cp:lastPrinted>2016-04-26T15:31:00Z</cp:lastPrinted>
  <dcterms:created xsi:type="dcterms:W3CDTF">2026-04-08T20:15:00Z</dcterms:created>
  <dcterms:modified xsi:type="dcterms:W3CDTF">2026-04-08T20:15:00Z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0x0101005B114DE0BF701045AD2403C163A63BBD</vt:lpwstr>
  </property>
  <property fmtid="{D5CDD505-2E9C-101B-9397-08002B2CF9AE}" pid="3" name="_dlc_DocIdItemGuid">
    <vt:lpwstr>019b6dea-a520-4c47-8347-f36fa16098d9</vt:lpwstr>
  </property>
  <property fmtid="{D5CDD505-2E9C-101B-9397-08002B2CF9AE}" pid="4" name="AIG WCM Content">
    <vt:lpwstr/>
  </property>
  <property fmtid="{D5CDD505-2E9C-101B-9397-08002B2CF9AE}" pid="5" name="AIG WCM IsActive">
    <vt:lpwstr>Yes</vt:lpwstr>
  </property>
  <property fmtid="{D5CDD505-2E9C-101B-9397-08002B2CF9AE}" pid="6" name="PublishingExpirationDate">
    <vt:lpwstr/>
  </property>
  <property fmtid="{D5CDD505-2E9C-101B-9397-08002B2CF9AE}" pid="7" name="PublishingStartDate">
    <vt:lpwstr/>
  </property>
  <property fmtid="{D5CDD505-2E9C-101B-9397-08002B2CF9AE}" pid="8" name="_dlc_DocId">
    <vt:lpwstr>ZJ6WD24Q7F3F-4094-58</vt:lpwstr>
  </property>
  <property fmtid="{D5CDD505-2E9C-101B-9397-08002B2CF9AE}" pid="9" name="_dlc_DocIdUrl">
    <vt:lpwstr>https://contact.aig.net/glb/crcm/cmkt/bc/_layouts/15/DocIdRedir.aspx?ID=ZJ6WD24Q7F3F-4094-58, ZJ6WD24Q7F3F-4094-58</vt:lpwstr>
  </property>
  <property fmtid="{D5CDD505-2E9C-101B-9397-08002B2CF9AE}" pid="10" name="MediaServiceImageTags">
    <vt:lpwstr/>
  </property>
  <property fmtid="{D5CDD505-2E9C-101B-9397-08002B2CF9AE}" pid="11" name="ClassificationContentMarkingFooterShapeIds">
    <vt:lpwstr>27fe9005,292f4619,2b721ce</vt:lpwstr>
  </property>
  <property fmtid="{D5CDD505-2E9C-101B-9397-08002B2CF9AE}" pid="12" name="ClassificationContentMarkingFooterFontProps">
    <vt:lpwstr>#000000,10,Aptos</vt:lpwstr>
  </property>
  <property fmtid="{D5CDD505-2E9C-101B-9397-08002B2CF9AE}" pid="13" name="ClassificationContentMarkingFooterText">
    <vt:lpwstr>INTERNAL USE ONLY</vt:lpwstr>
  </property>
  <property fmtid="{D5CDD505-2E9C-101B-9397-08002B2CF9AE}" pid="14" name="MSIP_Label_9108d454-5c13-4905-93be-12ec8059c842_Enabled">
    <vt:lpwstr>true</vt:lpwstr>
  </property>
  <property fmtid="{D5CDD505-2E9C-101B-9397-08002B2CF9AE}" pid="15" name="MSIP_Label_9108d454-5c13-4905-93be-12ec8059c842_SetDate">
    <vt:lpwstr>2026-04-08T20:15:06Z</vt:lpwstr>
  </property>
  <property fmtid="{D5CDD505-2E9C-101B-9397-08002B2CF9AE}" pid="16" name="MSIP_Label_9108d454-5c13-4905-93be-12ec8059c842_Method">
    <vt:lpwstr>Privileged</vt:lpwstr>
  </property>
  <property fmtid="{D5CDD505-2E9C-101B-9397-08002B2CF9AE}" pid="17" name="MSIP_Label_9108d454-5c13-4905-93be-12ec8059c842_Name">
    <vt:lpwstr>9108d454-5c13-4905-93be-12ec8059c842</vt:lpwstr>
  </property>
  <property fmtid="{D5CDD505-2E9C-101B-9397-08002B2CF9AE}" pid="18" name="MSIP_Label_9108d454-5c13-4905-93be-12ec8059c842_SiteId">
    <vt:lpwstr>473672ba-cd07-4371-a2ae-788b4c61840e</vt:lpwstr>
  </property>
  <property fmtid="{D5CDD505-2E9C-101B-9397-08002B2CF9AE}" pid="19" name="MSIP_Label_9108d454-5c13-4905-93be-12ec8059c842_ActionId">
    <vt:lpwstr>6b866661-56ae-4cee-87a4-eb73b44fd6f9</vt:lpwstr>
  </property>
  <property fmtid="{D5CDD505-2E9C-101B-9397-08002B2CF9AE}" pid="20" name="MSIP_Label_9108d454-5c13-4905-93be-12ec8059c842_ContentBits">
    <vt:lpwstr>2</vt:lpwstr>
  </property>
  <property fmtid="{D5CDD505-2E9C-101B-9397-08002B2CF9AE}" pid="21" name="MSIP_Label_9108d454-5c13-4905-93be-12ec8059c842_Tag">
    <vt:lpwstr>10, 0, 1, 1</vt:lpwstr>
  </property>
</Properties>
</file>