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40BD" w:rsidRDefault="00256864">
      <w:pPr>
        <w:spacing w:after="0" w:line="240" w:lineRule="auto"/>
        <w:jc w:val="right"/>
        <w:pPrChange w:id="0" w:author="MT1a" w:date="2026-02-03T11:33:00Z" w16du:dateUtc="2026-02-03T10:33:00Z">
          <w:pPr>
            <w:spacing w:after="0" w:line="240" w:lineRule="auto"/>
          </w:pPr>
        </w:pPrChange>
      </w:pPr>
      <w:del w:id="1" w:author="MT1a" w:date="2026-02-03T11:32:00Z" w16du:dateUtc="2026-02-03T10:32:00Z">
        <w:r w:rsidDel="000820A0">
          <w:rPr>
            <w:noProof/>
            <w:sz w:val="18"/>
          </w:rPr>
          <w:drawing>
            <wp:inline distT="0" distB="0" distL="0" distR="0" wp14:anchorId="2DEA5FD7" wp14:editId="7197102C">
              <wp:extent cx="914400" cy="453658"/>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G_core_r_rgb.png"/>
                      <pic:cNvPicPr/>
                    </pic:nvPicPr>
                    <pic:blipFill>
                      <a:blip r:embed="rId11">
                        <a:extLst>
                          <a:ext uri="{28A0092B-C50C-407E-A947-70E740481C1C}">
                            <a14:useLocalDpi xmlns:a14="http://schemas.microsoft.com/office/drawing/2010/main" val="0"/>
                          </a:ext>
                        </a:extLst>
                      </a:blip>
                      <a:stretch>
                        <a:fillRect/>
                      </a:stretch>
                    </pic:blipFill>
                    <pic:spPr>
                      <a:xfrm>
                        <a:off x="0" y="0"/>
                        <a:ext cx="914400" cy="453658"/>
                      </a:xfrm>
                      <a:prstGeom prst="rect">
                        <a:avLst/>
                      </a:prstGeom>
                    </pic:spPr>
                  </pic:pic>
                </a:graphicData>
              </a:graphic>
            </wp:inline>
          </w:drawing>
        </w:r>
      </w:del>
      <w:ins w:id="2" w:author="MT1a" w:date="2026-02-03T11:33:00Z" w16du:dateUtc="2026-02-03T10:33:00Z">
        <w:r w:rsidR="000820A0">
          <w:rPr>
            <w:noProof/>
          </w:rPr>
          <w:drawing>
            <wp:inline distT="0" distB="0" distL="0" distR="0" wp14:anchorId="1649A7DC" wp14:editId="22B96B28">
              <wp:extent cx="1864360" cy="719455"/>
              <wp:effectExtent l="0" t="0" r="2540" b="4445"/>
              <wp:docPr id="42097366"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7366" name="Picture 1" descr="A close up of a logo&#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64360" cy="719455"/>
                      </a:xfrm>
                      <a:prstGeom prst="rect">
                        <a:avLst/>
                      </a:prstGeom>
                    </pic:spPr>
                  </pic:pic>
                </a:graphicData>
              </a:graphic>
            </wp:inline>
          </w:drawing>
        </w:r>
      </w:ins>
    </w:p>
    <w:p w:rsidR="004E40BD" w:rsidRDefault="004E40BD" w:rsidP="004E40BD">
      <w:pPr>
        <w:spacing w:after="0" w:line="240" w:lineRule="auto"/>
      </w:pPr>
    </w:p>
    <w:p w:rsidR="004E40BD" w:rsidRDefault="004E40BD" w:rsidP="004E40BD">
      <w:pPr>
        <w:spacing w:after="0" w:line="240" w:lineRule="auto"/>
      </w:pPr>
    </w:p>
    <w:p w:rsidR="000B368C" w:rsidRPr="002D46D3" w:rsidRDefault="00D317C0" w:rsidP="004E40BD">
      <w:pPr>
        <w:spacing w:after="0" w:line="240" w:lineRule="auto"/>
        <w:rPr>
          <w:lang w:val="de-DE"/>
        </w:rPr>
      </w:pPr>
      <w:r w:rsidRPr="002D46D3">
        <w:rPr>
          <w:rFonts w:ascii="Arial" w:hAnsi="Arial" w:cs="Arial"/>
          <w:b/>
          <w:color w:val="FF0000"/>
          <w:sz w:val="20"/>
          <w:szCs w:val="20"/>
          <w:lang w:val="de-DE"/>
        </w:rPr>
        <w:t xml:space="preserve">Von: </w:t>
      </w:r>
      <w:r w:rsidR="000B368C" w:rsidRPr="002D46D3">
        <w:rPr>
          <w:rFonts w:ascii="Arial" w:hAnsi="Arial" w:cs="Arial"/>
          <w:b/>
          <w:color w:val="FF0000"/>
          <w:sz w:val="20"/>
          <w:szCs w:val="20"/>
          <w:lang w:val="de-DE"/>
        </w:rPr>
        <w:t xml:space="preserve"> </w:t>
      </w:r>
      <w:r w:rsidR="000B368C" w:rsidRPr="002D46D3">
        <w:rPr>
          <w:rFonts w:ascii="Arial" w:hAnsi="Arial" w:cs="Arial"/>
          <w:b/>
          <w:color w:val="FF0000"/>
          <w:sz w:val="20"/>
          <w:szCs w:val="20"/>
          <w:lang w:val="de-DE"/>
        </w:rPr>
        <w:tab/>
      </w:r>
      <w:r w:rsidR="000B368C" w:rsidRPr="002D46D3">
        <w:rPr>
          <w:rFonts w:ascii="Arial" w:hAnsi="Arial" w:cs="Arial"/>
          <w:b/>
          <w:color w:val="FF0000"/>
          <w:sz w:val="20"/>
          <w:szCs w:val="20"/>
          <w:lang w:val="de-DE"/>
        </w:rPr>
        <w:tab/>
      </w:r>
      <w:del w:id="3" w:author="MT1a" w:date="2026-02-03T11:33:00Z" w16du:dateUtc="2026-02-03T10:33:00Z">
        <w:r w:rsidR="000B368C" w:rsidRPr="002D46D3" w:rsidDel="000820A0">
          <w:rPr>
            <w:rFonts w:ascii="Arial" w:hAnsi="Arial" w:cs="Arial"/>
            <w:b/>
            <w:color w:val="FF0000"/>
            <w:sz w:val="20"/>
            <w:szCs w:val="20"/>
            <w:lang w:val="de-DE"/>
          </w:rPr>
          <w:delText>AIG Travel</w:delText>
        </w:r>
      </w:del>
      <w:ins w:id="4" w:author="MT1a" w:date="2026-02-03T11:33:00Z" w16du:dateUtc="2026-02-03T10:33:00Z">
        <w:r w:rsidR="000820A0">
          <w:rPr>
            <w:rFonts w:ascii="Arial" w:hAnsi="Arial" w:cs="Arial"/>
            <w:b/>
            <w:color w:val="FF0000"/>
            <w:sz w:val="20"/>
            <w:szCs w:val="20"/>
            <w:lang w:val="de-DE"/>
          </w:rPr>
          <w:t>Travel Guard</w:t>
        </w:r>
      </w:ins>
    </w:p>
    <w:p w:rsidR="000D54CA" w:rsidRPr="002D46D3" w:rsidRDefault="00D317C0" w:rsidP="000D54CA">
      <w:pPr>
        <w:spacing w:after="0" w:line="240" w:lineRule="auto"/>
        <w:rPr>
          <w:rFonts w:ascii="Arial" w:hAnsi="Arial" w:cs="Arial"/>
          <w:b/>
          <w:color w:val="FF0000"/>
          <w:sz w:val="20"/>
          <w:szCs w:val="20"/>
          <w:lang w:val="de-DE"/>
        </w:rPr>
      </w:pPr>
      <w:r w:rsidRPr="002D46D3">
        <w:rPr>
          <w:rFonts w:ascii="Arial" w:hAnsi="Arial" w:cs="Arial"/>
          <w:b/>
          <w:color w:val="FF0000"/>
          <w:sz w:val="20"/>
          <w:szCs w:val="20"/>
          <w:lang w:val="de-DE"/>
        </w:rPr>
        <w:t>Betreff</w:t>
      </w:r>
      <w:r w:rsidR="000D54CA" w:rsidRPr="002D46D3">
        <w:rPr>
          <w:rFonts w:ascii="Arial" w:hAnsi="Arial" w:cs="Arial"/>
          <w:b/>
          <w:color w:val="FF0000"/>
          <w:sz w:val="20"/>
          <w:szCs w:val="20"/>
          <w:lang w:val="de-DE"/>
        </w:rPr>
        <w:t>:</w:t>
      </w:r>
      <w:r w:rsidR="000D54CA" w:rsidRPr="002D46D3">
        <w:rPr>
          <w:rFonts w:ascii="Arial" w:hAnsi="Arial" w:cs="Arial"/>
          <w:b/>
          <w:color w:val="FF0000"/>
          <w:sz w:val="20"/>
          <w:szCs w:val="20"/>
          <w:lang w:val="de-DE"/>
        </w:rPr>
        <w:tab/>
      </w:r>
      <w:r w:rsidR="00F86DC0" w:rsidRPr="002D46D3">
        <w:rPr>
          <w:rFonts w:ascii="Arial" w:hAnsi="Arial" w:cs="Arial"/>
          <w:b/>
          <w:color w:val="FF0000"/>
          <w:sz w:val="20"/>
          <w:szCs w:val="20"/>
          <w:lang w:val="de-DE"/>
        </w:rPr>
        <w:tab/>
        <w:t>Ihre Versicherungspolice und Ihre Versicherungsbedingungen</w:t>
      </w:r>
    </w:p>
    <w:p w:rsidR="00F86DC0" w:rsidRPr="002D46D3" w:rsidRDefault="00F86DC0" w:rsidP="000D54CA">
      <w:pPr>
        <w:spacing w:after="0" w:line="240" w:lineRule="auto"/>
        <w:rPr>
          <w:rFonts w:ascii="Arial" w:hAnsi="Arial" w:cs="Arial"/>
          <w:sz w:val="20"/>
          <w:szCs w:val="20"/>
          <w:lang w:val="de-DE"/>
        </w:rPr>
      </w:pPr>
    </w:p>
    <w:p w:rsidR="007E4C46" w:rsidRPr="002D46D3" w:rsidRDefault="007E4C46" w:rsidP="000D54CA">
      <w:pPr>
        <w:spacing w:after="0" w:line="240" w:lineRule="auto"/>
        <w:rPr>
          <w:rFonts w:ascii="Arial" w:hAnsi="Arial" w:cs="Arial"/>
          <w:sz w:val="20"/>
          <w:szCs w:val="20"/>
          <w:lang w:val="de-DE"/>
        </w:rPr>
      </w:pPr>
    </w:p>
    <w:p w:rsidR="00D317C0" w:rsidRPr="0037182A" w:rsidRDefault="00D317C0" w:rsidP="00D317C0">
      <w:pPr>
        <w:spacing w:after="0" w:line="240" w:lineRule="auto"/>
        <w:rPr>
          <w:rFonts w:ascii="Arial" w:hAnsi="Arial"/>
          <w:sz w:val="20"/>
        </w:rPr>
      </w:pPr>
      <w:r w:rsidRPr="00EC3819">
        <w:rPr>
          <w:rFonts w:ascii="Arial" w:hAnsi="Arial" w:cs="Arial"/>
          <w:sz w:val="20"/>
          <w:szCs w:val="20"/>
          <w:lang w:val="en-GB"/>
        </w:rPr>
        <w:t xml:space="preserve">Hallo </w:t>
      </w:r>
      <w:r>
        <w:rPr>
          <w:rFonts w:ascii="Arial" w:hAnsi="Arial" w:cs="Arial"/>
          <w:sz w:val="20"/>
          <w:szCs w:val="20"/>
          <w:lang w:val="en-GB"/>
        </w:rPr>
        <w:t>{{</w:t>
      </w:r>
      <w:r w:rsidRPr="00EC3819">
        <w:rPr>
          <w:rFonts w:ascii="Arial" w:hAnsi="Arial" w:cs="Arial"/>
          <w:sz w:val="20"/>
          <w:szCs w:val="20"/>
          <w:lang w:val="en-GB"/>
        </w:rPr>
        <w:t>Policy Holder First Name</w:t>
      </w:r>
      <w:r>
        <w:rPr>
          <w:rFonts w:ascii="Arial" w:hAnsi="Arial" w:cs="Arial"/>
          <w:sz w:val="20"/>
          <w:szCs w:val="20"/>
          <w:lang w:val="en-GB"/>
        </w:rPr>
        <w:t>}}</w:t>
      </w:r>
      <w:r w:rsidRPr="00EC3819">
        <w:rPr>
          <w:rFonts w:ascii="Arial" w:hAnsi="Arial" w:cs="Arial"/>
          <w:sz w:val="20"/>
          <w:szCs w:val="20"/>
          <w:lang w:val="en-GB"/>
        </w:rPr>
        <w:t> </w:t>
      </w:r>
      <w:r>
        <w:rPr>
          <w:rFonts w:ascii="Arial" w:hAnsi="Arial" w:cs="Arial"/>
          <w:sz w:val="20"/>
          <w:szCs w:val="20"/>
          <w:lang w:val="en-GB"/>
        </w:rPr>
        <w:t>{{</w:t>
      </w:r>
      <w:r w:rsidRPr="00EC3819">
        <w:rPr>
          <w:rFonts w:ascii="Arial" w:hAnsi="Arial" w:cs="Arial"/>
          <w:sz w:val="20"/>
          <w:szCs w:val="20"/>
          <w:lang w:val="en-GB"/>
        </w:rPr>
        <w:t>Policy Holder Last Name</w:t>
      </w:r>
      <w:r>
        <w:rPr>
          <w:rFonts w:ascii="Arial" w:hAnsi="Arial" w:cs="Arial"/>
          <w:sz w:val="20"/>
          <w:szCs w:val="20"/>
          <w:lang w:val="en-GB"/>
        </w:rPr>
        <w:t>}}</w:t>
      </w:r>
      <w:r w:rsidRPr="00EC3819">
        <w:rPr>
          <w:rFonts w:ascii="Arial" w:hAnsi="Arial" w:cs="Arial"/>
          <w:sz w:val="20"/>
          <w:szCs w:val="20"/>
          <w:lang w:val="en-GB"/>
        </w:rPr>
        <w:t>,</w:t>
      </w:r>
    </w:p>
    <w:p w:rsidR="000D54CA" w:rsidRPr="0037182A" w:rsidRDefault="000D54CA" w:rsidP="000D54CA">
      <w:pPr>
        <w:spacing w:after="0" w:line="240" w:lineRule="auto"/>
        <w:rPr>
          <w:rFonts w:ascii="Arial" w:hAnsi="Arial"/>
          <w:sz w:val="20"/>
          <w:lang w:val="en-AU"/>
        </w:rPr>
      </w:pPr>
    </w:p>
    <w:p w:rsidR="00796772" w:rsidRPr="0037182A" w:rsidRDefault="00796772" w:rsidP="00796772">
      <w:pPr>
        <w:rPr>
          <w:rFonts w:ascii="Arial" w:hAnsi="Arial" w:cs="Arial"/>
          <w:b/>
          <w:bCs/>
          <w:color w:val="002060"/>
          <w:sz w:val="20"/>
          <w:szCs w:val="20"/>
          <w:lang w:val="de-DE"/>
        </w:rPr>
      </w:pPr>
      <w:r w:rsidRPr="0037182A">
        <w:rPr>
          <w:rFonts w:ascii="Arial" w:hAnsi="Arial" w:cs="Arial"/>
          <w:b/>
          <w:bCs/>
          <w:color w:val="002060"/>
          <w:sz w:val="20"/>
          <w:szCs w:val="20"/>
          <w:lang w:val="de-DE"/>
        </w:rPr>
        <w:t>Bitte beachten Sie: Diese Versicherung ist nur für Einwohner Deutschlands gültig.</w:t>
      </w:r>
    </w:p>
    <w:p w:rsidR="00FA4327" w:rsidRPr="00E33917" w:rsidRDefault="00FA4327" w:rsidP="000D54CA">
      <w:pPr>
        <w:spacing w:after="0" w:line="240" w:lineRule="auto"/>
        <w:rPr>
          <w:rFonts w:ascii="Arial" w:hAnsi="Arial" w:cs="Arial"/>
          <w:sz w:val="20"/>
          <w:szCs w:val="20"/>
          <w:lang w:val="de-DE"/>
        </w:rPr>
      </w:pPr>
    </w:p>
    <w:p w:rsidR="00575481" w:rsidRDefault="00FA3A9C" w:rsidP="00FA3A9C">
      <w:pPr>
        <w:spacing w:after="0" w:line="240" w:lineRule="auto"/>
        <w:rPr>
          <w:ins w:id="5" w:author="MT1a" w:date="2026-02-05T09:43:00Z" w16du:dateUtc="2026-02-05T08:43:00Z"/>
          <w:rFonts w:ascii="Arial" w:hAnsi="Arial" w:cs="Arial"/>
          <w:sz w:val="20"/>
          <w:szCs w:val="20"/>
          <w:lang w:val="de-DE"/>
        </w:rPr>
      </w:pPr>
      <w:r w:rsidRPr="00FA3A9C">
        <w:rPr>
          <w:rFonts w:ascii="Arial" w:hAnsi="Arial" w:cs="Arial"/>
          <w:sz w:val="20"/>
          <w:szCs w:val="20"/>
          <w:lang w:val="de-DE"/>
        </w:rPr>
        <w:t xml:space="preserve">Vielen Dank, dass Sie </w:t>
      </w:r>
      <w:del w:id="6" w:author="MT1a" w:date="2026-02-03T11:34:00Z" w16du:dateUtc="2026-02-03T10:34:00Z">
        <w:r w:rsidRPr="00FA3A9C" w:rsidDel="000820A0">
          <w:rPr>
            <w:rFonts w:ascii="Arial" w:hAnsi="Arial" w:cs="Arial"/>
            <w:sz w:val="20"/>
            <w:szCs w:val="20"/>
            <w:lang w:val="de-DE"/>
          </w:rPr>
          <w:delText xml:space="preserve">den </w:delText>
        </w:r>
        <w:r w:rsidRPr="002D46D3" w:rsidDel="000820A0">
          <w:rPr>
            <w:rFonts w:ascii="Arial" w:hAnsi="Arial" w:cs="Arial"/>
            <w:b/>
            <w:color w:val="002060"/>
            <w:sz w:val="20"/>
            <w:szCs w:val="20"/>
            <w:u w:val="single"/>
            <w:lang w:val="de-DE"/>
          </w:rPr>
          <w:delText>{{Product Name}}</w:delText>
        </w:r>
        <w:r w:rsidRPr="00FA3A9C" w:rsidDel="000820A0">
          <w:rPr>
            <w:rFonts w:ascii="Arial" w:hAnsi="Arial" w:cs="Arial"/>
            <w:sz w:val="20"/>
            <w:szCs w:val="20"/>
            <w:lang w:val="de-DE"/>
          </w:rPr>
          <w:delText xml:space="preserve"> mit </w:delText>
        </w:r>
      </w:del>
      <w:r w:rsidRPr="00FA3A9C">
        <w:rPr>
          <w:rFonts w:ascii="Arial" w:hAnsi="Arial" w:cs="Arial"/>
          <w:sz w:val="20"/>
          <w:szCs w:val="20"/>
          <w:lang w:val="de-DE"/>
        </w:rPr>
        <w:t xml:space="preserve">Ihrer Reservierung </w:t>
      </w:r>
      <w:ins w:id="7" w:author="MT1a" w:date="2026-02-03T11:34:00Z" w16du:dateUtc="2026-02-03T10:34:00Z">
        <w:r w:rsidR="000820A0">
          <w:rPr>
            <w:rFonts w:ascii="Arial" w:hAnsi="Arial" w:cs="Arial"/>
            <w:sz w:val="20"/>
            <w:szCs w:val="20"/>
            <w:lang w:val="de-DE"/>
          </w:rPr>
          <w:t>eine Reiseversicherung</w:t>
        </w:r>
      </w:ins>
      <w:ins w:id="8" w:author="Mad Gro" w:date="2026-02-06T11:46:00Z" w16du:dateUtc="2026-02-06T10:46:00Z">
        <w:r w:rsidR="003A53DF">
          <w:rPr>
            <w:rFonts w:ascii="Arial" w:hAnsi="Arial" w:cs="Arial"/>
            <w:sz w:val="20"/>
            <w:szCs w:val="20"/>
            <w:lang w:val="de-DE"/>
          </w:rPr>
          <w:t xml:space="preserve"> </w:t>
        </w:r>
        <w:r w:rsidR="003A53DF" w:rsidRPr="005F0E82">
          <w:rPr>
            <w:rFonts w:ascii="Arial" w:hAnsi="Arial" w:cs="Arial"/>
            <w:b/>
            <w:sz w:val="20"/>
            <w:szCs w:val="20"/>
            <w:lang w:val="de-DE"/>
          </w:rPr>
          <w:t>{{Product name}}</w:t>
        </w:r>
        <w:r w:rsidR="003A53DF">
          <w:rPr>
            <w:rFonts w:ascii="Arial" w:hAnsi="Arial" w:cs="Arial"/>
            <w:b/>
            <w:sz w:val="20"/>
            <w:szCs w:val="20"/>
            <w:lang w:val="de-DE"/>
          </w:rPr>
          <w:t xml:space="preserve"> </w:t>
        </w:r>
      </w:ins>
      <w:ins w:id="9" w:author="MT1a" w:date="2026-02-03T11:34:00Z" w16du:dateUtc="2026-02-03T10:34:00Z">
        <w:r w:rsidR="000820A0">
          <w:rPr>
            <w:rFonts w:ascii="Arial" w:hAnsi="Arial" w:cs="Arial"/>
            <w:sz w:val="20"/>
            <w:szCs w:val="20"/>
            <w:lang w:val="de-DE"/>
          </w:rPr>
          <w:t xml:space="preserve"> von </w:t>
        </w:r>
        <w:r w:rsidR="000820A0" w:rsidRPr="00E33917">
          <w:rPr>
            <w:rFonts w:ascii="Arial" w:hAnsi="Arial" w:cs="Arial"/>
            <w:sz w:val="20"/>
            <w:szCs w:val="20"/>
            <w:lang w:val="de-DE"/>
          </w:rPr>
          <w:t xml:space="preserve">Travel Guard® </w:t>
        </w:r>
      </w:ins>
      <w:r w:rsidRPr="00FA3A9C">
        <w:rPr>
          <w:rFonts w:ascii="Arial" w:hAnsi="Arial" w:cs="Arial"/>
          <w:sz w:val="20"/>
          <w:szCs w:val="20"/>
          <w:lang w:val="de-DE"/>
        </w:rPr>
        <w:t>hinzugefügt haben.</w:t>
      </w:r>
    </w:p>
    <w:p w:rsidR="00FA3A9C" w:rsidRDefault="00FA3A9C" w:rsidP="00FA3A9C">
      <w:pPr>
        <w:spacing w:after="0" w:line="240" w:lineRule="auto"/>
        <w:rPr>
          <w:rFonts w:ascii="Arial" w:hAnsi="Arial" w:cs="Arial"/>
          <w:sz w:val="20"/>
          <w:szCs w:val="20"/>
          <w:lang w:val="de-DE"/>
        </w:rPr>
      </w:pPr>
      <w:del w:id="10" w:author="MT1a" w:date="2026-02-05T09:43:00Z" w16du:dateUtc="2026-02-05T08:43:00Z">
        <w:r w:rsidRPr="00FA3A9C" w:rsidDel="00575481">
          <w:rPr>
            <w:rFonts w:ascii="Arial" w:hAnsi="Arial" w:cs="Arial"/>
            <w:sz w:val="20"/>
            <w:szCs w:val="20"/>
            <w:lang w:val="de-DE"/>
          </w:rPr>
          <w:delText xml:space="preserve">  </w:delText>
        </w:r>
      </w:del>
    </w:p>
    <w:p w:rsidR="00FA3A9C" w:rsidRPr="00EC3819" w:rsidRDefault="00FA3A9C" w:rsidP="00FA3A9C">
      <w:pPr>
        <w:spacing w:after="0" w:line="240" w:lineRule="auto"/>
        <w:rPr>
          <w:rFonts w:ascii="Arial" w:hAnsi="Arial" w:cs="Arial"/>
          <w:sz w:val="20"/>
          <w:szCs w:val="20"/>
          <w:lang w:val="de-DE"/>
        </w:rPr>
      </w:pPr>
      <w:r w:rsidRPr="00FF61D4">
        <w:rPr>
          <w:rFonts w:ascii="Arial" w:hAnsi="Arial" w:cs="Arial"/>
          <w:sz w:val="20"/>
          <w:szCs w:val="20"/>
          <w:lang w:val="de-DE"/>
        </w:rPr>
        <w:t xml:space="preserve">Ihre Policennummer lautet </w:t>
      </w:r>
      <w:r>
        <w:rPr>
          <w:rFonts w:ascii="Arial" w:hAnsi="Arial" w:cs="Arial"/>
          <w:sz w:val="20"/>
          <w:szCs w:val="20"/>
          <w:lang w:val="de-DE"/>
        </w:rPr>
        <w:t>{{</w:t>
      </w:r>
      <w:r w:rsidRPr="00FF61D4">
        <w:rPr>
          <w:rFonts w:ascii="Arial" w:hAnsi="Arial" w:cs="Arial"/>
          <w:sz w:val="20"/>
          <w:szCs w:val="20"/>
          <w:lang w:val="de-DE"/>
        </w:rPr>
        <w:t>Policy Number</w:t>
      </w:r>
      <w:r>
        <w:rPr>
          <w:rFonts w:ascii="Arial" w:hAnsi="Arial" w:cs="Arial"/>
          <w:sz w:val="20"/>
          <w:szCs w:val="20"/>
          <w:lang w:val="de-DE"/>
        </w:rPr>
        <w:t>}}</w:t>
      </w:r>
      <w:r w:rsidRPr="00FF61D4">
        <w:rPr>
          <w:rFonts w:ascii="Arial" w:hAnsi="Arial" w:cs="Arial"/>
          <w:sz w:val="20"/>
          <w:szCs w:val="20"/>
          <w:lang w:val="de-DE"/>
        </w:rPr>
        <w:t>.</w:t>
      </w:r>
    </w:p>
    <w:p w:rsidR="00D03830" w:rsidRPr="002D46D3" w:rsidRDefault="00D03830" w:rsidP="0037182A">
      <w:pPr>
        <w:tabs>
          <w:tab w:val="left" w:pos="6570"/>
        </w:tabs>
        <w:spacing w:after="0" w:line="240" w:lineRule="auto"/>
        <w:rPr>
          <w:rFonts w:ascii="Arial" w:hAnsi="Arial" w:cs="Arial"/>
          <w:sz w:val="20"/>
          <w:szCs w:val="20"/>
          <w:lang w:val="de-DE"/>
        </w:rPr>
      </w:pPr>
    </w:p>
    <w:p w:rsidR="00FA3A9C" w:rsidRPr="00E33917" w:rsidRDefault="00FA3A9C" w:rsidP="78A60BEF">
      <w:pPr>
        <w:spacing w:after="0" w:line="240" w:lineRule="auto"/>
        <w:rPr>
          <w:rFonts w:ascii="Arial" w:hAnsi="Arial" w:cs="Arial"/>
          <w:b/>
          <w:bCs/>
          <w:sz w:val="20"/>
          <w:szCs w:val="20"/>
          <w:lang w:val="de-DE"/>
        </w:rPr>
      </w:pPr>
      <w:r w:rsidRPr="00E33917">
        <w:rPr>
          <w:rFonts w:ascii="Arial" w:hAnsi="Arial" w:cs="Arial"/>
          <w:sz w:val="20"/>
          <w:szCs w:val="20"/>
          <w:lang w:val="de-DE"/>
        </w:rPr>
        <w:t xml:space="preserve">Bitte </w:t>
      </w:r>
      <w:r w:rsidRPr="00E33917">
        <w:rPr>
          <w:rFonts w:ascii="Arial" w:hAnsi="Arial" w:cs="Arial"/>
          <w:b/>
          <w:bCs/>
          <w:sz w:val="20"/>
          <w:szCs w:val="20"/>
          <w:u w:val="single"/>
          <w:lang w:val="de-DE"/>
        </w:rPr>
        <w:t>klicken Sie hier</w:t>
      </w:r>
      <w:r w:rsidRPr="00E33917">
        <w:rPr>
          <w:rFonts w:ascii="Arial" w:hAnsi="Arial" w:cs="Arial"/>
          <w:b/>
          <w:bCs/>
          <w:sz w:val="20"/>
          <w:szCs w:val="20"/>
          <w:lang w:val="de-DE"/>
        </w:rPr>
        <w:t xml:space="preserve">, </w:t>
      </w:r>
      <w:r w:rsidRPr="00E33917">
        <w:rPr>
          <w:rFonts w:ascii="Arial" w:hAnsi="Arial" w:cs="Arial"/>
          <w:sz w:val="20"/>
          <w:szCs w:val="20"/>
          <w:lang w:val="de-DE"/>
        </w:rPr>
        <w:t xml:space="preserve">um Ihre </w:t>
      </w:r>
      <w:r w:rsidRPr="00E33917">
        <w:rPr>
          <w:rFonts w:ascii="Arial" w:hAnsi="Arial" w:cs="Arial"/>
          <w:b/>
          <w:bCs/>
          <w:color w:val="002060"/>
          <w:sz w:val="20"/>
          <w:szCs w:val="20"/>
          <w:lang w:val="de-DE"/>
        </w:rPr>
        <w:t>Versicherungspolice</w:t>
      </w:r>
      <w:r w:rsidRPr="00E33917">
        <w:rPr>
          <w:rFonts w:ascii="Arial" w:hAnsi="Arial" w:cs="Arial"/>
          <w:sz w:val="20"/>
          <w:szCs w:val="20"/>
          <w:lang w:val="de-DE"/>
        </w:rPr>
        <w:t xml:space="preserve"> und Ihre</w:t>
      </w:r>
      <w:r w:rsidRPr="00E33917">
        <w:rPr>
          <w:rFonts w:ascii="Arial" w:hAnsi="Arial" w:cs="Arial"/>
          <w:color w:val="00B0F0"/>
          <w:sz w:val="20"/>
          <w:szCs w:val="20"/>
          <w:lang w:val="de-DE"/>
        </w:rPr>
        <w:t xml:space="preserve"> </w:t>
      </w:r>
      <w:r w:rsidR="00FD179A" w:rsidRPr="00E33917">
        <w:rPr>
          <w:rFonts w:ascii="Arial" w:hAnsi="Arial" w:cs="Arial"/>
          <w:sz w:val="20"/>
          <w:szCs w:val="20"/>
          <w:lang w:val="de-DE"/>
        </w:rPr>
        <w:t xml:space="preserve">Allgemeine </w:t>
      </w:r>
      <w:r w:rsidRPr="00E33917">
        <w:rPr>
          <w:rFonts w:ascii="Arial" w:hAnsi="Arial"/>
          <w:b/>
          <w:bCs/>
          <w:color w:val="002060"/>
          <w:sz w:val="20"/>
          <w:szCs w:val="20"/>
          <w:lang w:val="de-DE"/>
        </w:rPr>
        <w:t>Versicherungsbedingungen</w:t>
      </w:r>
      <w:r w:rsidRPr="00E33917">
        <w:rPr>
          <w:rFonts w:ascii="Arial" w:hAnsi="Arial"/>
          <w:color w:val="002060"/>
          <w:sz w:val="20"/>
          <w:szCs w:val="20"/>
          <w:lang w:val="de-DE"/>
        </w:rPr>
        <w:t xml:space="preserve"> </w:t>
      </w:r>
      <w:r w:rsidR="00FD179A" w:rsidRPr="00E33917">
        <w:rPr>
          <w:rFonts w:ascii="Arial" w:hAnsi="Arial" w:cs="Arial"/>
          <w:sz w:val="20"/>
          <w:szCs w:val="20"/>
          <w:lang w:val="de-DE"/>
        </w:rPr>
        <w:t>anzusehen</w:t>
      </w:r>
      <w:r w:rsidRPr="00E33917">
        <w:rPr>
          <w:rFonts w:ascii="Arial" w:hAnsi="Arial" w:cs="Arial"/>
          <w:sz w:val="20"/>
          <w:szCs w:val="20"/>
          <w:lang w:val="de-DE"/>
        </w:rPr>
        <w:t>.</w:t>
      </w:r>
      <w:del w:id="11" w:author="MT1a" w:date="2026-02-03T11:35:00Z" w16du:dateUtc="2026-02-03T10:35:00Z">
        <w:r w:rsidRPr="00E33917" w:rsidDel="000820A0">
          <w:rPr>
            <w:rFonts w:ascii="Arial" w:hAnsi="Arial" w:cs="Arial"/>
            <w:sz w:val="20"/>
            <w:szCs w:val="20"/>
            <w:lang w:val="de-DE"/>
          </w:rPr>
          <w:delText xml:space="preserve"> </w:delText>
        </w:r>
        <w:r w:rsidRPr="00E33917" w:rsidDel="000820A0">
          <w:rPr>
            <w:rFonts w:ascii="Arial" w:hAnsi="Arial" w:cs="Arial"/>
            <w:b/>
            <w:bCs/>
            <w:sz w:val="20"/>
            <w:szCs w:val="20"/>
            <w:lang w:val="de-DE"/>
          </w:rPr>
          <w:delText xml:space="preserve"> </w:delText>
        </w:r>
        <w:r w:rsidRPr="00E33917" w:rsidDel="000820A0">
          <w:rPr>
            <w:rFonts w:ascii="Arial" w:hAnsi="Arial" w:cs="Arial"/>
            <w:sz w:val="20"/>
            <w:szCs w:val="20"/>
            <w:lang w:val="de-DE"/>
          </w:rPr>
          <w:delText xml:space="preserve"> </w:delText>
        </w:r>
      </w:del>
    </w:p>
    <w:p w:rsidR="00FA3A9C" w:rsidRPr="00EC3819" w:rsidRDefault="00FA3A9C" w:rsidP="00FA3A9C">
      <w:pPr>
        <w:spacing w:after="0" w:line="240" w:lineRule="auto"/>
        <w:rPr>
          <w:rFonts w:ascii="Arial" w:hAnsi="Arial" w:cs="Arial"/>
          <w:sz w:val="20"/>
          <w:szCs w:val="20"/>
          <w:lang w:val="de-DE"/>
        </w:rPr>
      </w:pPr>
      <w:r w:rsidRPr="00FF61D4">
        <w:rPr>
          <w:rFonts w:ascii="Arial" w:hAnsi="Arial" w:cs="Arial"/>
          <w:sz w:val="20"/>
          <w:szCs w:val="20"/>
          <w:lang w:val="de-DE"/>
        </w:rPr>
        <w:t xml:space="preserve">Um sich einzuloggen, benötigen Sie Ihre Policennummer und Ihren Nachnamen. </w:t>
      </w:r>
    </w:p>
    <w:p w:rsidR="00FA3A9C" w:rsidRPr="00EC3819" w:rsidRDefault="00FA3A9C" w:rsidP="00FA3A9C">
      <w:pPr>
        <w:spacing w:after="0" w:line="240" w:lineRule="auto"/>
        <w:rPr>
          <w:rFonts w:ascii="Arial" w:hAnsi="Arial" w:cs="Arial"/>
          <w:b/>
          <w:sz w:val="20"/>
          <w:szCs w:val="20"/>
          <w:lang w:val="de-DE"/>
        </w:rPr>
      </w:pPr>
    </w:p>
    <w:p w:rsidR="00FA3A9C" w:rsidRPr="002D46D3" w:rsidRDefault="00FA3A9C" w:rsidP="000D54CA">
      <w:pPr>
        <w:spacing w:after="0" w:line="240" w:lineRule="auto"/>
        <w:rPr>
          <w:rFonts w:ascii="Arial" w:hAnsi="Arial" w:cs="Arial"/>
          <w:b/>
          <w:sz w:val="20"/>
          <w:szCs w:val="20"/>
          <w:lang w:val="de-DE"/>
        </w:rPr>
      </w:pPr>
    </w:p>
    <w:p w:rsidR="000D54CA" w:rsidRPr="0037182A" w:rsidRDefault="00FA3A9C" w:rsidP="000D54CA">
      <w:pPr>
        <w:spacing w:after="0" w:line="240" w:lineRule="auto"/>
        <w:rPr>
          <w:rFonts w:ascii="Arial" w:hAnsi="Arial"/>
          <w:sz w:val="20"/>
          <w:lang w:val="de-DE"/>
        </w:rPr>
      </w:pPr>
      <w:r w:rsidRPr="0037182A">
        <w:rPr>
          <w:rFonts w:ascii="Arial" w:hAnsi="Arial"/>
          <w:b/>
          <w:color w:val="002060"/>
          <w:sz w:val="24"/>
          <w:lang w:val="de-DE"/>
        </w:rPr>
        <w:t>Was ist versichert?</w:t>
      </w:r>
    </w:p>
    <w:p w:rsidR="00B040BC" w:rsidRPr="0037182A" w:rsidRDefault="000820A0" w:rsidP="0037182A">
      <w:pPr>
        <w:spacing w:after="0" w:line="240" w:lineRule="auto"/>
        <w:jc w:val="both"/>
        <w:rPr>
          <w:rFonts w:ascii="Arial" w:hAnsi="Arial"/>
          <w:sz w:val="20"/>
          <w:lang w:val="de-DE"/>
        </w:rPr>
      </w:pPr>
      <w:ins w:id="12" w:author="MT1a" w:date="2026-02-03T11:35:00Z" w16du:dateUtc="2026-02-03T10:35:00Z">
        <w:r>
          <w:rPr>
            <w:rFonts w:ascii="Arial" w:hAnsi="Arial"/>
            <w:sz w:val="20"/>
            <w:lang w:val="de-DE"/>
          </w:rPr>
          <w:t xml:space="preserve">Sie haben </w:t>
        </w:r>
        <w:r w:rsidRPr="00E33917">
          <w:rPr>
            <w:rFonts w:ascii="Arial" w:hAnsi="Arial" w:cs="Arial"/>
            <w:b/>
            <w:sz w:val="20"/>
            <w:szCs w:val="20"/>
            <w:lang w:val="de-DE"/>
          </w:rPr>
          <w:t>{{Product name}}</w:t>
        </w:r>
        <w:r>
          <w:rPr>
            <w:rFonts w:ascii="Arial" w:hAnsi="Arial" w:cs="Arial"/>
            <w:b/>
            <w:sz w:val="20"/>
            <w:szCs w:val="20"/>
            <w:lang w:val="de-DE"/>
          </w:rPr>
          <w:t xml:space="preserve"> </w:t>
        </w:r>
      </w:ins>
      <w:ins w:id="13" w:author="MT1a" w:date="2026-02-03T11:36:00Z" w16du:dateUtc="2026-02-03T10:36:00Z">
        <w:r>
          <w:rPr>
            <w:rFonts w:ascii="Arial" w:hAnsi="Arial" w:cs="Arial"/>
            <w:bCs/>
            <w:sz w:val="20"/>
            <w:szCs w:val="20"/>
            <w:lang w:val="de-DE"/>
          </w:rPr>
          <w:t>e</w:t>
        </w:r>
      </w:ins>
      <w:ins w:id="14" w:author="MT1a" w:date="2026-02-03T11:38:00Z" w16du:dateUtc="2026-02-03T10:38:00Z">
        <w:r>
          <w:rPr>
            <w:rFonts w:ascii="Arial" w:hAnsi="Arial" w:cs="Arial"/>
            <w:bCs/>
            <w:sz w:val="20"/>
            <w:szCs w:val="20"/>
            <w:lang w:val="de-DE"/>
          </w:rPr>
          <w:t>rworben</w:t>
        </w:r>
      </w:ins>
      <w:ins w:id="15" w:author="MT1a" w:date="2026-02-03T11:35:00Z" w16du:dateUtc="2026-02-03T10:35:00Z">
        <w:r w:rsidRPr="00E33917">
          <w:rPr>
            <w:rFonts w:ascii="Arial" w:hAnsi="Arial" w:cs="Arial"/>
            <w:sz w:val="20"/>
            <w:szCs w:val="20"/>
            <w:lang w:val="de-DE"/>
          </w:rPr>
          <w:t xml:space="preserve">. </w:t>
        </w:r>
      </w:ins>
      <w:r w:rsidR="00FA3A9C" w:rsidRPr="0037182A">
        <w:rPr>
          <w:rFonts w:ascii="Arial" w:hAnsi="Arial"/>
          <w:sz w:val="20"/>
          <w:lang w:val="de-DE"/>
        </w:rPr>
        <w:t xml:space="preserve">Die in Ihrer Police </w:t>
      </w:r>
      <w:r w:rsidR="00FA3A9C" w:rsidRPr="002D46D3">
        <w:rPr>
          <w:rFonts w:ascii="Arial" w:hAnsi="Arial" w:cs="Arial"/>
          <w:sz w:val="20"/>
          <w:szCs w:val="20"/>
          <w:lang w:val="de-DE"/>
        </w:rPr>
        <w:t>eingeschlossenen</w:t>
      </w:r>
      <w:r w:rsidR="00FA3A9C" w:rsidRPr="0037182A">
        <w:rPr>
          <w:rFonts w:ascii="Arial" w:hAnsi="Arial"/>
          <w:sz w:val="20"/>
          <w:lang w:val="de-DE"/>
        </w:rPr>
        <w:t xml:space="preserve"> Leistungen sind in </w:t>
      </w:r>
      <w:r w:rsidR="00FA3A9C" w:rsidRPr="002D46D3">
        <w:rPr>
          <w:rFonts w:ascii="Arial" w:hAnsi="Arial" w:cs="Arial"/>
          <w:sz w:val="20"/>
          <w:szCs w:val="20"/>
          <w:lang w:val="de-DE"/>
        </w:rPr>
        <w:t>Ihren Versicherungsschein</w:t>
      </w:r>
      <w:r w:rsidR="00FA3A9C" w:rsidRPr="0037182A">
        <w:rPr>
          <w:rFonts w:ascii="Arial" w:hAnsi="Arial"/>
          <w:sz w:val="20"/>
          <w:lang w:val="de-DE"/>
        </w:rPr>
        <w:t xml:space="preserve"> und </w:t>
      </w:r>
      <w:r w:rsidR="00FA3A9C" w:rsidRPr="002D46D3">
        <w:rPr>
          <w:rFonts w:ascii="Arial" w:hAnsi="Arial" w:cs="Arial"/>
          <w:sz w:val="20"/>
          <w:szCs w:val="20"/>
          <w:lang w:val="de-DE"/>
        </w:rPr>
        <w:t>die</w:t>
      </w:r>
      <w:r w:rsidR="00FA3A9C" w:rsidRPr="0037182A">
        <w:rPr>
          <w:rFonts w:ascii="Arial" w:hAnsi="Arial"/>
          <w:sz w:val="20"/>
          <w:lang w:val="de-DE"/>
        </w:rPr>
        <w:t xml:space="preserve"> Versicherungsbedingungen </w:t>
      </w:r>
      <w:r w:rsidR="00FA3A9C" w:rsidRPr="002D46D3">
        <w:rPr>
          <w:rFonts w:ascii="Arial" w:hAnsi="Arial" w:cs="Arial"/>
          <w:sz w:val="20"/>
          <w:szCs w:val="20"/>
          <w:lang w:val="de-DE"/>
        </w:rPr>
        <w:t>genannt</w:t>
      </w:r>
      <w:r w:rsidR="00FA3A9C" w:rsidRPr="0037182A">
        <w:rPr>
          <w:rFonts w:ascii="Arial" w:hAnsi="Arial"/>
          <w:sz w:val="20"/>
          <w:lang w:val="de-DE"/>
        </w:rPr>
        <w:t>.</w:t>
      </w:r>
    </w:p>
    <w:p w:rsidR="00FA3A9C" w:rsidRPr="0037182A" w:rsidRDefault="00FA3A9C" w:rsidP="00B040BC">
      <w:pPr>
        <w:spacing w:after="0" w:line="240" w:lineRule="auto"/>
        <w:rPr>
          <w:rFonts w:ascii="Arial" w:hAnsi="Arial"/>
          <w:b/>
          <w:sz w:val="20"/>
          <w:lang w:val="de-DE"/>
        </w:rPr>
      </w:pPr>
    </w:p>
    <w:tbl>
      <w:tblPr>
        <w:tblStyle w:val="TableGrid"/>
        <w:tblW w:w="0" w:type="auto"/>
        <w:tblLook w:val="04A0" w:firstRow="1" w:lastRow="0" w:firstColumn="1" w:lastColumn="0" w:noHBand="0" w:noVBand="1"/>
      </w:tblPr>
      <w:tblGrid>
        <w:gridCol w:w="10574"/>
      </w:tblGrid>
      <w:tr w:rsidR="00B040BC" w:rsidRPr="000E5AC5" w:rsidTr="78A60BEF">
        <w:tc>
          <w:tcPr>
            <w:tcW w:w="10574" w:type="dxa"/>
          </w:tcPr>
          <w:p w:rsidR="00BD7807" w:rsidRPr="002D46D3" w:rsidDel="000820A0" w:rsidRDefault="000820A0" w:rsidP="00440A77">
            <w:pPr>
              <w:rPr>
                <w:del w:id="16" w:author="MT1a" w:date="2026-02-03T11:36:00Z" w16du:dateUtc="2026-02-03T10:36:00Z"/>
                <w:rFonts w:ascii="Arial" w:hAnsi="Arial" w:cs="Arial"/>
                <w:b/>
                <w:sz w:val="20"/>
                <w:szCs w:val="20"/>
                <w:lang w:val="de-DE"/>
              </w:rPr>
            </w:pPr>
            <w:ins w:id="17" w:author="MT1a" w:date="2026-02-03T11:36:00Z" w16du:dateUtc="2026-02-03T10:36:00Z">
              <w:r>
                <w:rPr>
                  <w:rFonts w:ascii="Arial" w:hAnsi="Arial" w:cs="Arial"/>
                  <w:b/>
                  <w:sz w:val="20"/>
                  <w:szCs w:val="20"/>
                  <w:lang w:val="de-DE"/>
                </w:rPr>
                <w:t xml:space="preserve">WICHTIGE </w:t>
              </w:r>
            </w:ins>
            <w:del w:id="18" w:author="MT1a" w:date="2026-02-03T11:36:00Z" w16du:dateUtc="2026-02-03T10:36:00Z">
              <w:r w:rsidR="00BD7807" w:rsidRPr="002D46D3" w:rsidDel="000820A0">
                <w:rPr>
                  <w:rFonts w:ascii="Arial" w:hAnsi="Arial" w:cs="Arial"/>
                  <w:b/>
                  <w:sz w:val="20"/>
                  <w:szCs w:val="20"/>
                  <w:lang w:val="de-DE"/>
                </w:rPr>
                <w:delText>B</w:delText>
              </w:r>
              <w:r w:rsidR="00BD7807" w:rsidRPr="002D46D3" w:rsidDel="000820A0">
                <w:rPr>
                  <w:rFonts w:ascii="Arial" w:hAnsi="Arial" w:cs="Arial"/>
                  <w:b/>
                  <w:color w:val="373737" w:themeColor="text1" w:themeTint="D9"/>
                  <w:sz w:val="20"/>
                  <w:szCs w:val="20"/>
                  <w:lang w:val="de-DE"/>
                </w:rPr>
                <w:delText>ERECHTIGUNGSERINNERUNGEN</w:delText>
              </w:r>
              <w:r w:rsidR="00BD7807" w:rsidDel="000820A0">
                <w:rPr>
                  <w:rStyle w:val="tlid-translation"/>
                  <w:rFonts w:ascii="Arial" w:hAnsi="Arial" w:cs="Arial"/>
                  <w:color w:val="373737" w:themeColor="text1" w:themeTint="D9"/>
                  <w:sz w:val="20"/>
                  <w:szCs w:val="20"/>
                  <w:lang w:val="de-DE"/>
                </w:rPr>
                <w:delText>:</w:delText>
              </w:r>
            </w:del>
          </w:p>
          <w:p w:rsidR="00501B02" w:rsidRPr="002D46D3" w:rsidRDefault="00501B02" w:rsidP="00501B02">
            <w:pPr>
              <w:rPr>
                <w:rFonts w:ascii="Arial" w:eastAsiaTheme="minorEastAsia" w:hAnsi="Arial" w:cs="Arial"/>
                <w:sz w:val="20"/>
                <w:szCs w:val="20"/>
                <w:lang w:val="de-DE"/>
              </w:rPr>
            </w:pPr>
            <w:del w:id="19" w:author="MT1a" w:date="2026-02-03T11:36:00Z" w16du:dateUtc="2026-02-03T10:36:00Z">
              <w:r w:rsidRPr="002D46D3" w:rsidDel="000820A0">
                <w:rPr>
                  <w:rFonts w:ascii="Arial" w:hAnsi="Arial" w:cs="Arial"/>
                  <w:b/>
                  <w:sz w:val="20"/>
                  <w:szCs w:val="20"/>
                  <w:lang w:val="de-DE"/>
                </w:rPr>
                <w:delText>Allgemeine</w:delText>
              </w:r>
            </w:del>
            <w:r w:rsidRPr="002D46D3">
              <w:rPr>
                <w:rFonts w:ascii="Arial" w:hAnsi="Arial" w:cs="Arial"/>
                <w:b/>
                <w:sz w:val="20"/>
                <w:szCs w:val="20"/>
                <w:lang w:val="de-DE"/>
              </w:rPr>
              <w:t xml:space="preserve"> </w:t>
            </w:r>
            <w:r w:rsidR="000820A0" w:rsidRPr="00A60F4F">
              <w:rPr>
                <w:rFonts w:ascii="Arial" w:hAnsi="Arial" w:cs="Arial"/>
                <w:b/>
                <w:sz w:val="20"/>
                <w:szCs w:val="20"/>
                <w:lang w:val="de-DE"/>
              </w:rPr>
              <w:t>ERINNERUNGSHINWEISE</w:t>
            </w:r>
            <w:r w:rsidR="00A60F4F" w:rsidRPr="00A60F4F">
              <w:rPr>
                <w:rFonts w:ascii="Arial" w:hAnsi="Arial" w:cs="Arial"/>
                <w:b/>
                <w:sz w:val="20"/>
                <w:szCs w:val="20"/>
                <w:lang w:val="de-DE"/>
              </w:rPr>
              <w:t xml:space="preserve"> </w:t>
            </w:r>
            <w:r w:rsidRPr="002D46D3">
              <w:rPr>
                <w:rFonts w:ascii="Arial" w:hAnsi="Arial" w:cs="Arial"/>
                <w:b/>
                <w:sz w:val="20"/>
                <w:szCs w:val="20"/>
                <w:lang w:val="de-DE"/>
              </w:rPr>
              <w:t>für alle Produkte:</w:t>
            </w:r>
          </w:p>
          <w:p w:rsidR="00BD7807" w:rsidRPr="002D46D3" w:rsidRDefault="00BD7807" w:rsidP="00F0018E">
            <w:pPr>
              <w:pStyle w:val="ListParagraph"/>
              <w:numPr>
                <w:ilvl w:val="0"/>
                <w:numId w:val="12"/>
              </w:numPr>
              <w:rPr>
                <w:rFonts w:ascii="Arial" w:hAnsi="Arial" w:cs="Arial"/>
                <w:sz w:val="20"/>
                <w:szCs w:val="20"/>
                <w:lang w:val="de-DE"/>
              </w:rPr>
            </w:pPr>
            <w:r w:rsidRPr="002D46D3">
              <w:rPr>
                <w:rFonts w:ascii="Arial" w:hAnsi="Arial" w:cs="Arial"/>
                <w:sz w:val="20"/>
                <w:szCs w:val="20"/>
                <w:lang w:val="de-DE"/>
              </w:rPr>
              <w:t>Alle Versicherten müssen ihre</w:t>
            </w:r>
            <w:r w:rsidR="00602866">
              <w:rPr>
                <w:rFonts w:ascii="Arial" w:hAnsi="Arial" w:cs="Arial"/>
                <w:sz w:val="20"/>
                <w:szCs w:val="20"/>
                <w:lang w:val="de-DE"/>
              </w:rPr>
              <w:t xml:space="preserve">n Wohnsitz in </w:t>
            </w:r>
            <w:r w:rsidR="00602866" w:rsidRPr="00A8465A">
              <w:rPr>
                <w:rFonts w:ascii="Arial" w:hAnsi="Arial" w:cs="Arial"/>
                <w:sz w:val="20"/>
                <w:szCs w:val="20"/>
                <w:lang w:val="de-DE"/>
              </w:rPr>
              <w:t>Deutschland</w:t>
            </w:r>
            <w:r w:rsidR="00FD179A">
              <w:rPr>
                <w:rFonts w:ascii="Arial" w:hAnsi="Arial" w:cs="Arial"/>
                <w:sz w:val="20"/>
                <w:szCs w:val="20"/>
                <w:lang w:val="de-DE"/>
              </w:rPr>
              <w:t xml:space="preserve"> haben</w:t>
            </w:r>
            <w:r w:rsidR="00602866" w:rsidRPr="00A8465A">
              <w:rPr>
                <w:rFonts w:ascii="Arial" w:hAnsi="Arial" w:cs="Arial"/>
                <w:sz w:val="20"/>
                <w:szCs w:val="20"/>
                <w:lang w:val="de-DE"/>
              </w:rPr>
              <w:t>.</w:t>
            </w:r>
            <w:ins w:id="20" w:author="MT1a" w:date="2026-02-03T11:37:00Z" w16du:dateUtc="2026-02-03T10:37:00Z">
              <w:r w:rsidR="000820A0">
                <w:rPr>
                  <w:rFonts w:ascii="Arial" w:hAnsi="Arial" w:cs="Arial"/>
                  <w:sz w:val="20"/>
                  <w:szCs w:val="20"/>
                  <w:lang w:val="de-DE"/>
                </w:rPr>
                <w:t xml:space="preserve"> Personen mit Wohnsitz außerhalb Deutschlands werden nicht versichert.</w:t>
              </w:r>
            </w:ins>
          </w:p>
          <w:p w:rsidR="003E6086" w:rsidRPr="002D46D3" w:rsidRDefault="00BD7807" w:rsidP="00F0018E">
            <w:pPr>
              <w:numPr>
                <w:ilvl w:val="0"/>
                <w:numId w:val="12"/>
              </w:numPr>
              <w:rPr>
                <w:rFonts w:ascii="Arial" w:hAnsi="Arial" w:cs="Arial"/>
                <w:sz w:val="20"/>
                <w:szCs w:val="20"/>
                <w:lang w:val="de-DE"/>
              </w:rPr>
            </w:pPr>
            <w:r w:rsidRPr="002D46D3">
              <w:rPr>
                <w:rFonts w:ascii="Arial" w:hAnsi="Arial" w:cs="Arial"/>
                <w:sz w:val="20"/>
                <w:szCs w:val="20"/>
                <w:lang w:val="de-DE"/>
              </w:rPr>
              <w:t xml:space="preserve">Die vollständige Liste der Anspruchsvoraussetzungen finden Sie in Ihren </w:t>
            </w:r>
            <w:r w:rsidR="00FD1BA8">
              <w:rPr>
                <w:rFonts w:ascii="Arial" w:hAnsi="Arial" w:cs="Arial"/>
                <w:sz w:val="20"/>
                <w:szCs w:val="20"/>
                <w:lang w:val="de-DE"/>
              </w:rPr>
              <w:t>Police.</w:t>
            </w:r>
          </w:p>
          <w:p w:rsidR="00BD7807" w:rsidRPr="002D46D3" w:rsidRDefault="00BD7807" w:rsidP="00BD7807">
            <w:pPr>
              <w:ind w:left="360"/>
              <w:rPr>
                <w:rFonts w:ascii="Arial" w:hAnsi="Arial" w:cs="Arial"/>
                <w:sz w:val="20"/>
                <w:szCs w:val="20"/>
                <w:lang w:val="de-DE"/>
              </w:rPr>
            </w:pPr>
          </w:p>
          <w:p w:rsidR="00B040BC" w:rsidRPr="002D46D3" w:rsidRDefault="00501B02" w:rsidP="00B6789C">
            <w:pPr>
              <w:rPr>
                <w:rFonts w:ascii="Arial" w:hAnsi="Arial" w:cs="Arial"/>
                <w:b/>
                <w:sz w:val="20"/>
                <w:szCs w:val="20"/>
                <w:lang w:val="de-DE"/>
              </w:rPr>
            </w:pPr>
            <w:r w:rsidRPr="002D46D3">
              <w:rPr>
                <w:rFonts w:ascii="Arial" w:hAnsi="Arial" w:cs="Arial"/>
                <w:b/>
                <w:sz w:val="20"/>
                <w:szCs w:val="20"/>
                <w:lang w:val="de-DE"/>
              </w:rPr>
              <w:t xml:space="preserve">Nachfolgend finden Sie </w:t>
            </w:r>
            <w:r w:rsidRPr="000820A0">
              <w:rPr>
                <w:rFonts w:ascii="Arial" w:hAnsi="Arial" w:cs="Arial"/>
                <w:b/>
                <w:sz w:val="20"/>
                <w:szCs w:val="20"/>
                <w:lang w:val="de-DE"/>
                <w:rPrChange w:id="21" w:author="MT1a" w:date="2026-02-03T11:38:00Z" w16du:dateUtc="2026-02-03T10:38:00Z">
                  <w:rPr>
                    <w:rFonts w:ascii="Arial" w:hAnsi="Arial" w:cs="Arial"/>
                    <w:b/>
                    <w:sz w:val="20"/>
                    <w:szCs w:val="20"/>
                    <w:u w:val="single"/>
                    <w:lang w:val="de-DE"/>
                  </w:rPr>
                </w:rPrChange>
              </w:rPr>
              <w:t>spezifische Informationen</w:t>
            </w:r>
            <w:r w:rsidRPr="002D46D3">
              <w:rPr>
                <w:rFonts w:ascii="Arial" w:hAnsi="Arial" w:cs="Arial"/>
                <w:b/>
                <w:sz w:val="20"/>
                <w:szCs w:val="20"/>
                <w:lang w:val="de-DE"/>
              </w:rPr>
              <w:t xml:space="preserve"> zu dem von Ihnen erworbenen Produkt: </w:t>
            </w:r>
          </w:p>
          <w:p w:rsidR="00501B02" w:rsidRPr="002D46D3" w:rsidRDefault="00501B02" w:rsidP="00B6789C">
            <w:pPr>
              <w:rPr>
                <w:b/>
                <w:lang w:val="de-DE"/>
              </w:rPr>
            </w:pPr>
          </w:p>
          <w:p w:rsidR="00B040BC" w:rsidRPr="00256864" w:rsidRDefault="0037182A" w:rsidP="78A60BEF">
            <w:pPr>
              <w:rPr>
                <w:rFonts w:ascii="Arial" w:hAnsi="Arial" w:cs="Arial"/>
                <w:b/>
                <w:bCs/>
                <w:color w:val="002060"/>
                <w:sz w:val="20"/>
                <w:szCs w:val="20"/>
                <w:lang w:val="en-AU"/>
              </w:rPr>
            </w:pPr>
            <w:proofErr w:type="spellStart"/>
            <w:r w:rsidRPr="78A60BEF">
              <w:rPr>
                <w:rFonts w:ascii="Arial" w:hAnsi="Arial" w:cs="Arial"/>
                <w:b/>
                <w:bCs/>
                <w:color w:val="002060"/>
                <w:sz w:val="20"/>
                <w:szCs w:val="20"/>
                <w:lang w:val="en-AU"/>
              </w:rPr>
              <w:t>Reiseversicherung</w:t>
            </w:r>
            <w:proofErr w:type="spellEnd"/>
          </w:p>
          <w:p w:rsidR="00F0018E" w:rsidRPr="00E33917" w:rsidRDefault="00F0018E" w:rsidP="00F0018E">
            <w:pPr>
              <w:pStyle w:val="ListParagraph"/>
              <w:numPr>
                <w:ilvl w:val="0"/>
                <w:numId w:val="12"/>
              </w:numPr>
              <w:jc w:val="both"/>
              <w:rPr>
                <w:rFonts w:ascii="Arial" w:hAnsi="Arial" w:cs="Arial"/>
                <w:sz w:val="20"/>
                <w:szCs w:val="20"/>
                <w:lang w:val="de-DE"/>
              </w:rPr>
            </w:pPr>
            <w:bookmarkStart w:id="22" w:name="_Hlk61889166"/>
            <w:r w:rsidRPr="00E33917">
              <w:rPr>
                <w:rFonts w:ascii="Arial" w:hAnsi="Arial" w:cs="Arial"/>
                <w:sz w:val="20"/>
                <w:szCs w:val="20"/>
                <w:lang w:val="de-DE"/>
              </w:rPr>
              <w:t xml:space="preserve">Alle versicherten Personen müssen </w:t>
            </w:r>
            <w:del w:id="23" w:author="MT1a" w:date="2026-02-03T11:39:00Z" w16du:dateUtc="2026-02-03T10:39:00Z">
              <w:r w:rsidRPr="00E33917" w:rsidDel="000820A0">
                <w:rPr>
                  <w:rFonts w:ascii="Arial" w:hAnsi="Arial" w:cs="Arial"/>
                  <w:sz w:val="20"/>
                  <w:szCs w:val="20"/>
                  <w:lang w:val="de-DE"/>
                </w:rPr>
                <w:delText xml:space="preserve">am Tag der Abreise unter 76 Jahre alt sein, </w:delText>
              </w:r>
            </w:del>
            <w:r w:rsidRPr="00E33917">
              <w:rPr>
                <w:rFonts w:ascii="Arial" w:hAnsi="Arial" w:cs="Arial"/>
                <w:sz w:val="20"/>
                <w:szCs w:val="20"/>
                <w:lang w:val="de-DE"/>
              </w:rPr>
              <w:t>für d</w:t>
            </w:r>
            <w:ins w:id="24" w:author="MT1a" w:date="2026-02-03T11:39:00Z" w16du:dateUtc="2026-02-03T10:39:00Z">
              <w:r w:rsidR="000820A0">
                <w:rPr>
                  <w:rFonts w:ascii="Arial" w:hAnsi="Arial" w:cs="Arial"/>
                  <w:sz w:val="20"/>
                  <w:szCs w:val="20"/>
                  <w:lang w:val="de-DE"/>
                </w:rPr>
                <w:t>ie</w:t>
              </w:r>
            </w:ins>
            <w:del w:id="25" w:author="MT1a" w:date="2026-02-03T11:39:00Z" w16du:dateUtc="2026-02-03T10:39:00Z">
              <w:r w:rsidRPr="00C4799F" w:rsidDel="000820A0">
                <w:rPr>
                  <w:rFonts w:ascii="Arial" w:hAnsi="Arial" w:cs="Arial"/>
                  <w:sz w:val="20"/>
                  <w:szCs w:val="20"/>
                  <w:lang w:val="de-DE"/>
                  <w:rPrChange w:id="26" w:author="MT1a" w:date="2026-02-03T11:32:00Z" w16du:dateUtc="2026-02-03T10:32:00Z">
                    <w:rPr>
                      <w:rFonts w:ascii="Arial" w:hAnsi="Arial" w:cs="Arial"/>
                      <w:sz w:val="20"/>
                      <w:szCs w:val="20"/>
                    </w:rPr>
                  </w:rPrChange>
                </w:rPr>
                <w:delText>en</w:delText>
              </w:r>
            </w:del>
            <w:r w:rsidRPr="00C4799F">
              <w:rPr>
                <w:rFonts w:ascii="Arial" w:hAnsi="Arial" w:cs="Arial"/>
                <w:sz w:val="20"/>
                <w:szCs w:val="20"/>
                <w:lang w:val="de-DE"/>
                <w:rPrChange w:id="27" w:author="MT1a" w:date="2026-02-03T11:32:00Z" w16du:dateUtc="2026-02-03T10:32:00Z">
                  <w:rPr>
                    <w:rFonts w:ascii="Arial" w:hAnsi="Arial" w:cs="Arial"/>
                    <w:sz w:val="20"/>
                    <w:szCs w:val="20"/>
                  </w:rPr>
                </w:rPrChange>
              </w:rPr>
              <w:t xml:space="preserve"> </w:t>
            </w:r>
            <w:r w:rsidRPr="00C4799F">
              <w:rPr>
                <w:rFonts w:ascii="Arial" w:hAnsi="Arial" w:cs="Arial"/>
                <w:b/>
                <w:bCs/>
                <w:sz w:val="20"/>
                <w:szCs w:val="20"/>
                <w:lang w:val="de-DE"/>
                <w:rPrChange w:id="28" w:author="MT1a" w:date="2026-02-03T11:32:00Z" w16du:dateUtc="2026-02-03T10:32:00Z">
                  <w:rPr>
                    <w:rFonts w:ascii="Arial" w:hAnsi="Arial" w:cs="Arial"/>
                    <w:b/>
                    <w:bCs/>
                    <w:sz w:val="20"/>
                    <w:szCs w:val="20"/>
                  </w:rPr>
                </w:rPrChange>
              </w:rPr>
              <w:t>Reiserücktrittsversicherung</w:t>
            </w:r>
            <w:del w:id="29" w:author="MT1a" w:date="2026-02-03T11:40:00Z" w16du:dateUtc="2026-02-03T10:40:00Z">
              <w:r w:rsidRPr="00C4799F" w:rsidDel="000820A0">
                <w:rPr>
                  <w:rFonts w:ascii="Arial" w:hAnsi="Arial" w:cs="Arial"/>
                  <w:sz w:val="20"/>
                  <w:szCs w:val="20"/>
                  <w:lang w:val="de-DE"/>
                  <w:rPrChange w:id="30" w:author="MT1a" w:date="2026-02-03T11:32:00Z" w16du:dateUtc="2026-02-03T10:32:00Z">
                    <w:rPr>
                      <w:rFonts w:ascii="Arial" w:hAnsi="Arial" w:cs="Arial"/>
                      <w:sz w:val="20"/>
                      <w:szCs w:val="20"/>
                    </w:rPr>
                  </w:rPrChange>
                </w:rPr>
                <w:delText xml:space="preserve">, den </w:delText>
              </w:r>
              <w:r w:rsidR="00291FD1" w:rsidRPr="00C4799F" w:rsidDel="000820A0">
                <w:rPr>
                  <w:rFonts w:ascii="Arial" w:hAnsi="Arial" w:cs="Arial"/>
                  <w:b/>
                  <w:bCs/>
                  <w:sz w:val="20"/>
                  <w:szCs w:val="20"/>
                  <w:lang w:val="de-DE"/>
                  <w:rPrChange w:id="31" w:author="MT1a" w:date="2026-02-03T11:32:00Z" w16du:dateUtc="2026-02-03T10:32:00Z">
                    <w:rPr>
                      <w:rFonts w:ascii="Arial" w:hAnsi="Arial" w:cs="Arial"/>
                      <w:b/>
                      <w:bCs/>
                      <w:sz w:val="20"/>
                      <w:szCs w:val="20"/>
                    </w:rPr>
                  </w:rPrChange>
                </w:rPr>
                <w:delText>Reiseschutz „Basic“</w:delText>
              </w:r>
              <w:r w:rsidRPr="00C4799F" w:rsidDel="000820A0">
                <w:rPr>
                  <w:rFonts w:ascii="Arial" w:hAnsi="Arial" w:cs="Arial"/>
                  <w:sz w:val="20"/>
                  <w:szCs w:val="20"/>
                  <w:lang w:val="de-DE"/>
                  <w:rPrChange w:id="32" w:author="MT1a" w:date="2026-02-03T11:32:00Z" w16du:dateUtc="2026-02-03T10:32:00Z">
                    <w:rPr>
                      <w:rFonts w:ascii="Arial" w:hAnsi="Arial" w:cs="Arial"/>
                      <w:sz w:val="20"/>
                      <w:szCs w:val="20"/>
                    </w:rPr>
                  </w:rPrChange>
                </w:rPr>
                <w:delText xml:space="preserve">, den </w:delText>
              </w:r>
              <w:r w:rsidR="00291FD1" w:rsidRPr="00C4799F" w:rsidDel="000820A0">
                <w:rPr>
                  <w:rFonts w:ascii="Arial" w:hAnsi="Arial" w:cs="Arial"/>
                  <w:b/>
                  <w:bCs/>
                  <w:sz w:val="20"/>
                  <w:szCs w:val="20"/>
                  <w:lang w:val="de-DE"/>
                  <w:rPrChange w:id="33" w:author="MT1a" w:date="2026-02-03T11:32:00Z" w16du:dateUtc="2026-02-03T10:32:00Z">
                    <w:rPr>
                      <w:rFonts w:ascii="Arial" w:hAnsi="Arial" w:cs="Arial"/>
                      <w:b/>
                      <w:bCs/>
                      <w:sz w:val="20"/>
                      <w:szCs w:val="20"/>
                    </w:rPr>
                  </w:rPrChange>
                </w:rPr>
                <w:delText>Reiseschutz „Plus“</w:delText>
              </w:r>
            </w:del>
            <w:ins w:id="34" w:author="MT1a" w:date="2026-02-03T11:39:00Z" w16du:dateUtc="2026-02-03T10:39:00Z">
              <w:r w:rsidR="000820A0">
                <w:rPr>
                  <w:rFonts w:ascii="Arial" w:hAnsi="Arial" w:cs="Arial"/>
                  <w:b/>
                  <w:bCs/>
                  <w:sz w:val="20"/>
                  <w:szCs w:val="20"/>
                  <w:lang w:val="de-DE"/>
                </w:rPr>
                <w:t xml:space="preserve"> </w:t>
              </w:r>
              <w:r w:rsidR="000820A0" w:rsidRPr="00D929AB">
                <w:rPr>
                  <w:rFonts w:ascii="Arial" w:hAnsi="Arial" w:cs="Arial"/>
                  <w:sz w:val="20"/>
                  <w:szCs w:val="20"/>
                  <w:lang w:val="de-DE"/>
                </w:rPr>
                <w:t>am Tag der Abreise unter 76 Jahre alt sein</w:t>
              </w:r>
              <w:r w:rsidR="000820A0">
                <w:rPr>
                  <w:rFonts w:ascii="Arial" w:hAnsi="Arial" w:cs="Arial"/>
                  <w:sz w:val="20"/>
                  <w:szCs w:val="20"/>
                  <w:lang w:val="de-DE"/>
                </w:rPr>
                <w:t xml:space="preserve">. Für </w:t>
              </w:r>
            </w:ins>
            <w:del w:id="35" w:author="MT1a" w:date="2026-02-03T11:39:00Z" w16du:dateUtc="2026-02-03T10:39:00Z">
              <w:r w:rsidRPr="00C4799F" w:rsidDel="000820A0">
                <w:rPr>
                  <w:rFonts w:ascii="Arial" w:hAnsi="Arial" w:cs="Arial"/>
                  <w:sz w:val="20"/>
                  <w:szCs w:val="20"/>
                  <w:lang w:val="de-DE"/>
                  <w:rPrChange w:id="36" w:author="MT1a" w:date="2026-02-03T11:32:00Z" w16du:dateUtc="2026-02-03T10:32:00Z">
                    <w:rPr>
                      <w:rFonts w:ascii="Arial" w:hAnsi="Arial" w:cs="Arial"/>
                      <w:sz w:val="20"/>
                      <w:szCs w:val="20"/>
                    </w:rPr>
                  </w:rPrChange>
                </w:rPr>
                <w:delText>, und am Tag der Abreise für</w:delText>
              </w:r>
            </w:del>
            <w:r w:rsidRPr="00C4799F">
              <w:rPr>
                <w:rFonts w:ascii="Arial" w:hAnsi="Arial" w:cs="Arial"/>
                <w:sz w:val="20"/>
                <w:szCs w:val="20"/>
                <w:lang w:val="de-DE"/>
                <w:rPrChange w:id="37" w:author="MT1a" w:date="2026-02-03T11:32:00Z" w16du:dateUtc="2026-02-03T10:32:00Z">
                  <w:rPr>
                    <w:rFonts w:ascii="Arial" w:hAnsi="Arial" w:cs="Arial"/>
                    <w:sz w:val="20"/>
                    <w:szCs w:val="20"/>
                  </w:rPr>
                </w:rPrChange>
              </w:rPr>
              <w:t xml:space="preserve"> den </w:t>
            </w:r>
            <w:r w:rsidRPr="00C4799F">
              <w:rPr>
                <w:rFonts w:ascii="Arial" w:hAnsi="Arial" w:cs="Arial"/>
                <w:b/>
                <w:bCs/>
                <w:sz w:val="20"/>
                <w:szCs w:val="20"/>
                <w:lang w:val="de-DE"/>
                <w:rPrChange w:id="38" w:author="MT1a" w:date="2026-02-03T11:32:00Z" w16du:dateUtc="2026-02-03T10:32:00Z">
                  <w:rPr>
                    <w:rFonts w:ascii="Arial" w:hAnsi="Arial" w:cs="Arial"/>
                    <w:b/>
                    <w:bCs/>
                    <w:sz w:val="20"/>
                    <w:szCs w:val="20"/>
                  </w:rPr>
                </w:rPrChange>
              </w:rPr>
              <w:t>Reiseschutz</w:t>
            </w:r>
            <w:r w:rsidRPr="00C4799F">
              <w:rPr>
                <w:rFonts w:ascii="Arial" w:hAnsi="Arial" w:cs="Arial"/>
                <w:sz w:val="20"/>
                <w:szCs w:val="20"/>
                <w:lang w:val="de-DE"/>
                <w:rPrChange w:id="39" w:author="MT1a" w:date="2026-02-03T11:32:00Z" w16du:dateUtc="2026-02-03T10:32:00Z">
                  <w:rPr>
                    <w:rFonts w:ascii="Arial" w:hAnsi="Arial" w:cs="Arial"/>
                    <w:sz w:val="20"/>
                    <w:szCs w:val="20"/>
                  </w:rPr>
                </w:rPrChange>
              </w:rPr>
              <w:t xml:space="preserve"> </w:t>
            </w:r>
            <w:del w:id="40" w:author="MT1a" w:date="2026-02-03T11:41:00Z" w16du:dateUtc="2026-02-03T10:41:00Z">
              <w:r w:rsidRPr="00C4799F" w:rsidDel="000820A0">
                <w:rPr>
                  <w:rFonts w:ascii="Arial" w:hAnsi="Arial" w:cs="Arial"/>
                  <w:sz w:val="20"/>
                  <w:szCs w:val="20"/>
                  <w:lang w:val="de-DE"/>
                  <w:rPrChange w:id="41" w:author="MT1a" w:date="2026-02-03T11:32:00Z" w16du:dateUtc="2026-02-03T10:32:00Z">
                    <w:rPr>
                      <w:rFonts w:ascii="Arial" w:hAnsi="Arial" w:cs="Arial"/>
                      <w:sz w:val="20"/>
                      <w:szCs w:val="20"/>
                    </w:rPr>
                  </w:rPrChange>
                </w:rPr>
                <w:delText xml:space="preserve">und den </w:delText>
              </w:r>
              <w:r w:rsidR="00291FD1" w:rsidRPr="00C4799F" w:rsidDel="000820A0">
                <w:rPr>
                  <w:rFonts w:ascii="Arial" w:hAnsi="Arial" w:cs="Arial"/>
                  <w:b/>
                  <w:bCs/>
                  <w:sz w:val="20"/>
                  <w:szCs w:val="20"/>
                  <w:lang w:val="de-DE"/>
                  <w:rPrChange w:id="42" w:author="MT1a" w:date="2026-02-03T11:32:00Z" w16du:dateUtc="2026-02-03T10:32:00Z">
                    <w:rPr>
                      <w:rFonts w:ascii="Arial" w:hAnsi="Arial" w:cs="Arial"/>
                      <w:b/>
                      <w:bCs/>
                      <w:sz w:val="20"/>
                      <w:szCs w:val="20"/>
                    </w:rPr>
                  </w:rPrChange>
                </w:rPr>
                <w:delText>Reiseschutz „Premium“</w:delText>
              </w:r>
              <w:r w:rsidRPr="00C4799F" w:rsidDel="000820A0">
                <w:rPr>
                  <w:rFonts w:ascii="Arial" w:hAnsi="Arial" w:cs="Arial"/>
                  <w:sz w:val="20"/>
                  <w:szCs w:val="20"/>
                  <w:lang w:val="de-DE"/>
                  <w:rPrChange w:id="43" w:author="MT1a" w:date="2026-02-03T11:32:00Z" w16du:dateUtc="2026-02-03T10:32:00Z">
                    <w:rPr>
                      <w:rFonts w:ascii="Arial" w:hAnsi="Arial" w:cs="Arial"/>
                      <w:sz w:val="20"/>
                      <w:szCs w:val="20"/>
                    </w:rPr>
                  </w:rPrChange>
                </w:rPr>
                <w:delText xml:space="preserve"> </w:delText>
              </w:r>
            </w:del>
            <w:ins w:id="44" w:author="MT1a" w:date="2026-02-03T11:39:00Z" w16du:dateUtc="2026-02-03T10:39:00Z">
              <w:r w:rsidR="000820A0">
                <w:rPr>
                  <w:rFonts w:ascii="Arial" w:hAnsi="Arial" w:cs="Arial"/>
                  <w:sz w:val="20"/>
                  <w:szCs w:val="20"/>
                  <w:lang w:val="de-DE"/>
                </w:rPr>
                <w:t xml:space="preserve">müssen </w:t>
              </w:r>
            </w:ins>
            <w:ins w:id="45" w:author="MT1a" w:date="2026-02-03T11:40:00Z" w16du:dateUtc="2026-02-03T10:40:00Z">
              <w:r w:rsidR="000820A0">
                <w:rPr>
                  <w:rFonts w:ascii="Arial" w:hAnsi="Arial" w:cs="Arial"/>
                  <w:sz w:val="20"/>
                  <w:szCs w:val="20"/>
                  <w:lang w:val="de-DE"/>
                </w:rPr>
                <w:t xml:space="preserve">Versicherte am Tag der Abreise </w:t>
              </w:r>
            </w:ins>
            <w:r w:rsidRPr="00E33917">
              <w:rPr>
                <w:rFonts w:ascii="Arial" w:hAnsi="Arial" w:cs="Arial"/>
                <w:sz w:val="20"/>
                <w:szCs w:val="20"/>
                <w:lang w:val="de-DE"/>
              </w:rPr>
              <w:t>unter 66 Jahre alt sein.</w:t>
            </w:r>
          </w:p>
          <w:p w:rsidR="0037182A" w:rsidRPr="0037182A" w:rsidRDefault="0037182A" w:rsidP="78A60BEF">
            <w:pPr>
              <w:pStyle w:val="ListParagraph"/>
              <w:numPr>
                <w:ilvl w:val="0"/>
                <w:numId w:val="12"/>
              </w:numPr>
              <w:rPr>
                <w:rFonts w:ascii="Arial" w:hAnsi="Arial" w:cs="Arial"/>
                <w:sz w:val="20"/>
                <w:szCs w:val="20"/>
                <w:lang w:val="de-DE"/>
              </w:rPr>
            </w:pPr>
            <w:r w:rsidRPr="00E33917">
              <w:rPr>
                <w:rFonts w:ascii="Arial" w:hAnsi="Arial" w:cs="Arial"/>
                <w:sz w:val="20"/>
                <w:szCs w:val="20"/>
                <w:lang w:val="de-DE"/>
              </w:rPr>
              <w:t xml:space="preserve">Der </w:t>
            </w:r>
            <w:ins w:id="46" w:author="MT1a" w:date="2026-02-03T11:41:00Z" w16du:dateUtc="2026-02-03T10:41:00Z">
              <w:r w:rsidR="000820A0">
                <w:rPr>
                  <w:rFonts w:ascii="Arial" w:hAnsi="Arial" w:cs="Arial"/>
                  <w:sz w:val="20"/>
                  <w:szCs w:val="20"/>
                  <w:lang w:val="de-DE"/>
                </w:rPr>
                <w:t>Reiseschutz</w:t>
              </w:r>
            </w:ins>
            <w:del w:id="47" w:author="MT1a" w:date="2026-02-03T11:41:00Z" w16du:dateUtc="2026-02-03T10:41:00Z">
              <w:r w:rsidRPr="00C4799F" w:rsidDel="000820A0">
                <w:rPr>
                  <w:rFonts w:ascii="Arial" w:hAnsi="Arial" w:cs="Arial"/>
                  <w:sz w:val="20"/>
                  <w:szCs w:val="20"/>
                  <w:lang w:val="de-DE"/>
                  <w:rPrChange w:id="48" w:author="MT1a" w:date="2026-02-03T11:32:00Z" w16du:dateUtc="2026-02-03T10:32:00Z">
                    <w:rPr>
                      <w:rFonts w:ascii="Arial" w:hAnsi="Arial" w:cs="Arial"/>
                      <w:sz w:val="20"/>
                      <w:szCs w:val="20"/>
                    </w:rPr>
                  </w:rPrChange>
                </w:rPr>
                <w:delText xml:space="preserve">S Reiseschutz und den </w:delText>
              </w:r>
              <w:r w:rsidR="00291FD1" w:rsidRPr="00C4799F" w:rsidDel="000820A0">
                <w:rPr>
                  <w:rFonts w:ascii="Arial" w:hAnsi="Arial" w:cs="Arial"/>
                  <w:sz w:val="20"/>
                  <w:szCs w:val="20"/>
                  <w:lang w:val="de-DE"/>
                  <w:rPrChange w:id="49" w:author="MT1a" w:date="2026-02-03T11:32:00Z" w16du:dateUtc="2026-02-03T10:32:00Z">
                    <w:rPr>
                      <w:rFonts w:ascii="Arial" w:hAnsi="Arial" w:cs="Arial"/>
                      <w:sz w:val="20"/>
                      <w:szCs w:val="20"/>
                    </w:rPr>
                  </w:rPrChange>
                </w:rPr>
                <w:delText>Reiseschutz „Premium“</w:delText>
              </w:r>
              <w:r w:rsidRPr="00C4799F" w:rsidDel="000820A0">
                <w:rPr>
                  <w:rFonts w:ascii="Arial" w:hAnsi="Arial" w:cs="Arial"/>
                  <w:sz w:val="20"/>
                  <w:szCs w:val="20"/>
                  <w:lang w:val="de-DE"/>
                  <w:rPrChange w:id="50" w:author="MT1a" w:date="2026-02-03T11:32:00Z" w16du:dateUtc="2026-02-03T10:32:00Z">
                    <w:rPr>
                      <w:rFonts w:ascii="Arial" w:hAnsi="Arial" w:cs="Arial"/>
                      <w:sz w:val="20"/>
                      <w:szCs w:val="20"/>
                    </w:rPr>
                  </w:rPrChange>
                </w:rPr>
                <w:delText xml:space="preserve"> bieten</w:delText>
              </w:r>
            </w:del>
            <w:ins w:id="51" w:author="MT1a" w:date="2026-02-03T11:41:00Z" w16du:dateUtc="2026-02-03T10:41:00Z">
              <w:r w:rsidR="000820A0">
                <w:rPr>
                  <w:rFonts w:ascii="Arial" w:hAnsi="Arial" w:cs="Arial"/>
                  <w:sz w:val="20"/>
                  <w:szCs w:val="20"/>
                  <w:lang w:val="de-DE"/>
                </w:rPr>
                <w:t>bietet</w:t>
              </w:r>
            </w:ins>
            <w:r w:rsidRPr="00E33917">
              <w:rPr>
                <w:rFonts w:ascii="Arial" w:hAnsi="Arial" w:cs="Arial"/>
                <w:sz w:val="20"/>
                <w:szCs w:val="20"/>
                <w:lang w:val="de-DE"/>
              </w:rPr>
              <w:t xml:space="preserve"> eine Deckung von insgesamt bis zu </w:t>
            </w:r>
            <w:r w:rsidRPr="00E33917">
              <w:rPr>
                <w:rFonts w:ascii="Arial" w:hAnsi="Arial" w:cs="Arial"/>
                <w:b/>
                <w:bCs/>
                <w:sz w:val="20"/>
                <w:szCs w:val="20"/>
                <w:lang w:val="de-DE"/>
              </w:rPr>
              <w:t>175.000 €</w:t>
            </w:r>
            <w:r w:rsidRPr="00E33917">
              <w:rPr>
                <w:rFonts w:ascii="Arial" w:hAnsi="Arial" w:cs="Arial"/>
                <w:sz w:val="20"/>
                <w:szCs w:val="20"/>
                <w:lang w:val="de-DE"/>
              </w:rPr>
              <w:t xml:space="preserve"> sowohl für </w:t>
            </w:r>
            <w:r w:rsidRPr="00E33917">
              <w:rPr>
                <w:rFonts w:ascii="Arial" w:hAnsi="Arial" w:cs="Arial"/>
                <w:b/>
                <w:bCs/>
                <w:sz w:val="20"/>
                <w:szCs w:val="20"/>
                <w:lang w:val="de-DE"/>
              </w:rPr>
              <w:t>B1-</w:t>
            </w:r>
            <w:r w:rsidRPr="00E33917">
              <w:rPr>
                <w:rFonts w:ascii="Arial" w:hAnsi="Arial" w:cs="Arial"/>
                <w:sz w:val="20"/>
                <w:szCs w:val="20"/>
                <w:lang w:val="de-DE"/>
              </w:rPr>
              <w:t xml:space="preserve"> </w:t>
            </w:r>
            <w:r w:rsidRPr="00E33917">
              <w:rPr>
                <w:rFonts w:ascii="Arial" w:hAnsi="Arial" w:cs="Arial"/>
                <w:b/>
                <w:bCs/>
                <w:sz w:val="20"/>
                <w:szCs w:val="20"/>
                <w:lang w:val="de-DE"/>
              </w:rPr>
              <w:t xml:space="preserve">Kosten in medizinischen Notfällen </w:t>
            </w:r>
            <w:r w:rsidRPr="00E33917">
              <w:rPr>
                <w:rFonts w:ascii="Arial" w:hAnsi="Arial" w:cs="Arial"/>
                <w:sz w:val="20"/>
                <w:szCs w:val="20"/>
                <w:lang w:val="de-DE"/>
              </w:rPr>
              <w:t>für</w:t>
            </w:r>
            <w:r w:rsidRPr="00E33917">
              <w:rPr>
                <w:rFonts w:ascii="Arial" w:hAnsi="Arial" w:cs="Arial"/>
                <w:b/>
                <w:bCs/>
                <w:sz w:val="20"/>
                <w:szCs w:val="20"/>
                <w:lang w:val="de-DE"/>
              </w:rPr>
              <w:t xml:space="preserve"> B2 - Evakuierung &amp; Überführung in medizinischen Notfällen</w:t>
            </w:r>
            <w:r w:rsidRPr="00E33917">
              <w:rPr>
                <w:rFonts w:ascii="Arial" w:hAnsi="Arial" w:cs="Arial"/>
                <w:sz w:val="20"/>
                <w:szCs w:val="20"/>
                <w:lang w:val="de-DE"/>
              </w:rPr>
              <w:t>, wenn bei einer versicherten Person während ihrer Reise COVID-19 diagnostiziert wird.</w:t>
            </w:r>
          </w:p>
          <w:bookmarkEnd w:id="22"/>
          <w:p w:rsidR="0039045A" w:rsidRPr="002D46D3" w:rsidRDefault="0039045A" w:rsidP="0039045A">
            <w:pPr>
              <w:pStyle w:val="ListParagraph"/>
              <w:ind w:left="360"/>
              <w:rPr>
                <w:rFonts w:ascii="Arial" w:hAnsi="Arial" w:cs="Arial"/>
                <w:sz w:val="20"/>
                <w:szCs w:val="20"/>
                <w:lang w:val="de-DE"/>
              </w:rPr>
            </w:pPr>
          </w:p>
          <w:p w:rsidR="00B040BC" w:rsidRPr="005F1767" w:rsidRDefault="00602866" w:rsidP="00B040BC">
            <w:pPr>
              <w:rPr>
                <w:rFonts w:ascii="Arial" w:hAnsi="Arial"/>
                <w:b/>
                <w:color w:val="002060"/>
                <w:sz w:val="20"/>
                <w:lang w:val="de-DE"/>
              </w:rPr>
            </w:pPr>
            <w:del w:id="52" w:author="MT1a" w:date="2026-02-03T11:42:00Z" w16du:dateUtc="2026-02-03T10:42:00Z">
              <w:r w:rsidDel="000820A0">
                <w:rPr>
                  <w:rFonts w:ascii="Arial" w:hAnsi="Arial" w:cs="Arial"/>
                  <w:b/>
                  <w:color w:val="002060"/>
                  <w:sz w:val="20"/>
                  <w:szCs w:val="20"/>
                  <w:lang w:val="de-DE"/>
                </w:rPr>
                <w:delText xml:space="preserve">„Plus“ </w:delText>
              </w:r>
            </w:del>
            <w:r>
              <w:rPr>
                <w:rFonts w:ascii="Arial" w:hAnsi="Arial" w:cs="Arial"/>
                <w:b/>
                <w:color w:val="002060"/>
                <w:sz w:val="20"/>
                <w:szCs w:val="20"/>
                <w:lang w:val="de-DE"/>
              </w:rPr>
              <w:t>Autoschutzplan</w:t>
            </w:r>
            <w:ins w:id="53" w:author="MT1a" w:date="2026-02-03T11:42:00Z" w16du:dateUtc="2026-02-03T10:42:00Z">
              <w:r w:rsidR="000820A0">
                <w:rPr>
                  <w:rFonts w:ascii="Arial" w:hAnsi="Arial" w:cs="Arial"/>
                  <w:b/>
                  <w:color w:val="002060"/>
                  <w:sz w:val="20"/>
                  <w:szCs w:val="20"/>
                  <w:lang w:val="de-DE"/>
                </w:rPr>
                <w:t xml:space="preserve"> „Plus“</w:t>
              </w:r>
            </w:ins>
          </w:p>
          <w:p w:rsidR="0039045A" w:rsidRPr="002D46D3" w:rsidRDefault="0039045A" w:rsidP="00F0018E">
            <w:pPr>
              <w:pStyle w:val="ListParagraph"/>
              <w:numPr>
                <w:ilvl w:val="0"/>
                <w:numId w:val="12"/>
              </w:numPr>
              <w:jc w:val="both"/>
              <w:rPr>
                <w:rFonts w:ascii="Arial" w:hAnsi="Arial" w:cs="Arial"/>
                <w:sz w:val="20"/>
                <w:szCs w:val="20"/>
                <w:lang w:val="de-DE"/>
              </w:rPr>
            </w:pPr>
            <w:r w:rsidRPr="002D46D3">
              <w:rPr>
                <w:rFonts w:ascii="Arial" w:hAnsi="Arial" w:cs="Arial"/>
                <w:sz w:val="20"/>
                <w:szCs w:val="20"/>
                <w:lang w:val="de-DE"/>
              </w:rPr>
              <w:t xml:space="preserve">Alle Versicherten müssen mindestens 18 Jahre alt und im Besitz eines gültigen Führerscheins sein, der sie zum Führen von Fahrzeugen im jeweiligen Land berechtigt. Dies gilt auch für zusätzliche Fahrer, die Sie Ihrem Mietvertrag hinzufügen. </w:t>
            </w:r>
          </w:p>
          <w:p w:rsidR="0039045A" w:rsidRPr="002D46D3" w:rsidRDefault="0039045A" w:rsidP="00F0018E">
            <w:pPr>
              <w:pStyle w:val="ListParagraph"/>
              <w:numPr>
                <w:ilvl w:val="0"/>
                <w:numId w:val="12"/>
              </w:numPr>
              <w:jc w:val="both"/>
              <w:rPr>
                <w:rFonts w:ascii="Arial" w:hAnsi="Arial" w:cs="Arial"/>
                <w:sz w:val="20"/>
                <w:szCs w:val="20"/>
                <w:lang w:val="de-DE"/>
              </w:rPr>
            </w:pPr>
            <w:r w:rsidRPr="002D46D3">
              <w:rPr>
                <w:rFonts w:ascii="Arial" w:hAnsi="Arial" w:cs="Arial"/>
                <w:sz w:val="20"/>
                <w:szCs w:val="20"/>
                <w:lang w:val="de-DE"/>
              </w:rPr>
              <w:t xml:space="preserve">Diese Police ersetzt weder Ihre Kfz-Versicherungspolice noch ist sie eine Primärschadenversicherung, die das Mietfahrzeug selbst abdeckt. Diese Police deckt nur den Betrag, für den Sie gemäß den Bedingungen Ihres Mietvertrags bis zu dem in der </w:t>
            </w:r>
            <w:r w:rsidRPr="0039045A">
              <w:rPr>
                <w:rFonts w:ascii="Arial" w:hAnsi="Arial" w:cs="Arial"/>
                <w:bCs/>
                <w:sz w:val="20"/>
                <w:szCs w:val="20"/>
                <w:lang w:val="de-DE"/>
              </w:rPr>
              <w:t>Versicherungspolice</w:t>
            </w:r>
            <w:r w:rsidRPr="002D46D3">
              <w:rPr>
                <w:rFonts w:ascii="Arial" w:hAnsi="Arial" w:cs="Arial"/>
                <w:sz w:val="20"/>
                <w:szCs w:val="20"/>
                <w:lang w:val="de-DE"/>
              </w:rPr>
              <w:t xml:space="preserve"> angegebenen Betrag verantwortlich sind, und nicht den vollen Wert des Mietwagens selbst.</w:t>
            </w:r>
          </w:p>
          <w:p w:rsidR="00B040BC" w:rsidRPr="002D46D3" w:rsidRDefault="00893A34" w:rsidP="00F0018E">
            <w:pPr>
              <w:pStyle w:val="ListParagraph"/>
              <w:numPr>
                <w:ilvl w:val="0"/>
                <w:numId w:val="12"/>
              </w:numPr>
              <w:jc w:val="both"/>
              <w:rPr>
                <w:rFonts w:ascii="Arial" w:hAnsi="Arial" w:cs="Arial"/>
                <w:sz w:val="20"/>
                <w:szCs w:val="20"/>
                <w:lang w:val="de-DE"/>
              </w:rPr>
            </w:pPr>
            <w:r w:rsidRPr="002D46D3">
              <w:rPr>
                <w:rFonts w:ascii="Arial" w:hAnsi="Arial" w:cs="Arial"/>
                <w:sz w:val="20"/>
                <w:szCs w:val="20"/>
                <w:lang w:val="de-DE"/>
              </w:rPr>
              <w:t xml:space="preserve">Wir haben eine Liste mit den </w:t>
            </w:r>
            <w:r w:rsidR="00AD1C3B" w:rsidRPr="00256864">
              <w:rPr>
                <w:rFonts w:ascii="Webdings" w:eastAsia="Webdings" w:hAnsi="Webdings" w:cs="Webdings"/>
                <w:b/>
                <w:color w:val="002060"/>
                <w:sz w:val="28"/>
              </w:rPr>
              <w:t>i</w:t>
            </w:r>
            <w:r w:rsidR="00AD1C3B" w:rsidRPr="002D46D3">
              <w:rPr>
                <w:b/>
                <w:color w:val="002060"/>
                <w:sz w:val="28"/>
                <w:lang w:val="de-DE"/>
              </w:rPr>
              <w:t xml:space="preserve"> </w:t>
            </w:r>
            <w:r w:rsidRPr="00AD1C3B">
              <w:rPr>
                <w:rFonts w:ascii="Arial" w:hAnsi="Arial" w:cs="Arial"/>
                <w:b/>
                <w:color w:val="002060"/>
                <w:sz w:val="20"/>
                <w:szCs w:val="20"/>
                <w:lang w:val="de-DE"/>
              </w:rPr>
              <w:t>Wichtige Tipps bei der Abholung Ihres Mietwagens</w:t>
            </w:r>
            <w:r w:rsidRPr="002D46D3">
              <w:rPr>
                <w:rFonts w:ascii="Arial" w:hAnsi="Arial" w:cs="Arial"/>
                <w:sz w:val="20"/>
                <w:szCs w:val="20"/>
                <w:lang w:val="de-DE"/>
              </w:rPr>
              <w:t>; bitte lesen Sie diese Liste durch, bevor Sie Ihren Mietwagen abholen.</w:t>
            </w:r>
          </w:p>
        </w:tc>
      </w:tr>
    </w:tbl>
    <w:p w:rsidR="000B368C" w:rsidRPr="002D46D3" w:rsidRDefault="000B368C" w:rsidP="000D54CA">
      <w:pPr>
        <w:spacing w:after="0" w:line="240" w:lineRule="auto"/>
        <w:rPr>
          <w:rFonts w:ascii="Arial" w:hAnsi="Arial" w:cs="Arial"/>
          <w:sz w:val="20"/>
          <w:szCs w:val="20"/>
          <w:lang w:val="de-DE"/>
        </w:rPr>
      </w:pPr>
    </w:p>
    <w:p w:rsidR="00AD1C3B" w:rsidRPr="002D46D3" w:rsidRDefault="00AD1C3B" w:rsidP="0037182A">
      <w:pPr>
        <w:spacing w:after="0" w:line="240" w:lineRule="auto"/>
        <w:jc w:val="both"/>
        <w:rPr>
          <w:rFonts w:ascii="Arial" w:hAnsi="Arial" w:cs="Arial"/>
          <w:sz w:val="20"/>
          <w:szCs w:val="20"/>
          <w:lang w:val="de-DE"/>
        </w:rPr>
      </w:pPr>
      <w:r w:rsidRPr="002D46D3">
        <w:rPr>
          <w:rFonts w:ascii="Arial" w:hAnsi="Arial" w:cs="Arial"/>
          <w:sz w:val="20"/>
          <w:szCs w:val="20"/>
          <w:lang w:val="de-DE"/>
        </w:rPr>
        <w:t xml:space="preserve">Sie sollten sich </w:t>
      </w:r>
      <w:del w:id="54" w:author="MT1a" w:date="2026-02-03T11:43:00Z" w16du:dateUtc="2026-02-03T10:43:00Z">
        <w:r w:rsidRPr="002D46D3" w:rsidDel="00181B2E">
          <w:rPr>
            <w:rFonts w:ascii="Arial" w:hAnsi="Arial" w:cs="Arial"/>
            <w:sz w:val="20"/>
            <w:szCs w:val="20"/>
            <w:lang w:val="de-DE"/>
          </w:rPr>
          <w:delText>die</w:delText>
        </w:r>
      </w:del>
      <w:del w:id="55" w:author="MT1a" w:date="2026-02-03T11:44:00Z" w16du:dateUtc="2026-02-03T10:44:00Z">
        <w:r w:rsidRPr="002D46D3" w:rsidDel="00181B2E">
          <w:rPr>
            <w:rFonts w:ascii="Arial" w:hAnsi="Arial" w:cs="Arial"/>
            <w:sz w:val="20"/>
            <w:szCs w:val="20"/>
            <w:lang w:val="de-DE"/>
          </w:rPr>
          <w:delText xml:space="preserve"> </w:delText>
        </w:r>
      </w:del>
      <w:r w:rsidRPr="002D46D3">
        <w:rPr>
          <w:rFonts w:ascii="Arial" w:hAnsi="Arial" w:cs="Arial"/>
          <w:sz w:val="20"/>
          <w:szCs w:val="20"/>
          <w:lang w:val="de-DE"/>
        </w:rPr>
        <w:t xml:space="preserve">Zeit nehmen, Ihre </w:t>
      </w:r>
      <w:r w:rsidR="002D46D3" w:rsidRPr="002D46D3">
        <w:rPr>
          <w:rFonts w:ascii="Arial" w:hAnsi="Arial" w:cs="Arial"/>
          <w:sz w:val="20"/>
          <w:szCs w:val="20"/>
          <w:lang w:val="de-DE"/>
        </w:rPr>
        <w:t>Allgemeine</w:t>
      </w:r>
      <w:r w:rsidR="003A51FC">
        <w:rPr>
          <w:rFonts w:ascii="Arial" w:hAnsi="Arial" w:cs="Arial"/>
          <w:sz w:val="20"/>
          <w:szCs w:val="20"/>
          <w:lang w:val="de-DE"/>
        </w:rPr>
        <w:t>n</w:t>
      </w:r>
      <w:r w:rsidR="002D46D3" w:rsidRPr="002D46D3">
        <w:rPr>
          <w:rFonts w:ascii="Arial" w:hAnsi="Arial" w:cs="Arial"/>
          <w:sz w:val="20"/>
          <w:szCs w:val="20"/>
          <w:lang w:val="de-DE"/>
        </w:rPr>
        <w:t xml:space="preserve"> Versicherungsbedingungen </w:t>
      </w:r>
      <w:r w:rsidRPr="002D46D3">
        <w:rPr>
          <w:rFonts w:ascii="Arial" w:hAnsi="Arial" w:cs="Arial"/>
          <w:sz w:val="20"/>
          <w:szCs w:val="20"/>
          <w:lang w:val="de-DE"/>
        </w:rPr>
        <w:t xml:space="preserve">zu lesen, um sicherzustellen, dass </w:t>
      </w:r>
      <w:r w:rsidR="00D55C08">
        <w:rPr>
          <w:rFonts w:ascii="Arial" w:hAnsi="Arial" w:cs="Arial"/>
          <w:sz w:val="20"/>
          <w:szCs w:val="20"/>
          <w:lang w:val="de-DE"/>
        </w:rPr>
        <w:t>sie</w:t>
      </w:r>
      <w:r w:rsidR="00D55C08" w:rsidRPr="002D46D3">
        <w:rPr>
          <w:rFonts w:ascii="Arial" w:hAnsi="Arial" w:cs="Arial"/>
          <w:sz w:val="20"/>
          <w:szCs w:val="20"/>
          <w:lang w:val="de-DE"/>
        </w:rPr>
        <w:t xml:space="preserve"> </w:t>
      </w:r>
      <w:r w:rsidRPr="002D46D3">
        <w:rPr>
          <w:rFonts w:ascii="Arial" w:hAnsi="Arial" w:cs="Arial"/>
          <w:sz w:val="20"/>
          <w:szCs w:val="20"/>
          <w:lang w:val="de-DE"/>
        </w:rPr>
        <w:t xml:space="preserve">Ihren spezifischen Anforderungen </w:t>
      </w:r>
      <w:r w:rsidR="002D46D3">
        <w:rPr>
          <w:rFonts w:ascii="Arial" w:hAnsi="Arial" w:cs="Arial"/>
          <w:sz w:val="20"/>
          <w:szCs w:val="20"/>
          <w:lang w:val="de-DE"/>
        </w:rPr>
        <w:t>entsprechen</w:t>
      </w:r>
      <w:r w:rsidRPr="002D46D3">
        <w:rPr>
          <w:rFonts w:ascii="Arial" w:hAnsi="Arial" w:cs="Arial"/>
          <w:sz w:val="20"/>
          <w:szCs w:val="20"/>
          <w:lang w:val="de-DE"/>
        </w:rPr>
        <w:t xml:space="preserve">, bevor Sie reisen. Diese Police bietet Versicherungsschutz für bestimmte Situationen und Ereignisse während Ihrer Reise. </w:t>
      </w:r>
      <w:del w:id="56" w:author="MT1a" w:date="2026-02-03T11:46:00Z" w16du:dateUtc="2026-02-03T10:46:00Z">
        <w:r w:rsidRPr="002D46D3" w:rsidDel="00181B2E">
          <w:rPr>
            <w:rFonts w:ascii="Arial" w:hAnsi="Arial" w:cs="Arial"/>
            <w:sz w:val="20"/>
            <w:szCs w:val="20"/>
            <w:lang w:val="de-DE"/>
          </w:rPr>
          <w:delText xml:space="preserve">Es gibt bestimmte </w:delText>
        </w:r>
      </w:del>
      <w:r w:rsidRPr="002D46D3">
        <w:rPr>
          <w:rFonts w:ascii="Arial" w:hAnsi="Arial" w:cs="Arial"/>
          <w:sz w:val="20"/>
          <w:szCs w:val="20"/>
          <w:lang w:val="de-DE"/>
        </w:rPr>
        <w:t xml:space="preserve">Ausschlüsse, die </w:t>
      </w:r>
      <w:ins w:id="57" w:author="MT1a" w:date="2026-02-03T11:47:00Z" w16du:dateUtc="2026-02-03T10:47:00Z">
        <w:r w:rsidR="00181B2E">
          <w:rPr>
            <w:rFonts w:ascii="Arial" w:hAnsi="Arial" w:cs="Arial"/>
            <w:sz w:val="20"/>
            <w:szCs w:val="20"/>
            <w:lang w:val="de-DE"/>
          </w:rPr>
          <w:t>unter</w:t>
        </w:r>
      </w:ins>
      <w:del w:id="58" w:author="MT1a" w:date="2026-02-03T11:47:00Z" w16du:dateUtc="2026-02-03T10:47:00Z">
        <w:r w:rsidRPr="002D46D3" w:rsidDel="00181B2E">
          <w:rPr>
            <w:rFonts w:ascii="Arial" w:hAnsi="Arial" w:cs="Arial"/>
            <w:sz w:val="20"/>
            <w:szCs w:val="20"/>
            <w:lang w:val="de-DE"/>
          </w:rPr>
          <w:delText>für</w:delText>
        </w:r>
      </w:del>
      <w:r w:rsidRPr="002D46D3">
        <w:rPr>
          <w:rFonts w:ascii="Arial" w:hAnsi="Arial" w:cs="Arial"/>
          <w:sz w:val="20"/>
          <w:szCs w:val="20"/>
          <w:lang w:val="de-DE"/>
        </w:rPr>
        <w:t xml:space="preserve"> bestimmte</w:t>
      </w:r>
      <w:ins w:id="59" w:author="MT1a" w:date="2026-02-03T11:47:00Z" w16du:dateUtc="2026-02-03T10:47:00Z">
        <w:r w:rsidR="00181B2E">
          <w:rPr>
            <w:rFonts w:ascii="Arial" w:hAnsi="Arial" w:cs="Arial"/>
            <w:sz w:val="20"/>
            <w:szCs w:val="20"/>
            <w:lang w:val="de-DE"/>
          </w:rPr>
          <w:t>n</w:t>
        </w:r>
      </w:ins>
      <w:r w:rsidRPr="002D46D3">
        <w:rPr>
          <w:rFonts w:ascii="Arial" w:hAnsi="Arial" w:cs="Arial"/>
          <w:sz w:val="20"/>
          <w:szCs w:val="20"/>
          <w:lang w:val="de-DE"/>
        </w:rPr>
        <w:t xml:space="preserve"> </w:t>
      </w:r>
      <w:ins w:id="60" w:author="MT1a" w:date="2026-02-03T11:45:00Z" w16du:dateUtc="2026-02-03T10:45:00Z">
        <w:r w:rsidR="00181B2E">
          <w:rPr>
            <w:rFonts w:ascii="Arial" w:hAnsi="Arial" w:cs="Arial"/>
            <w:sz w:val="20"/>
            <w:szCs w:val="20"/>
            <w:lang w:val="de-DE"/>
          </w:rPr>
          <w:t>und besondere</w:t>
        </w:r>
      </w:ins>
      <w:ins w:id="61" w:author="MT1a" w:date="2026-02-03T11:47:00Z" w16du:dateUtc="2026-02-03T10:47:00Z">
        <w:r w:rsidR="00181B2E">
          <w:rPr>
            <w:rFonts w:ascii="Arial" w:hAnsi="Arial" w:cs="Arial"/>
            <w:sz w:val="20"/>
            <w:szCs w:val="20"/>
            <w:lang w:val="de-DE"/>
          </w:rPr>
          <w:t>n</w:t>
        </w:r>
      </w:ins>
      <w:ins w:id="62" w:author="MT1a" w:date="2026-02-03T11:45:00Z" w16du:dateUtc="2026-02-03T10:45:00Z">
        <w:r w:rsidR="00181B2E">
          <w:rPr>
            <w:rFonts w:ascii="Arial" w:hAnsi="Arial" w:cs="Arial"/>
            <w:sz w:val="20"/>
            <w:szCs w:val="20"/>
            <w:lang w:val="de-DE"/>
          </w:rPr>
          <w:t xml:space="preserve"> </w:t>
        </w:r>
      </w:ins>
      <w:del w:id="63" w:author="MT1a" w:date="2026-02-03T11:55:00Z" w16du:dateUtc="2026-02-03T10:55:00Z">
        <w:r w:rsidRPr="002D46D3" w:rsidDel="008573A7">
          <w:rPr>
            <w:rFonts w:ascii="Arial" w:hAnsi="Arial" w:cs="Arial"/>
            <w:sz w:val="20"/>
            <w:szCs w:val="20"/>
            <w:lang w:val="de-DE"/>
          </w:rPr>
          <w:delText>Umstände</w:delText>
        </w:r>
      </w:del>
      <w:ins w:id="64" w:author="MT1a" w:date="2026-02-03T11:55:00Z" w16du:dateUtc="2026-02-03T10:55:00Z">
        <w:r w:rsidR="008573A7" w:rsidRPr="002D46D3">
          <w:rPr>
            <w:rFonts w:ascii="Arial" w:hAnsi="Arial" w:cs="Arial"/>
            <w:sz w:val="20"/>
            <w:szCs w:val="20"/>
            <w:lang w:val="de-DE"/>
          </w:rPr>
          <w:t>Umstände</w:t>
        </w:r>
        <w:r w:rsidR="008573A7">
          <w:rPr>
            <w:rFonts w:ascii="Arial" w:hAnsi="Arial" w:cs="Arial"/>
            <w:sz w:val="20"/>
            <w:szCs w:val="20"/>
            <w:lang w:val="de-DE"/>
          </w:rPr>
          <w:t>n auf</w:t>
        </w:r>
      </w:ins>
      <w:ins w:id="65" w:author="MT1a" w:date="2026-02-03T11:47:00Z" w16du:dateUtc="2026-02-03T10:47:00Z">
        <w:r w:rsidR="00181B2E">
          <w:rPr>
            <w:rFonts w:ascii="Arial" w:hAnsi="Arial" w:cs="Arial"/>
            <w:sz w:val="20"/>
            <w:szCs w:val="20"/>
            <w:lang w:val="de-DE"/>
          </w:rPr>
          <w:t xml:space="preserve"> bestimmte Situationen zutre</w:t>
        </w:r>
      </w:ins>
      <w:ins w:id="66" w:author="MT1a" w:date="2026-02-03T11:48:00Z" w16du:dateUtc="2026-02-03T10:48:00Z">
        <w:r w:rsidR="00181B2E">
          <w:rPr>
            <w:rFonts w:ascii="Arial" w:hAnsi="Arial" w:cs="Arial"/>
            <w:sz w:val="20"/>
            <w:szCs w:val="20"/>
            <w:lang w:val="de-DE"/>
          </w:rPr>
          <w:t>ffen</w:t>
        </w:r>
      </w:ins>
      <w:del w:id="67" w:author="MT1a" w:date="2026-02-03T11:48:00Z" w16du:dateUtc="2026-02-03T10:48:00Z">
        <w:r w:rsidRPr="002D46D3" w:rsidDel="00181B2E">
          <w:rPr>
            <w:rFonts w:ascii="Arial" w:hAnsi="Arial" w:cs="Arial"/>
            <w:sz w:val="20"/>
            <w:szCs w:val="20"/>
            <w:lang w:val="de-DE"/>
          </w:rPr>
          <w:delText xml:space="preserve"> gelten</w:delText>
        </w:r>
      </w:del>
      <w:r w:rsidRPr="002D46D3">
        <w:rPr>
          <w:rFonts w:ascii="Arial" w:hAnsi="Arial" w:cs="Arial"/>
          <w:sz w:val="20"/>
          <w:szCs w:val="20"/>
          <w:lang w:val="de-DE"/>
        </w:rPr>
        <w:t xml:space="preserve"> können</w:t>
      </w:r>
      <w:ins w:id="68" w:author="MT1a" w:date="2026-02-03T11:48:00Z" w16du:dateUtc="2026-02-03T10:48:00Z">
        <w:r w:rsidR="00181B2E">
          <w:rPr>
            <w:rFonts w:ascii="Arial" w:hAnsi="Arial" w:cs="Arial"/>
            <w:sz w:val="20"/>
            <w:szCs w:val="20"/>
            <w:lang w:val="de-DE"/>
          </w:rPr>
          <w:t>. D</w:t>
        </w:r>
      </w:ins>
      <w:del w:id="69" w:author="MT1a" w:date="2026-02-03T11:48:00Z" w16du:dateUtc="2026-02-03T10:48:00Z">
        <w:r w:rsidRPr="002D46D3" w:rsidDel="00181B2E">
          <w:rPr>
            <w:rFonts w:ascii="Arial" w:hAnsi="Arial" w:cs="Arial"/>
            <w:sz w:val="20"/>
            <w:szCs w:val="20"/>
            <w:lang w:val="de-DE"/>
          </w:rPr>
          <w:delText>, d</w:delText>
        </w:r>
      </w:del>
      <w:r w:rsidRPr="002D46D3">
        <w:rPr>
          <w:rFonts w:ascii="Arial" w:hAnsi="Arial" w:cs="Arial"/>
          <w:sz w:val="20"/>
          <w:szCs w:val="20"/>
          <w:lang w:val="de-DE"/>
        </w:rPr>
        <w:t xml:space="preserve">aher ist es am besten, </w:t>
      </w:r>
      <w:r w:rsidR="003A51FC">
        <w:rPr>
          <w:rFonts w:ascii="Arial" w:hAnsi="Arial" w:cs="Arial"/>
          <w:sz w:val="20"/>
          <w:szCs w:val="20"/>
          <w:lang w:val="de-DE"/>
        </w:rPr>
        <w:t xml:space="preserve">die </w:t>
      </w:r>
      <w:r w:rsidR="002D46D3" w:rsidRPr="002D46D3">
        <w:rPr>
          <w:rFonts w:ascii="Arial" w:hAnsi="Arial" w:cs="Arial"/>
          <w:sz w:val="20"/>
          <w:szCs w:val="20"/>
          <w:lang w:val="de-DE"/>
        </w:rPr>
        <w:t>Allgemeine</w:t>
      </w:r>
      <w:r w:rsidR="003A51FC">
        <w:rPr>
          <w:rFonts w:ascii="Arial" w:hAnsi="Arial" w:cs="Arial"/>
          <w:sz w:val="20"/>
          <w:szCs w:val="20"/>
          <w:lang w:val="de-DE"/>
        </w:rPr>
        <w:t>n</w:t>
      </w:r>
      <w:r w:rsidR="002D46D3" w:rsidRPr="002D46D3">
        <w:rPr>
          <w:rFonts w:ascii="Arial" w:hAnsi="Arial" w:cs="Arial"/>
          <w:sz w:val="20"/>
          <w:szCs w:val="20"/>
          <w:lang w:val="de-DE"/>
        </w:rPr>
        <w:t xml:space="preserve"> Versicherungsbedingungen </w:t>
      </w:r>
      <w:r w:rsidRPr="002D46D3">
        <w:rPr>
          <w:rFonts w:ascii="Arial" w:hAnsi="Arial" w:cs="Arial"/>
          <w:sz w:val="20"/>
          <w:szCs w:val="20"/>
          <w:lang w:val="de-DE"/>
        </w:rPr>
        <w:t xml:space="preserve">so bald wie möglich zu </w:t>
      </w:r>
      <w:ins w:id="70" w:author="MT1a" w:date="2026-02-03T11:48:00Z" w16du:dateUtc="2026-02-03T10:48:00Z">
        <w:r w:rsidR="00181B2E">
          <w:rPr>
            <w:rFonts w:ascii="Arial" w:hAnsi="Arial" w:cs="Arial"/>
            <w:sz w:val="20"/>
            <w:szCs w:val="20"/>
            <w:lang w:val="de-DE"/>
          </w:rPr>
          <w:t>prüfen</w:t>
        </w:r>
      </w:ins>
      <w:del w:id="71" w:author="MT1a" w:date="2026-02-03T11:48:00Z" w16du:dateUtc="2026-02-03T10:48:00Z">
        <w:r w:rsidRPr="002D46D3" w:rsidDel="00181B2E">
          <w:rPr>
            <w:rFonts w:ascii="Arial" w:hAnsi="Arial" w:cs="Arial"/>
            <w:sz w:val="20"/>
            <w:szCs w:val="20"/>
            <w:lang w:val="de-DE"/>
          </w:rPr>
          <w:delText>lesen</w:delText>
        </w:r>
      </w:del>
      <w:r w:rsidRPr="002D46D3">
        <w:rPr>
          <w:rFonts w:ascii="Arial" w:hAnsi="Arial" w:cs="Arial"/>
          <w:sz w:val="20"/>
          <w:szCs w:val="20"/>
          <w:lang w:val="de-DE"/>
        </w:rPr>
        <w:t>.</w:t>
      </w:r>
    </w:p>
    <w:p w:rsidR="00CC41DF" w:rsidRPr="0037182A" w:rsidRDefault="00CC41DF" w:rsidP="0037182A">
      <w:pPr>
        <w:spacing w:after="0" w:line="240" w:lineRule="auto"/>
        <w:jc w:val="both"/>
        <w:rPr>
          <w:rFonts w:ascii="Arial" w:hAnsi="Arial"/>
          <w:sz w:val="20"/>
          <w:lang w:val="de-DE"/>
        </w:rPr>
      </w:pPr>
    </w:p>
    <w:p w:rsidR="000B368C" w:rsidRPr="0037182A" w:rsidRDefault="00AD1C3B" w:rsidP="000B368C">
      <w:pPr>
        <w:spacing w:after="0" w:line="240" w:lineRule="auto"/>
        <w:rPr>
          <w:rFonts w:ascii="Arial" w:hAnsi="Arial"/>
          <w:b/>
          <w:color w:val="002060"/>
          <w:sz w:val="24"/>
          <w:lang w:val="en-AU"/>
        </w:rPr>
      </w:pPr>
      <w:r w:rsidRPr="0037182A">
        <w:rPr>
          <w:rFonts w:ascii="Arial" w:hAnsi="Arial"/>
          <w:b/>
          <w:color w:val="002060"/>
          <w:sz w:val="24"/>
          <w:lang w:val="en-AU"/>
        </w:rPr>
        <w:t xml:space="preserve">WICHTIGE </w:t>
      </w:r>
      <w:proofErr w:type="spellStart"/>
      <w:r w:rsidRPr="0037182A">
        <w:rPr>
          <w:rFonts w:ascii="Arial" w:hAnsi="Arial"/>
          <w:b/>
          <w:color w:val="002060"/>
          <w:sz w:val="24"/>
          <w:lang w:val="en-AU"/>
        </w:rPr>
        <w:t>Kontaktinformationen</w:t>
      </w:r>
      <w:proofErr w:type="spellEnd"/>
    </w:p>
    <w:p w:rsidR="00AD1C3B" w:rsidRPr="0037182A" w:rsidRDefault="00AD1C3B" w:rsidP="000B368C">
      <w:pPr>
        <w:spacing w:after="0" w:line="240" w:lineRule="auto"/>
        <w:rPr>
          <w:rFonts w:ascii="Arial" w:hAnsi="Arial"/>
          <w:b/>
          <w:color w:val="002060"/>
          <w:sz w:val="20"/>
          <w:lang w:val="en-AU"/>
        </w:rPr>
      </w:pPr>
    </w:p>
    <w:tbl>
      <w:tblPr>
        <w:tblStyle w:val="TableGrid"/>
        <w:tblW w:w="0" w:type="auto"/>
        <w:tblLook w:val="04A0" w:firstRow="1" w:lastRow="0" w:firstColumn="1" w:lastColumn="0" w:noHBand="0" w:noVBand="1"/>
      </w:tblPr>
      <w:tblGrid>
        <w:gridCol w:w="2495"/>
        <w:gridCol w:w="8079"/>
      </w:tblGrid>
      <w:tr w:rsidR="00C220A1" w:rsidRPr="000E5AC5" w:rsidTr="0037182A">
        <w:tc>
          <w:tcPr>
            <w:tcW w:w="2495" w:type="dxa"/>
          </w:tcPr>
          <w:p w:rsidR="00E802FF" w:rsidRPr="0037182A" w:rsidRDefault="00E802FF" w:rsidP="00E802FF">
            <w:pPr>
              <w:rPr>
                <w:rFonts w:ascii="Arial" w:hAnsi="Arial"/>
                <w:b/>
                <w:color w:val="002060"/>
                <w:sz w:val="20"/>
                <w:lang w:val="de-AT"/>
              </w:rPr>
            </w:pPr>
            <w:r w:rsidRPr="0037182A">
              <w:rPr>
                <w:rFonts w:ascii="Arial" w:hAnsi="Arial"/>
                <w:b/>
                <w:color w:val="002060"/>
                <w:sz w:val="20"/>
                <w:lang w:val="de-AT"/>
              </w:rPr>
              <w:t xml:space="preserve">Haben Sie </w:t>
            </w:r>
            <w:r w:rsidRPr="00E802FF">
              <w:rPr>
                <w:rFonts w:ascii="Arial" w:hAnsi="Arial" w:cs="Arial"/>
                <w:b/>
                <w:color w:val="002060"/>
                <w:sz w:val="20"/>
                <w:szCs w:val="20"/>
                <w:lang w:val="de-AT"/>
              </w:rPr>
              <w:t xml:space="preserve">noch </w:t>
            </w:r>
            <w:r w:rsidRPr="0037182A">
              <w:rPr>
                <w:rFonts w:ascii="Arial" w:hAnsi="Arial"/>
                <w:b/>
                <w:color w:val="002060"/>
                <w:sz w:val="20"/>
                <w:lang w:val="de-AT"/>
              </w:rPr>
              <w:t xml:space="preserve">Fragen zur </w:t>
            </w:r>
            <w:r w:rsidRPr="0037182A">
              <w:rPr>
                <w:rFonts w:ascii="Arial" w:hAnsi="Arial"/>
                <w:b/>
                <w:color w:val="002060"/>
                <w:sz w:val="20"/>
                <w:lang w:val="de-DE"/>
              </w:rPr>
              <w:t>Versicherung?</w:t>
            </w:r>
          </w:p>
          <w:p w:rsidR="00C220A1" w:rsidRPr="0037182A" w:rsidRDefault="00C220A1" w:rsidP="00C220A1">
            <w:pPr>
              <w:rPr>
                <w:rFonts w:ascii="Arial" w:hAnsi="Arial"/>
                <w:b/>
                <w:color w:val="002060"/>
                <w:sz w:val="20"/>
                <w:lang w:val="de-DE"/>
              </w:rPr>
            </w:pPr>
          </w:p>
        </w:tc>
        <w:tc>
          <w:tcPr>
            <w:tcW w:w="8079" w:type="dxa"/>
          </w:tcPr>
          <w:p w:rsidR="00C220A1" w:rsidRPr="00EC3819" w:rsidRDefault="00C220A1" w:rsidP="0037182A">
            <w:pPr>
              <w:jc w:val="both"/>
              <w:rPr>
                <w:rFonts w:ascii="Arial" w:hAnsi="Arial" w:cs="Arial"/>
                <w:sz w:val="20"/>
                <w:szCs w:val="20"/>
                <w:lang w:val="de-DE"/>
              </w:rPr>
            </w:pPr>
            <w:r w:rsidRPr="0037182A">
              <w:rPr>
                <w:rFonts w:ascii="Arial" w:hAnsi="Arial"/>
                <w:sz w:val="20"/>
                <w:lang w:val="de-AT"/>
              </w:rPr>
              <w:t xml:space="preserve">Wenn Sie Fragen haben, rufen Sie uns unter </w:t>
            </w:r>
            <w:r w:rsidR="006939B7">
              <w:rPr>
                <w:rFonts w:ascii="Arial" w:hAnsi="Arial" w:cs="Arial"/>
                <w:b/>
                <w:bCs/>
                <w:sz w:val="20"/>
                <w:szCs w:val="20"/>
                <w:lang w:val="de-DE"/>
              </w:rPr>
              <w:t xml:space="preserve">+49 69 </w:t>
            </w:r>
            <w:ins w:id="72" w:author="MT1a" w:date="2026-02-03T11:48:00Z" w16du:dateUtc="2026-02-03T10:48:00Z">
              <w:r w:rsidR="00181B2E">
                <w:rPr>
                  <w:rFonts w:ascii="Arial" w:hAnsi="Arial" w:cs="Arial"/>
                  <w:b/>
                  <w:bCs/>
                  <w:sz w:val="20"/>
                  <w:szCs w:val="20"/>
                  <w:lang w:val="de-DE"/>
                </w:rPr>
                <w:t>3807 84 97</w:t>
              </w:r>
            </w:ins>
            <w:del w:id="73" w:author="MT1a" w:date="2026-02-03T11:48:00Z" w16du:dateUtc="2026-02-03T10:48:00Z">
              <w:r w:rsidR="006939B7" w:rsidDel="00181B2E">
                <w:rPr>
                  <w:rFonts w:ascii="Arial" w:hAnsi="Arial" w:cs="Arial"/>
                  <w:b/>
                  <w:bCs/>
                  <w:sz w:val="20"/>
                  <w:szCs w:val="20"/>
                  <w:lang w:val="de-DE"/>
                </w:rPr>
                <w:delText>2</w:delText>
              </w:r>
            </w:del>
            <w:del w:id="74" w:author="MT1a" w:date="2026-02-03T11:49:00Z" w16du:dateUtc="2026-02-03T10:49:00Z">
              <w:r w:rsidR="006939B7" w:rsidDel="00181B2E">
                <w:rPr>
                  <w:rFonts w:ascii="Arial" w:hAnsi="Arial" w:cs="Arial"/>
                  <w:b/>
                  <w:bCs/>
                  <w:sz w:val="20"/>
                  <w:szCs w:val="20"/>
                  <w:lang w:val="de-DE"/>
                </w:rPr>
                <w:delText>222 8347</w:delText>
              </w:r>
            </w:del>
            <w:r w:rsidRPr="0037182A">
              <w:rPr>
                <w:rFonts w:ascii="Arial" w:hAnsi="Arial"/>
                <w:b/>
                <w:sz w:val="20"/>
                <w:lang w:val="de-AT"/>
              </w:rPr>
              <w:t xml:space="preserve"> </w:t>
            </w:r>
            <w:r w:rsidRPr="0037182A">
              <w:rPr>
                <w:rFonts w:ascii="Arial" w:hAnsi="Arial"/>
                <w:sz w:val="20"/>
                <w:lang w:val="de-AT"/>
              </w:rPr>
              <w:t xml:space="preserve">zwischen </w:t>
            </w:r>
            <w:ins w:id="75" w:author="MT1a" w:date="2026-02-03T11:49:00Z" w16du:dateUtc="2026-02-03T10:49:00Z">
              <w:r w:rsidR="00181B2E">
                <w:rPr>
                  <w:rFonts w:ascii="Arial" w:hAnsi="Arial" w:cs="Arial"/>
                  <w:b/>
                  <w:bCs/>
                  <w:sz w:val="20"/>
                  <w:szCs w:val="20"/>
                  <w:lang w:val="de-DE"/>
                </w:rPr>
                <w:t>09:00</w:t>
              </w:r>
            </w:ins>
            <w:del w:id="76" w:author="MT1a" w:date="2026-02-03T11:49:00Z" w16du:dateUtc="2026-02-03T10:49:00Z">
              <w:r w:rsidR="006939B7" w:rsidDel="00181B2E">
                <w:rPr>
                  <w:rFonts w:ascii="Arial" w:hAnsi="Arial" w:cs="Arial"/>
                  <w:b/>
                  <w:bCs/>
                  <w:sz w:val="20"/>
                  <w:szCs w:val="20"/>
                  <w:lang w:val="de-DE"/>
                </w:rPr>
                <w:delText>9</w:delText>
              </w:r>
            </w:del>
            <w:r w:rsidR="006939B7">
              <w:rPr>
                <w:rFonts w:ascii="Arial" w:hAnsi="Arial" w:cs="Arial"/>
                <w:b/>
                <w:bCs/>
                <w:sz w:val="20"/>
                <w:szCs w:val="20"/>
                <w:lang w:val="de-DE"/>
              </w:rPr>
              <w:t xml:space="preserve"> </w:t>
            </w:r>
            <w:ins w:id="77" w:author="MT1a" w:date="2026-02-03T11:49:00Z" w16du:dateUtc="2026-02-03T10:49:00Z">
              <w:r w:rsidR="00181B2E">
                <w:rPr>
                  <w:rFonts w:ascii="Arial" w:hAnsi="Arial" w:cs="Arial"/>
                  <w:b/>
                  <w:bCs/>
                  <w:sz w:val="20"/>
                  <w:szCs w:val="20"/>
                  <w:lang w:val="de-DE"/>
                </w:rPr>
                <w:t>und 17:00</w:t>
              </w:r>
            </w:ins>
            <w:del w:id="78" w:author="MT1a" w:date="2026-02-03T11:49:00Z" w16du:dateUtc="2026-02-03T10:49:00Z">
              <w:r w:rsidR="006939B7" w:rsidDel="00181B2E">
                <w:rPr>
                  <w:rFonts w:ascii="Arial" w:hAnsi="Arial" w:cs="Arial"/>
                  <w:b/>
                  <w:bCs/>
                  <w:sz w:val="20"/>
                  <w:szCs w:val="20"/>
                  <w:lang w:val="de-DE"/>
                </w:rPr>
                <w:delText>bis 17 Uhr</w:delText>
              </w:r>
            </w:del>
            <w:r w:rsidR="006939B7">
              <w:rPr>
                <w:rFonts w:ascii="Arial" w:hAnsi="Arial" w:cs="Arial"/>
                <w:b/>
                <w:bCs/>
                <w:sz w:val="20"/>
                <w:szCs w:val="20"/>
                <w:lang w:val="de-DE"/>
              </w:rPr>
              <w:t xml:space="preserve"> Montag bis Freitag</w:t>
            </w:r>
            <w:r w:rsidRPr="0037182A">
              <w:rPr>
                <w:rFonts w:ascii="Arial" w:hAnsi="Arial"/>
                <w:b/>
                <w:sz w:val="20"/>
                <w:lang w:val="de-AT"/>
              </w:rPr>
              <w:t xml:space="preserve"> </w:t>
            </w:r>
            <w:r w:rsidRPr="0037182A">
              <w:rPr>
                <w:rFonts w:ascii="Arial" w:hAnsi="Arial"/>
                <w:sz w:val="20"/>
                <w:lang w:val="de-AT"/>
              </w:rPr>
              <w:t>an</w:t>
            </w:r>
            <w:ins w:id="79" w:author="MT1a" w:date="2026-02-03T11:49:00Z" w16du:dateUtc="2026-02-03T10:49:00Z">
              <w:r w:rsidR="00181B2E">
                <w:rPr>
                  <w:rFonts w:ascii="Arial" w:hAnsi="Arial"/>
                  <w:sz w:val="20"/>
                  <w:lang w:val="de-AT"/>
                </w:rPr>
                <w:t>, ODER</w:t>
              </w:r>
            </w:ins>
            <w:del w:id="80" w:author="MT1a" w:date="2026-02-03T11:49:00Z" w16du:dateUtc="2026-02-03T10:49:00Z">
              <w:r w:rsidRPr="0037182A" w:rsidDel="00181B2E">
                <w:rPr>
                  <w:rFonts w:ascii="Arial" w:hAnsi="Arial"/>
                  <w:sz w:val="20"/>
                  <w:lang w:val="de-AT"/>
                </w:rPr>
                <w:delText xml:space="preserve"> </w:delText>
              </w:r>
              <w:r w:rsidDel="00181B2E">
                <w:rPr>
                  <w:rFonts w:ascii="Arial" w:hAnsi="Arial" w:cs="Arial"/>
                  <w:sz w:val="20"/>
                  <w:szCs w:val="20"/>
                  <w:lang w:val="de-AT"/>
                </w:rPr>
                <w:delText>oder</w:delText>
              </w:r>
            </w:del>
            <w:r w:rsidRPr="0037182A">
              <w:rPr>
                <w:rFonts w:ascii="Arial" w:hAnsi="Arial"/>
                <w:sz w:val="20"/>
                <w:lang w:val="de-AT"/>
              </w:rPr>
              <w:t xml:space="preserve"> </w:t>
            </w:r>
            <w:ins w:id="81" w:author="MT1a" w:date="2026-02-03T11:49:00Z" w16du:dateUtc="2026-02-03T10:49:00Z">
              <w:r w:rsidR="00181B2E">
                <w:rPr>
                  <w:rFonts w:ascii="Arial" w:hAnsi="Arial"/>
                  <w:sz w:val="20"/>
                  <w:lang w:val="de-AT"/>
                </w:rPr>
                <w:t>kontaktieren Sie uns über das Online-Formular</w:t>
              </w:r>
            </w:ins>
            <w:ins w:id="82" w:author="MT1a" w:date="2026-02-03T11:50:00Z" w16du:dateUtc="2026-02-03T10:50:00Z">
              <w:r w:rsidR="00181B2E">
                <w:rPr>
                  <w:rFonts w:ascii="Arial" w:hAnsi="Arial"/>
                  <w:sz w:val="20"/>
                  <w:lang w:val="de-AT"/>
                </w:rPr>
                <w:t xml:space="preserve"> </w:t>
              </w:r>
              <w:r w:rsidR="00181B2E">
                <w:rPr>
                  <w:rFonts w:eastAsia="Aptos Narrow" w:cstheme="minorHAnsi"/>
                  <w:color w:val="242424"/>
                  <w:sz w:val="20"/>
                  <w:szCs w:val="20"/>
                  <w:lang w:val="en-GB"/>
                </w:rPr>
                <w:fldChar w:fldCharType="begin"/>
              </w:r>
              <w:r w:rsidR="00181B2E" w:rsidRPr="00181B2E">
                <w:rPr>
                  <w:rFonts w:eastAsia="Aptos Narrow" w:cstheme="minorHAnsi"/>
                  <w:color w:val="242424"/>
                  <w:sz w:val="20"/>
                  <w:szCs w:val="20"/>
                  <w:lang w:val="de-DE"/>
                  <w:rPrChange w:id="83" w:author="MT1a" w:date="2026-02-03T11:50:00Z" w16du:dateUtc="2026-02-03T10:50:00Z">
                    <w:rPr>
                      <w:rFonts w:eastAsia="Aptos Narrow" w:cstheme="minorHAnsi"/>
                      <w:color w:val="242424"/>
                      <w:sz w:val="20"/>
                      <w:szCs w:val="20"/>
                      <w:lang w:val="en-GB"/>
                    </w:rPr>
                  </w:rPrChange>
                </w:rPr>
                <w:instrText>HYPERLINK "https://covermore-europe-expedia.zendesk.com/hc/"</w:instrText>
              </w:r>
              <w:r w:rsidR="00181B2E">
                <w:rPr>
                  <w:rFonts w:eastAsia="Aptos Narrow" w:cstheme="minorHAnsi"/>
                  <w:color w:val="242424"/>
                  <w:sz w:val="20"/>
                  <w:szCs w:val="20"/>
                  <w:lang w:val="en-GB"/>
                </w:rPr>
              </w:r>
              <w:r w:rsidR="00181B2E">
                <w:rPr>
                  <w:rFonts w:eastAsia="Aptos Narrow" w:cstheme="minorHAnsi"/>
                  <w:color w:val="242424"/>
                  <w:sz w:val="20"/>
                  <w:szCs w:val="20"/>
                  <w:lang w:val="en-GB"/>
                </w:rPr>
                <w:fldChar w:fldCharType="separate"/>
              </w:r>
              <w:r w:rsidR="00181B2E" w:rsidRPr="00E33917">
                <w:rPr>
                  <w:rStyle w:val="Hyperlink"/>
                  <w:rFonts w:cstheme="minorHAnsi"/>
                  <w:sz w:val="20"/>
                  <w:szCs w:val="20"/>
                  <w:lang w:val="de-DE"/>
                </w:rPr>
                <w:t>https://covermore-europe-expedia.zendesk.com/hc/</w:t>
              </w:r>
              <w:r w:rsidR="00181B2E">
                <w:rPr>
                  <w:rFonts w:eastAsia="Aptos Narrow" w:cstheme="minorHAnsi"/>
                  <w:color w:val="242424"/>
                  <w:sz w:val="20"/>
                  <w:szCs w:val="20"/>
                  <w:lang w:val="en-GB"/>
                </w:rPr>
                <w:fldChar w:fldCharType="end"/>
              </w:r>
              <w:r w:rsidR="00181B2E" w:rsidRPr="00E33917">
                <w:rPr>
                  <w:rFonts w:eastAsia="Aptos Narrow" w:cstheme="minorHAnsi"/>
                  <w:color w:val="242424"/>
                  <w:sz w:val="20"/>
                  <w:szCs w:val="20"/>
                  <w:lang w:val="de-DE"/>
                </w:rPr>
                <w:t xml:space="preserve"> </w:t>
              </w:r>
              <w:r w:rsidR="00181B2E">
                <w:rPr>
                  <w:rFonts w:eastAsia="Aptos Narrow" w:cstheme="minorHAnsi"/>
                  <w:color w:val="242424"/>
                  <w:sz w:val="20"/>
                  <w:szCs w:val="20"/>
                  <w:lang w:val="de-DE"/>
                </w:rPr>
                <w:t xml:space="preserve">oder </w:t>
              </w:r>
            </w:ins>
            <w:r w:rsidRPr="0037182A">
              <w:rPr>
                <w:rFonts w:ascii="Arial" w:hAnsi="Arial"/>
                <w:sz w:val="20"/>
                <w:lang w:val="de-AT"/>
              </w:rPr>
              <w:t xml:space="preserve">schreiben Sie uns eine E-Mail an </w:t>
            </w:r>
            <w:ins w:id="84" w:author="MT1a" w:date="2026-02-03T11:51:00Z" w16du:dateUtc="2026-02-03T10:51:00Z">
              <w:r w:rsidR="00181B2E">
                <w:rPr>
                  <w:rFonts w:ascii="Arial" w:hAnsi="Arial" w:cs="Arial"/>
                  <w:b/>
                  <w:bCs/>
                  <w:sz w:val="20"/>
                  <w:szCs w:val="20"/>
                  <w:lang w:val="de-DE"/>
                </w:rPr>
                <w:fldChar w:fldCharType="begin"/>
              </w:r>
              <w:r w:rsidR="00181B2E">
                <w:rPr>
                  <w:rFonts w:ascii="Arial" w:hAnsi="Arial" w:cs="Arial"/>
                  <w:b/>
                  <w:bCs/>
                  <w:sz w:val="20"/>
                  <w:szCs w:val="20"/>
                  <w:lang w:val="de-DE"/>
                </w:rPr>
                <w:instrText>HYPERLINK "mailto:"</w:instrText>
              </w:r>
              <w:r w:rsidR="00181B2E">
                <w:rPr>
                  <w:rFonts w:ascii="Arial" w:hAnsi="Arial" w:cs="Arial"/>
                  <w:b/>
                  <w:bCs/>
                  <w:sz w:val="20"/>
                  <w:szCs w:val="20"/>
                  <w:lang w:val="de-DE"/>
                </w:rPr>
              </w:r>
              <w:r w:rsidR="00181B2E">
                <w:rPr>
                  <w:rFonts w:ascii="Arial" w:hAnsi="Arial" w:cs="Arial"/>
                  <w:b/>
                  <w:bCs/>
                  <w:sz w:val="20"/>
                  <w:szCs w:val="20"/>
                  <w:lang w:val="de-DE"/>
                </w:rPr>
                <w:fldChar w:fldCharType="separate"/>
              </w:r>
            </w:ins>
            <w:del w:id="85" w:author="MT1a" w:date="2026-02-03T11:51:00Z" w16du:dateUtc="2026-02-03T10:51:00Z">
              <w:r w:rsidR="00181B2E" w:rsidRPr="00181B2E" w:rsidDel="00181B2E">
                <w:rPr>
                  <w:rStyle w:val="Hyperlink"/>
                  <w:rFonts w:ascii="Arial" w:hAnsi="Arial" w:cs="Arial"/>
                  <w:b/>
                  <w:bCs/>
                  <w:sz w:val="20"/>
                  <w:szCs w:val="20"/>
                  <w:lang w:val="de-DE"/>
                </w:rPr>
                <w:delText>DE.expcustsvc@aig.com</w:delText>
              </w:r>
            </w:del>
            <w:ins w:id="86" w:author="MT1a" w:date="2026-02-03T11:51:00Z" w16du:dateUtc="2026-02-03T10:51:00Z">
              <w:r w:rsidR="00181B2E">
                <w:rPr>
                  <w:rFonts w:ascii="Arial" w:hAnsi="Arial" w:cs="Arial"/>
                  <w:b/>
                  <w:bCs/>
                  <w:sz w:val="20"/>
                  <w:szCs w:val="20"/>
                  <w:lang w:val="de-DE"/>
                </w:rPr>
                <w:fldChar w:fldCharType="end"/>
              </w:r>
            </w:ins>
            <w:del w:id="87" w:author="MT1a" w:date="2026-02-03T11:51:00Z" w16du:dateUtc="2026-02-03T10:51:00Z">
              <w:r w:rsidRPr="0037182A" w:rsidDel="00181B2E">
                <w:rPr>
                  <w:rFonts w:ascii="Arial" w:hAnsi="Arial"/>
                  <w:b/>
                  <w:sz w:val="20"/>
                  <w:lang w:val="de-AT"/>
                </w:rPr>
                <w:delText xml:space="preserve"> </w:delText>
              </w:r>
            </w:del>
            <w:ins w:id="88" w:author="MT1a" w:date="2026-02-03T11:51:00Z" w16du:dateUtc="2026-02-03T10:51:00Z">
              <w:del w:id="89" w:author="Kitchens, Darcy" w:date="2026-02-18T12:43:00Z" w16du:dateUtc="2026-02-18T18:43:00Z">
                <w:r w:rsidR="00181B2E" w:rsidDel="001E479B">
                  <w:rPr>
                    <w:rFonts w:ascii="Arial" w:hAnsi="Arial"/>
                    <w:b/>
                    <w:sz w:val="20"/>
                    <w:lang w:val="de-AT"/>
                  </w:rPr>
                  <w:delText xml:space="preserve"> </w:delText>
                </w:r>
              </w:del>
              <w:r w:rsidR="00181B2E">
                <w:fldChar w:fldCharType="begin"/>
              </w:r>
              <w:r w:rsidR="00181B2E" w:rsidRPr="00181B2E">
                <w:rPr>
                  <w:lang w:val="de-DE"/>
                  <w:rPrChange w:id="90" w:author="MT1a" w:date="2026-02-03T11:51:00Z" w16du:dateUtc="2026-02-03T10:51:00Z">
                    <w:rPr/>
                  </w:rPrChange>
                </w:rPr>
                <w:instrText>HYPERLINK "mailto:expedia@cs.covermoreeurope.com"</w:instrText>
              </w:r>
              <w:r w:rsidR="00181B2E">
                <w:fldChar w:fldCharType="separate"/>
              </w:r>
              <w:r w:rsidR="00181B2E" w:rsidRPr="00E33917">
                <w:rPr>
                  <w:rStyle w:val="Hyperlink"/>
                  <w:rFonts w:ascii="Arial" w:hAnsi="Arial" w:cstheme="majorBidi"/>
                  <w:sz w:val="20"/>
                  <w:szCs w:val="20"/>
                  <w:lang w:val="de-DE"/>
                </w:rPr>
                <w:t>expedia@cs.covermoreeurope.com</w:t>
              </w:r>
              <w:r w:rsidR="00181B2E">
                <w:fldChar w:fldCharType="end"/>
              </w:r>
              <w:r w:rsidR="00181B2E" w:rsidRPr="00E33917">
                <w:rPr>
                  <w:lang w:val="de-DE"/>
                </w:rPr>
                <w:t xml:space="preserve"> </w:t>
              </w:r>
            </w:ins>
            <w:r w:rsidRPr="00FF61D4">
              <w:rPr>
                <w:rFonts w:ascii="Arial" w:hAnsi="Arial" w:cs="Arial"/>
                <w:sz w:val="20"/>
                <w:szCs w:val="20"/>
                <w:lang w:val="de-DE"/>
              </w:rPr>
              <w:t xml:space="preserve">und geben Sie Ihre Policennummer </w:t>
            </w:r>
            <w:r w:rsidRPr="00FF61D4">
              <w:rPr>
                <w:rFonts w:ascii="Arial" w:hAnsi="Arial" w:cs="Arial"/>
                <w:b/>
                <w:bCs/>
                <w:sz w:val="20"/>
                <w:szCs w:val="20"/>
                <w:lang w:val="de-DE"/>
              </w:rPr>
              <w:t xml:space="preserve"> </w:t>
            </w:r>
            <w:r w:rsidRPr="00FF61D4">
              <w:rPr>
                <w:rFonts w:ascii="Arial" w:hAnsi="Arial" w:cs="Arial"/>
                <w:sz w:val="20"/>
                <w:szCs w:val="20"/>
                <w:lang w:val="de-DE"/>
              </w:rPr>
              <w:t xml:space="preserve">an. </w:t>
            </w:r>
          </w:p>
          <w:p w:rsidR="00C220A1" w:rsidRPr="0037182A" w:rsidRDefault="00C220A1" w:rsidP="0037182A">
            <w:pPr>
              <w:jc w:val="both"/>
              <w:rPr>
                <w:rFonts w:ascii="Arial" w:hAnsi="Arial"/>
                <w:b/>
                <w:sz w:val="20"/>
                <w:lang w:val="de-AT"/>
              </w:rPr>
            </w:pPr>
          </w:p>
          <w:p w:rsidR="00C220A1" w:rsidRPr="00EC3819" w:rsidRDefault="00C220A1" w:rsidP="0037182A">
            <w:pPr>
              <w:jc w:val="both"/>
              <w:rPr>
                <w:rFonts w:ascii="Arial" w:hAnsi="Arial" w:cs="Arial"/>
                <w:sz w:val="20"/>
                <w:szCs w:val="20"/>
                <w:lang w:val="de-DE"/>
              </w:rPr>
            </w:pPr>
            <w:r w:rsidRPr="00FF61D4">
              <w:rPr>
                <w:rFonts w:ascii="Arial" w:hAnsi="Arial" w:cs="Arial"/>
                <w:sz w:val="20"/>
                <w:szCs w:val="20"/>
                <w:lang w:val="de-DE"/>
              </w:rPr>
              <w:t>Wünschen Sie d</w:t>
            </w:r>
            <w:r>
              <w:rPr>
                <w:rFonts w:ascii="Arial" w:hAnsi="Arial" w:cs="Arial"/>
                <w:sz w:val="20"/>
                <w:szCs w:val="20"/>
                <w:lang w:val="de-DE"/>
              </w:rPr>
              <w:t>en</w:t>
            </w:r>
            <w:r w:rsidRPr="00FF61D4">
              <w:rPr>
                <w:rFonts w:ascii="Arial" w:hAnsi="Arial" w:cs="Arial"/>
                <w:sz w:val="20"/>
                <w:szCs w:val="20"/>
                <w:lang w:val="de-DE"/>
              </w:rPr>
              <w:t xml:space="preserve"> </w:t>
            </w:r>
            <w:r>
              <w:rPr>
                <w:rFonts w:ascii="Arial" w:hAnsi="Arial" w:cs="Arial"/>
                <w:sz w:val="20"/>
                <w:szCs w:val="20"/>
                <w:u w:val="single"/>
                <w:lang w:val="de-DE"/>
              </w:rPr>
              <w:t>Versand</w:t>
            </w:r>
            <w:r w:rsidRPr="00FF61D4">
              <w:rPr>
                <w:rFonts w:ascii="Arial" w:hAnsi="Arial" w:cs="Arial"/>
                <w:sz w:val="20"/>
                <w:szCs w:val="20"/>
                <w:u w:val="single"/>
                <w:lang w:val="de-DE"/>
              </w:rPr>
              <w:t xml:space="preserve"> Ihrer Versicherungsunterlagen per Post</w:t>
            </w:r>
            <w:r w:rsidRPr="00FF61D4">
              <w:rPr>
                <w:rFonts w:ascii="Arial" w:hAnsi="Arial" w:cs="Arial"/>
                <w:sz w:val="20"/>
                <w:szCs w:val="20"/>
                <w:lang w:val="de-DE"/>
              </w:rPr>
              <w:t xml:space="preserve">, </w:t>
            </w:r>
            <w:r>
              <w:rPr>
                <w:rFonts w:ascii="Arial" w:hAnsi="Arial" w:cs="Arial"/>
                <w:sz w:val="20"/>
                <w:szCs w:val="20"/>
                <w:lang w:val="de-DE"/>
              </w:rPr>
              <w:t>so können</w:t>
            </w:r>
            <w:r w:rsidRPr="00FF61D4">
              <w:rPr>
                <w:rFonts w:ascii="Arial" w:hAnsi="Arial" w:cs="Arial"/>
                <w:sz w:val="20"/>
                <w:szCs w:val="20"/>
                <w:lang w:val="de-DE"/>
              </w:rPr>
              <w:t xml:space="preserve"> Sie uns</w:t>
            </w:r>
            <w:r>
              <w:rPr>
                <w:rFonts w:ascii="Arial" w:hAnsi="Arial" w:cs="Arial"/>
                <w:sz w:val="20"/>
                <w:szCs w:val="20"/>
                <w:lang w:val="de-DE"/>
              </w:rPr>
              <w:t xml:space="preserve"> mit dieser Bitte anrufen oder uns eine entsprechende E-Mail schreiben (Telefonnummer und E-Mail-Adresse siehe oben).</w:t>
            </w:r>
            <w:r w:rsidRPr="00FF61D4">
              <w:rPr>
                <w:rFonts w:ascii="Arial" w:hAnsi="Arial" w:cs="Arial"/>
                <w:sz w:val="20"/>
                <w:szCs w:val="20"/>
                <w:lang w:val="de-DE"/>
              </w:rPr>
              <w:t xml:space="preserve"> </w:t>
            </w:r>
          </w:p>
          <w:p w:rsidR="00C220A1" w:rsidRPr="0037182A" w:rsidRDefault="00C220A1" w:rsidP="0037182A">
            <w:pPr>
              <w:jc w:val="both"/>
              <w:rPr>
                <w:rFonts w:ascii="Arial" w:hAnsi="Arial"/>
                <w:b/>
                <w:color w:val="00B0F0"/>
                <w:sz w:val="20"/>
                <w:lang w:val="de-DE"/>
              </w:rPr>
            </w:pPr>
          </w:p>
        </w:tc>
      </w:tr>
      <w:tr w:rsidR="00C220A1" w:rsidRPr="00C4799F" w:rsidTr="0037182A">
        <w:tc>
          <w:tcPr>
            <w:tcW w:w="2495" w:type="dxa"/>
          </w:tcPr>
          <w:p w:rsidR="00C220A1" w:rsidRPr="0037182A" w:rsidRDefault="00181B2E" w:rsidP="007A0E6B">
            <w:pPr>
              <w:rPr>
                <w:rFonts w:ascii="Arial" w:hAnsi="Arial"/>
                <w:b/>
                <w:color w:val="002060"/>
                <w:sz w:val="20"/>
                <w:lang w:val="de-DE"/>
              </w:rPr>
            </w:pPr>
            <w:ins w:id="91" w:author="MT1a" w:date="2026-02-03T11:51:00Z" w16du:dateUtc="2026-02-03T10:51:00Z">
              <w:r>
                <w:rPr>
                  <w:rFonts w:ascii="Arial" w:hAnsi="Arial" w:cs="Arial"/>
                  <w:b/>
                  <w:color w:val="002060"/>
                  <w:sz w:val="20"/>
                  <w:szCs w:val="20"/>
                  <w:lang w:val="de-DE"/>
                </w:rPr>
                <w:t>W</w:t>
              </w:r>
            </w:ins>
            <w:ins w:id="92" w:author="MT1a" w:date="2026-02-03T11:52:00Z" w16du:dateUtc="2026-02-03T10:52:00Z">
              <w:r>
                <w:rPr>
                  <w:rFonts w:ascii="Arial" w:hAnsi="Arial" w:cs="Arial"/>
                  <w:b/>
                  <w:color w:val="002060"/>
                  <w:sz w:val="20"/>
                  <w:szCs w:val="20"/>
                  <w:lang w:val="de-DE"/>
                </w:rPr>
                <w:t xml:space="preserve">en kontaktiere ich </w:t>
              </w:r>
            </w:ins>
            <w:del w:id="93" w:author="MT1a" w:date="2026-02-03T11:52:00Z" w16du:dateUtc="2026-02-03T10:52:00Z">
              <w:r w:rsidR="007A0E6B" w:rsidRPr="007A0E6B" w:rsidDel="00181B2E">
                <w:rPr>
                  <w:rFonts w:ascii="Arial" w:hAnsi="Arial" w:cs="Arial"/>
                  <w:b/>
                  <w:color w:val="002060"/>
                  <w:sz w:val="20"/>
                  <w:szCs w:val="20"/>
                  <w:lang w:val="de-DE"/>
                </w:rPr>
                <w:delText>Wie</w:delText>
              </w:r>
              <w:r w:rsidR="007A0E6B" w:rsidRPr="0037182A" w:rsidDel="00181B2E">
                <w:rPr>
                  <w:rFonts w:ascii="Arial" w:hAnsi="Arial"/>
                  <w:b/>
                  <w:color w:val="002060"/>
                  <w:sz w:val="20"/>
                  <w:lang w:val="de-DE"/>
                </w:rPr>
                <w:delText xml:space="preserve"> ist </w:delText>
              </w:r>
              <w:r w:rsidR="007A0E6B" w:rsidRPr="007A0E6B" w:rsidDel="00181B2E">
                <w:rPr>
                  <w:rFonts w:ascii="Arial" w:hAnsi="Arial" w:cs="Arial"/>
                  <w:b/>
                  <w:color w:val="002060"/>
                  <w:sz w:val="20"/>
                  <w:szCs w:val="20"/>
                  <w:lang w:val="de-DE"/>
                </w:rPr>
                <w:delText>das Verfahren</w:delText>
              </w:r>
              <w:r w:rsidR="007A0E6B" w:rsidRPr="0037182A" w:rsidDel="00181B2E">
                <w:rPr>
                  <w:rFonts w:ascii="Arial" w:hAnsi="Arial"/>
                  <w:b/>
                  <w:color w:val="002060"/>
                  <w:sz w:val="20"/>
                  <w:lang w:val="de-DE"/>
                </w:rPr>
                <w:delText xml:space="preserve"> </w:delText>
              </w:r>
            </w:del>
            <w:r w:rsidR="007A0E6B" w:rsidRPr="0037182A">
              <w:rPr>
                <w:rFonts w:ascii="Arial" w:hAnsi="Arial"/>
                <w:b/>
                <w:color w:val="002060"/>
                <w:sz w:val="20"/>
                <w:lang w:val="de-DE"/>
              </w:rPr>
              <w:t xml:space="preserve">bei einem Notfall </w:t>
            </w:r>
            <w:r w:rsidR="007A0E6B" w:rsidRPr="007A0E6B">
              <w:rPr>
                <w:rFonts w:ascii="Arial" w:hAnsi="Arial" w:cs="Arial"/>
                <w:b/>
                <w:color w:val="002060"/>
                <w:sz w:val="20"/>
                <w:szCs w:val="20"/>
                <w:lang w:val="de-DE"/>
              </w:rPr>
              <w:t>im Ausland?</w:t>
            </w:r>
          </w:p>
        </w:tc>
        <w:tc>
          <w:tcPr>
            <w:tcW w:w="8079" w:type="dxa"/>
          </w:tcPr>
          <w:p w:rsidR="00C220A1" w:rsidRPr="0037182A" w:rsidRDefault="00C220A1" w:rsidP="0037182A">
            <w:pPr>
              <w:jc w:val="both"/>
              <w:rPr>
                <w:rFonts w:ascii="Arial" w:hAnsi="Arial"/>
                <w:sz w:val="20"/>
                <w:lang w:val="de-AT"/>
              </w:rPr>
            </w:pPr>
            <w:r w:rsidRPr="0037182A">
              <w:rPr>
                <w:rFonts w:ascii="Arial" w:hAnsi="Arial"/>
                <w:sz w:val="20"/>
                <w:lang w:val="de-AT"/>
              </w:rPr>
              <w:t xml:space="preserve">Rufen Sie </w:t>
            </w:r>
            <w:del w:id="94" w:author="MT1a" w:date="2026-02-03T11:52:00Z" w16du:dateUtc="2026-02-03T10:52:00Z">
              <w:r w:rsidRPr="0037182A" w:rsidDel="00181B2E">
                <w:rPr>
                  <w:rFonts w:ascii="Arial" w:hAnsi="Arial"/>
                  <w:sz w:val="20"/>
                  <w:lang w:val="de-AT"/>
                </w:rPr>
                <w:delText xml:space="preserve">AIG </w:delText>
              </w:r>
            </w:del>
            <w:r w:rsidRPr="0037182A">
              <w:rPr>
                <w:rFonts w:ascii="Arial" w:hAnsi="Arial"/>
                <w:sz w:val="20"/>
                <w:lang w:val="de-AT"/>
              </w:rPr>
              <w:t xml:space="preserve">Travel </w:t>
            </w:r>
            <w:del w:id="95" w:author="MT1a" w:date="2026-02-03T11:54:00Z" w16du:dateUtc="2026-02-03T10:54:00Z">
              <w:r w:rsidRPr="0037182A" w:rsidDel="008573A7">
                <w:rPr>
                  <w:rFonts w:ascii="Arial" w:hAnsi="Arial"/>
                  <w:sz w:val="20"/>
                  <w:lang w:val="de-AT"/>
                </w:rPr>
                <w:delText>j</w:delText>
              </w:r>
            </w:del>
            <w:ins w:id="96" w:author="MT1a" w:date="2026-02-03T11:52:00Z" w16du:dateUtc="2026-02-03T10:52:00Z">
              <w:r w:rsidR="00181B2E">
                <w:rPr>
                  <w:rFonts w:ascii="Arial" w:hAnsi="Arial"/>
                  <w:sz w:val="20"/>
                  <w:lang w:val="de-AT"/>
                </w:rPr>
                <w:t xml:space="preserve">Guard </w:t>
              </w:r>
            </w:ins>
            <w:del w:id="97" w:author="MT1a" w:date="2026-02-03T11:55:00Z" w16du:dateUtc="2026-02-03T10:55:00Z">
              <w:r w:rsidRPr="0037182A" w:rsidDel="00A355C2">
                <w:rPr>
                  <w:rFonts w:ascii="Arial" w:hAnsi="Arial"/>
                  <w:sz w:val="20"/>
                  <w:lang w:val="de-AT"/>
                </w:rPr>
                <w:delText>ederzeit</w:delText>
              </w:r>
            </w:del>
            <w:ins w:id="98" w:author="MT1a" w:date="2026-02-03T11:55:00Z" w16du:dateUtc="2026-02-03T10:55:00Z">
              <w:r w:rsidR="00A355C2" w:rsidRPr="0037182A">
                <w:rPr>
                  <w:rFonts w:ascii="Arial" w:hAnsi="Arial"/>
                  <w:sz w:val="20"/>
                  <w:lang w:val="de-AT"/>
                </w:rPr>
                <w:t>jederzeit</w:t>
              </w:r>
            </w:ins>
            <w:r w:rsidRPr="0037182A">
              <w:rPr>
                <w:rFonts w:ascii="Arial" w:hAnsi="Arial"/>
                <w:sz w:val="20"/>
                <w:lang w:val="de-AT"/>
              </w:rPr>
              <w:t xml:space="preserve"> unter </w:t>
            </w:r>
            <w:r w:rsidR="00602866" w:rsidRPr="002D5EEB">
              <w:rPr>
                <w:rFonts w:ascii="Arial" w:hAnsi="Arial" w:cs="Arial"/>
                <w:b/>
                <w:bCs/>
                <w:iCs/>
                <w:sz w:val="20"/>
                <w:szCs w:val="20"/>
                <w:lang w:val="de-DE"/>
              </w:rPr>
              <w:t xml:space="preserve">+49 69 </w:t>
            </w:r>
            <w:ins w:id="99" w:author="MT1a" w:date="2026-02-03T11:52:00Z" w16du:dateUtc="2026-02-03T10:52:00Z">
              <w:r w:rsidR="00181B2E">
                <w:rPr>
                  <w:rFonts w:ascii="Arial" w:hAnsi="Arial" w:cs="Arial"/>
                  <w:b/>
                  <w:bCs/>
                  <w:iCs/>
                  <w:sz w:val="20"/>
                  <w:szCs w:val="20"/>
                  <w:lang w:val="de-DE"/>
                </w:rPr>
                <w:t>3807 84 97</w:t>
              </w:r>
            </w:ins>
            <w:del w:id="100" w:author="MT1a" w:date="2026-02-03T11:52:00Z" w16du:dateUtc="2026-02-03T10:52:00Z">
              <w:r w:rsidR="00602866" w:rsidRPr="002D5EEB" w:rsidDel="00181B2E">
                <w:rPr>
                  <w:rFonts w:ascii="Arial" w:hAnsi="Arial" w:cs="Arial"/>
                  <w:b/>
                  <w:bCs/>
                  <w:iCs/>
                  <w:sz w:val="20"/>
                  <w:szCs w:val="20"/>
                  <w:lang w:val="de-DE"/>
                </w:rPr>
                <w:delText>2222 83 49</w:delText>
              </w:r>
            </w:del>
            <w:r w:rsidRPr="0037182A">
              <w:rPr>
                <w:rFonts w:ascii="Arial" w:hAnsi="Arial"/>
                <w:b/>
                <w:sz w:val="20"/>
                <w:lang w:val="de-AT"/>
              </w:rPr>
              <w:t xml:space="preserve"> </w:t>
            </w:r>
            <w:r w:rsidRPr="0037182A">
              <w:rPr>
                <w:rFonts w:ascii="Arial" w:hAnsi="Arial"/>
                <w:sz w:val="20"/>
                <w:lang w:val="de-AT"/>
              </w:rPr>
              <w:t>an</w:t>
            </w:r>
            <w:r w:rsidRPr="0037182A">
              <w:rPr>
                <w:rFonts w:ascii="Arial" w:hAnsi="Arial"/>
                <w:b/>
                <w:sz w:val="20"/>
                <w:lang w:val="de-AT"/>
              </w:rPr>
              <w:t xml:space="preserve">. </w:t>
            </w:r>
            <w:r w:rsidRPr="0037182A">
              <w:rPr>
                <w:rFonts w:ascii="Arial" w:hAnsi="Arial"/>
                <w:sz w:val="20"/>
                <w:lang w:val="de-AT"/>
              </w:rPr>
              <w:t xml:space="preserve">Unsere </w:t>
            </w:r>
            <w:ins w:id="101" w:author="MT1a" w:date="2026-02-03T11:52:00Z" w16du:dateUtc="2026-02-03T10:52:00Z">
              <w:r w:rsidR="00181B2E">
                <w:rPr>
                  <w:rFonts w:ascii="Arial" w:hAnsi="Arial"/>
                  <w:sz w:val="20"/>
                  <w:lang w:val="de-AT"/>
                </w:rPr>
                <w:t>Assistance</w:t>
              </w:r>
            </w:ins>
            <w:del w:id="102" w:author="MT1a" w:date="2026-02-03T11:52:00Z" w16du:dateUtc="2026-02-03T10:52:00Z">
              <w:r w:rsidRPr="0037182A" w:rsidDel="00181B2E">
                <w:rPr>
                  <w:rFonts w:ascii="Arial" w:hAnsi="Arial"/>
                  <w:sz w:val="20"/>
                  <w:lang w:val="de-AT"/>
                </w:rPr>
                <w:delText>Service</w:delText>
              </w:r>
            </w:del>
            <w:r w:rsidRPr="0037182A">
              <w:rPr>
                <w:rFonts w:ascii="Arial" w:hAnsi="Arial"/>
                <w:sz w:val="20"/>
                <w:lang w:val="de-AT"/>
              </w:rPr>
              <w:t xml:space="preserve"> Center sind rund um die Uhr besetzt.</w:t>
            </w:r>
          </w:p>
          <w:p w:rsidR="00C220A1" w:rsidRPr="0037182A" w:rsidRDefault="00C220A1" w:rsidP="0037182A">
            <w:pPr>
              <w:jc w:val="both"/>
              <w:rPr>
                <w:rFonts w:ascii="Arial" w:hAnsi="Arial"/>
                <w:sz w:val="20"/>
                <w:lang w:val="de-DE"/>
              </w:rPr>
            </w:pPr>
          </w:p>
        </w:tc>
      </w:tr>
      <w:tr w:rsidR="00C220A1" w:rsidRPr="000E5AC5" w:rsidTr="0037182A">
        <w:tc>
          <w:tcPr>
            <w:tcW w:w="2495" w:type="dxa"/>
          </w:tcPr>
          <w:p w:rsidR="00C220A1" w:rsidRPr="0037182A" w:rsidRDefault="00E802FF" w:rsidP="00C220A1">
            <w:pPr>
              <w:rPr>
                <w:rFonts w:ascii="Arial" w:hAnsi="Arial"/>
                <w:b/>
                <w:color w:val="002060"/>
                <w:sz w:val="20"/>
                <w:lang w:val="de-DE"/>
              </w:rPr>
            </w:pPr>
            <w:r w:rsidRPr="0037182A">
              <w:rPr>
                <w:rFonts w:ascii="Arial" w:hAnsi="Arial"/>
                <w:b/>
                <w:color w:val="002060"/>
                <w:sz w:val="20"/>
                <w:lang w:val="de-AT"/>
              </w:rPr>
              <w:t xml:space="preserve">Wie </w:t>
            </w:r>
            <w:r w:rsidRPr="00E802FF">
              <w:rPr>
                <w:rFonts w:ascii="Arial" w:hAnsi="Arial" w:cs="Arial"/>
                <w:b/>
                <w:color w:val="002060"/>
                <w:sz w:val="20"/>
                <w:szCs w:val="20"/>
                <w:lang w:val="de-AT"/>
              </w:rPr>
              <w:t>mache</w:t>
            </w:r>
            <w:r w:rsidRPr="0037182A">
              <w:rPr>
                <w:rFonts w:ascii="Arial" w:hAnsi="Arial"/>
                <w:b/>
                <w:color w:val="002060"/>
                <w:sz w:val="20"/>
                <w:lang w:val="de-AT"/>
              </w:rPr>
              <w:t xml:space="preserve"> ich einen </w:t>
            </w:r>
            <w:r w:rsidRPr="00E802FF">
              <w:rPr>
                <w:rFonts w:ascii="Arial" w:hAnsi="Arial" w:cs="Arial"/>
                <w:b/>
                <w:color w:val="002060"/>
                <w:sz w:val="20"/>
                <w:szCs w:val="20"/>
                <w:lang w:val="de-AT"/>
              </w:rPr>
              <w:t>Anspruch geltend</w:t>
            </w:r>
            <w:r w:rsidRPr="0037182A">
              <w:rPr>
                <w:rFonts w:ascii="Arial" w:hAnsi="Arial"/>
                <w:b/>
                <w:color w:val="002060"/>
                <w:sz w:val="20"/>
                <w:lang w:val="de-AT"/>
              </w:rPr>
              <w:t>?</w:t>
            </w:r>
          </w:p>
        </w:tc>
        <w:tc>
          <w:tcPr>
            <w:tcW w:w="8079" w:type="dxa"/>
          </w:tcPr>
          <w:p w:rsidR="00C220A1" w:rsidRPr="002D46D3" w:rsidRDefault="00AD1C3B" w:rsidP="00FC595C">
            <w:pPr>
              <w:jc w:val="both"/>
              <w:rPr>
                <w:rFonts w:ascii="Arial" w:hAnsi="Arial" w:cs="Arial"/>
                <w:sz w:val="20"/>
                <w:szCs w:val="20"/>
                <w:lang w:val="de-DE"/>
              </w:rPr>
            </w:pPr>
            <w:r w:rsidRPr="001172BE">
              <w:rPr>
                <w:rFonts w:ascii="Arial" w:hAnsi="Arial" w:cs="Arial"/>
                <w:bCs/>
                <w:iCs/>
                <w:sz w:val="20"/>
                <w:szCs w:val="20"/>
                <w:lang w:val="de-AT"/>
              </w:rPr>
              <w:t>Reichen</w:t>
            </w:r>
            <w:r>
              <w:rPr>
                <w:rFonts w:ascii="Arial" w:hAnsi="Arial" w:cs="Arial"/>
                <w:bCs/>
                <w:iCs/>
                <w:sz w:val="20"/>
                <w:szCs w:val="20"/>
                <w:lang w:val="de-AT"/>
              </w:rPr>
              <w:t xml:space="preserve"> Sie bitte Ihren Schaden unter </w:t>
            </w:r>
            <w:r w:rsidR="000E5AC5">
              <w:rPr>
                <w:rFonts w:ascii="Arial" w:hAnsi="Arial" w:cs="Arial"/>
                <w:sz w:val="20"/>
                <w:szCs w:val="20"/>
                <w:lang w:val="de-DE"/>
              </w:rPr>
              <w:fldChar w:fldCharType="begin"/>
            </w:r>
            <w:r w:rsidR="000E5AC5">
              <w:rPr>
                <w:rFonts w:ascii="Arial" w:hAnsi="Arial" w:cs="Arial"/>
                <w:sz w:val="20"/>
                <w:szCs w:val="20"/>
                <w:lang w:val="de-DE"/>
              </w:rPr>
              <w:instrText>HYPERLINK "</w:instrText>
            </w:r>
            <w:r w:rsidR="000E5AC5" w:rsidRPr="000E5AC5">
              <w:rPr>
                <w:rPrChange w:id="103" w:author="Alexandra Stamp" w:date="2026-03-04T18:41:00Z" w16du:dateUtc="2026-03-04T18:41:00Z">
                  <w:rPr>
                    <w:rStyle w:val="Hyperlink"/>
                    <w:rFonts w:ascii="Arial" w:hAnsi="Arial" w:cs="Arial"/>
                    <w:sz w:val="20"/>
                    <w:szCs w:val="20"/>
                    <w:lang w:val="de-DE"/>
                  </w:rPr>
                </w:rPrChange>
              </w:rPr>
              <w:instrText>https://claims.travelguard.com/myclaim/de</w:instrText>
            </w:r>
            <w:r w:rsidR="000E5AC5">
              <w:rPr>
                <w:rFonts w:ascii="Arial" w:hAnsi="Arial" w:cs="Arial"/>
                <w:sz w:val="20"/>
                <w:szCs w:val="20"/>
                <w:lang w:val="de-DE"/>
              </w:rPr>
              <w:instrText>"</w:instrText>
            </w:r>
            <w:r w:rsidR="000E5AC5">
              <w:rPr>
                <w:rFonts w:ascii="Arial" w:hAnsi="Arial" w:cs="Arial"/>
                <w:sz w:val="20"/>
                <w:szCs w:val="20"/>
                <w:lang w:val="de-DE"/>
              </w:rPr>
            </w:r>
            <w:r w:rsidR="000E5AC5">
              <w:rPr>
                <w:rFonts w:ascii="Arial" w:hAnsi="Arial" w:cs="Arial"/>
                <w:sz w:val="20"/>
                <w:szCs w:val="20"/>
                <w:lang w:val="de-DE"/>
              </w:rPr>
              <w:fldChar w:fldCharType="separate"/>
            </w:r>
            <w:r w:rsidR="000E5AC5" w:rsidRPr="000E5AC5">
              <w:rPr>
                <w:rStyle w:val="Hyperlink"/>
                <w:rFonts w:ascii="Arial" w:hAnsi="Arial" w:cs="Arial"/>
                <w:sz w:val="20"/>
                <w:szCs w:val="20"/>
                <w:lang w:val="de-DE"/>
              </w:rPr>
              <w:t>https://claims.travelguard.com/myclaim/de</w:t>
            </w:r>
            <w:r w:rsidR="000E5AC5">
              <w:rPr>
                <w:rFonts w:ascii="Arial" w:hAnsi="Arial" w:cs="Arial"/>
                <w:sz w:val="20"/>
                <w:szCs w:val="20"/>
                <w:lang w:val="de-DE"/>
              </w:rPr>
              <w:fldChar w:fldCharType="end"/>
            </w:r>
            <w:r>
              <w:rPr>
                <w:rFonts w:ascii="Arial" w:hAnsi="Arial" w:cs="Arial"/>
                <w:sz w:val="20"/>
                <w:szCs w:val="20"/>
                <w:lang w:val="de-DE"/>
              </w:rPr>
              <w:t xml:space="preserve"> </w:t>
            </w:r>
            <w:r w:rsidR="007A0E6B">
              <w:rPr>
                <w:rFonts w:ascii="Arial" w:hAnsi="Arial" w:cs="Arial"/>
                <w:sz w:val="20"/>
                <w:szCs w:val="20"/>
                <w:lang w:val="de-AT"/>
              </w:rPr>
              <w:t>ein</w:t>
            </w:r>
            <w:ins w:id="104" w:author="MT1a" w:date="2026-02-03T11:53:00Z" w16du:dateUtc="2026-02-03T10:53:00Z">
              <w:r w:rsidR="00E553C5">
                <w:rPr>
                  <w:rFonts w:ascii="Arial" w:hAnsi="Arial" w:cs="Arial"/>
                  <w:sz w:val="20"/>
                  <w:szCs w:val="20"/>
                  <w:lang w:val="de-AT"/>
                </w:rPr>
                <w:t>.</w:t>
              </w:r>
            </w:ins>
            <w:r w:rsidR="007A0E6B">
              <w:rPr>
                <w:rFonts w:ascii="Arial" w:hAnsi="Arial" w:cs="Arial"/>
                <w:sz w:val="20"/>
                <w:szCs w:val="20"/>
                <w:lang w:val="de-AT"/>
              </w:rPr>
              <w:t xml:space="preserve"> </w:t>
            </w:r>
            <w:del w:id="105" w:author="MT1a" w:date="2026-02-03T11:53:00Z" w16du:dateUtc="2026-02-03T10:53:00Z">
              <w:r w:rsidRPr="002D46D3" w:rsidDel="00E553C5">
                <w:rPr>
                  <w:rFonts w:ascii="Arial" w:hAnsi="Arial" w:cs="Arial"/>
                  <w:sz w:val="20"/>
                  <w:szCs w:val="20"/>
                  <w:lang w:val="de-DE"/>
                </w:rPr>
                <w:delText xml:space="preserve">oder kontaktieren Sie uns unter Verwendung der in </w:delText>
              </w:r>
              <w:r w:rsidR="007A0E6B" w:rsidRPr="007A0E6B" w:rsidDel="00E553C5">
                <w:rPr>
                  <w:rFonts w:ascii="Arial" w:hAnsi="Arial" w:cs="Arial"/>
                  <w:sz w:val="20"/>
                  <w:szCs w:val="20"/>
                  <w:lang w:val="de-DE"/>
                </w:rPr>
                <w:delText xml:space="preserve">Ihren Versicherungsunterlagen </w:delText>
              </w:r>
              <w:r w:rsidRPr="002D46D3" w:rsidDel="00E553C5">
                <w:rPr>
                  <w:rFonts w:ascii="Arial" w:hAnsi="Arial" w:cs="Arial"/>
                  <w:sz w:val="20"/>
                  <w:szCs w:val="20"/>
                  <w:lang w:val="de-DE"/>
                </w:rPr>
                <w:delText>angegeben</w:delText>
              </w:r>
              <w:r w:rsidR="007A0E6B" w:rsidDel="00E553C5">
                <w:rPr>
                  <w:rFonts w:ascii="Arial" w:hAnsi="Arial" w:cs="Arial"/>
                  <w:sz w:val="20"/>
                  <w:szCs w:val="20"/>
                  <w:lang w:val="de-DE"/>
                </w:rPr>
                <w:delText>en Informationen.</w:delText>
              </w:r>
              <w:r w:rsidRPr="002D46D3" w:rsidDel="00E553C5">
                <w:rPr>
                  <w:rFonts w:ascii="Arial" w:hAnsi="Arial" w:cs="Arial"/>
                  <w:sz w:val="20"/>
                  <w:szCs w:val="20"/>
                  <w:lang w:val="de-DE"/>
                </w:rPr>
                <w:delText xml:space="preserve">  </w:delText>
              </w:r>
            </w:del>
          </w:p>
          <w:p w:rsidR="00AD1C3B" w:rsidRPr="0037182A" w:rsidRDefault="00AD1C3B" w:rsidP="0037182A">
            <w:pPr>
              <w:jc w:val="both"/>
              <w:rPr>
                <w:rFonts w:ascii="Arial" w:hAnsi="Arial"/>
                <w:b/>
                <w:color w:val="00B0F0"/>
                <w:sz w:val="20"/>
                <w:lang w:val="de-DE"/>
              </w:rPr>
            </w:pPr>
          </w:p>
        </w:tc>
      </w:tr>
    </w:tbl>
    <w:p w:rsidR="000B368C" w:rsidRPr="002D46D3" w:rsidRDefault="000B368C" w:rsidP="000D54CA">
      <w:pPr>
        <w:spacing w:after="0" w:line="240" w:lineRule="auto"/>
        <w:rPr>
          <w:rFonts w:ascii="Arial" w:hAnsi="Arial" w:cs="Arial"/>
          <w:sz w:val="20"/>
          <w:szCs w:val="20"/>
          <w:lang w:val="de-DE"/>
        </w:rPr>
      </w:pPr>
    </w:p>
    <w:p w:rsidR="000D54CA" w:rsidRPr="0037182A" w:rsidRDefault="000D54CA" w:rsidP="0037182A">
      <w:pPr>
        <w:spacing w:after="0" w:line="240" w:lineRule="auto"/>
        <w:rPr>
          <w:rFonts w:ascii="Arial" w:hAnsi="Arial"/>
          <w:sz w:val="20"/>
          <w:lang w:val="de-DE"/>
        </w:rPr>
      </w:pPr>
    </w:p>
    <w:p w:rsidR="001D3491" w:rsidRPr="002D46D3" w:rsidRDefault="001D3491" w:rsidP="001D3491">
      <w:pPr>
        <w:spacing w:after="0" w:line="240" w:lineRule="auto"/>
        <w:rPr>
          <w:lang w:val="de-DE"/>
        </w:rPr>
      </w:pPr>
    </w:p>
    <w:p w:rsidR="001D3491" w:rsidRPr="002D46D3" w:rsidRDefault="001D3491" w:rsidP="001D3491">
      <w:pPr>
        <w:spacing w:after="0" w:line="240" w:lineRule="auto"/>
        <w:rPr>
          <w:lang w:val="de-DE"/>
        </w:rPr>
      </w:pPr>
    </w:p>
    <w:p w:rsidR="00B602A1" w:rsidRPr="0037182A" w:rsidRDefault="00C220A1" w:rsidP="003132A3">
      <w:pPr>
        <w:spacing w:after="0" w:line="240" w:lineRule="auto"/>
        <w:rPr>
          <w:rFonts w:ascii="Arial" w:hAnsi="Arial"/>
          <w:color w:val="002060"/>
        </w:rPr>
      </w:pPr>
      <w:r w:rsidRPr="00FF61D4">
        <w:rPr>
          <w:rFonts w:ascii="Arial" w:hAnsi="Arial" w:cs="Arial"/>
          <w:sz w:val="20"/>
          <w:szCs w:val="20"/>
          <w:lang w:val="de-DE"/>
        </w:rPr>
        <w:t xml:space="preserve">Wir wünschen Ihnen eine sichere Reise! </w:t>
      </w:r>
      <w:r w:rsidRPr="00FF61D4">
        <w:rPr>
          <w:rFonts w:ascii="Arial" w:hAnsi="Arial" w:cs="Arial"/>
          <w:sz w:val="20"/>
          <w:szCs w:val="20"/>
          <w:lang w:val="de-DE"/>
        </w:rPr>
        <w:br/>
      </w:r>
      <w:del w:id="106" w:author="MT1a" w:date="2026-02-03T11:53:00Z" w16du:dateUtc="2026-02-03T10:53:00Z">
        <w:r w:rsidR="000D54CA" w:rsidRPr="008573A7" w:rsidDel="00E553C5">
          <w:rPr>
            <w:rFonts w:ascii="Arial" w:hAnsi="Arial"/>
            <w:b/>
            <w:color w:val="002060"/>
            <w:sz w:val="20"/>
            <w:lang w:val="de-DE"/>
            <w:rPrChange w:id="107" w:author="MT1a" w:date="2026-02-03T11:54:00Z" w16du:dateUtc="2026-02-03T10:54:00Z">
              <w:rPr>
                <w:rFonts w:ascii="Arial" w:hAnsi="Arial"/>
                <w:b/>
                <w:color w:val="002060"/>
                <w:sz w:val="20"/>
                <w:lang w:val="en-AU"/>
              </w:rPr>
            </w:rPrChange>
          </w:rPr>
          <w:delText xml:space="preserve">AIG Travel </w:delText>
        </w:r>
      </w:del>
      <w:ins w:id="108" w:author="MT1a" w:date="2026-02-03T11:53:00Z" w16du:dateUtc="2026-02-03T10:53:00Z">
        <w:r w:rsidR="00E553C5">
          <w:rPr>
            <w:rFonts w:ascii="Arial" w:hAnsi="Arial"/>
            <w:b/>
            <w:color w:val="002060"/>
            <w:sz w:val="20"/>
            <w:lang w:val="en-AU"/>
          </w:rPr>
          <w:t>Travel Guard</w:t>
        </w:r>
      </w:ins>
    </w:p>
    <w:p w:rsidR="000B368C" w:rsidRPr="00DE00D0" w:rsidRDefault="000B368C" w:rsidP="00157764">
      <w:pPr>
        <w:rPr>
          <w:rFonts w:ascii="Arial" w:hAnsi="Arial"/>
          <w:color w:val="000000"/>
        </w:rPr>
      </w:pPr>
    </w:p>
    <w:sectPr w:rsidR="000B368C" w:rsidRPr="00DE00D0" w:rsidSect="004E40BD">
      <w:headerReference w:type="even" r:id="rId13"/>
      <w:headerReference w:type="default" r:id="rId14"/>
      <w:footerReference w:type="even" r:id="rId15"/>
      <w:footerReference w:type="default" r:id="rId16"/>
      <w:headerReference w:type="first" r:id="rId17"/>
      <w:footerReference w:type="first" r:id="rId18"/>
      <w:type w:val="continuous"/>
      <w:pgSz w:w="12240" w:h="15840"/>
      <w:pgMar w:top="1152" w:right="720" w:bottom="1440" w:left="720" w:header="720" w:footer="144" w:gutter="216"/>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28C3" w:rsidRDefault="008A28C3" w:rsidP="0005501C">
      <w:pPr>
        <w:spacing w:after="0" w:line="240" w:lineRule="auto"/>
      </w:pPr>
      <w:r>
        <w:separator/>
      </w:r>
    </w:p>
  </w:endnote>
  <w:endnote w:type="continuationSeparator" w:id="0">
    <w:p w:rsidR="008A28C3" w:rsidRDefault="008A28C3" w:rsidP="0005501C">
      <w:pPr>
        <w:spacing w:after="0" w:line="240" w:lineRule="auto"/>
      </w:pPr>
      <w:r>
        <w:continuationSeparator/>
      </w:r>
    </w:p>
  </w:endnote>
  <w:endnote w:type="continuationNotice" w:id="1">
    <w:p w:rsidR="008A28C3" w:rsidRDefault="008A28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Bold r:id="rId1" w:subsetted="1" w:fontKey="{CA036702-BE1C-4450-85C2-97BA049C09E9}"/>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2" w:fontKey="{171E1099-C73C-4AC9-8FFF-45A9407F42E7}"/>
    <w:embedBold r:id="rId3" w:fontKey="{7CBBB475-BB3C-43CE-950F-8CFE968C7AB5}"/>
    <w:embedBoldItalic r:id="rId4" w:fontKey="{A6B5777E-7B44-4B72-8DC8-9FA1A1999F8E}"/>
  </w:font>
  <w:font w:name="Univers ATT">
    <w:charset w:val="00"/>
    <w:family w:val="swiss"/>
    <w:pitch w:val="variable"/>
    <w:sig w:usb0="00000007" w:usb1="00000000" w:usb2="00000000" w:usb3="00000000" w:csb0="00000013" w:csb1="00000000"/>
  </w:font>
  <w:font w:name="Segoe UI Semilight">
    <w:panose1 w:val="020B0402040204020203"/>
    <w:charset w:val="00"/>
    <w:family w:val="swiss"/>
    <w:pitch w:val="variable"/>
    <w:sig w:usb0="E4002EFF" w:usb1="C000E47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embedRegular r:id="rId5" w:subsetted="1" w:fontKey="{64F78FCA-47E8-4AC5-A177-C555E41E2192}"/>
  </w:font>
  <w:font w:name="Segoe UI Semibold">
    <w:panose1 w:val="020B0702040204020203"/>
    <w:charset w:val="00"/>
    <w:family w:val="swiss"/>
    <w:pitch w:val="variable"/>
    <w:sig w:usb0="E4002EFF" w:usb1="C000E47F" w:usb2="00000009" w:usb3="00000000" w:csb0="000001FF" w:csb1="00000000"/>
    <w:embedRegular r:id="rId6" w:subsetted="1" w:fontKey="{1C725548-62ED-41CF-98C3-9F2AF48468E9}"/>
  </w:font>
  <w:font w:name="MS PGothic">
    <w:panose1 w:val="020B0600070205080204"/>
    <w:charset w:val="80"/>
    <w:family w:val="swiss"/>
    <w:pitch w:val="variable"/>
    <w:sig w:usb0="E00002FF" w:usb1="6AC7FDFB" w:usb2="08000012" w:usb3="00000000" w:csb0="0002009F" w:csb1="00000000"/>
  </w:font>
  <w:font w:name="ITC Avant Garde Std Md">
    <w:altName w:val="Calibri"/>
    <w:charset w:val="00"/>
    <w:family w:val="swiss"/>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embedBold r:id="rId7" w:fontKey="{1873C251-3685-4D31-941F-289BB1A7C382}"/>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embedRegular r:id="rId8" w:subsetted="1" w:fontKey="{BDCF55C4-D087-488B-A979-BBDB8F286F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5481" w:rsidRDefault="000E5AC5">
    <w:pPr>
      <w:pStyle w:val="Footer"/>
    </w:pPr>
    <w:r>
      <w:rPr>
        <w:noProof/>
      </w:rPr>
      <mc:AlternateContent>
        <mc:Choice Requires="wps">
          <w:drawing>
            <wp:anchor distT="0" distB="0" distL="0" distR="0" simplePos="0" relativeHeight="251659264" behindDoc="0" locked="0" layoutInCell="1" allowOverlap="1" wp14:anchorId="078A4F71" wp14:editId="587BBC12">
              <wp:simplePos x="635" y="635"/>
              <wp:positionH relativeFrom="page">
                <wp:align>left</wp:align>
              </wp:positionH>
              <wp:positionV relativeFrom="page">
                <wp:align>bottom</wp:align>
              </wp:positionV>
              <wp:extent cx="1408430" cy="357505"/>
              <wp:effectExtent l="0" t="0" r="1270" b="0"/>
              <wp:wrapNone/>
              <wp:docPr id="1667024576"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rsidR="000E5AC5" w:rsidRPr="000E5AC5" w:rsidRDefault="000E5AC5" w:rsidP="000E5AC5">
                          <w:pPr>
                            <w:spacing w:after="0"/>
                            <w:rPr>
                              <w:rFonts w:ascii="Aptos" w:eastAsia="Aptos" w:hAnsi="Aptos" w:cs="Aptos"/>
                              <w:noProof/>
                              <w:color w:val="000000"/>
                              <w:sz w:val="20"/>
                              <w:szCs w:val="20"/>
                            </w:rPr>
                          </w:pPr>
                          <w:r w:rsidRPr="000E5AC5">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78A4F71" id="_x0000_t202" coordsize="21600,21600" o:spt="202" path="m,l,21600r21600,l21600,xe">
              <v:stroke joinstyle="miter"/>
              <v:path gradientshapeok="t" o:connecttype="rect"/>
            </v:shapetype>
            <v:shape id="Text Box 2" o:spid="_x0000_s1026" type="#_x0000_t202" alt="INTERNAL USE ONLY" style="position:absolute;margin-left:0;margin-top:0;width:110.9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" filled="f" stroked="f">
              <v:textbox style="mso-fit-shape-to-text:t" inset="20pt,0,0,15pt">
                <w:txbxContent>
                  <w:p w:rsidR="000E5AC5" w:rsidRPr="000E5AC5" w:rsidRDefault="000E5AC5" w:rsidP="000E5AC5">
                    <w:pPr>
                      <w:spacing w:after="0"/>
                      <w:rPr>
                        <w:rFonts w:ascii="Aptos" w:eastAsia="Aptos" w:hAnsi="Aptos" w:cs="Aptos"/>
                        <w:noProof/>
                        <w:color w:val="000000"/>
                        <w:sz w:val="20"/>
                        <w:szCs w:val="20"/>
                      </w:rPr>
                    </w:pPr>
                    <w:r w:rsidRPr="000E5AC5">
                      <w:rPr>
                        <w:rFonts w:ascii="Aptos" w:eastAsia="Aptos" w:hAnsi="Aptos" w:cs="Aptos"/>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0A92" w:rsidRPr="00C5516B" w:rsidRDefault="000E5AC5">
    <w:pPr>
      <w:jc w:val="right"/>
      <w:rPr>
        <w:rFonts w:ascii="Segoe UI" w:hAnsi="Segoe UI" w:cs="Segoe UI"/>
        <w:color w:val="00A4E4" w:themeColor="accent1"/>
        <w:szCs w:val="20"/>
      </w:rPr>
    </w:pPr>
    <w:r>
      <w:rPr>
        <w:rFonts w:ascii="Segoe UI" w:hAnsi="Segoe UI" w:cs="Segoe UI"/>
        <w:noProof/>
        <w:color w:val="00A4E4" w:themeColor="accent1"/>
        <w:szCs w:val="20"/>
      </w:rPr>
      <mc:AlternateContent>
        <mc:Choice Requires="wps">
          <w:drawing>
            <wp:anchor distT="0" distB="0" distL="0" distR="0" simplePos="0" relativeHeight="251660288" behindDoc="0" locked="0" layoutInCell="1" allowOverlap="1" wp14:anchorId="473E7DB9" wp14:editId="14383D82">
              <wp:simplePos x="594995" y="9390380"/>
              <wp:positionH relativeFrom="page">
                <wp:align>left</wp:align>
              </wp:positionH>
              <wp:positionV relativeFrom="page">
                <wp:align>bottom</wp:align>
              </wp:positionV>
              <wp:extent cx="1408430" cy="357505"/>
              <wp:effectExtent l="0" t="0" r="1270" b="0"/>
              <wp:wrapNone/>
              <wp:docPr id="1266340379"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rsidR="000E5AC5" w:rsidRPr="000E5AC5" w:rsidRDefault="000E5AC5" w:rsidP="000E5AC5">
                          <w:pPr>
                            <w:spacing w:after="0"/>
                            <w:rPr>
                              <w:rFonts w:ascii="Aptos" w:eastAsia="Aptos" w:hAnsi="Aptos" w:cs="Aptos"/>
                              <w:noProof/>
                              <w:color w:val="000000"/>
                              <w:sz w:val="20"/>
                              <w:szCs w:val="20"/>
                            </w:rPr>
                          </w:pPr>
                          <w:r w:rsidRPr="000E5AC5">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73E7DB9" id="_x0000_t202" coordsize="21600,21600" o:spt="202" path="m,l,21600r21600,l21600,xe">
              <v:stroke joinstyle="miter"/>
              <v:path gradientshapeok="t" o:connecttype="rect"/>
            </v:shapetype>
            <v:shape id="Text Box 3" o:spid="_x0000_s1027" type="#_x0000_t202" alt="INTERNAL USE ONLY" style="position:absolute;left:0;text-align:left;margin-left:0;margin-top:0;width:110.9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" filled="f" stroked="f">
              <v:textbox style="mso-fit-shape-to-text:t" inset="20pt,0,0,15pt">
                <w:txbxContent>
                  <w:p w:rsidR="000E5AC5" w:rsidRPr="000E5AC5" w:rsidRDefault="000E5AC5" w:rsidP="000E5AC5">
                    <w:pPr>
                      <w:spacing w:after="0"/>
                      <w:rPr>
                        <w:rFonts w:ascii="Aptos" w:eastAsia="Aptos" w:hAnsi="Aptos" w:cs="Aptos"/>
                        <w:noProof/>
                        <w:color w:val="000000"/>
                        <w:sz w:val="20"/>
                        <w:szCs w:val="20"/>
                      </w:rPr>
                    </w:pPr>
                    <w:r w:rsidRPr="000E5AC5">
                      <w:rPr>
                        <w:rFonts w:ascii="Aptos" w:eastAsia="Aptos" w:hAnsi="Aptos" w:cs="Aptos"/>
                        <w:noProof/>
                        <w:color w:val="000000"/>
                        <w:sz w:val="20"/>
                        <w:szCs w:val="20"/>
                      </w:rPr>
                      <w:t>INTERNAL USE ONLY</w:t>
                    </w:r>
                  </w:p>
                </w:txbxContent>
              </v:textbox>
              <w10:wrap anchorx="page" anchory="page"/>
            </v:shape>
          </w:pict>
        </mc:Fallback>
      </mc:AlternateContent>
    </w:r>
  </w:p>
  <w:p w:rsidR="00700A92" w:rsidRDefault="00700A92" w:rsidP="00700A92">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5481" w:rsidRPr="00C5516B" w:rsidRDefault="000E5AC5" w:rsidP="00575481">
    <w:pPr>
      <w:jc w:val="right"/>
      <w:rPr>
        <w:ins w:id="109" w:author="MT1a" w:date="2026-02-05T09:46:00Z" w16du:dateUtc="2026-02-05T08:46:00Z"/>
        <w:rFonts w:ascii="Segoe UI" w:eastAsia="Segoe UI" w:hAnsi="Segoe UI" w:cs="Segoe UI"/>
      </w:rPr>
    </w:pPr>
    <w:r>
      <w:rPr>
        <w:rFonts w:ascii="Segoe UI Semibold" w:eastAsia="Segoe UI Semibold" w:hAnsi="Segoe UI Semibold" w:cs="Segoe UI Semibold"/>
        <w:noProof/>
        <w:color w:val="D13438"/>
        <w:sz w:val="15"/>
        <w:szCs w:val="15"/>
      </w:rPr>
      <mc:AlternateContent>
        <mc:Choice Requires="wps">
          <w:drawing>
            <wp:anchor distT="0" distB="0" distL="0" distR="0" simplePos="0" relativeHeight="251658240" behindDoc="0" locked="0" layoutInCell="1" allowOverlap="1" wp14:anchorId="0CC72B5F" wp14:editId="10976CF1">
              <wp:simplePos x="590550" y="9572625"/>
              <wp:positionH relativeFrom="page">
                <wp:align>left</wp:align>
              </wp:positionH>
              <wp:positionV relativeFrom="page">
                <wp:align>bottom</wp:align>
              </wp:positionV>
              <wp:extent cx="1408430" cy="357505"/>
              <wp:effectExtent l="0" t="0" r="1270" b="0"/>
              <wp:wrapNone/>
              <wp:docPr id="771776991"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rsidR="000E5AC5" w:rsidRPr="000E5AC5" w:rsidRDefault="000E5AC5" w:rsidP="000E5AC5">
                          <w:pPr>
                            <w:spacing w:after="0"/>
                            <w:rPr>
                              <w:rFonts w:ascii="Aptos" w:eastAsia="Aptos" w:hAnsi="Aptos" w:cs="Aptos"/>
                              <w:noProof/>
                              <w:color w:val="000000"/>
                              <w:sz w:val="20"/>
                              <w:szCs w:val="20"/>
                            </w:rPr>
                          </w:pPr>
                          <w:r w:rsidRPr="000E5AC5">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C72B5F" id="_x0000_t202" coordsize="21600,21600" o:spt="202" path="m,l,21600r21600,l21600,xe">
              <v:stroke joinstyle="miter"/>
              <v:path gradientshapeok="t" o:connecttype="rect"/>
            </v:shapetype>
            <v:shape id="Text Box 1" o:spid="_x0000_s1028" type="#_x0000_t202" alt="INTERNAL USE ONLY" style="position:absolute;left:0;text-align:left;margin-left:0;margin-top:0;width:110.9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" filled="f" stroked="f">
              <v:textbox style="mso-fit-shape-to-text:t" inset="20pt,0,0,15pt">
                <w:txbxContent>
                  <w:p w:rsidR="000E5AC5" w:rsidRPr="000E5AC5" w:rsidRDefault="000E5AC5" w:rsidP="000E5AC5">
                    <w:pPr>
                      <w:spacing w:after="0"/>
                      <w:rPr>
                        <w:rFonts w:ascii="Aptos" w:eastAsia="Aptos" w:hAnsi="Aptos" w:cs="Aptos"/>
                        <w:noProof/>
                        <w:color w:val="000000"/>
                        <w:sz w:val="20"/>
                        <w:szCs w:val="20"/>
                      </w:rPr>
                    </w:pPr>
                    <w:r w:rsidRPr="000E5AC5">
                      <w:rPr>
                        <w:rFonts w:ascii="Aptos" w:eastAsia="Aptos" w:hAnsi="Aptos" w:cs="Aptos"/>
                        <w:noProof/>
                        <w:color w:val="000000"/>
                        <w:sz w:val="20"/>
                        <w:szCs w:val="20"/>
                      </w:rPr>
                      <w:t>INTERNAL USE ONLY</w:t>
                    </w:r>
                  </w:p>
                </w:txbxContent>
              </v:textbox>
              <w10:wrap anchorx="page" anchory="page"/>
            </v:shape>
          </w:pict>
        </mc:Fallback>
      </mc:AlternateContent>
    </w:r>
    <w:ins w:id="110" w:author="MT1a" w:date="2026-02-05T09:46:00Z" w16du:dateUtc="2026-02-05T08:46:00Z">
      <w:r w:rsidR="00575481" w:rsidRPr="434F334C">
        <w:rPr>
          <w:rFonts w:ascii="Segoe UI Semibold" w:eastAsia="Segoe UI Semibold" w:hAnsi="Segoe UI Semibold" w:cs="Segoe UI Semibold"/>
          <w:color w:val="D13438"/>
          <w:sz w:val="15"/>
          <w:szCs w:val="15"/>
        </w:rPr>
        <w:t>Expedia ROW Email confirmation DE EN 051225 v0.2</w:t>
      </w:r>
      <w:r w:rsidR="00575481" w:rsidRPr="434F334C">
        <w:rPr>
          <w:rFonts w:ascii="Arial" w:eastAsia="Arial" w:hAnsi="Arial" w:cs="Arial"/>
          <w:color w:val="D13438"/>
          <w:sz w:val="16"/>
          <w:szCs w:val="16"/>
          <w:u w:val="single"/>
          <w:lang w:val="en-GB"/>
        </w:rPr>
        <w:t xml:space="preserve"> </w:t>
      </w:r>
      <w:r w:rsidR="00575481" w:rsidRPr="434F334C">
        <w:rPr>
          <w:rFonts w:ascii="Segoe UI" w:eastAsia="Segoe UI" w:hAnsi="Segoe UI" w:cs="Segoe UI"/>
        </w:rPr>
        <w:t xml:space="preserve"> </w:t>
      </w:r>
    </w:ins>
  </w:p>
  <w:p w:rsidR="00575481" w:rsidRDefault="005754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28C3" w:rsidRDefault="008A28C3" w:rsidP="0005501C">
      <w:pPr>
        <w:spacing w:after="0" w:line="240" w:lineRule="auto"/>
      </w:pPr>
      <w:r>
        <w:separator/>
      </w:r>
    </w:p>
  </w:footnote>
  <w:footnote w:type="continuationSeparator" w:id="0">
    <w:p w:rsidR="008A28C3" w:rsidRDefault="008A28C3" w:rsidP="0005501C">
      <w:pPr>
        <w:spacing w:after="0" w:line="240" w:lineRule="auto"/>
      </w:pPr>
      <w:r>
        <w:continuationSeparator/>
      </w:r>
    </w:p>
  </w:footnote>
  <w:footnote w:type="continuationNotice" w:id="1">
    <w:p w:rsidR="008A28C3" w:rsidRDefault="008A28C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5481" w:rsidRDefault="005754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6B7E" w:rsidRDefault="00736B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5481" w:rsidRDefault="005754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82536"/>
    <w:multiLevelType w:val="hybridMultilevel"/>
    <w:tmpl w:val="85489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610DBE"/>
    <w:multiLevelType w:val="hybridMultilevel"/>
    <w:tmpl w:val="0AD60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8B47BB"/>
    <w:multiLevelType w:val="hybridMultilevel"/>
    <w:tmpl w:val="B9767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C1545"/>
    <w:multiLevelType w:val="hybridMultilevel"/>
    <w:tmpl w:val="369C6F9C"/>
    <w:lvl w:ilvl="0" w:tplc="3E66210A">
      <w:start w:val="1"/>
      <w:numFmt w:val="bullet"/>
      <w:lvlText w:val="•"/>
      <w:lvlJc w:val="left"/>
      <w:pPr>
        <w:tabs>
          <w:tab w:val="num" w:pos="720"/>
        </w:tabs>
        <w:ind w:left="720" w:hanging="360"/>
      </w:pPr>
      <w:rPr>
        <w:rFonts w:ascii="Times New Roman" w:hAnsi="Times New Roman" w:hint="default"/>
      </w:rPr>
    </w:lvl>
    <w:lvl w:ilvl="1" w:tplc="C63EB92A" w:tentative="1">
      <w:start w:val="1"/>
      <w:numFmt w:val="bullet"/>
      <w:lvlText w:val="•"/>
      <w:lvlJc w:val="left"/>
      <w:pPr>
        <w:tabs>
          <w:tab w:val="num" w:pos="1440"/>
        </w:tabs>
        <w:ind w:left="1440" w:hanging="360"/>
      </w:pPr>
      <w:rPr>
        <w:rFonts w:ascii="Times New Roman" w:hAnsi="Times New Roman" w:hint="default"/>
      </w:rPr>
    </w:lvl>
    <w:lvl w:ilvl="2" w:tplc="0CB850F6" w:tentative="1">
      <w:start w:val="1"/>
      <w:numFmt w:val="bullet"/>
      <w:lvlText w:val="•"/>
      <w:lvlJc w:val="left"/>
      <w:pPr>
        <w:tabs>
          <w:tab w:val="num" w:pos="2160"/>
        </w:tabs>
        <w:ind w:left="2160" w:hanging="360"/>
      </w:pPr>
      <w:rPr>
        <w:rFonts w:ascii="Times New Roman" w:hAnsi="Times New Roman" w:hint="default"/>
      </w:rPr>
    </w:lvl>
    <w:lvl w:ilvl="3" w:tplc="8118DBB0" w:tentative="1">
      <w:start w:val="1"/>
      <w:numFmt w:val="bullet"/>
      <w:lvlText w:val="•"/>
      <w:lvlJc w:val="left"/>
      <w:pPr>
        <w:tabs>
          <w:tab w:val="num" w:pos="2880"/>
        </w:tabs>
        <w:ind w:left="2880" w:hanging="360"/>
      </w:pPr>
      <w:rPr>
        <w:rFonts w:ascii="Times New Roman" w:hAnsi="Times New Roman" w:hint="default"/>
      </w:rPr>
    </w:lvl>
    <w:lvl w:ilvl="4" w:tplc="A8126CAE" w:tentative="1">
      <w:start w:val="1"/>
      <w:numFmt w:val="bullet"/>
      <w:lvlText w:val="•"/>
      <w:lvlJc w:val="left"/>
      <w:pPr>
        <w:tabs>
          <w:tab w:val="num" w:pos="3600"/>
        </w:tabs>
        <w:ind w:left="3600" w:hanging="360"/>
      </w:pPr>
      <w:rPr>
        <w:rFonts w:ascii="Times New Roman" w:hAnsi="Times New Roman" w:hint="default"/>
      </w:rPr>
    </w:lvl>
    <w:lvl w:ilvl="5" w:tplc="B96C123C" w:tentative="1">
      <w:start w:val="1"/>
      <w:numFmt w:val="bullet"/>
      <w:lvlText w:val="•"/>
      <w:lvlJc w:val="left"/>
      <w:pPr>
        <w:tabs>
          <w:tab w:val="num" w:pos="4320"/>
        </w:tabs>
        <w:ind w:left="4320" w:hanging="360"/>
      </w:pPr>
      <w:rPr>
        <w:rFonts w:ascii="Times New Roman" w:hAnsi="Times New Roman" w:hint="default"/>
      </w:rPr>
    </w:lvl>
    <w:lvl w:ilvl="6" w:tplc="0316CF46" w:tentative="1">
      <w:start w:val="1"/>
      <w:numFmt w:val="bullet"/>
      <w:lvlText w:val="•"/>
      <w:lvlJc w:val="left"/>
      <w:pPr>
        <w:tabs>
          <w:tab w:val="num" w:pos="5040"/>
        </w:tabs>
        <w:ind w:left="5040" w:hanging="360"/>
      </w:pPr>
      <w:rPr>
        <w:rFonts w:ascii="Times New Roman" w:hAnsi="Times New Roman" w:hint="default"/>
      </w:rPr>
    </w:lvl>
    <w:lvl w:ilvl="7" w:tplc="3B42E38C" w:tentative="1">
      <w:start w:val="1"/>
      <w:numFmt w:val="bullet"/>
      <w:lvlText w:val="•"/>
      <w:lvlJc w:val="left"/>
      <w:pPr>
        <w:tabs>
          <w:tab w:val="num" w:pos="5760"/>
        </w:tabs>
        <w:ind w:left="5760" w:hanging="360"/>
      </w:pPr>
      <w:rPr>
        <w:rFonts w:ascii="Times New Roman" w:hAnsi="Times New Roman" w:hint="default"/>
      </w:rPr>
    </w:lvl>
    <w:lvl w:ilvl="8" w:tplc="FAAC497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224798D"/>
    <w:multiLevelType w:val="hybridMultilevel"/>
    <w:tmpl w:val="5616F462"/>
    <w:lvl w:ilvl="0" w:tplc="620E470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2DC7EBB"/>
    <w:multiLevelType w:val="hybridMultilevel"/>
    <w:tmpl w:val="274E66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B31ABB"/>
    <w:multiLevelType w:val="hybridMultilevel"/>
    <w:tmpl w:val="30AA5D02"/>
    <w:lvl w:ilvl="0" w:tplc="68A0562C">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ADB42F5"/>
    <w:multiLevelType w:val="hybridMultilevel"/>
    <w:tmpl w:val="DCFC4D82"/>
    <w:lvl w:ilvl="0" w:tplc="04090005">
      <w:start w:val="1"/>
      <w:numFmt w:val="bullet"/>
      <w:lvlText w:val=""/>
      <w:lvlJc w:val="left"/>
      <w:pPr>
        <w:ind w:left="360" w:hanging="360"/>
      </w:pPr>
      <w:rPr>
        <w:rFonts w:ascii="Wingdings" w:hAnsi="Wingdings" w:hint="default"/>
        <w:b w:val="0"/>
        <w:color w:val="auto"/>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CC1311E"/>
    <w:multiLevelType w:val="hybridMultilevel"/>
    <w:tmpl w:val="1F2A0EA6"/>
    <w:lvl w:ilvl="0" w:tplc="641E62C8">
      <w:start w:val="2"/>
      <w:numFmt w:val="bullet"/>
      <w:lvlText w:val=""/>
      <w:lvlJc w:val="left"/>
      <w:pPr>
        <w:ind w:left="720" w:hanging="360"/>
      </w:pPr>
      <w:rPr>
        <w:rFonts w:ascii="Symbol" w:eastAsiaTheme="minorHAnsi"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5C6EAD"/>
    <w:multiLevelType w:val="hybridMultilevel"/>
    <w:tmpl w:val="85520B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77529C"/>
    <w:multiLevelType w:val="hybridMultilevel"/>
    <w:tmpl w:val="D2522FA6"/>
    <w:lvl w:ilvl="0" w:tplc="3A3A1782">
      <w:start w:val="1"/>
      <w:numFmt w:val="bullet"/>
      <w:lvlText w:val="•"/>
      <w:lvlJc w:val="left"/>
      <w:pPr>
        <w:tabs>
          <w:tab w:val="num" w:pos="2520"/>
        </w:tabs>
        <w:ind w:left="2520" w:hanging="360"/>
      </w:pPr>
      <w:rPr>
        <w:rFonts w:ascii="Arial" w:hAnsi="Arial" w:hint="default"/>
      </w:rPr>
    </w:lvl>
    <w:lvl w:ilvl="1" w:tplc="44E8C56A" w:tentative="1">
      <w:start w:val="1"/>
      <w:numFmt w:val="bullet"/>
      <w:lvlText w:val="•"/>
      <w:lvlJc w:val="left"/>
      <w:pPr>
        <w:tabs>
          <w:tab w:val="num" w:pos="3240"/>
        </w:tabs>
        <w:ind w:left="3240" w:hanging="360"/>
      </w:pPr>
      <w:rPr>
        <w:rFonts w:ascii="Arial" w:hAnsi="Arial" w:hint="default"/>
      </w:rPr>
    </w:lvl>
    <w:lvl w:ilvl="2" w:tplc="FB0C94EE" w:tentative="1">
      <w:start w:val="1"/>
      <w:numFmt w:val="bullet"/>
      <w:lvlText w:val="•"/>
      <w:lvlJc w:val="left"/>
      <w:pPr>
        <w:tabs>
          <w:tab w:val="num" w:pos="3960"/>
        </w:tabs>
        <w:ind w:left="3960" w:hanging="360"/>
      </w:pPr>
      <w:rPr>
        <w:rFonts w:ascii="Arial" w:hAnsi="Arial" w:hint="default"/>
      </w:rPr>
    </w:lvl>
    <w:lvl w:ilvl="3" w:tplc="EF5C23B2" w:tentative="1">
      <w:start w:val="1"/>
      <w:numFmt w:val="bullet"/>
      <w:lvlText w:val="•"/>
      <w:lvlJc w:val="left"/>
      <w:pPr>
        <w:tabs>
          <w:tab w:val="num" w:pos="4680"/>
        </w:tabs>
        <w:ind w:left="4680" w:hanging="360"/>
      </w:pPr>
      <w:rPr>
        <w:rFonts w:ascii="Arial" w:hAnsi="Arial" w:hint="default"/>
      </w:rPr>
    </w:lvl>
    <w:lvl w:ilvl="4" w:tplc="EEBC3730" w:tentative="1">
      <w:start w:val="1"/>
      <w:numFmt w:val="bullet"/>
      <w:lvlText w:val="•"/>
      <w:lvlJc w:val="left"/>
      <w:pPr>
        <w:tabs>
          <w:tab w:val="num" w:pos="5400"/>
        </w:tabs>
        <w:ind w:left="5400" w:hanging="360"/>
      </w:pPr>
      <w:rPr>
        <w:rFonts w:ascii="Arial" w:hAnsi="Arial" w:hint="default"/>
      </w:rPr>
    </w:lvl>
    <w:lvl w:ilvl="5" w:tplc="B380D838" w:tentative="1">
      <w:start w:val="1"/>
      <w:numFmt w:val="bullet"/>
      <w:lvlText w:val="•"/>
      <w:lvlJc w:val="left"/>
      <w:pPr>
        <w:tabs>
          <w:tab w:val="num" w:pos="6120"/>
        </w:tabs>
        <w:ind w:left="6120" w:hanging="360"/>
      </w:pPr>
      <w:rPr>
        <w:rFonts w:ascii="Arial" w:hAnsi="Arial" w:hint="default"/>
      </w:rPr>
    </w:lvl>
    <w:lvl w:ilvl="6" w:tplc="9352263E" w:tentative="1">
      <w:start w:val="1"/>
      <w:numFmt w:val="bullet"/>
      <w:lvlText w:val="•"/>
      <w:lvlJc w:val="left"/>
      <w:pPr>
        <w:tabs>
          <w:tab w:val="num" w:pos="6840"/>
        </w:tabs>
        <w:ind w:left="6840" w:hanging="360"/>
      </w:pPr>
      <w:rPr>
        <w:rFonts w:ascii="Arial" w:hAnsi="Arial" w:hint="default"/>
      </w:rPr>
    </w:lvl>
    <w:lvl w:ilvl="7" w:tplc="952416BE" w:tentative="1">
      <w:start w:val="1"/>
      <w:numFmt w:val="bullet"/>
      <w:lvlText w:val="•"/>
      <w:lvlJc w:val="left"/>
      <w:pPr>
        <w:tabs>
          <w:tab w:val="num" w:pos="7560"/>
        </w:tabs>
        <w:ind w:left="7560" w:hanging="360"/>
      </w:pPr>
      <w:rPr>
        <w:rFonts w:ascii="Arial" w:hAnsi="Arial" w:hint="default"/>
      </w:rPr>
    </w:lvl>
    <w:lvl w:ilvl="8" w:tplc="DC7075B4" w:tentative="1">
      <w:start w:val="1"/>
      <w:numFmt w:val="bullet"/>
      <w:lvlText w:val="•"/>
      <w:lvlJc w:val="left"/>
      <w:pPr>
        <w:tabs>
          <w:tab w:val="num" w:pos="8280"/>
        </w:tabs>
        <w:ind w:left="8280" w:hanging="360"/>
      </w:pPr>
      <w:rPr>
        <w:rFonts w:ascii="Arial" w:hAnsi="Arial" w:hint="default"/>
      </w:rPr>
    </w:lvl>
  </w:abstractNum>
  <w:abstractNum w:abstractNumId="11" w15:restartNumberingAfterBreak="0">
    <w:nsid w:val="37D5296A"/>
    <w:multiLevelType w:val="hybridMultilevel"/>
    <w:tmpl w:val="43382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581214"/>
    <w:multiLevelType w:val="hybridMultilevel"/>
    <w:tmpl w:val="B420B04A"/>
    <w:lvl w:ilvl="0" w:tplc="98E4F0D8">
      <w:start w:val="1"/>
      <w:numFmt w:val="bullet"/>
      <w:lvlText w:val=""/>
      <w:lvlJc w:val="left"/>
      <w:pPr>
        <w:ind w:left="360" w:hanging="360"/>
      </w:pPr>
      <w:rPr>
        <w:rFonts w:ascii="Symbol" w:hAnsi="Symbol" w:hint="default"/>
        <w:b/>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9FE05D4"/>
    <w:multiLevelType w:val="hybridMultilevel"/>
    <w:tmpl w:val="982EB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342862"/>
    <w:multiLevelType w:val="hybridMultilevel"/>
    <w:tmpl w:val="FC82C9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C6F3882"/>
    <w:multiLevelType w:val="hybridMultilevel"/>
    <w:tmpl w:val="069CD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043406"/>
    <w:multiLevelType w:val="hybridMultilevel"/>
    <w:tmpl w:val="241A7984"/>
    <w:lvl w:ilvl="0" w:tplc="5CD0FE60">
      <w:start w:val="1"/>
      <w:numFmt w:val="bullet"/>
      <w:lvlText w:val="•"/>
      <w:lvlJc w:val="left"/>
      <w:pPr>
        <w:tabs>
          <w:tab w:val="num" w:pos="720"/>
        </w:tabs>
        <w:ind w:left="720" w:hanging="360"/>
      </w:pPr>
      <w:rPr>
        <w:rFonts w:ascii="Times New Roman" w:hAnsi="Times New Roman" w:hint="default"/>
      </w:rPr>
    </w:lvl>
    <w:lvl w:ilvl="1" w:tplc="75FCA1C6" w:tentative="1">
      <w:start w:val="1"/>
      <w:numFmt w:val="bullet"/>
      <w:lvlText w:val="•"/>
      <w:lvlJc w:val="left"/>
      <w:pPr>
        <w:tabs>
          <w:tab w:val="num" w:pos="1440"/>
        </w:tabs>
        <w:ind w:left="1440" w:hanging="360"/>
      </w:pPr>
      <w:rPr>
        <w:rFonts w:ascii="Times New Roman" w:hAnsi="Times New Roman" w:hint="default"/>
      </w:rPr>
    </w:lvl>
    <w:lvl w:ilvl="2" w:tplc="A9666324" w:tentative="1">
      <w:start w:val="1"/>
      <w:numFmt w:val="bullet"/>
      <w:lvlText w:val="•"/>
      <w:lvlJc w:val="left"/>
      <w:pPr>
        <w:tabs>
          <w:tab w:val="num" w:pos="2160"/>
        </w:tabs>
        <w:ind w:left="2160" w:hanging="360"/>
      </w:pPr>
      <w:rPr>
        <w:rFonts w:ascii="Times New Roman" w:hAnsi="Times New Roman" w:hint="default"/>
      </w:rPr>
    </w:lvl>
    <w:lvl w:ilvl="3" w:tplc="E9005474" w:tentative="1">
      <w:start w:val="1"/>
      <w:numFmt w:val="bullet"/>
      <w:lvlText w:val="•"/>
      <w:lvlJc w:val="left"/>
      <w:pPr>
        <w:tabs>
          <w:tab w:val="num" w:pos="2880"/>
        </w:tabs>
        <w:ind w:left="2880" w:hanging="360"/>
      </w:pPr>
      <w:rPr>
        <w:rFonts w:ascii="Times New Roman" w:hAnsi="Times New Roman" w:hint="default"/>
      </w:rPr>
    </w:lvl>
    <w:lvl w:ilvl="4" w:tplc="5778EB08" w:tentative="1">
      <w:start w:val="1"/>
      <w:numFmt w:val="bullet"/>
      <w:lvlText w:val="•"/>
      <w:lvlJc w:val="left"/>
      <w:pPr>
        <w:tabs>
          <w:tab w:val="num" w:pos="3600"/>
        </w:tabs>
        <w:ind w:left="3600" w:hanging="360"/>
      </w:pPr>
      <w:rPr>
        <w:rFonts w:ascii="Times New Roman" w:hAnsi="Times New Roman" w:hint="default"/>
      </w:rPr>
    </w:lvl>
    <w:lvl w:ilvl="5" w:tplc="47587102" w:tentative="1">
      <w:start w:val="1"/>
      <w:numFmt w:val="bullet"/>
      <w:lvlText w:val="•"/>
      <w:lvlJc w:val="left"/>
      <w:pPr>
        <w:tabs>
          <w:tab w:val="num" w:pos="4320"/>
        </w:tabs>
        <w:ind w:left="4320" w:hanging="360"/>
      </w:pPr>
      <w:rPr>
        <w:rFonts w:ascii="Times New Roman" w:hAnsi="Times New Roman" w:hint="default"/>
      </w:rPr>
    </w:lvl>
    <w:lvl w:ilvl="6" w:tplc="FD4E3758" w:tentative="1">
      <w:start w:val="1"/>
      <w:numFmt w:val="bullet"/>
      <w:lvlText w:val="•"/>
      <w:lvlJc w:val="left"/>
      <w:pPr>
        <w:tabs>
          <w:tab w:val="num" w:pos="5040"/>
        </w:tabs>
        <w:ind w:left="5040" w:hanging="360"/>
      </w:pPr>
      <w:rPr>
        <w:rFonts w:ascii="Times New Roman" w:hAnsi="Times New Roman" w:hint="default"/>
      </w:rPr>
    </w:lvl>
    <w:lvl w:ilvl="7" w:tplc="7666A1DC" w:tentative="1">
      <w:start w:val="1"/>
      <w:numFmt w:val="bullet"/>
      <w:lvlText w:val="•"/>
      <w:lvlJc w:val="left"/>
      <w:pPr>
        <w:tabs>
          <w:tab w:val="num" w:pos="5760"/>
        </w:tabs>
        <w:ind w:left="5760" w:hanging="360"/>
      </w:pPr>
      <w:rPr>
        <w:rFonts w:ascii="Times New Roman" w:hAnsi="Times New Roman" w:hint="default"/>
      </w:rPr>
    </w:lvl>
    <w:lvl w:ilvl="8" w:tplc="FF680376"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52560413"/>
    <w:multiLevelType w:val="hybridMultilevel"/>
    <w:tmpl w:val="472E1184"/>
    <w:lvl w:ilvl="0" w:tplc="4142F3B6">
      <w:numFmt w:val="bullet"/>
      <w:lvlText w:val=""/>
      <w:lvlJc w:val="left"/>
      <w:pPr>
        <w:ind w:left="720" w:hanging="360"/>
      </w:pPr>
      <w:rPr>
        <w:rFonts w:ascii="Symbol" w:eastAsia="Univers ATT"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9D345B"/>
    <w:multiLevelType w:val="hybridMultilevel"/>
    <w:tmpl w:val="D6AE9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6B265A"/>
    <w:multiLevelType w:val="hybridMultilevel"/>
    <w:tmpl w:val="4F26EFCA"/>
    <w:lvl w:ilvl="0" w:tplc="3A3A1782">
      <w:start w:val="1"/>
      <w:numFmt w:val="bullet"/>
      <w:lvlText w:val="•"/>
      <w:lvlJc w:val="left"/>
      <w:pPr>
        <w:ind w:left="3600" w:hanging="360"/>
      </w:pPr>
      <w:rPr>
        <w:rFonts w:ascii="Arial" w:hAnsi="Arial"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0" w15:restartNumberingAfterBreak="0">
    <w:nsid w:val="64722A3E"/>
    <w:multiLevelType w:val="hybridMultilevel"/>
    <w:tmpl w:val="5802B370"/>
    <w:lvl w:ilvl="0" w:tplc="452CF660">
      <w:start w:val="1"/>
      <w:numFmt w:val="bullet"/>
      <w:pStyle w:val="4BulletTex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D63B79"/>
    <w:multiLevelType w:val="hybridMultilevel"/>
    <w:tmpl w:val="31F02EDE"/>
    <w:lvl w:ilvl="0" w:tplc="47CA9D82">
      <w:start w:val="29"/>
      <w:numFmt w:val="bullet"/>
      <w:lvlText w:val=""/>
      <w:lvlJc w:val="left"/>
      <w:pPr>
        <w:ind w:left="720" w:hanging="360"/>
      </w:pPr>
      <w:rPr>
        <w:rFonts w:ascii="Symbol" w:eastAsiaTheme="minorHAnsi" w:hAnsi="Symbol" w:cs="Sego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1D64AE"/>
    <w:multiLevelType w:val="hybridMultilevel"/>
    <w:tmpl w:val="77381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8823438">
    <w:abstractNumId w:val="20"/>
  </w:num>
  <w:num w:numId="2" w16cid:durableId="262618275">
    <w:abstractNumId w:val="8"/>
  </w:num>
  <w:num w:numId="3" w16cid:durableId="986402226">
    <w:abstractNumId w:val="21"/>
  </w:num>
  <w:num w:numId="4" w16cid:durableId="801079070">
    <w:abstractNumId w:val="10"/>
  </w:num>
  <w:num w:numId="5" w16cid:durableId="1752848233">
    <w:abstractNumId w:val="0"/>
  </w:num>
  <w:num w:numId="6" w16cid:durableId="2074310906">
    <w:abstractNumId w:val="19"/>
  </w:num>
  <w:num w:numId="7" w16cid:durableId="1552771292">
    <w:abstractNumId w:val="3"/>
  </w:num>
  <w:num w:numId="8" w16cid:durableId="316812955">
    <w:abstractNumId w:val="16"/>
  </w:num>
  <w:num w:numId="9" w16cid:durableId="1006129494">
    <w:abstractNumId w:val="6"/>
  </w:num>
  <w:num w:numId="10" w16cid:durableId="772746716">
    <w:abstractNumId w:val="5"/>
  </w:num>
  <w:num w:numId="11" w16cid:durableId="1870021332">
    <w:abstractNumId w:val="2"/>
  </w:num>
  <w:num w:numId="12" w16cid:durableId="1981617090">
    <w:abstractNumId w:val="12"/>
  </w:num>
  <w:num w:numId="13" w16cid:durableId="8084780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77058101">
    <w:abstractNumId w:val="4"/>
  </w:num>
  <w:num w:numId="15" w16cid:durableId="561986703">
    <w:abstractNumId w:val="13"/>
  </w:num>
  <w:num w:numId="16" w16cid:durableId="1991592520">
    <w:abstractNumId w:val="15"/>
  </w:num>
  <w:num w:numId="17" w16cid:durableId="1326518065">
    <w:abstractNumId w:val="17"/>
  </w:num>
  <w:num w:numId="18" w16cid:durableId="1696880915">
    <w:abstractNumId w:val="7"/>
  </w:num>
  <w:num w:numId="19" w16cid:durableId="2031446290">
    <w:abstractNumId w:val="9"/>
  </w:num>
  <w:num w:numId="20" w16cid:durableId="977339678">
    <w:abstractNumId w:val="11"/>
  </w:num>
  <w:num w:numId="21" w16cid:durableId="926379502">
    <w:abstractNumId w:val="18"/>
  </w:num>
  <w:num w:numId="22" w16cid:durableId="1229919690">
    <w:abstractNumId w:val="1"/>
  </w:num>
  <w:num w:numId="23" w16cid:durableId="1418482510">
    <w:abstractNumId w:val="12"/>
  </w:num>
  <w:num w:numId="24" w16cid:durableId="81991698">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T1a">
    <w15:presenceInfo w15:providerId="None" w15:userId="MT1a"/>
  </w15:person>
  <w15:person w15:author="Mad Gro">
    <w15:presenceInfo w15:providerId="Windows Live" w15:userId="8bc76e05004d1aed"/>
  </w15:person>
  <w15:person w15:author="Kitchens, Darcy">
    <w15:presenceInfo w15:providerId="AD" w15:userId="S::Darcy.Kitchens@travelguard.com::9c9e2e40-835b-4d09-adab-f5006cf9e004"/>
  </w15:person>
  <w15:person w15:author="Alexandra Stamp">
    <w15:presenceInfo w15:providerId="AD" w15:userId="S::Alexandra.Stamp@travelguard.zurich.com::1b60c8d9-4d98-4c41-a0f9-28e79c8a6b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8A0"/>
    <w:rsid w:val="00003BED"/>
    <w:rsid w:val="00003DCF"/>
    <w:rsid w:val="0000489A"/>
    <w:rsid w:val="000117DC"/>
    <w:rsid w:val="00012A6B"/>
    <w:rsid w:val="000142FD"/>
    <w:rsid w:val="00016BFE"/>
    <w:rsid w:val="00017977"/>
    <w:rsid w:val="00022244"/>
    <w:rsid w:val="000235CD"/>
    <w:rsid w:val="000238EB"/>
    <w:rsid w:val="000267E0"/>
    <w:rsid w:val="000313DF"/>
    <w:rsid w:val="00032065"/>
    <w:rsid w:val="0003226B"/>
    <w:rsid w:val="000346A1"/>
    <w:rsid w:val="00042911"/>
    <w:rsid w:val="00044B91"/>
    <w:rsid w:val="0005501C"/>
    <w:rsid w:val="00055BFF"/>
    <w:rsid w:val="00064FF3"/>
    <w:rsid w:val="00066738"/>
    <w:rsid w:val="00066B7C"/>
    <w:rsid w:val="00075174"/>
    <w:rsid w:val="000812C7"/>
    <w:rsid w:val="000820A0"/>
    <w:rsid w:val="000824A8"/>
    <w:rsid w:val="00083BED"/>
    <w:rsid w:val="00086E8A"/>
    <w:rsid w:val="00087603"/>
    <w:rsid w:val="00093818"/>
    <w:rsid w:val="00093D8D"/>
    <w:rsid w:val="0009447A"/>
    <w:rsid w:val="0009773F"/>
    <w:rsid w:val="000A010C"/>
    <w:rsid w:val="000A233F"/>
    <w:rsid w:val="000A4AC2"/>
    <w:rsid w:val="000A7704"/>
    <w:rsid w:val="000B0507"/>
    <w:rsid w:val="000B2C80"/>
    <w:rsid w:val="000B368C"/>
    <w:rsid w:val="000B52A2"/>
    <w:rsid w:val="000B66C4"/>
    <w:rsid w:val="000C0601"/>
    <w:rsid w:val="000C08BC"/>
    <w:rsid w:val="000C0E38"/>
    <w:rsid w:val="000C1248"/>
    <w:rsid w:val="000C1AF0"/>
    <w:rsid w:val="000C7011"/>
    <w:rsid w:val="000D0DEE"/>
    <w:rsid w:val="000D11A3"/>
    <w:rsid w:val="000D1D3B"/>
    <w:rsid w:val="000D44F7"/>
    <w:rsid w:val="000D478E"/>
    <w:rsid w:val="000D52AF"/>
    <w:rsid w:val="000D54CA"/>
    <w:rsid w:val="000D6A76"/>
    <w:rsid w:val="000E5AC5"/>
    <w:rsid w:val="000F09C6"/>
    <w:rsid w:val="000F0A11"/>
    <w:rsid w:val="000F1942"/>
    <w:rsid w:val="000F19DE"/>
    <w:rsid w:val="000F79CF"/>
    <w:rsid w:val="00100750"/>
    <w:rsid w:val="0010249F"/>
    <w:rsid w:val="001025A6"/>
    <w:rsid w:val="00115611"/>
    <w:rsid w:val="0012099B"/>
    <w:rsid w:val="00126487"/>
    <w:rsid w:val="00126D8A"/>
    <w:rsid w:val="00133D72"/>
    <w:rsid w:val="00134620"/>
    <w:rsid w:val="001472D9"/>
    <w:rsid w:val="0014734D"/>
    <w:rsid w:val="0014759B"/>
    <w:rsid w:val="00150005"/>
    <w:rsid w:val="00151CF5"/>
    <w:rsid w:val="001526DC"/>
    <w:rsid w:val="0015510C"/>
    <w:rsid w:val="00155DFD"/>
    <w:rsid w:val="001574CF"/>
    <w:rsid w:val="00157764"/>
    <w:rsid w:val="00160739"/>
    <w:rsid w:val="00162CEA"/>
    <w:rsid w:val="0016411F"/>
    <w:rsid w:val="001665D1"/>
    <w:rsid w:val="001673B2"/>
    <w:rsid w:val="0017018D"/>
    <w:rsid w:val="001725DF"/>
    <w:rsid w:val="00172BD6"/>
    <w:rsid w:val="0017316A"/>
    <w:rsid w:val="00174528"/>
    <w:rsid w:val="00175757"/>
    <w:rsid w:val="00180498"/>
    <w:rsid w:val="00181B2E"/>
    <w:rsid w:val="00182293"/>
    <w:rsid w:val="0018368B"/>
    <w:rsid w:val="00184C12"/>
    <w:rsid w:val="00184F3E"/>
    <w:rsid w:val="0018681A"/>
    <w:rsid w:val="00186C18"/>
    <w:rsid w:val="00190F51"/>
    <w:rsid w:val="00191967"/>
    <w:rsid w:val="001A32B0"/>
    <w:rsid w:val="001A4AE8"/>
    <w:rsid w:val="001A5E3D"/>
    <w:rsid w:val="001A642D"/>
    <w:rsid w:val="001B0678"/>
    <w:rsid w:val="001B0DEB"/>
    <w:rsid w:val="001B1811"/>
    <w:rsid w:val="001B2A5D"/>
    <w:rsid w:val="001B4AB5"/>
    <w:rsid w:val="001B60EA"/>
    <w:rsid w:val="001B7265"/>
    <w:rsid w:val="001C02CD"/>
    <w:rsid w:val="001C5320"/>
    <w:rsid w:val="001D159F"/>
    <w:rsid w:val="001D1D38"/>
    <w:rsid w:val="001D2481"/>
    <w:rsid w:val="001D3491"/>
    <w:rsid w:val="001D45C8"/>
    <w:rsid w:val="001E2979"/>
    <w:rsid w:val="001E29FA"/>
    <w:rsid w:val="001E479B"/>
    <w:rsid w:val="001E675F"/>
    <w:rsid w:val="001F0D33"/>
    <w:rsid w:val="001F1529"/>
    <w:rsid w:val="001F1D0D"/>
    <w:rsid w:val="001F38B5"/>
    <w:rsid w:val="001F4CB5"/>
    <w:rsid w:val="001F60D1"/>
    <w:rsid w:val="001F6B25"/>
    <w:rsid w:val="001F784F"/>
    <w:rsid w:val="00203776"/>
    <w:rsid w:val="00204170"/>
    <w:rsid w:val="002052C7"/>
    <w:rsid w:val="00205C51"/>
    <w:rsid w:val="00210281"/>
    <w:rsid w:val="00212761"/>
    <w:rsid w:val="002140A5"/>
    <w:rsid w:val="0021713D"/>
    <w:rsid w:val="0022318F"/>
    <w:rsid w:val="0022552D"/>
    <w:rsid w:val="0022616C"/>
    <w:rsid w:val="00227BF7"/>
    <w:rsid w:val="00235B37"/>
    <w:rsid w:val="00240D5A"/>
    <w:rsid w:val="00242990"/>
    <w:rsid w:val="00243A08"/>
    <w:rsid w:val="00246CB6"/>
    <w:rsid w:val="002562D5"/>
    <w:rsid w:val="00256864"/>
    <w:rsid w:val="00256A9B"/>
    <w:rsid w:val="002579F6"/>
    <w:rsid w:val="00260613"/>
    <w:rsid w:val="00263722"/>
    <w:rsid w:val="00264E86"/>
    <w:rsid w:val="00264FF9"/>
    <w:rsid w:val="00266A8A"/>
    <w:rsid w:val="002805E6"/>
    <w:rsid w:val="002857AA"/>
    <w:rsid w:val="00287E72"/>
    <w:rsid w:val="00291FD1"/>
    <w:rsid w:val="00293E3A"/>
    <w:rsid w:val="002946C7"/>
    <w:rsid w:val="002953A6"/>
    <w:rsid w:val="002A1A8F"/>
    <w:rsid w:val="002A22DD"/>
    <w:rsid w:val="002A2567"/>
    <w:rsid w:val="002A2B32"/>
    <w:rsid w:val="002A31A6"/>
    <w:rsid w:val="002A4A1D"/>
    <w:rsid w:val="002C182F"/>
    <w:rsid w:val="002C1E08"/>
    <w:rsid w:val="002C202A"/>
    <w:rsid w:val="002C4029"/>
    <w:rsid w:val="002C5215"/>
    <w:rsid w:val="002C5B36"/>
    <w:rsid w:val="002C6A43"/>
    <w:rsid w:val="002D07D9"/>
    <w:rsid w:val="002D1EBC"/>
    <w:rsid w:val="002D24B6"/>
    <w:rsid w:val="002D46D3"/>
    <w:rsid w:val="002D5EEB"/>
    <w:rsid w:val="002E11E3"/>
    <w:rsid w:val="002E22D3"/>
    <w:rsid w:val="002E2A6A"/>
    <w:rsid w:val="002E49CE"/>
    <w:rsid w:val="002E49E7"/>
    <w:rsid w:val="002E4E05"/>
    <w:rsid w:val="002E4E9D"/>
    <w:rsid w:val="002E4F7D"/>
    <w:rsid w:val="002F0A88"/>
    <w:rsid w:val="002F331A"/>
    <w:rsid w:val="002F3C5D"/>
    <w:rsid w:val="002F48A0"/>
    <w:rsid w:val="002F6248"/>
    <w:rsid w:val="002F62DD"/>
    <w:rsid w:val="002F7F2D"/>
    <w:rsid w:val="003021E3"/>
    <w:rsid w:val="00303678"/>
    <w:rsid w:val="00304DA7"/>
    <w:rsid w:val="00305580"/>
    <w:rsid w:val="00311C8C"/>
    <w:rsid w:val="003132A3"/>
    <w:rsid w:val="003207B6"/>
    <w:rsid w:val="00321B58"/>
    <w:rsid w:val="0032291C"/>
    <w:rsid w:val="00322CB9"/>
    <w:rsid w:val="00323244"/>
    <w:rsid w:val="00324993"/>
    <w:rsid w:val="0032793A"/>
    <w:rsid w:val="00330EB0"/>
    <w:rsid w:val="00332483"/>
    <w:rsid w:val="003342D9"/>
    <w:rsid w:val="00334C97"/>
    <w:rsid w:val="00335808"/>
    <w:rsid w:val="00337F3F"/>
    <w:rsid w:val="0034087C"/>
    <w:rsid w:val="00340F81"/>
    <w:rsid w:val="00343029"/>
    <w:rsid w:val="0034775C"/>
    <w:rsid w:val="003506C5"/>
    <w:rsid w:val="00351BD8"/>
    <w:rsid w:val="00353B36"/>
    <w:rsid w:val="003635C4"/>
    <w:rsid w:val="00365ACF"/>
    <w:rsid w:val="0037182A"/>
    <w:rsid w:val="00375903"/>
    <w:rsid w:val="003834A0"/>
    <w:rsid w:val="003849F1"/>
    <w:rsid w:val="00384ECF"/>
    <w:rsid w:val="00385B92"/>
    <w:rsid w:val="0039045A"/>
    <w:rsid w:val="00390989"/>
    <w:rsid w:val="00390E41"/>
    <w:rsid w:val="00396ECF"/>
    <w:rsid w:val="003A305E"/>
    <w:rsid w:val="003A51FC"/>
    <w:rsid w:val="003A5363"/>
    <w:rsid w:val="003A53DF"/>
    <w:rsid w:val="003B430B"/>
    <w:rsid w:val="003B5E8E"/>
    <w:rsid w:val="003C074D"/>
    <w:rsid w:val="003C5E1B"/>
    <w:rsid w:val="003C7E28"/>
    <w:rsid w:val="003D3AD8"/>
    <w:rsid w:val="003D7446"/>
    <w:rsid w:val="003D7B34"/>
    <w:rsid w:val="003E3C58"/>
    <w:rsid w:val="003E6086"/>
    <w:rsid w:val="003E7665"/>
    <w:rsid w:val="003E797B"/>
    <w:rsid w:val="003F01AF"/>
    <w:rsid w:val="003F1861"/>
    <w:rsid w:val="003F21B6"/>
    <w:rsid w:val="003F263A"/>
    <w:rsid w:val="003F3B06"/>
    <w:rsid w:val="0040164E"/>
    <w:rsid w:val="00401E25"/>
    <w:rsid w:val="0040683C"/>
    <w:rsid w:val="00411F31"/>
    <w:rsid w:val="004142EE"/>
    <w:rsid w:val="00414862"/>
    <w:rsid w:val="004151F7"/>
    <w:rsid w:val="0042008B"/>
    <w:rsid w:val="004207E8"/>
    <w:rsid w:val="00425CD8"/>
    <w:rsid w:val="004275BE"/>
    <w:rsid w:val="00433713"/>
    <w:rsid w:val="004371FF"/>
    <w:rsid w:val="00440A77"/>
    <w:rsid w:val="004455DE"/>
    <w:rsid w:val="00445A59"/>
    <w:rsid w:val="004535B1"/>
    <w:rsid w:val="0045409F"/>
    <w:rsid w:val="00454D84"/>
    <w:rsid w:val="004578A9"/>
    <w:rsid w:val="004668AA"/>
    <w:rsid w:val="0046798F"/>
    <w:rsid w:val="00471522"/>
    <w:rsid w:val="0048151D"/>
    <w:rsid w:val="00491606"/>
    <w:rsid w:val="00494FEC"/>
    <w:rsid w:val="0049629F"/>
    <w:rsid w:val="004A12E2"/>
    <w:rsid w:val="004A2AC9"/>
    <w:rsid w:val="004A5545"/>
    <w:rsid w:val="004B3CFA"/>
    <w:rsid w:val="004C043C"/>
    <w:rsid w:val="004C5963"/>
    <w:rsid w:val="004C67E1"/>
    <w:rsid w:val="004D1D1D"/>
    <w:rsid w:val="004D2E20"/>
    <w:rsid w:val="004D3101"/>
    <w:rsid w:val="004D68BD"/>
    <w:rsid w:val="004E050A"/>
    <w:rsid w:val="004E0E4D"/>
    <w:rsid w:val="004E1095"/>
    <w:rsid w:val="004E40BD"/>
    <w:rsid w:val="004E60DE"/>
    <w:rsid w:val="004E7F55"/>
    <w:rsid w:val="004F0065"/>
    <w:rsid w:val="004F03C0"/>
    <w:rsid w:val="004F1037"/>
    <w:rsid w:val="004F198F"/>
    <w:rsid w:val="004F3A9C"/>
    <w:rsid w:val="004F7FB2"/>
    <w:rsid w:val="00501B02"/>
    <w:rsid w:val="00501F10"/>
    <w:rsid w:val="00502237"/>
    <w:rsid w:val="0050223C"/>
    <w:rsid w:val="00506EEB"/>
    <w:rsid w:val="0050712D"/>
    <w:rsid w:val="0050735C"/>
    <w:rsid w:val="005109F5"/>
    <w:rsid w:val="005163E0"/>
    <w:rsid w:val="00516EF4"/>
    <w:rsid w:val="005217A3"/>
    <w:rsid w:val="005306B0"/>
    <w:rsid w:val="00530962"/>
    <w:rsid w:val="00532954"/>
    <w:rsid w:val="00532FDE"/>
    <w:rsid w:val="005356CF"/>
    <w:rsid w:val="005360D2"/>
    <w:rsid w:val="005364F2"/>
    <w:rsid w:val="00537517"/>
    <w:rsid w:val="0054300A"/>
    <w:rsid w:val="005435BC"/>
    <w:rsid w:val="00547AEF"/>
    <w:rsid w:val="005523D5"/>
    <w:rsid w:val="00557DA0"/>
    <w:rsid w:val="00563CE0"/>
    <w:rsid w:val="005648E8"/>
    <w:rsid w:val="005703D3"/>
    <w:rsid w:val="00571152"/>
    <w:rsid w:val="00573E28"/>
    <w:rsid w:val="00573F10"/>
    <w:rsid w:val="00574A09"/>
    <w:rsid w:val="00575481"/>
    <w:rsid w:val="00575A29"/>
    <w:rsid w:val="00580808"/>
    <w:rsid w:val="005826A7"/>
    <w:rsid w:val="0058445A"/>
    <w:rsid w:val="00585853"/>
    <w:rsid w:val="00585B07"/>
    <w:rsid w:val="0058734E"/>
    <w:rsid w:val="005875C4"/>
    <w:rsid w:val="0059061A"/>
    <w:rsid w:val="00591EEA"/>
    <w:rsid w:val="005959D2"/>
    <w:rsid w:val="0059779E"/>
    <w:rsid w:val="00597BA5"/>
    <w:rsid w:val="005A3980"/>
    <w:rsid w:val="005A690B"/>
    <w:rsid w:val="005A6F91"/>
    <w:rsid w:val="005B104E"/>
    <w:rsid w:val="005B3287"/>
    <w:rsid w:val="005B395A"/>
    <w:rsid w:val="005B3FAC"/>
    <w:rsid w:val="005B4491"/>
    <w:rsid w:val="005B5E6A"/>
    <w:rsid w:val="005B6690"/>
    <w:rsid w:val="005C13EB"/>
    <w:rsid w:val="005C3343"/>
    <w:rsid w:val="005C4C3D"/>
    <w:rsid w:val="005D1D65"/>
    <w:rsid w:val="005D21A0"/>
    <w:rsid w:val="005D2372"/>
    <w:rsid w:val="005D2EEA"/>
    <w:rsid w:val="005E0A9F"/>
    <w:rsid w:val="005E1502"/>
    <w:rsid w:val="005E2F39"/>
    <w:rsid w:val="005E3902"/>
    <w:rsid w:val="005E4501"/>
    <w:rsid w:val="005E548F"/>
    <w:rsid w:val="005E5ED7"/>
    <w:rsid w:val="005E686B"/>
    <w:rsid w:val="005E6BAB"/>
    <w:rsid w:val="005E6FB0"/>
    <w:rsid w:val="005F1767"/>
    <w:rsid w:val="005F2DA2"/>
    <w:rsid w:val="005F3C22"/>
    <w:rsid w:val="005F5617"/>
    <w:rsid w:val="005F71EE"/>
    <w:rsid w:val="00601D46"/>
    <w:rsid w:val="00602866"/>
    <w:rsid w:val="00602D31"/>
    <w:rsid w:val="00603453"/>
    <w:rsid w:val="00603CC1"/>
    <w:rsid w:val="00621802"/>
    <w:rsid w:val="00624815"/>
    <w:rsid w:val="00632256"/>
    <w:rsid w:val="00637CA1"/>
    <w:rsid w:val="00644CFF"/>
    <w:rsid w:val="0064690D"/>
    <w:rsid w:val="00651D38"/>
    <w:rsid w:val="00653F01"/>
    <w:rsid w:val="006540A5"/>
    <w:rsid w:val="006560C5"/>
    <w:rsid w:val="006561EA"/>
    <w:rsid w:val="00661098"/>
    <w:rsid w:val="00663AA5"/>
    <w:rsid w:val="006725B4"/>
    <w:rsid w:val="00675D60"/>
    <w:rsid w:val="00676C29"/>
    <w:rsid w:val="00676F28"/>
    <w:rsid w:val="006809BC"/>
    <w:rsid w:val="00680A9D"/>
    <w:rsid w:val="00685D1B"/>
    <w:rsid w:val="00692646"/>
    <w:rsid w:val="00692AE1"/>
    <w:rsid w:val="00692C48"/>
    <w:rsid w:val="006932D0"/>
    <w:rsid w:val="00693430"/>
    <w:rsid w:val="006939B7"/>
    <w:rsid w:val="006965C1"/>
    <w:rsid w:val="006A01CD"/>
    <w:rsid w:val="006A0868"/>
    <w:rsid w:val="006A1A18"/>
    <w:rsid w:val="006A1B03"/>
    <w:rsid w:val="006A1BC8"/>
    <w:rsid w:val="006A6E5A"/>
    <w:rsid w:val="006A79CB"/>
    <w:rsid w:val="006B0614"/>
    <w:rsid w:val="006B0C3F"/>
    <w:rsid w:val="006B7A12"/>
    <w:rsid w:val="006C01A2"/>
    <w:rsid w:val="006C18AA"/>
    <w:rsid w:val="006C2EA1"/>
    <w:rsid w:val="006C407B"/>
    <w:rsid w:val="006C6FD2"/>
    <w:rsid w:val="006C754F"/>
    <w:rsid w:val="006D3E46"/>
    <w:rsid w:val="006D3E5C"/>
    <w:rsid w:val="006D5824"/>
    <w:rsid w:val="006E0697"/>
    <w:rsid w:val="006E0DF8"/>
    <w:rsid w:val="006E0E60"/>
    <w:rsid w:val="006E188F"/>
    <w:rsid w:val="006E6F5D"/>
    <w:rsid w:val="006F05DF"/>
    <w:rsid w:val="006F06A2"/>
    <w:rsid w:val="006F1F92"/>
    <w:rsid w:val="006F3327"/>
    <w:rsid w:val="006F3803"/>
    <w:rsid w:val="006F4136"/>
    <w:rsid w:val="00700A92"/>
    <w:rsid w:val="00703478"/>
    <w:rsid w:val="007046AA"/>
    <w:rsid w:val="0070563A"/>
    <w:rsid w:val="007057E6"/>
    <w:rsid w:val="007128AF"/>
    <w:rsid w:val="00712AA3"/>
    <w:rsid w:val="0071351F"/>
    <w:rsid w:val="00714644"/>
    <w:rsid w:val="00714F6F"/>
    <w:rsid w:val="00721401"/>
    <w:rsid w:val="00721DDD"/>
    <w:rsid w:val="00723443"/>
    <w:rsid w:val="00725C70"/>
    <w:rsid w:val="00730F63"/>
    <w:rsid w:val="00736B7E"/>
    <w:rsid w:val="00737DEF"/>
    <w:rsid w:val="00741F8D"/>
    <w:rsid w:val="00746AED"/>
    <w:rsid w:val="00747DCA"/>
    <w:rsid w:val="00750074"/>
    <w:rsid w:val="00754A3B"/>
    <w:rsid w:val="007560A0"/>
    <w:rsid w:val="00756240"/>
    <w:rsid w:val="00756271"/>
    <w:rsid w:val="00756D0F"/>
    <w:rsid w:val="00757517"/>
    <w:rsid w:val="007611AA"/>
    <w:rsid w:val="00762C3E"/>
    <w:rsid w:val="00762D64"/>
    <w:rsid w:val="00764022"/>
    <w:rsid w:val="007653D2"/>
    <w:rsid w:val="0077439B"/>
    <w:rsid w:val="00775A56"/>
    <w:rsid w:val="00777929"/>
    <w:rsid w:val="00780358"/>
    <w:rsid w:val="007873DB"/>
    <w:rsid w:val="00792C91"/>
    <w:rsid w:val="0079370A"/>
    <w:rsid w:val="00794541"/>
    <w:rsid w:val="00794F46"/>
    <w:rsid w:val="00796600"/>
    <w:rsid w:val="00796772"/>
    <w:rsid w:val="007A0E6B"/>
    <w:rsid w:val="007B1877"/>
    <w:rsid w:val="007B62C9"/>
    <w:rsid w:val="007B746B"/>
    <w:rsid w:val="007B7933"/>
    <w:rsid w:val="007B7AE6"/>
    <w:rsid w:val="007B7FB1"/>
    <w:rsid w:val="007C038C"/>
    <w:rsid w:val="007C2D1E"/>
    <w:rsid w:val="007C483D"/>
    <w:rsid w:val="007C56A5"/>
    <w:rsid w:val="007D030F"/>
    <w:rsid w:val="007D2140"/>
    <w:rsid w:val="007D2579"/>
    <w:rsid w:val="007D3D60"/>
    <w:rsid w:val="007D696B"/>
    <w:rsid w:val="007D6C66"/>
    <w:rsid w:val="007E13F9"/>
    <w:rsid w:val="007E170E"/>
    <w:rsid w:val="007E305D"/>
    <w:rsid w:val="007E347A"/>
    <w:rsid w:val="007E4C46"/>
    <w:rsid w:val="007F1091"/>
    <w:rsid w:val="007F5CE7"/>
    <w:rsid w:val="007F63DE"/>
    <w:rsid w:val="007F6B37"/>
    <w:rsid w:val="0080545B"/>
    <w:rsid w:val="00810D85"/>
    <w:rsid w:val="0081184B"/>
    <w:rsid w:val="0081433A"/>
    <w:rsid w:val="00817109"/>
    <w:rsid w:val="008218FA"/>
    <w:rsid w:val="00821A59"/>
    <w:rsid w:val="00823564"/>
    <w:rsid w:val="0082686D"/>
    <w:rsid w:val="00826D3D"/>
    <w:rsid w:val="0082786E"/>
    <w:rsid w:val="00832A41"/>
    <w:rsid w:val="00833304"/>
    <w:rsid w:val="008341A5"/>
    <w:rsid w:val="0083633A"/>
    <w:rsid w:val="00845849"/>
    <w:rsid w:val="008468DD"/>
    <w:rsid w:val="00850E68"/>
    <w:rsid w:val="0085416A"/>
    <w:rsid w:val="008565E8"/>
    <w:rsid w:val="008573A7"/>
    <w:rsid w:val="00857AF4"/>
    <w:rsid w:val="00865BCA"/>
    <w:rsid w:val="00866428"/>
    <w:rsid w:val="00866493"/>
    <w:rsid w:val="00874502"/>
    <w:rsid w:val="00877702"/>
    <w:rsid w:val="0088076C"/>
    <w:rsid w:val="00884CF1"/>
    <w:rsid w:val="00886C95"/>
    <w:rsid w:val="00893A34"/>
    <w:rsid w:val="008941F1"/>
    <w:rsid w:val="00895157"/>
    <w:rsid w:val="008A2562"/>
    <w:rsid w:val="008A28C3"/>
    <w:rsid w:val="008A2F82"/>
    <w:rsid w:val="008A6BC8"/>
    <w:rsid w:val="008B1D10"/>
    <w:rsid w:val="008B2FDC"/>
    <w:rsid w:val="008B37BA"/>
    <w:rsid w:val="008B7C8F"/>
    <w:rsid w:val="008C0B3E"/>
    <w:rsid w:val="008C21BE"/>
    <w:rsid w:val="008C36B5"/>
    <w:rsid w:val="008C5EF2"/>
    <w:rsid w:val="008D0A85"/>
    <w:rsid w:val="008D203A"/>
    <w:rsid w:val="008D2B51"/>
    <w:rsid w:val="008D67A5"/>
    <w:rsid w:val="008D7797"/>
    <w:rsid w:val="008D7889"/>
    <w:rsid w:val="008E31AC"/>
    <w:rsid w:val="008E4C41"/>
    <w:rsid w:val="008E7081"/>
    <w:rsid w:val="008F06C6"/>
    <w:rsid w:val="008F1068"/>
    <w:rsid w:val="008F1E69"/>
    <w:rsid w:val="008F26D4"/>
    <w:rsid w:val="008F3281"/>
    <w:rsid w:val="008F42DD"/>
    <w:rsid w:val="008F684B"/>
    <w:rsid w:val="009007BA"/>
    <w:rsid w:val="00903A29"/>
    <w:rsid w:val="009052F3"/>
    <w:rsid w:val="00917D02"/>
    <w:rsid w:val="00921A4A"/>
    <w:rsid w:val="00924515"/>
    <w:rsid w:val="00925999"/>
    <w:rsid w:val="00927372"/>
    <w:rsid w:val="00931946"/>
    <w:rsid w:val="00932085"/>
    <w:rsid w:val="009343A2"/>
    <w:rsid w:val="00941355"/>
    <w:rsid w:val="009453CD"/>
    <w:rsid w:val="00947052"/>
    <w:rsid w:val="009573E2"/>
    <w:rsid w:val="009615B5"/>
    <w:rsid w:val="00963B74"/>
    <w:rsid w:val="009656DD"/>
    <w:rsid w:val="009664D2"/>
    <w:rsid w:val="00966D04"/>
    <w:rsid w:val="00972016"/>
    <w:rsid w:val="009733D8"/>
    <w:rsid w:val="00976460"/>
    <w:rsid w:val="00980F9B"/>
    <w:rsid w:val="00981760"/>
    <w:rsid w:val="009846D7"/>
    <w:rsid w:val="0098766E"/>
    <w:rsid w:val="0099472F"/>
    <w:rsid w:val="009954C1"/>
    <w:rsid w:val="009A0CBE"/>
    <w:rsid w:val="009A2124"/>
    <w:rsid w:val="009A385F"/>
    <w:rsid w:val="009A5EAB"/>
    <w:rsid w:val="009B2727"/>
    <w:rsid w:val="009B291C"/>
    <w:rsid w:val="009B3736"/>
    <w:rsid w:val="009B4193"/>
    <w:rsid w:val="009B541F"/>
    <w:rsid w:val="009B67C0"/>
    <w:rsid w:val="009C2356"/>
    <w:rsid w:val="009C41E3"/>
    <w:rsid w:val="009C6828"/>
    <w:rsid w:val="009D179C"/>
    <w:rsid w:val="009D2A9D"/>
    <w:rsid w:val="009E0418"/>
    <w:rsid w:val="009E0FB6"/>
    <w:rsid w:val="009E184F"/>
    <w:rsid w:val="009E6402"/>
    <w:rsid w:val="009E7733"/>
    <w:rsid w:val="009F181E"/>
    <w:rsid w:val="009F304A"/>
    <w:rsid w:val="009F34E8"/>
    <w:rsid w:val="009F4EDD"/>
    <w:rsid w:val="00A04043"/>
    <w:rsid w:val="00A04EA5"/>
    <w:rsid w:val="00A07E81"/>
    <w:rsid w:val="00A15565"/>
    <w:rsid w:val="00A1589F"/>
    <w:rsid w:val="00A15F3D"/>
    <w:rsid w:val="00A179BE"/>
    <w:rsid w:val="00A225EC"/>
    <w:rsid w:val="00A23B83"/>
    <w:rsid w:val="00A31286"/>
    <w:rsid w:val="00A355C2"/>
    <w:rsid w:val="00A35B94"/>
    <w:rsid w:val="00A45D56"/>
    <w:rsid w:val="00A4608C"/>
    <w:rsid w:val="00A503BA"/>
    <w:rsid w:val="00A534FA"/>
    <w:rsid w:val="00A53AD0"/>
    <w:rsid w:val="00A55FF5"/>
    <w:rsid w:val="00A56E57"/>
    <w:rsid w:val="00A5739D"/>
    <w:rsid w:val="00A5774A"/>
    <w:rsid w:val="00A60F4F"/>
    <w:rsid w:val="00A62CCA"/>
    <w:rsid w:val="00A6392A"/>
    <w:rsid w:val="00A6702E"/>
    <w:rsid w:val="00A70FDE"/>
    <w:rsid w:val="00A7150D"/>
    <w:rsid w:val="00A71685"/>
    <w:rsid w:val="00A760A2"/>
    <w:rsid w:val="00A76211"/>
    <w:rsid w:val="00A766ED"/>
    <w:rsid w:val="00A769D1"/>
    <w:rsid w:val="00A76C06"/>
    <w:rsid w:val="00A82FBE"/>
    <w:rsid w:val="00A8465A"/>
    <w:rsid w:val="00A90AA5"/>
    <w:rsid w:val="00A90CC9"/>
    <w:rsid w:val="00A90DAD"/>
    <w:rsid w:val="00A96024"/>
    <w:rsid w:val="00A9769A"/>
    <w:rsid w:val="00A9799E"/>
    <w:rsid w:val="00AA0731"/>
    <w:rsid w:val="00AB09C7"/>
    <w:rsid w:val="00AB19F0"/>
    <w:rsid w:val="00AB20E7"/>
    <w:rsid w:val="00AB4098"/>
    <w:rsid w:val="00AB77B3"/>
    <w:rsid w:val="00AD0010"/>
    <w:rsid w:val="00AD1C3B"/>
    <w:rsid w:val="00AD1D6A"/>
    <w:rsid w:val="00AD25DA"/>
    <w:rsid w:val="00AD47B8"/>
    <w:rsid w:val="00AD4B72"/>
    <w:rsid w:val="00AD73FC"/>
    <w:rsid w:val="00AE0108"/>
    <w:rsid w:val="00AE0DCB"/>
    <w:rsid w:val="00AE359C"/>
    <w:rsid w:val="00AE3B27"/>
    <w:rsid w:val="00AE462E"/>
    <w:rsid w:val="00AF1495"/>
    <w:rsid w:val="00AF6FAC"/>
    <w:rsid w:val="00B027B3"/>
    <w:rsid w:val="00B02DDC"/>
    <w:rsid w:val="00B040BC"/>
    <w:rsid w:val="00B056F7"/>
    <w:rsid w:val="00B0692A"/>
    <w:rsid w:val="00B07D3A"/>
    <w:rsid w:val="00B17818"/>
    <w:rsid w:val="00B20533"/>
    <w:rsid w:val="00B22179"/>
    <w:rsid w:val="00B26696"/>
    <w:rsid w:val="00B301B1"/>
    <w:rsid w:val="00B318BE"/>
    <w:rsid w:val="00B32D18"/>
    <w:rsid w:val="00B32DD1"/>
    <w:rsid w:val="00B42E0A"/>
    <w:rsid w:val="00B437D4"/>
    <w:rsid w:val="00B47E5B"/>
    <w:rsid w:val="00B51B2A"/>
    <w:rsid w:val="00B52722"/>
    <w:rsid w:val="00B53205"/>
    <w:rsid w:val="00B53C16"/>
    <w:rsid w:val="00B53C7C"/>
    <w:rsid w:val="00B602A1"/>
    <w:rsid w:val="00B60980"/>
    <w:rsid w:val="00B63AE2"/>
    <w:rsid w:val="00B6789C"/>
    <w:rsid w:val="00B70E76"/>
    <w:rsid w:val="00B723B0"/>
    <w:rsid w:val="00B73E49"/>
    <w:rsid w:val="00B748D2"/>
    <w:rsid w:val="00B760A4"/>
    <w:rsid w:val="00B7633B"/>
    <w:rsid w:val="00B778E3"/>
    <w:rsid w:val="00B81A78"/>
    <w:rsid w:val="00B9058D"/>
    <w:rsid w:val="00B910ED"/>
    <w:rsid w:val="00B94450"/>
    <w:rsid w:val="00B9448E"/>
    <w:rsid w:val="00B9596F"/>
    <w:rsid w:val="00B96ECD"/>
    <w:rsid w:val="00B97CD5"/>
    <w:rsid w:val="00BA00AD"/>
    <w:rsid w:val="00BA058D"/>
    <w:rsid w:val="00BA46C7"/>
    <w:rsid w:val="00BA502A"/>
    <w:rsid w:val="00BA5391"/>
    <w:rsid w:val="00BA6A7A"/>
    <w:rsid w:val="00BA7F21"/>
    <w:rsid w:val="00BB2AAF"/>
    <w:rsid w:val="00BB33D8"/>
    <w:rsid w:val="00BB4C0E"/>
    <w:rsid w:val="00BC25AE"/>
    <w:rsid w:val="00BC308A"/>
    <w:rsid w:val="00BC3E21"/>
    <w:rsid w:val="00BC79E3"/>
    <w:rsid w:val="00BC7EF0"/>
    <w:rsid w:val="00BD1DBC"/>
    <w:rsid w:val="00BD2031"/>
    <w:rsid w:val="00BD7807"/>
    <w:rsid w:val="00BD7B4F"/>
    <w:rsid w:val="00BE138F"/>
    <w:rsid w:val="00BE3462"/>
    <w:rsid w:val="00BE5675"/>
    <w:rsid w:val="00BE5A3D"/>
    <w:rsid w:val="00BE609A"/>
    <w:rsid w:val="00BF0711"/>
    <w:rsid w:val="00BF087A"/>
    <w:rsid w:val="00BF1BD0"/>
    <w:rsid w:val="00BF1BDB"/>
    <w:rsid w:val="00BF42A3"/>
    <w:rsid w:val="00BF4365"/>
    <w:rsid w:val="00C02089"/>
    <w:rsid w:val="00C051A1"/>
    <w:rsid w:val="00C15DA9"/>
    <w:rsid w:val="00C16E53"/>
    <w:rsid w:val="00C20006"/>
    <w:rsid w:val="00C201E6"/>
    <w:rsid w:val="00C2162F"/>
    <w:rsid w:val="00C21BF4"/>
    <w:rsid w:val="00C220A1"/>
    <w:rsid w:val="00C22C56"/>
    <w:rsid w:val="00C30A01"/>
    <w:rsid w:val="00C3504F"/>
    <w:rsid w:val="00C40099"/>
    <w:rsid w:val="00C414EF"/>
    <w:rsid w:val="00C43A5A"/>
    <w:rsid w:val="00C44000"/>
    <w:rsid w:val="00C462C3"/>
    <w:rsid w:val="00C4799F"/>
    <w:rsid w:val="00C5266E"/>
    <w:rsid w:val="00C53019"/>
    <w:rsid w:val="00C53F45"/>
    <w:rsid w:val="00C546A1"/>
    <w:rsid w:val="00C5516B"/>
    <w:rsid w:val="00C61117"/>
    <w:rsid w:val="00C70DC0"/>
    <w:rsid w:val="00C742A0"/>
    <w:rsid w:val="00C75013"/>
    <w:rsid w:val="00C75A41"/>
    <w:rsid w:val="00C82DD8"/>
    <w:rsid w:val="00C84916"/>
    <w:rsid w:val="00C854DC"/>
    <w:rsid w:val="00C86257"/>
    <w:rsid w:val="00C87C3E"/>
    <w:rsid w:val="00C91A40"/>
    <w:rsid w:val="00C92993"/>
    <w:rsid w:val="00C97ABB"/>
    <w:rsid w:val="00CA1137"/>
    <w:rsid w:val="00CA26B0"/>
    <w:rsid w:val="00CA2B97"/>
    <w:rsid w:val="00CA6DCA"/>
    <w:rsid w:val="00CA7D81"/>
    <w:rsid w:val="00CB2C30"/>
    <w:rsid w:val="00CB405C"/>
    <w:rsid w:val="00CB5575"/>
    <w:rsid w:val="00CC41DF"/>
    <w:rsid w:val="00CC4D2B"/>
    <w:rsid w:val="00CC5E57"/>
    <w:rsid w:val="00CD06A6"/>
    <w:rsid w:val="00CD13EE"/>
    <w:rsid w:val="00CE04EB"/>
    <w:rsid w:val="00CE05C2"/>
    <w:rsid w:val="00CE2740"/>
    <w:rsid w:val="00CE506D"/>
    <w:rsid w:val="00CE56EF"/>
    <w:rsid w:val="00CE7A08"/>
    <w:rsid w:val="00CF06EC"/>
    <w:rsid w:val="00CF60CC"/>
    <w:rsid w:val="00D01542"/>
    <w:rsid w:val="00D019E5"/>
    <w:rsid w:val="00D03830"/>
    <w:rsid w:val="00D0446C"/>
    <w:rsid w:val="00D0738F"/>
    <w:rsid w:val="00D146A6"/>
    <w:rsid w:val="00D16B1A"/>
    <w:rsid w:val="00D217C8"/>
    <w:rsid w:val="00D22509"/>
    <w:rsid w:val="00D26EA5"/>
    <w:rsid w:val="00D27AB3"/>
    <w:rsid w:val="00D317C0"/>
    <w:rsid w:val="00D31A11"/>
    <w:rsid w:val="00D32983"/>
    <w:rsid w:val="00D3363D"/>
    <w:rsid w:val="00D33B36"/>
    <w:rsid w:val="00D40364"/>
    <w:rsid w:val="00D40915"/>
    <w:rsid w:val="00D42A42"/>
    <w:rsid w:val="00D4365A"/>
    <w:rsid w:val="00D44CD7"/>
    <w:rsid w:val="00D45DE4"/>
    <w:rsid w:val="00D45FE6"/>
    <w:rsid w:val="00D5018E"/>
    <w:rsid w:val="00D51998"/>
    <w:rsid w:val="00D543F7"/>
    <w:rsid w:val="00D55483"/>
    <w:rsid w:val="00D55C08"/>
    <w:rsid w:val="00D55EDB"/>
    <w:rsid w:val="00D6029F"/>
    <w:rsid w:val="00D61FF0"/>
    <w:rsid w:val="00D64E72"/>
    <w:rsid w:val="00D666D5"/>
    <w:rsid w:val="00D66A08"/>
    <w:rsid w:val="00D66F3C"/>
    <w:rsid w:val="00D67335"/>
    <w:rsid w:val="00D70B64"/>
    <w:rsid w:val="00D73349"/>
    <w:rsid w:val="00D73C04"/>
    <w:rsid w:val="00D74201"/>
    <w:rsid w:val="00D76899"/>
    <w:rsid w:val="00D8052A"/>
    <w:rsid w:val="00D80587"/>
    <w:rsid w:val="00D8722A"/>
    <w:rsid w:val="00D903B5"/>
    <w:rsid w:val="00D91791"/>
    <w:rsid w:val="00D937AC"/>
    <w:rsid w:val="00D944D4"/>
    <w:rsid w:val="00DA25BA"/>
    <w:rsid w:val="00DA26F7"/>
    <w:rsid w:val="00DA32A6"/>
    <w:rsid w:val="00DA4517"/>
    <w:rsid w:val="00DA489F"/>
    <w:rsid w:val="00DA4BFD"/>
    <w:rsid w:val="00DB03FA"/>
    <w:rsid w:val="00DB0575"/>
    <w:rsid w:val="00DB25FA"/>
    <w:rsid w:val="00DB281E"/>
    <w:rsid w:val="00DB4BFD"/>
    <w:rsid w:val="00DB5C54"/>
    <w:rsid w:val="00DB6033"/>
    <w:rsid w:val="00DC221F"/>
    <w:rsid w:val="00DC54BF"/>
    <w:rsid w:val="00DC6341"/>
    <w:rsid w:val="00DC7FD8"/>
    <w:rsid w:val="00DD03D3"/>
    <w:rsid w:val="00DD1BB5"/>
    <w:rsid w:val="00DD3CA6"/>
    <w:rsid w:val="00DD60C3"/>
    <w:rsid w:val="00DE00D0"/>
    <w:rsid w:val="00DE2F94"/>
    <w:rsid w:val="00DE521F"/>
    <w:rsid w:val="00DE661C"/>
    <w:rsid w:val="00E0205D"/>
    <w:rsid w:val="00E03FE2"/>
    <w:rsid w:val="00E04167"/>
    <w:rsid w:val="00E06521"/>
    <w:rsid w:val="00E14731"/>
    <w:rsid w:val="00E17E68"/>
    <w:rsid w:val="00E2481E"/>
    <w:rsid w:val="00E259FB"/>
    <w:rsid w:val="00E261B9"/>
    <w:rsid w:val="00E2729F"/>
    <w:rsid w:val="00E31E6A"/>
    <w:rsid w:val="00E32ABC"/>
    <w:rsid w:val="00E33917"/>
    <w:rsid w:val="00E35881"/>
    <w:rsid w:val="00E4191B"/>
    <w:rsid w:val="00E44929"/>
    <w:rsid w:val="00E4618F"/>
    <w:rsid w:val="00E507CC"/>
    <w:rsid w:val="00E553C5"/>
    <w:rsid w:val="00E560DC"/>
    <w:rsid w:val="00E5720A"/>
    <w:rsid w:val="00E62192"/>
    <w:rsid w:val="00E66CF3"/>
    <w:rsid w:val="00E75CF3"/>
    <w:rsid w:val="00E802FF"/>
    <w:rsid w:val="00E80F78"/>
    <w:rsid w:val="00E81AD8"/>
    <w:rsid w:val="00E839D5"/>
    <w:rsid w:val="00E910AC"/>
    <w:rsid w:val="00E93236"/>
    <w:rsid w:val="00E94FF5"/>
    <w:rsid w:val="00E95858"/>
    <w:rsid w:val="00E95979"/>
    <w:rsid w:val="00E96F88"/>
    <w:rsid w:val="00E9793A"/>
    <w:rsid w:val="00EA047F"/>
    <w:rsid w:val="00EA0D0C"/>
    <w:rsid w:val="00EA25C6"/>
    <w:rsid w:val="00EB31AA"/>
    <w:rsid w:val="00EB36FD"/>
    <w:rsid w:val="00EB63C8"/>
    <w:rsid w:val="00EB6CAD"/>
    <w:rsid w:val="00EB7D8C"/>
    <w:rsid w:val="00EC0509"/>
    <w:rsid w:val="00EC3336"/>
    <w:rsid w:val="00EC3819"/>
    <w:rsid w:val="00EC3AD7"/>
    <w:rsid w:val="00EC4A46"/>
    <w:rsid w:val="00EC67A3"/>
    <w:rsid w:val="00ED3351"/>
    <w:rsid w:val="00ED34EB"/>
    <w:rsid w:val="00ED5785"/>
    <w:rsid w:val="00ED6BE3"/>
    <w:rsid w:val="00ED748A"/>
    <w:rsid w:val="00ED76B1"/>
    <w:rsid w:val="00ED771E"/>
    <w:rsid w:val="00EE01C3"/>
    <w:rsid w:val="00EE41F0"/>
    <w:rsid w:val="00EE55B5"/>
    <w:rsid w:val="00EE55C3"/>
    <w:rsid w:val="00EE78F7"/>
    <w:rsid w:val="00EF2C18"/>
    <w:rsid w:val="00EF47FC"/>
    <w:rsid w:val="00F00078"/>
    <w:rsid w:val="00F0018E"/>
    <w:rsid w:val="00F00A9F"/>
    <w:rsid w:val="00F00AA4"/>
    <w:rsid w:val="00F01499"/>
    <w:rsid w:val="00F01953"/>
    <w:rsid w:val="00F0244C"/>
    <w:rsid w:val="00F12D0C"/>
    <w:rsid w:val="00F143D9"/>
    <w:rsid w:val="00F14FE0"/>
    <w:rsid w:val="00F15B1A"/>
    <w:rsid w:val="00F15C0B"/>
    <w:rsid w:val="00F2150B"/>
    <w:rsid w:val="00F218A5"/>
    <w:rsid w:val="00F223E8"/>
    <w:rsid w:val="00F22D4C"/>
    <w:rsid w:val="00F24C7C"/>
    <w:rsid w:val="00F31DDC"/>
    <w:rsid w:val="00F320EB"/>
    <w:rsid w:val="00F34EA3"/>
    <w:rsid w:val="00F36535"/>
    <w:rsid w:val="00F36BEE"/>
    <w:rsid w:val="00F371ED"/>
    <w:rsid w:val="00F37986"/>
    <w:rsid w:val="00F37C2A"/>
    <w:rsid w:val="00F42B3B"/>
    <w:rsid w:val="00F448C0"/>
    <w:rsid w:val="00F44F53"/>
    <w:rsid w:val="00F45811"/>
    <w:rsid w:val="00F5091C"/>
    <w:rsid w:val="00F5157A"/>
    <w:rsid w:val="00F51C2C"/>
    <w:rsid w:val="00F530C7"/>
    <w:rsid w:val="00F53DB2"/>
    <w:rsid w:val="00F57812"/>
    <w:rsid w:val="00F603DF"/>
    <w:rsid w:val="00F60BCC"/>
    <w:rsid w:val="00F60E7B"/>
    <w:rsid w:val="00F6148B"/>
    <w:rsid w:val="00F630C5"/>
    <w:rsid w:val="00F6323D"/>
    <w:rsid w:val="00F66D30"/>
    <w:rsid w:val="00F67E97"/>
    <w:rsid w:val="00F72D35"/>
    <w:rsid w:val="00F7452D"/>
    <w:rsid w:val="00F767BF"/>
    <w:rsid w:val="00F86323"/>
    <w:rsid w:val="00F86DC0"/>
    <w:rsid w:val="00F900B8"/>
    <w:rsid w:val="00F90273"/>
    <w:rsid w:val="00F93EC6"/>
    <w:rsid w:val="00F94408"/>
    <w:rsid w:val="00FA0123"/>
    <w:rsid w:val="00FA0241"/>
    <w:rsid w:val="00FA1EAC"/>
    <w:rsid w:val="00FA3A9C"/>
    <w:rsid w:val="00FA4327"/>
    <w:rsid w:val="00FA4AFC"/>
    <w:rsid w:val="00FA7625"/>
    <w:rsid w:val="00FA7D63"/>
    <w:rsid w:val="00FB26DB"/>
    <w:rsid w:val="00FB353E"/>
    <w:rsid w:val="00FB653C"/>
    <w:rsid w:val="00FC00D8"/>
    <w:rsid w:val="00FC0E21"/>
    <w:rsid w:val="00FC1730"/>
    <w:rsid w:val="00FC3FF1"/>
    <w:rsid w:val="00FC459A"/>
    <w:rsid w:val="00FC52F6"/>
    <w:rsid w:val="00FC595C"/>
    <w:rsid w:val="00FC6B5F"/>
    <w:rsid w:val="00FC7743"/>
    <w:rsid w:val="00FD179A"/>
    <w:rsid w:val="00FD1BA8"/>
    <w:rsid w:val="00FD261A"/>
    <w:rsid w:val="00FD2914"/>
    <w:rsid w:val="00FD665C"/>
    <w:rsid w:val="00FD6B12"/>
    <w:rsid w:val="00FE1E2E"/>
    <w:rsid w:val="00FE4C11"/>
    <w:rsid w:val="00FE6C66"/>
    <w:rsid w:val="78A60BE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4E7460"/>
  <w15:docId w15:val="{5C6AE3F7-167E-4BD0-B3EE-0AC5DAEE6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231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48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8A0"/>
    <w:rPr>
      <w:rFonts w:ascii="Segoe UI" w:hAnsi="Segoe UI" w:cs="Segoe UI"/>
      <w:sz w:val="18"/>
      <w:szCs w:val="18"/>
    </w:rPr>
  </w:style>
  <w:style w:type="paragraph" w:customStyle="1" w:styleId="2BodyText">
    <w:name w:val="2. Body Text"/>
    <w:link w:val="2BodyTextChar"/>
    <w:qFormat/>
    <w:rsid w:val="00174528"/>
    <w:pPr>
      <w:spacing w:after="0" w:line="240" w:lineRule="auto"/>
    </w:pPr>
    <w:rPr>
      <w:rFonts w:ascii="Arial" w:hAnsi="Arial" w:cs="Segoe UI Semilight"/>
      <w:color w:val="141414" w:themeColor="text1"/>
      <w:sz w:val="20"/>
      <w:szCs w:val="20"/>
    </w:rPr>
  </w:style>
  <w:style w:type="paragraph" w:customStyle="1" w:styleId="3Subhead">
    <w:name w:val="3. Subhead"/>
    <w:link w:val="3SubheadChar"/>
    <w:qFormat/>
    <w:rsid w:val="0009447A"/>
    <w:pPr>
      <w:spacing w:after="0" w:line="240" w:lineRule="auto"/>
    </w:pPr>
    <w:rPr>
      <w:rFonts w:ascii="Arial" w:hAnsi="Arial" w:cs="Segoe UI Semibold"/>
      <w:b/>
      <w:sz w:val="24"/>
      <w:szCs w:val="24"/>
    </w:rPr>
  </w:style>
  <w:style w:type="character" w:customStyle="1" w:styleId="2BodyTextChar">
    <w:name w:val="2. Body Text Char"/>
    <w:basedOn w:val="DefaultParagraphFont"/>
    <w:link w:val="2BodyText"/>
    <w:rsid w:val="00174528"/>
    <w:rPr>
      <w:rFonts w:ascii="Arial" w:hAnsi="Arial" w:cs="Segoe UI Semilight"/>
      <w:color w:val="141414" w:themeColor="text1"/>
      <w:sz w:val="20"/>
      <w:szCs w:val="20"/>
    </w:rPr>
  </w:style>
  <w:style w:type="paragraph" w:styleId="Header">
    <w:name w:val="header"/>
    <w:basedOn w:val="Normal"/>
    <w:link w:val="HeaderChar"/>
    <w:uiPriority w:val="99"/>
    <w:unhideWhenUsed/>
    <w:rsid w:val="000235CD"/>
    <w:pPr>
      <w:tabs>
        <w:tab w:val="center" w:pos="4680"/>
        <w:tab w:val="right" w:pos="9360"/>
      </w:tabs>
      <w:spacing w:after="0" w:line="240" w:lineRule="auto"/>
    </w:pPr>
  </w:style>
  <w:style w:type="character" w:customStyle="1" w:styleId="3SubheadChar">
    <w:name w:val="3. Subhead Char"/>
    <w:basedOn w:val="2BodyTextChar"/>
    <w:link w:val="3Subhead"/>
    <w:rsid w:val="0009447A"/>
    <w:rPr>
      <w:rFonts w:ascii="Arial" w:hAnsi="Arial" w:cs="Segoe UI Semibold"/>
      <w:b/>
      <w:color w:val="141414" w:themeColor="text1"/>
      <w:sz w:val="24"/>
      <w:szCs w:val="24"/>
    </w:rPr>
  </w:style>
  <w:style w:type="character" w:customStyle="1" w:styleId="HeaderChar">
    <w:name w:val="Header Char"/>
    <w:basedOn w:val="DefaultParagraphFont"/>
    <w:link w:val="Header"/>
    <w:uiPriority w:val="99"/>
    <w:rsid w:val="000235CD"/>
  </w:style>
  <w:style w:type="paragraph" w:styleId="Footer">
    <w:name w:val="footer"/>
    <w:basedOn w:val="Normal"/>
    <w:link w:val="FooterChar"/>
    <w:uiPriority w:val="99"/>
    <w:unhideWhenUsed/>
    <w:rsid w:val="000235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35CD"/>
  </w:style>
  <w:style w:type="table" w:styleId="TableGrid">
    <w:name w:val="Table Grid"/>
    <w:basedOn w:val="TableNormal"/>
    <w:uiPriority w:val="39"/>
    <w:rsid w:val="00190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87603"/>
    <w:rPr>
      <w:sz w:val="16"/>
      <w:szCs w:val="16"/>
    </w:rPr>
  </w:style>
  <w:style w:type="paragraph" w:styleId="CommentText">
    <w:name w:val="annotation text"/>
    <w:basedOn w:val="Normal"/>
    <w:link w:val="CommentTextChar"/>
    <w:uiPriority w:val="99"/>
    <w:semiHidden/>
    <w:unhideWhenUsed/>
    <w:rsid w:val="00087603"/>
    <w:pPr>
      <w:spacing w:line="240" w:lineRule="auto"/>
    </w:pPr>
    <w:rPr>
      <w:sz w:val="20"/>
      <w:szCs w:val="20"/>
    </w:rPr>
  </w:style>
  <w:style w:type="character" w:customStyle="1" w:styleId="CommentTextChar">
    <w:name w:val="Comment Text Char"/>
    <w:basedOn w:val="DefaultParagraphFont"/>
    <w:link w:val="CommentText"/>
    <w:uiPriority w:val="99"/>
    <w:semiHidden/>
    <w:rsid w:val="00087603"/>
    <w:rPr>
      <w:sz w:val="20"/>
      <w:szCs w:val="20"/>
    </w:rPr>
  </w:style>
  <w:style w:type="paragraph" w:styleId="CommentSubject">
    <w:name w:val="annotation subject"/>
    <w:basedOn w:val="CommentText"/>
    <w:next w:val="CommentText"/>
    <w:link w:val="CommentSubjectChar"/>
    <w:uiPriority w:val="99"/>
    <w:semiHidden/>
    <w:unhideWhenUsed/>
    <w:rsid w:val="00087603"/>
    <w:rPr>
      <w:b/>
      <w:bCs/>
    </w:rPr>
  </w:style>
  <w:style w:type="character" w:customStyle="1" w:styleId="CommentSubjectChar">
    <w:name w:val="Comment Subject Char"/>
    <w:basedOn w:val="CommentTextChar"/>
    <w:link w:val="CommentSubject"/>
    <w:uiPriority w:val="99"/>
    <w:semiHidden/>
    <w:rsid w:val="00087603"/>
    <w:rPr>
      <w:b/>
      <w:bCs/>
      <w:sz w:val="20"/>
      <w:szCs w:val="20"/>
    </w:rPr>
  </w:style>
  <w:style w:type="paragraph" w:customStyle="1" w:styleId="5Sources">
    <w:name w:val="5. Sources"/>
    <w:qFormat/>
    <w:rsid w:val="0022318F"/>
    <w:pPr>
      <w:spacing w:before="60" w:after="0" w:line="160" w:lineRule="exact"/>
    </w:pPr>
    <w:rPr>
      <w:rFonts w:ascii="Arial" w:hAnsi="Arial" w:cs="Segoe UI Semilight"/>
      <w:sz w:val="16"/>
      <w:szCs w:val="20"/>
    </w:rPr>
  </w:style>
  <w:style w:type="paragraph" w:customStyle="1" w:styleId="4BulletText">
    <w:name w:val="4. Bullet Text"/>
    <w:link w:val="4BulletTextChar"/>
    <w:qFormat/>
    <w:rsid w:val="00174528"/>
    <w:pPr>
      <w:numPr>
        <w:numId w:val="1"/>
      </w:numPr>
      <w:spacing w:before="180" w:after="0" w:line="240" w:lineRule="auto"/>
    </w:pPr>
    <w:rPr>
      <w:rFonts w:ascii="Arial" w:hAnsi="Arial" w:cs="Segoe UI Semilight"/>
      <w:sz w:val="20"/>
      <w:szCs w:val="20"/>
    </w:rPr>
  </w:style>
  <w:style w:type="character" w:customStyle="1" w:styleId="4BulletTextChar">
    <w:name w:val="4. Bullet Text Char"/>
    <w:basedOn w:val="2BodyTextChar"/>
    <w:link w:val="4BulletText"/>
    <w:rsid w:val="00174528"/>
    <w:rPr>
      <w:rFonts w:ascii="Arial" w:hAnsi="Arial" w:cs="Segoe UI Semilight"/>
      <w:color w:val="141414" w:themeColor="text1"/>
      <w:sz w:val="20"/>
      <w:szCs w:val="20"/>
    </w:rPr>
  </w:style>
  <w:style w:type="character" w:styleId="FootnoteReference">
    <w:name w:val="footnote reference"/>
    <w:basedOn w:val="DefaultParagraphFont"/>
    <w:uiPriority w:val="99"/>
    <w:semiHidden/>
    <w:rsid w:val="00022244"/>
    <w:rPr>
      <w:rFonts w:cs="Times New Roman"/>
      <w:vertAlign w:val="superscript"/>
    </w:rPr>
  </w:style>
  <w:style w:type="paragraph" w:styleId="FootnoteText">
    <w:name w:val="footnote text"/>
    <w:basedOn w:val="Normal"/>
    <w:link w:val="FootnoteTextChar"/>
    <w:uiPriority w:val="99"/>
    <w:unhideWhenUsed/>
    <w:rsid w:val="00B056F7"/>
    <w:pPr>
      <w:spacing w:after="0" w:line="240" w:lineRule="auto"/>
    </w:pPr>
    <w:rPr>
      <w:sz w:val="24"/>
      <w:szCs w:val="24"/>
    </w:rPr>
  </w:style>
  <w:style w:type="character" w:customStyle="1" w:styleId="FootnoteTextChar">
    <w:name w:val="Footnote Text Char"/>
    <w:basedOn w:val="DefaultParagraphFont"/>
    <w:link w:val="FootnoteText"/>
    <w:uiPriority w:val="99"/>
    <w:rsid w:val="00B056F7"/>
    <w:rPr>
      <w:sz w:val="24"/>
      <w:szCs w:val="24"/>
    </w:rPr>
  </w:style>
  <w:style w:type="paragraph" w:styleId="NormalWeb">
    <w:name w:val="Normal (Web)"/>
    <w:basedOn w:val="Normal"/>
    <w:uiPriority w:val="99"/>
    <w:semiHidden/>
    <w:unhideWhenUsed/>
    <w:rsid w:val="0054300A"/>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54300A"/>
    <w:pPr>
      <w:spacing w:after="0" w:line="240" w:lineRule="auto"/>
      <w:ind w:left="720"/>
      <w:contextualSpacing/>
    </w:pPr>
    <w:rPr>
      <w:rFonts w:ascii="Times New Roman" w:eastAsiaTheme="minorEastAsia" w:hAnsi="Times New Roman" w:cs="Times New Roman"/>
      <w:sz w:val="24"/>
      <w:szCs w:val="24"/>
    </w:rPr>
  </w:style>
  <w:style w:type="paragraph" w:customStyle="1" w:styleId="1LargeTitle">
    <w:name w:val="1. Large Title"/>
    <w:basedOn w:val="Normal"/>
    <w:link w:val="1LargeTitleChar"/>
    <w:qFormat/>
    <w:rsid w:val="0009447A"/>
    <w:pPr>
      <w:spacing w:after="0" w:line="240" w:lineRule="auto"/>
    </w:pPr>
    <w:rPr>
      <w:rFonts w:ascii="Arial" w:hAnsi="Arial" w:cs="Segoe UI Semibold"/>
      <w:b/>
      <w:color w:val="00A4E4" w:themeColor="accent1"/>
      <w:sz w:val="48"/>
      <w:szCs w:val="48"/>
    </w:rPr>
  </w:style>
  <w:style w:type="character" w:customStyle="1" w:styleId="1LargeTitleChar">
    <w:name w:val="1. Large Title Char"/>
    <w:basedOn w:val="DefaultParagraphFont"/>
    <w:link w:val="1LargeTitle"/>
    <w:rsid w:val="0009447A"/>
    <w:rPr>
      <w:rFonts w:ascii="Arial" w:hAnsi="Arial" w:cs="Segoe UI Semibold"/>
      <w:b/>
      <w:color w:val="00A4E4" w:themeColor="accent1"/>
      <w:sz w:val="48"/>
      <w:szCs w:val="48"/>
    </w:rPr>
  </w:style>
  <w:style w:type="paragraph" w:customStyle="1" w:styleId="Pa9">
    <w:name w:val="Pa9"/>
    <w:basedOn w:val="Normal"/>
    <w:next w:val="Normal"/>
    <w:rsid w:val="004E40BD"/>
    <w:pPr>
      <w:autoSpaceDE w:val="0"/>
      <w:autoSpaceDN w:val="0"/>
      <w:adjustRightInd w:val="0"/>
      <w:spacing w:after="0" w:line="161" w:lineRule="atLeast"/>
    </w:pPr>
    <w:rPr>
      <w:rFonts w:ascii="ITC Avant Garde Std Md" w:eastAsia="Times New Roman" w:hAnsi="ITC Avant Garde Std Md" w:cs="Times New Roman"/>
      <w:sz w:val="24"/>
      <w:szCs w:val="24"/>
      <w:lang w:val="en-GB" w:eastAsia="en-GB"/>
    </w:rPr>
  </w:style>
  <w:style w:type="paragraph" w:styleId="Subtitle">
    <w:name w:val="Subtitle"/>
    <w:basedOn w:val="Normal"/>
    <w:next w:val="Normal"/>
    <w:link w:val="SubtitleChar"/>
    <w:uiPriority w:val="11"/>
    <w:qFormat/>
    <w:rsid w:val="004E40BD"/>
    <w:pPr>
      <w:numPr>
        <w:ilvl w:val="1"/>
      </w:numPr>
      <w:spacing w:line="240" w:lineRule="auto"/>
    </w:pPr>
    <w:rPr>
      <w:rFonts w:eastAsiaTheme="minorEastAsia"/>
      <w:color w:val="666666" w:themeColor="text1" w:themeTint="A5"/>
      <w:spacing w:val="15"/>
    </w:rPr>
  </w:style>
  <w:style w:type="character" w:customStyle="1" w:styleId="SubtitleChar">
    <w:name w:val="Subtitle Char"/>
    <w:basedOn w:val="DefaultParagraphFont"/>
    <w:link w:val="Subtitle"/>
    <w:uiPriority w:val="11"/>
    <w:rsid w:val="004E40BD"/>
    <w:rPr>
      <w:rFonts w:eastAsiaTheme="minorEastAsia"/>
      <w:color w:val="666666" w:themeColor="text1" w:themeTint="A5"/>
      <w:spacing w:val="15"/>
    </w:rPr>
  </w:style>
  <w:style w:type="character" w:styleId="Hyperlink">
    <w:name w:val="Hyperlink"/>
    <w:basedOn w:val="DefaultParagraphFont"/>
    <w:uiPriority w:val="99"/>
    <w:unhideWhenUsed/>
    <w:rsid w:val="00FC52F6"/>
    <w:rPr>
      <w:color w:val="0000FF"/>
      <w:u w:val="single"/>
    </w:rPr>
  </w:style>
  <w:style w:type="paragraph" w:styleId="Revision">
    <w:name w:val="Revision"/>
    <w:hidden/>
    <w:uiPriority w:val="99"/>
    <w:semiHidden/>
    <w:rsid w:val="00B6789C"/>
    <w:pPr>
      <w:spacing w:after="0" w:line="240" w:lineRule="auto"/>
    </w:pPr>
  </w:style>
  <w:style w:type="character" w:customStyle="1" w:styleId="tlid-translation">
    <w:name w:val="tlid-translation"/>
    <w:basedOn w:val="DefaultParagraphFont"/>
    <w:rsid w:val="00BD7807"/>
  </w:style>
  <w:style w:type="character" w:styleId="UnresolvedMention">
    <w:name w:val="Unresolved Mention"/>
    <w:basedOn w:val="DefaultParagraphFont"/>
    <w:uiPriority w:val="99"/>
    <w:semiHidden/>
    <w:unhideWhenUsed/>
    <w:rsid w:val="00181B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4044">
      <w:bodyDiv w:val="1"/>
      <w:marLeft w:val="0"/>
      <w:marRight w:val="0"/>
      <w:marTop w:val="0"/>
      <w:marBottom w:val="0"/>
      <w:divBdr>
        <w:top w:val="none" w:sz="0" w:space="0" w:color="auto"/>
        <w:left w:val="none" w:sz="0" w:space="0" w:color="auto"/>
        <w:bottom w:val="none" w:sz="0" w:space="0" w:color="auto"/>
        <w:right w:val="none" w:sz="0" w:space="0" w:color="auto"/>
      </w:divBdr>
    </w:div>
    <w:div w:id="60108018">
      <w:bodyDiv w:val="1"/>
      <w:marLeft w:val="0"/>
      <w:marRight w:val="0"/>
      <w:marTop w:val="0"/>
      <w:marBottom w:val="0"/>
      <w:divBdr>
        <w:top w:val="none" w:sz="0" w:space="0" w:color="auto"/>
        <w:left w:val="none" w:sz="0" w:space="0" w:color="auto"/>
        <w:bottom w:val="none" w:sz="0" w:space="0" w:color="auto"/>
        <w:right w:val="none" w:sz="0" w:space="0" w:color="auto"/>
      </w:divBdr>
    </w:div>
    <w:div w:id="78871269">
      <w:bodyDiv w:val="1"/>
      <w:marLeft w:val="0"/>
      <w:marRight w:val="0"/>
      <w:marTop w:val="0"/>
      <w:marBottom w:val="0"/>
      <w:divBdr>
        <w:top w:val="none" w:sz="0" w:space="0" w:color="auto"/>
        <w:left w:val="none" w:sz="0" w:space="0" w:color="auto"/>
        <w:bottom w:val="none" w:sz="0" w:space="0" w:color="auto"/>
        <w:right w:val="none" w:sz="0" w:space="0" w:color="auto"/>
      </w:divBdr>
    </w:div>
    <w:div w:id="147089349">
      <w:bodyDiv w:val="1"/>
      <w:marLeft w:val="0"/>
      <w:marRight w:val="0"/>
      <w:marTop w:val="0"/>
      <w:marBottom w:val="0"/>
      <w:divBdr>
        <w:top w:val="none" w:sz="0" w:space="0" w:color="auto"/>
        <w:left w:val="none" w:sz="0" w:space="0" w:color="auto"/>
        <w:bottom w:val="none" w:sz="0" w:space="0" w:color="auto"/>
        <w:right w:val="none" w:sz="0" w:space="0" w:color="auto"/>
      </w:divBdr>
    </w:div>
    <w:div w:id="190000401">
      <w:bodyDiv w:val="1"/>
      <w:marLeft w:val="0"/>
      <w:marRight w:val="0"/>
      <w:marTop w:val="0"/>
      <w:marBottom w:val="0"/>
      <w:divBdr>
        <w:top w:val="none" w:sz="0" w:space="0" w:color="auto"/>
        <w:left w:val="none" w:sz="0" w:space="0" w:color="auto"/>
        <w:bottom w:val="none" w:sz="0" w:space="0" w:color="auto"/>
        <w:right w:val="none" w:sz="0" w:space="0" w:color="auto"/>
      </w:divBdr>
    </w:div>
    <w:div w:id="254830451">
      <w:bodyDiv w:val="1"/>
      <w:marLeft w:val="0"/>
      <w:marRight w:val="0"/>
      <w:marTop w:val="0"/>
      <w:marBottom w:val="0"/>
      <w:divBdr>
        <w:top w:val="none" w:sz="0" w:space="0" w:color="auto"/>
        <w:left w:val="none" w:sz="0" w:space="0" w:color="auto"/>
        <w:bottom w:val="none" w:sz="0" w:space="0" w:color="auto"/>
        <w:right w:val="none" w:sz="0" w:space="0" w:color="auto"/>
      </w:divBdr>
      <w:divsChild>
        <w:div w:id="1585530148">
          <w:marLeft w:val="547"/>
          <w:marRight w:val="0"/>
          <w:marTop w:val="0"/>
          <w:marBottom w:val="0"/>
          <w:divBdr>
            <w:top w:val="none" w:sz="0" w:space="0" w:color="auto"/>
            <w:left w:val="none" w:sz="0" w:space="0" w:color="auto"/>
            <w:bottom w:val="none" w:sz="0" w:space="0" w:color="auto"/>
            <w:right w:val="none" w:sz="0" w:space="0" w:color="auto"/>
          </w:divBdr>
        </w:div>
      </w:divsChild>
    </w:div>
    <w:div w:id="383216998">
      <w:bodyDiv w:val="1"/>
      <w:marLeft w:val="0"/>
      <w:marRight w:val="0"/>
      <w:marTop w:val="0"/>
      <w:marBottom w:val="0"/>
      <w:divBdr>
        <w:top w:val="none" w:sz="0" w:space="0" w:color="auto"/>
        <w:left w:val="none" w:sz="0" w:space="0" w:color="auto"/>
        <w:bottom w:val="none" w:sz="0" w:space="0" w:color="auto"/>
        <w:right w:val="none" w:sz="0" w:space="0" w:color="auto"/>
      </w:divBdr>
    </w:div>
    <w:div w:id="461770591">
      <w:bodyDiv w:val="1"/>
      <w:marLeft w:val="0"/>
      <w:marRight w:val="0"/>
      <w:marTop w:val="0"/>
      <w:marBottom w:val="0"/>
      <w:divBdr>
        <w:top w:val="none" w:sz="0" w:space="0" w:color="auto"/>
        <w:left w:val="none" w:sz="0" w:space="0" w:color="auto"/>
        <w:bottom w:val="none" w:sz="0" w:space="0" w:color="auto"/>
        <w:right w:val="none" w:sz="0" w:space="0" w:color="auto"/>
      </w:divBdr>
    </w:div>
    <w:div w:id="464615968">
      <w:bodyDiv w:val="1"/>
      <w:marLeft w:val="0"/>
      <w:marRight w:val="0"/>
      <w:marTop w:val="0"/>
      <w:marBottom w:val="0"/>
      <w:divBdr>
        <w:top w:val="none" w:sz="0" w:space="0" w:color="auto"/>
        <w:left w:val="none" w:sz="0" w:space="0" w:color="auto"/>
        <w:bottom w:val="none" w:sz="0" w:space="0" w:color="auto"/>
        <w:right w:val="none" w:sz="0" w:space="0" w:color="auto"/>
      </w:divBdr>
    </w:div>
    <w:div w:id="486282908">
      <w:bodyDiv w:val="1"/>
      <w:marLeft w:val="0"/>
      <w:marRight w:val="0"/>
      <w:marTop w:val="0"/>
      <w:marBottom w:val="0"/>
      <w:divBdr>
        <w:top w:val="none" w:sz="0" w:space="0" w:color="auto"/>
        <w:left w:val="none" w:sz="0" w:space="0" w:color="auto"/>
        <w:bottom w:val="none" w:sz="0" w:space="0" w:color="auto"/>
        <w:right w:val="none" w:sz="0" w:space="0" w:color="auto"/>
      </w:divBdr>
    </w:div>
    <w:div w:id="684290349">
      <w:bodyDiv w:val="1"/>
      <w:marLeft w:val="0"/>
      <w:marRight w:val="0"/>
      <w:marTop w:val="0"/>
      <w:marBottom w:val="0"/>
      <w:divBdr>
        <w:top w:val="none" w:sz="0" w:space="0" w:color="auto"/>
        <w:left w:val="none" w:sz="0" w:space="0" w:color="auto"/>
        <w:bottom w:val="none" w:sz="0" w:space="0" w:color="auto"/>
        <w:right w:val="none" w:sz="0" w:space="0" w:color="auto"/>
      </w:divBdr>
    </w:div>
    <w:div w:id="727415177">
      <w:bodyDiv w:val="1"/>
      <w:marLeft w:val="0"/>
      <w:marRight w:val="0"/>
      <w:marTop w:val="0"/>
      <w:marBottom w:val="0"/>
      <w:divBdr>
        <w:top w:val="none" w:sz="0" w:space="0" w:color="auto"/>
        <w:left w:val="none" w:sz="0" w:space="0" w:color="auto"/>
        <w:bottom w:val="none" w:sz="0" w:space="0" w:color="auto"/>
        <w:right w:val="none" w:sz="0" w:space="0" w:color="auto"/>
      </w:divBdr>
    </w:div>
    <w:div w:id="747967315">
      <w:bodyDiv w:val="1"/>
      <w:marLeft w:val="0"/>
      <w:marRight w:val="0"/>
      <w:marTop w:val="0"/>
      <w:marBottom w:val="0"/>
      <w:divBdr>
        <w:top w:val="none" w:sz="0" w:space="0" w:color="auto"/>
        <w:left w:val="none" w:sz="0" w:space="0" w:color="auto"/>
        <w:bottom w:val="none" w:sz="0" w:space="0" w:color="auto"/>
        <w:right w:val="none" w:sz="0" w:space="0" w:color="auto"/>
      </w:divBdr>
    </w:div>
    <w:div w:id="790974354">
      <w:bodyDiv w:val="1"/>
      <w:marLeft w:val="0"/>
      <w:marRight w:val="0"/>
      <w:marTop w:val="0"/>
      <w:marBottom w:val="0"/>
      <w:divBdr>
        <w:top w:val="none" w:sz="0" w:space="0" w:color="auto"/>
        <w:left w:val="none" w:sz="0" w:space="0" w:color="auto"/>
        <w:bottom w:val="none" w:sz="0" w:space="0" w:color="auto"/>
        <w:right w:val="none" w:sz="0" w:space="0" w:color="auto"/>
      </w:divBdr>
    </w:div>
    <w:div w:id="799804116">
      <w:bodyDiv w:val="1"/>
      <w:marLeft w:val="0"/>
      <w:marRight w:val="0"/>
      <w:marTop w:val="0"/>
      <w:marBottom w:val="0"/>
      <w:divBdr>
        <w:top w:val="none" w:sz="0" w:space="0" w:color="auto"/>
        <w:left w:val="none" w:sz="0" w:space="0" w:color="auto"/>
        <w:bottom w:val="none" w:sz="0" w:space="0" w:color="auto"/>
        <w:right w:val="none" w:sz="0" w:space="0" w:color="auto"/>
      </w:divBdr>
      <w:divsChild>
        <w:div w:id="528221065">
          <w:marLeft w:val="547"/>
          <w:marRight w:val="0"/>
          <w:marTop w:val="0"/>
          <w:marBottom w:val="0"/>
          <w:divBdr>
            <w:top w:val="none" w:sz="0" w:space="0" w:color="auto"/>
            <w:left w:val="none" w:sz="0" w:space="0" w:color="auto"/>
            <w:bottom w:val="none" w:sz="0" w:space="0" w:color="auto"/>
            <w:right w:val="none" w:sz="0" w:space="0" w:color="auto"/>
          </w:divBdr>
        </w:div>
      </w:divsChild>
    </w:div>
    <w:div w:id="811215089">
      <w:bodyDiv w:val="1"/>
      <w:marLeft w:val="0"/>
      <w:marRight w:val="0"/>
      <w:marTop w:val="0"/>
      <w:marBottom w:val="0"/>
      <w:divBdr>
        <w:top w:val="none" w:sz="0" w:space="0" w:color="auto"/>
        <w:left w:val="none" w:sz="0" w:space="0" w:color="auto"/>
        <w:bottom w:val="none" w:sz="0" w:space="0" w:color="auto"/>
        <w:right w:val="none" w:sz="0" w:space="0" w:color="auto"/>
      </w:divBdr>
    </w:div>
    <w:div w:id="823198982">
      <w:bodyDiv w:val="1"/>
      <w:marLeft w:val="0"/>
      <w:marRight w:val="0"/>
      <w:marTop w:val="0"/>
      <w:marBottom w:val="0"/>
      <w:divBdr>
        <w:top w:val="none" w:sz="0" w:space="0" w:color="auto"/>
        <w:left w:val="none" w:sz="0" w:space="0" w:color="auto"/>
        <w:bottom w:val="none" w:sz="0" w:space="0" w:color="auto"/>
        <w:right w:val="none" w:sz="0" w:space="0" w:color="auto"/>
      </w:divBdr>
    </w:div>
    <w:div w:id="854810392">
      <w:bodyDiv w:val="1"/>
      <w:marLeft w:val="0"/>
      <w:marRight w:val="0"/>
      <w:marTop w:val="0"/>
      <w:marBottom w:val="0"/>
      <w:divBdr>
        <w:top w:val="none" w:sz="0" w:space="0" w:color="auto"/>
        <w:left w:val="none" w:sz="0" w:space="0" w:color="auto"/>
        <w:bottom w:val="none" w:sz="0" w:space="0" w:color="auto"/>
        <w:right w:val="none" w:sz="0" w:space="0" w:color="auto"/>
      </w:divBdr>
    </w:div>
    <w:div w:id="863061548">
      <w:bodyDiv w:val="1"/>
      <w:marLeft w:val="0"/>
      <w:marRight w:val="0"/>
      <w:marTop w:val="0"/>
      <w:marBottom w:val="0"/>
      <w:divBdr>
        <w:top w:val="none" w:sz="0" w:space="0" w:color="auto"/>
        <w:left w:val="none" w:sz="0" w:space="0" w:color="auto"/>
        <w:bottom w:val="none" w:sz="0" w:space="0" w:color="auto"/>
        <w:right w:val="none" w:sz="0" w:space="0" w:color="auto"/>
      </w:divBdr>
    </w:div>
    <w:div w:id="942227448">
      <w:bodyDiv w:val="1"/>
      <w:marLeft w:val="0"/>
      <w:marRight w:val="0"/>
      <w:marTop w:val="0"/>
      <w:marBottom w:val="0"/>
      <w:divBdr>
        <w:top w:val="none" w:sz="0" w:space="0" w:color="auto"/>
        <w:left w:val="none" w:sz="0" w:space="0" w:color="auto"/>
        <w:bottom w:val="none" w:sz="0" w:space="0" w:color="auto"/>
        <w:right w:val="none" w:sz="0" w:space="0" w:color="auto"/>
      </w:divBdr>
    </w:div>
    <w:div w:id="985234906">
      <w:bodyDiv w:val="1"/>
      <w:marLeft w:val="0"/>
      <w:marRight w:val="0"/>
      <w:marTop w:val="0"/>
      <w:marBottom w:val="0"/>
      <w:divBdr>
        <w:top w:val="none" w:sz="0" w:space="0" w:color="auto"/>
        <w:left w:val="none" w:sz="0" w:space="0" w:color="auto"/>
        <w:bottom w:val="none" w:sz="0" w:space="0" w:color="auto"/>
        <w:right w:val="none" w:sz="0" w:space="0" w:color="auto"/>
      </w:divBdr>
    </w:div>
    <w:div w:id="998575659">
      <w:bodyDiv w:val="1"/>
      <w:marLeft w:val="0"/>
      <w:marRight w:val="0"/>
      <w:marTop w:val="0"/>
      <w:marBottom w:val="0"/>
      <w:divBdr>
        <w:top w:val="none" w:sz="0" w:space="0" w:color="auto"/>
        <w:left w:val="none" w:sz="0" w:space="0" w:color="auto"/>
        <w:bottom w:val="none" w:sz="0" w:space="0" w:color="auto"/>
        <w:right w:val="none" w:sz="0" w:space="0" w:color="auto"/>
      </w:divBdr>
    </w:div>
    <w:div w:id="1010107108">
      <w:bodyDiv w:val="1"/>
      <w:marLeft w:val="0"/>
      <w:marRight w:val="0"/>
      <w:marTop w:val="0"/>
      <w:marBottom w:val="0"/>
      <w:divBdr>
        <w:top w:val="none" w:sz="0" w:space="0" w:color="auto"/>
        <w:left w:val="none" w:sz="0" w:space="0" w:color="auto"/>
        <w:bottom w:val="none" w:sz="0" w:space="0" w:color="auto"/>
        <w:right w:val="none" w:sz="0" w:space="0" w:color="auto"/>
      </w:divBdr>
    </w:div>
    <w:div w:id="1015570019">
      <w:bodyDiv w:val="1"/>
      <w:marLeft w:val="0"/>
      <w:marRight w:val="0"/>
      <w:marTop w:val="0"/>
      <w:marBottom w:val="0"/>
      <w:divBdr>
        <w:top w:val="none" w:sz="0" w:space="0" w:color="auto"/>
        <w:left w:val="none" w:sz="0" w:space="0" w:color="auto"/>
        <w:bottom w:val="none" w:sz="0" w:space="0" w:color="auto"/>
        <w:right w:val="none" w:sz="0" w:space="0" w:color="auto"/>
      </w:divBdr>
    </w:div>
    <w:div w:id="1070227330">
      <w:bodyDiv w:val="1"/>
      <w:marLeft w:val="0"/>
      <w:marRight w:val="0"/>
      <w:marTop w:val="0"/>
      <w:marBottom w:val="0"/>
      <w:divBdr>
        <w:top w:val="none" w:sz="0" w:space="0" w:color="auto"/>
        <w:left w:val="none" w:sz="0" w:space="0" w:color="auto"/>
        <w:bottom w:val="none" w:sz="0" w:space="0" w:color="auto"/>
        <w:right w:val="none" w:sz="0" w:space="0" w:color="auto"/>
      </w:divBdr>
    </w:div>
    <w:div w:id="1094549206">
      <w:bodyDiv w:val="1"/>
      <w:marLeft w:val="0"/>
      <w:marRight w:val="0"/>
      <w:marTop w:val="0"/>
      <w:marBottom w:val="0"/>
      <w:divBdr>
        <w:top w:val="none" w:sz="0" w:space="0" w:color="auto"/>
        <w:left w:val="none" w:sz="0" w:space="0" w:color="auto"/>
        <w:bottom w:val="none" w:sz="0" w:space="0" w:color="auto"/>
        <w:right w:val="none" w:sz="0" w:space="0" w:color="auto"/>
      </w:divBdr>
    </w:div>
    <w:div w:id="1116632032">
      <w:bodyDiv w:val="1"/>
      <w:marLeft w:val="0"/>
      <w:marRight w:val="0"/>
      <w:marTop w:val="0"/>
      <w:marBottom w:val="0"/>
      <w:divBdr>
        <w:top w:val="none" w:sz="0" w:space="0" w:color="auto"/>
        <w:left w:val="none" w:sz="0" w:space="0" w:color="auto"/>
        <w:bottom w:val="none" w:sz="0" w:space="0" w:color="auto"/>
        <w:right w:val="none" w:sz="0" w:space="0" w:color="auto"/>
      </w:divBdr>
    </w:div>
    <w:div w:id="1119297443">
      <w:bodyDiv w:val="1"/>
      <w:marLeft w:val="0"/>
      <w:marRight w:val="0"/>
      <w:marTop w:val="0"/>
      <w:marBottom w:val="0"/>
      <w:divBdr>
        <w:top w:val="none" w:sz="0" w:space="0" w:color="auto"/>
        <w:left w:val="none" w:sz="0" w:space="0" w:color="auto"/>
        <w:bottom w:val="none" w:sz="0" w:space="0" w:color="auto"/>
        <w:right w:val="none" w:sz="0" w:space="0" w:color="auto"/>
      </w:divBdr>
    </w:div>
    <w:div w:id="1134569118">
      <w:bodyDiv w:val="1"/>
      <w:marLeft w:val="0"/>
      <w:marRight w:val="0"/>
      <w:marTop w:val="0"/>
      <w:marBottom w:val="0"/>
      <w:divBdr>
        <w:top w:val="none" w:sz="0" w:space="0" w:color="auto"/>
        <w:left w:val="none" w:sz="0" w:space="0" w:color="auto"/>
        <w:bottom w:val="none" w:sz="0" w:space="0" w:color="auto"/>
        <w:right w:val="none" w:sz="0" w:space="0" w:color="auto"/>
      </w:divBdr>
    </w:div>
    <w:div w:id="1154420347">
      <w:bodyDiv w:val="1"/>
      <w:marLeft w:val="0"/>
      <w:marRight w:val="0"/>
      <w:marTop w:val="0"/>
      <w:marBottom w:val="0"/>
      <w:divBdr>
        <w:top w:val="none" w:sz="0" w:space="0" w:color="auto"/>
        <w:left w:val="none" w:sz="0" w:space="0" w:color="auto"/>
        <w:bottom w:val="none" w:sz="0" w:space="0" w:color="auto"/>
        <w:right w:val="none" w:sz="0" w:space="0" w:color="auto"/>
      </w:divBdr>
    </w:div>
    <w:div w:id="1176533399">
      <w:bodyDiv w:val="1"/>
      <w:marLeft w:val="0"/>
      <w:marRight w:val="0"/>
      <w:marTop w:val="0"/>
      <w:marBottom w:val="0"/>
      <w:divBdr>
        <w:top w:val="none" w:sz="0" w:space="0" w:color="auto"/>
        <w:left w:val="none" w:sz="0" w:space="0" w:color="auto"/>
        <w:bottom w:val="none" w:sz="0" w:space="0" w:color="auto"/>
        <w:right w:val="none" w:sz="0" w:space="0" w:color="auto"/>
      </w:divBdr>
    </w:div>
    <w:div w:id="1236238172">
      <w:bodyDiv w:val="1"/>
      <w:marLeft w:val="0"/>
      <w:marRight w:val="0"/>
      <w:marTop w:val="0"/>
      <w:marBottom w:val="0"/>
      <w:divBdr>
        <w:top w:val="none" w:sz="0" w:space="0" w:color="auto"/>
        <w:left w:val="none" w:sz="0" w:space="0" w:color="auto"/>
        <w:bottom w:val="none" w:sz="0" w:space="0" w:color="auto"/>
        <w:right w:val="none" w:sz="0" w:space="0" w:color="auto"/>
      </w:divBdr>
    </w:div>
    <w:div w:id="1326280153">
      <w:bodyDiv w:val="1"/>
      <w:marLeft w:val="0"/>
      <w:marRight w:val="0"/>
      <w:marTop w:val="0"/>
      <w:marBottom w:val="0"/>
      <w:divBdr>
        <w:top w:val="none" w:sz="0" w:space="0" w:color="auto"/>
        <w:left w:val="none" w:sz="0" w:space="0" w:color="auto"/>
        <w:bottom w:val="none" w:sz="0" w:space="0" w:color="auto"/>
        <w:right w:val="none" w:sz="0" w:space="0" w:color="auto"/>
      </w:divBdr>
    </w:div>
    <w:div w:id="1467745852">
      <w:bodyDiv w:val="1"/>
      <w:marLeft w:val="0"/>
      <w:marRight w:val="0"/>
      <w:marTop w:val="0"/>
      <w:marBottom w:val="0"/>
      <w:divBdr>
        <w:top w:val="none" w:sz="0" w:space="0" w:color="auto"/>
        <w:left w:val="none" w:sz="0" w:space="0" w:color="auto"/>
        <w:bottom w:val="none" w:sz="0" w:space="0" w:color="auto"/>
        <w:right w:val="none" w:sz="0" w:space="0" w:color="auto"/>
      </w:divBdr>
    </w:div>
    <w:div w:id="1490094438">
      <w:bodyDiv w:val="1"/>
      <w:marLeft w:val="0"/>
      <w:marRight w:val="0"/>
      <w:marTop w:val="0"/>
      <w:marBottom w:val="0"/>
      <w:divBdr>
        <w:top w:val="none" w:sz="0" w:space="0" w:color="auto"/>
        <w:left w:val="none" w:sz="0" w:space="0" w:color="auto"/>
        <w:bottom w:val="none" w:sz="0" w:space="0" w:color="auto"/>
        <w:right w:val="none" w:sz="0" w:space="0" w:color="auto"/>
      </w:divBdr>
    </w:div>
    <w:div w:id="1490095105">
      <w:bodyDiv w:val="1"/>
      <w:marLeft w:val="0"/>
      <w:marRight w:val="0"/>
      <w:marTop w:val="0"/>
      <w:marBottom w:val="0"/>
      <w:divBdr>
        <w:top w:val="none" w:sz="0" w:space="0" w:color="auto"/>
        <w:left w:val="none" w:sz="0" w:space="0" w:color="auto"/>
        <w:bottom w:val="none" w:sz="0" w:space="0" w:color="auto"/>
        <w:right w:val="none" w:sz="0" w:space="0" w:color="auto"/>
      </w:divBdr>
    </w:div>
    <w:div w:id="1491100646">
      <w:bodyDiv w:val="1"/>
      <w:marLeft w:val="0"/>
      <w:marRight w:val="0"/>
      <w:marTop w:val="0"/>
      <w:marBottom w:val="0"/>
      <w:divBdr>
        <w:top w:val="none" w:sz="0" w:space="0" w:color="auto"/>
        <w:left w:val="none" w:sz="0" w:space="0" w:color="auto"/>
        <w:bottom w:val="none" w:sz="0" w:space="0" w:color="auto"/>
        <w:right w:val="none" w:sz="0" w:space="0" w:color="auto"/>
      </w:divBdr>
    </w:div>
    <w:div w:id="1498230122">
      <w:bodyDiv w:val="1"/>
      <w:marLeft w:val="0"/>
      <w:marRight w:val="0"/>
      <w:marTop w:val="0"/>
      <w:marBottom w:val="0"/>
      <w:divBdr>
        <w:top w:val="none" w:sz="0" w:space="0" w:color="auto"/>
        <w:left w:val="none" w:sz="0" w:space="0" w:color="auto"/>
        <w:bottom w:val="none" w:sz="0" w:space="0" w:color="auto"/>
        <w:right w:val="none" w:sz="0" w:space="0" w:color="auto"/>
      </w:divBdr>
    </w:div>
    <w:div w:id="1543251560">
      <w:bodyDiv w:val="1"/>
      <w:marLeft w:val="0"/>
      <w:marRight w:val="0"/>
      <w:marTop w:val="0"/>
      <w:marBottom w:val="0"/>
      <w:divBdr>
        <w:top w:val="none" w:sz="0" w:space="0" w:color="auto"/>
        <w:left w:val="none" w:sz="0" w:space="0" w:color="auto"/>
        <w:bottom w:val="none" w:sz="0" w:space="0" w:color="auto"/>
        <w:right w:val="none" w:sz="0" w:space="0" w:color="auto"/>
      </w:divBdr>
    </w:div>
    <w:div w:id="1617368240">
      <w:bodyDiv w:val="1"/>
      <w:marLeft w:val="0"/>
      <w:marRight w:val="0"/>
      <w:marTop w:val="0"/>
      <w:marBottom w:val="0"/>
      <w:divBdr>
        <w:top w:val="none" w:sz="0" w:space="0" w:color="auto"/>
        <w:left w:val="none" w:sz="0" w:space="0" w:color="auto"/>
        <w:bottom w:val="none" w:sz="0" w:space="0" w:color="auto"/>
        <w:right w:val="none" w:sz="0" w:space="0" w:color="auto"/>
      </w:divBdr>
    </w:div>
    <w:div w:id="1701054372">
      <w:bodyDiv w:val="1"/>
      <w:marLeft w:val="0"/>
      <w:marRight w:val="0"/>
      <w:marTop w:val="0"/>
      <w:marBottom w:val="0"/>
      <w:divBdr>
        <w:top w:val="none" w:sz="0" w:space="0" w:color="auto"/>
        <w:left w:val="none" w:sz="0" w:space="0" w:color="auto"/>
        <w:bottom w:val="none" w:sz="0" w:space="0" w:color="auto"/>
        <w:right w:val="none" w:sz="0" w:space="0" w:color="auto"/>
      </w:divBdr>
    </w:div>
    <w:div w:id="1810319216">
      <w:bodyDiv w:val="1"/>
      <w:marLeft w:val="0"/>
      <w:marRight w:val="0"/>
      <w:marTop w:val="0"/>
      <w:marBottom w:val="0"/>
      <w:divBdr>
        <w:top w:val="none" w:sz="0" w:space="0" w:color="auto"/>
        <w:left w:val="none" w:sz="0" w:space="0" w:color="auto"/>
        <w:bottom w:val="none" w:sz="0" w:space="0" w:color="auto"/>
        <w:right w:val="none" w:sz="0" w:space="0" w:color="auto"/>
      </w:divBdr>
    </w:div>
    <w:div w:id="1839348760">
      <w:bodyDiv w:val="1"/>
      <w:marLeft w:val="0"/>
      <w:marRight w:val="0"/>
      <w:marTop w:val="0"/>
      <w:marBottom w:val="0"/>
      <w:divBdr>
        <w:top w:val="none" w:sz="0" w:space="0" w:color="auto"/>
        <w:left w:val="none" w:sz="0" w:space="0" w:color="auto"/>
        <w:bottom w:val="none" w:sz="0" w:space="0" w:color="auto"/>
        <w:right w:val="none" w:sz="0" w:space="0" w:color="auto"/>
      </w:divBdr>
    </w:div>
    <w:div w:id="1946958288">
      <w:bodyDiv w:val="1"/>
      <w:marLeft w:val="0"/>
      <w:marRight w:val="0"/>
      <w:marTop w:val="0"/>
      <w:marBottom w:val="0"/>
      <w:divBdr>
        <w:top w:val="none" w:sz="0" w:space="0" w:color="auto"/>
        <w:left w:val="none" w:sz="0" w:space="0" w:color="auto"/>
        <w:bottom w:val="none" w:sz="0" w:space="0" w:color="auto"/>
        <w:right w:val="none" w:sz="0" w:space="0" w:color="auto"/>
      </w:divBdr>
    </w:div>
    <w:div w:id="1966307162">
      <w:bodyDiv w:val="1"/>
      <w:marLeft w:val="0"/>
      <w:marRight w:val="0"/>
      <w:marTop w:val="0"/>
      <w:marBottom w:val="0"/>
      <w:divBdr>
        <w:top w:val="none" w:sz="0" w:space="0" w:color="auto"/>
        <w:left w:val="none" w:sz="0" w:space="0" w:color="auto"/>
        <w:bottom w:val="none" w:sz="0" w:space="0" w:color="auto"/>
        <w:right w:val="none" w:sz="0" w:space="0" w:color="auto"/>
      </w:divBdr>
      <w:divsChild>
        <w:div w:id="1159464596">
          <w:marLeft w:val="547"/>
          <w:marRight w:val="0"/>
          <w:marTop w:val="0"/>
          <w:marBottom w:val="0"/>
          <w:divBdr>
            <w:top w:val="none" w:sz="0" w:space="0" w:color="auto"/>
            <w:left w:val="none" w:sz="0" w:space="0" w:color="auto"/>
            <w:bottom w:val="none" w:sz="0" w:space="0" w:color="auto"/>
            <w:right w:val="none" w:sz="0" w:space="0" w:color="auto"/>
          </w:divBdr>
        </w:div>
      </w:divsChild>
    </w:div>
    <w:div w:id="1969357890">
      <w:bodyDiv w:val="1"/>
      <w:marLeft w:val="0"/>
      <w:marRight w:val="0"/>
      <w:marTop w:val="0"/>
      <w:marBottom w:val="0"/>
      <w:divBdr>
        <w:top w:val="none" w:sz="0" w:space="0" w:color="auto"/>
        <w:left w:val="none" w:sz="0" w:space="0" w:color="auto"/>
        <w:bottom w:val="none" w:sz="0" w:space="0" w:color="auto"/>
        <w:right w:val="none" w:sz="0" w:space="0" w:color="auto"/>
      </w:divBdr>
      <w:divsChild>
        <w:div w:id="1947226977">
          <w:marLeft w:val="0"/>
          <w:marRight w:val="0"/>
          <w:marTop w:val="100"/>
          <w:marBottom w:val="0"/>
          <w:divBdr>
            <w:top w:val="none" w:sz="0" w:space="0" w:color="auto"/>
            <w:left w:val="none" w:sz="0" w:space="0" w:color="auto"/>
            <w:bottom w:val="none" w:sz="0" w:space="0" w:color="auto"/>
            <w:right w:val="none" w:sz="0" w:space="0" w:color="auto"/>
          </w:divBdr>
          <w:divsChild>
            <w:div w:id="2033408980">
              <w:marLeft w:val="0"/>
              <w:marRight w:val="0"/>
              <w:marTop w:val="60"/>
              <w:marBottom w:val="0"/>
              <w:divBdr>
                <w:top w:val="none" w:sz="0" w:space="0" w:color="auto"/>
                <w:left w:val="none" w:sz="0" w:space="0" w:color="auto"/>
                <w:bottom w:val="none" w:sz="0" w:space="0" w:color="auto"/>
                <w:right w:val="none" w:sz="0" w:space="0" w:color="auto"/>
              </w:divBdr>
            </w:div>
          </w:divsChild>
        </w:div>
        <w:div w:id="908657861">
          <w:marLeft w:val="0"/>
          <w:marRight w:val="0"/>
          <w:marTop w:val="0"/>
          <w:marBottom w:val="0"/>
          <w:divBdr>
            <w:top w:val="none" w:sz="0" w:space="0" w:color="auto"/>
            <w:left w:val="none" w:sz="0" w:space="0" w:color="auto"/>
            <w:bottom w:val="none" w:sz="0" w:space="0" w:color="auto"/>
            <w:right w:val="none" w:sz="0" w:space="0" w:color="auto"/>
          </w:divBdr>
          <w:divsChild>
            <w:div w:id="1139031576">
              <w:marLeft w:val="0"/>
              <w:marRight w:val="0"/>
              <w:marTop w:val="0"/>
              <w:marBottom w:val="0"/>
              <w:divBdr>
                <w:top w:val="none" w:sz="0" w:space="0" w:color="auto"/>
                <w:left w:val="none" w:sz="0" w:space="0" w:color="auto"/>
                <w:bottom w:val="none" w:sz="0" w:space="0" w:color="auto"/>
                <w:right w:val="none" w:sz="0" w:space="0" w:color="auto"/>
              </w:divBdr>
              <w:divsChild>
                <w:div w:id="156690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649309">
      <w:bodyDiv w:val="1"/>
      <w:marLeft w:val="0"/>
      <w:marRight w:val="0"/>
      <w:marTop w:val="0"/>
      <w:marBottom w:val="0"/>
      <w:divBdr>
        <w:top w:val="none" w:sz="0" w:space="0" w:color="auto"/>
        <w:left w:val="none" w:sz="0" w:space="0" w:color="auto"/>
        <w:bottom w:val="none" w:sz="0" w:space="0" w:color="auto"/>
        <w:right w:val="none" w:sz="0" w:space="0" w:color="auto"/>
      </w:divBdr>
    </w:div>
    <w:div w:id="2015494321">
      <w:bodyDiv w:val="1"/>
      <w:marLeft w:val="0"/>
      <w:marRight w:val="0"/>
      <w:marTop w:val="0"/>
      <w:marBottom w:val="0"/>
      <w:divBdr>
        <w:top w:val="none" w:sz="0" w:space="0" w:color="auto"/>
        <w:left w:val="none" w:sz="0" w:space="0" w:color="auto"/>
        <w:bottom w:val="none" w:sz="0" w:space="0" w:color="auto"/>
        <w:right w:val="none" w:sz="0" w:space="0" w:color="auto"/>
      </w:divBdr>
    </w:div>
    <w:div w:id="2021737039">
      <w:bodyDiv w:val="1"/>
      <w:marLeft w:val="0"/>
      <w:marRight w:val="0"/>
      <w:marTop w:val="0"/>
      <w:marBottom w:val="0"/>
      <w:divBdr>
        <w:top w:val="none" w:sz="0" w:space="0" w:color="auto"/>
        <w:left w:val="none" w:sz="0" w:space="0" w:color="auto"/>
        <w:bottom w:val="none" w:sz="0" w:space="0" w:color="auto"/>
        <w:right w:val="none" w:sz="0" w:space="0" w:color="auto"/>
      </w:divBdr>
    </w:div>
    <w:div w:id="2111316588">
      <w:bodyDiv w:val="1"/>
      <w:marLeft w:val="0"/>
      <w:marRight w:val="0"/>
      <w:marTop w:val="0"/>
      <w:marBottom w:val="0"/>
      <w:divBdr>
        <w:top w:val="none" w:sz="0" w:space="0" w:color="auto"/>
        <w:left w:val="none" w:sz="0" w:space="0" w:color="auto"/>
        <w:bottom w:val="none" w:sz="0" w:space="0" w:color="auto"/>
        <w:right w:val="none" w:sz="0" w:space="0" w:color="auto"/>
      </w:divBdr>
    </w:div>
    <w:div w:id="2113669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Custom 8">
      <a:dk1>
        <a:srgbClr val="141414"/>
      </a:dk1>
      <a:lt1>
        <a:sysClr val="window" lastClr="FFFFFF"/>
      </a:lt1>
      <a:dk2>
        <a:srgbClr val="141414"/>
      </a:dk2>
      <a:lt2>
        <a:srgbClr val="E7E6E6"/>
      </a:lt2>
      <a:accent1>
        <a:srgbClr val="00A4E4"/>
      </a:accent1>
      <a:accent2>
        <a:srgbClr val="FBCA5C"/>
      </a:accent2>
      <a:accent3>
        <a:srgbClr val="92B45B"/>
      </a:accent3>
      <a:accent4>
        <a:srgbClr val="0073AE"/>
      </a:accent4>
      <a:accent5>
        <a:srgbClr val="FDDF9D"/>
      </a:accent5>
      <a:accent6>
        <a:srgbClr val="BDD19D"/>
      </a:accent6>
      <a:hlink>
        <a:srgbClr val="00A4E4"/>
      </a:hlink>
      <a:folHlink>
        <a:srgbClr val="33333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RevisionDate xmlns="694a2687-4383-4267-b4dc-f7657eaaabf8" xsi:nil="true"/>
    <TaxCatchAll xmlns="e42673de-b264-43ab-b333-25166615ddcb" xsi:nil="true"/>
    <Country xmlns="694a2687-4383-4267-b4dc-f7657eaaabf8" xsi:nil="true"/>
    <Date xmlns="694a2687-4383-4267-b4dc-f7657eaaabf8" xsi:nil="true"/>
    <Comments xmlns="694a2687-4383-4267-b4dc-f7657eaaabf8" xsi:nil="true"/>
    <_ip_UnifiedCompliancePolicyProperties xmlns="http://schemas.microsoft.com/sharepoint/v3" xsi:nil="true"/>
    <lcf76f155ced4ddcb4097134ff3c332f xmlns="694a2687-4383-4267-b4dc-f7657eaaabf8">
      <Terms xmlns="http://schemas.microsoft.com/office/infopath/2007/PartnerControls"/>
    </lcf76f155ced4ddcb4097134ff3c332f>
    <Language xmlns="694a2687-4383-4267-b4dc-f7657eaaabf8" xsi:nil="true"/>
    <DocumentType xmlns="694a2687-4383-4267-b4dc-f7657eaaabf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B114DE0BF701045AD2403C163A63BBD" ma:contentTypeVersion="24" ma:contentTypeDescription="Create a new document." ma:contentTypeScope="" ma:versionID="d22f1679e070d80fde07c0aa1e02a1d7">
  <xsd:schema xmlns:xsd="http://www.w3.org/2001/XMLSchema" xmlns:xs="http://www.w3.org/2001/XMLSchema" xmlns:p="http://schemas.microsoft.com/office/2006/metadata/properties" xmlns:ns1="http://schemas.microsoft.com/sharepoint/v3" xmlns:ns2="694a2687-4383-4267-b4dc-f7657eaaabf8" xmlns:ns3="e42673de-b264-43ab-b333-25166615ddcb" targetNamespace="http://schemas.microsoft.com/office/2006/metadata/properties" ma:root="true" ma:fieldsID="a4304071a50c429e02536ead82bdb62a" ns1:_="" ns2:_="" ns3:_="">
    <xsd:import namespace="http://schemas.microsoft.com/sharepoint/v3"/>
    <xsd:import namespace="694a2687-4383-4267-b4dc-f7657eaaabf8"/>
    <xsd:import namespace="e42673de-b264-43ab-b333-25166615dd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OCR" minOccurs="0"/>
                <xsd:element ref="ns2:MediaServiceSearchProperties" minOccurs="0"/>
                <xsd:element ref="ns2:MediaServiceDateTaken" minOccurs="0"/>
                <xsd:element ref="ns1:_ip_UnifiedCompliancePolicyProperties" minOccurs="0"/>
                <xsd:element ref="ns1:_ip_UnifiedCompliancePolicyUIAction" minOccurs="0"/>
                <xsd:element ref="ns2:Comments" minOccurs="0"/>
                <xsd:element ref="ns2:Country" minOccurs="0"/>
                <xsd:element ref="ns2:Language" minOccurs="0"/>
                <xsd:element ref="ns2:RevisionDate" minOccurs="0"/>
                <xsd:element ref="ns2:DocumentType" minOccurs="0"/>
                <xsd:element ref="ns2:MediaServiceBillingMetadata"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4a2687-4383-4267-b4dc-f7657eaaa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Comments" ma:index="25" nillable="true" ma:displayName="Comments" ma:format="Dropdown" ma:internalName="Comments">
      <xsd:simpleType>
        <xsd:restriction base="dms:Note">
          <xsd:maxLength value="255"/>
        </xsd:restriction>
      </xsd:simpleType>
    </xsd:element>
    <xsd:element name="Country" ma:index="26" nillable="true" ma:displayName="Country" ma:format="Dropdown" ma:internalName="Country">
      <xsd:simpleType>
        <xsd:restriction base="dms:Text">
          <xsd:maxLength value="255"/>
        </xsd:restriction>
      </xsd:simpleType>
    </xsd:element>
    <xsd:element name="Language" ma:index="27" nillable="true" ma:displayName="Language" ma:format="Dropdown" ma:internalName="Language">
      <xsd:simpleType>
        <xsd:restriction base="dms:Text">
          <xsd:maxLength value="255"/>
        </xsd:restriction>
      </xsd:simpleType>
    </xsd:element>
    <xsd:element name="RevisionDate" ma:index="28" nillable="true" ma:displayName="Revision Date" ma:format="DateOnly" ma:internalName="RevisionDate">
      <xsd:simpleType>
        <xsd:restriction base="dms:DateTime"/>
      </xsd:simpleType>
    </xsd:element>
    <xsd:element name="DocumentType" ma:index="29" nillable="true" ma:displayName="Document Type" ma:format="Dropdown" ma:internalName="DocumentType">
      <xsd:simpleType>
        <xsd:restriction base="dms:Text">
          <xsd:maxLength value="255"/>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Date" ma:index="31"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42673de-b264-43ab-b333-25166615ddc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638ee36-09d7-452e-b9a6-bfa895f7966b}" ma:internalName="TaxCatchAll" ma:showField="CatchAllData" ma:web="e42673de-b264-43ab-b333-25166615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516BF2-C96D-4873-9EC6-6D1D8CFB0312}">
  <ds:schemaRefs>
    <ds:schemaRef ds:uri="http://schemas.microsoft.com/office/2006/metadata/properties"/>
    <ds:schemaRef ds:uri="http://schemas.microsoft.com/office/infopath/2007/PartnerControls"/>
    <ds:schemaRef ds:uri="http://schemas.microsoft.com/sharepoint/v3"/>
    <ds:schemaRef ds:uri="694a2687-4383-4267-b4dc-f7657eaaabf8"/>
    <ds:schemaRef ds:uri="e42673de-b264-43ab-b333-25166615ddcb"/>
  </ds:schemaRefs>
</ds:datastoreItem>
</file>

<file path=customXml/itemProps2.xml><?xml version="1.0" encoding="utf-8"?>
<ds:datastoreItem xmlns:ds="http://schemas.openxmlformats.org/officeDocument/2006/customXml" ds:itemID="{F5CEAAB2-785C-4F22-9E20-5E52481FA0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94a2687-4383-4267-b4dc-f7657eaaabf8"/>
    <ds:schemaRef ds:uri="e42673de-b264-43ab-b333-25166615dd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CD49EE-876A-4CAD-B630-C5A2FF29F6F2}">
  <ds:schemaRefs>
    <ds:schemaRef ds:uri="http://schemas.openxmlformats.org/officeDocument/2006/bibliography"/>
  </ds:schemaRefs>
</ds:datastoreItem>
</file>

<file path=customXml/itemProps4.xml><?xml version="1.0" encoding="utf-8"?>
<ds:datastoreItem xmlns:ds="http://schemas.openxmlformats.org/officeDocument/2006/customXml" ds:itemID="{FBE41C5A-CBE3-4F1D-922F-1D7D4DB8C7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673</Words>
  <Characters>3878</Characters>
  <Application>Microsoft Office Word</Application>
  <DocSecurity>0</DocSecurity>
  <Lines>228</Lines>
  <Paragraphs>133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RachelL</dc:creator>
  <cp:lastModifiedBy>Stuart Santos</cp:lastModifiedBy>
  <cp:revision>1</cp:revision>
  <cp:lastPrinted>2016-04-26T15:31:00Z</cp:lastPrinted>
  <dcterms:created xsi:type="dcterms:W3CDTF">2026-04-08T18:48:00Z</dcterms:created>
  <dcterms:modified xsi:type="dcterms:W3CDTF">2026-04-08T18:48:00Z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0x0101005B114DE0BF701045AD2403C163A63BBD</vt:lpwstr>
  </property>
  <property fmtid="{D5CDD505-2E9C-101B-9397-08002B2CF9AE}" pid="3" name="_dlc_DocIdItemGuid">
    <vt:lpwstr>019b6dea-a520-4c47-8347-f36fa16098d9</vt:lpwstr>
  </property>
  <property fmtid="{D5CDD505-2E9C-101B-9397-08002B2CF9AE}" pid="4" name="AIG WCM Content">
    <vt:lpwstr/>
  </property>
  <property fmtid="{D5CDD505-2E9C-101B-9397-08002B2CF9AE}" pid="5" name="AIG WCM IsActive">
    <vt:lpwstr>Yes</vt:lpwstr>
  </property>
  <property fmtid="{D5CDD505-2E9C-101B-9397-08002B2CF9AE}" pid="6" name="PublishingExpirationDate">
    <vt:lpwstr/>
  </property>
  <property fmtid="{D5CDD505-2E9C-101B-9397-08002B2CF9AE}" pid="7" name="PublishingStartDate">
    <vt:lpwstr/>
  </property>
  <property fmtid="{D5CDD505-2E9C-101B-9397-08002B2CF9AE}" pid="8" name="_dlc_DocId">
    <vt:lpwstr>ZJ6WD24Q7F3F-4094-58</vt:lpwstr>
  </property>
  <property fmtid="{D5CDD505-2E9C-101B-9397-08002B2CF9AE}" pid="9" name="_dlc_DocIdUrl">
    <vt:lpwstr>https://contact.aig.net/glb/crcm/cmkt/bc/_layouts/15/DocIdRedir.aspx?ID=ZJ6WD24Q7F3F-4094-58, ZJ6WD24Q7F3F-4094-58</vt:lpwstr>
  </property>
  <property fmtid="{D5CDD505-2E9C-101B-9397-08002B2CF9AE}" pid="10" name="MediaServiceImageTags">
    <vt:lpwstr/>
  </property>
  <property fmtid="{D5CDD505-2E9C-101B-9397-08002B2CF9AE}" pid="11" name="MSIP_Label_bae40d21-6309-4c17-93eb-fcf64ebc4f54_Enabled">
    <vt:lpwstr>true</vt:lpwstr>
  </property>
  <property fmtid="{D5CDD505-2E9C-101B-9397-08002B2CF9AE}" pid="12" name="MSIP_Label_bae40d21-6309-4c17-93eb-fcf64ebc4f54_SetDate">
    <vt:lpwstr>2026-02-09T09:40:58Z</vt:lpwstr>
  </property>
  <property fmtid="{D5CDD505-2E9C-101B-9397-08002B2CF9AE}" pid="13" name="MSIP_Label_bae40d21-6309-4c17-93eb-fcf64ebc4f54_Method">
    <vt:lpwstr>Privileged</vt:lpwstr>
  </property>
  <property fmtid="{D5CDD505-2E9C-101B-9397-08002B2CF9AE}" pid="14" name="MSIP_Label_bae40d21-6309-4c17-93eb-fcf64ebc4f54_Name">
    <vt:lpwstr>Lexxika - Non-Confidential Data</vt:lpwstr>
  </property>
  <property fmtid="{D5CDD505-2E9C-101B-9397-08002B2CF9AE}" pid="15" name="MSIP_Label_bae40d21-6309-4c17-93eb-fcf64ebc4f54_SiteId">
    <vt:lpwstr>e61f3ce7-b380-49a8-a874-ebd96595ddb4</vt:lpwstr>
  </property>
  <property fmtid="{D5CDD505-2E9C-101B-9397-08002B2CF9AE}" pid="16" name="MSIP_Label_bae40d21-6309-4c17-93eb-fcf64ebc4f54_ActionId">
    <vt:lpwstr>b579f53d-d320-47fc-972e-b1ceb4e295d7</vt:lpwstr>
  </property>
  <property fmtid="{D5CDD505-2E9C-101B-9397-08002B2CF9AE}" pid="17" name="MSIP_Label_bae40d21-6309-4c17-93eb-fcf64ebc4f54_ContentBits">
    <vt:lpwstr>0</vt:lpwstr>
  </property>
  <property fmtid="{D5CDD505-2E9C-101B-9397-08002B2CF9AE}" pid="18" name="MSIP_Label_bae40d21-6309-4c17-93eb-fcf64ebc4f54_Tag">
    <vt:lpwstr>10, 0, 1, 1</vt:lpwstr>
  </property>
  <property fmtid="{D5CDD505-2E9C-101B-9397-08002B2CF9AE}" pid="19" name="ClassificationContentMarkingFooterShapeIds">
    <vt:lpwstr>2e0061df,635cc6c0,4b7ad21b</vt:lpwstr>
  </property>
  <property fmtid="{D5CDD505-2E9C-101B-9397-08002B2CF9AE}" pid="20" name="ClassificationContentMarkingFooterFontProps">
    <vt:lpwstr>#000000,10,Aptos</vt:lpwstr>
  </property>
  <property fmtid="{D5CDD505-2E9C-101B-9397-08002B2CF9AE}" pid="21" name="ClassificationContentMarkingFooterText">
    <vt:lpwstr>INTERNAL USE ONLY</vt:lpwstr>
  </property>
  <property fmtid="{D5CDD505-2E9C-101B-9397-08002B2CF9AE}" pid="22" name="MSIP_Label_9108d454-5c13-4905-93be-12ec8059c842_Enabled">
    <vt:lpwstr>true</vt:lpwstr>
  </property>
  <property fmtid="{D5CDD505-2E9C-101B-9397-08002B2CF9AE}" pid="23" name="MSIP_Label_9108d454-5c13-4905-93be-12ec8059c842_SetDate">
    <vt:lpwstr>2026-03-04T18:43:08Z</vt:lpwstr>
  </property>
  <property fmtid="{D5CDD505-2E9C-101B-9397-08002B2CF9AE}" pid="24" name="MSIP_Label_9108d454-5c13-4905-93be-12ec8059c842_Method">
    <vt:lpwstr>Privileged</vt:lpwstr>
  </property>
  <property fmtid="{D5CDD505-2E9C-101B-9397-08002B2CF9AE}" pid="25" name="MSIP_Label_9108d454-5c13-4905-93be-12ec8059c842_Name">
    <vt:lpwstr>9108d454-5c13-4905-93be-12ec8059c842</vt:lpwstr>
  </property>
  <property fmtid="{D5CDD505-2E9C-101B-9397-08002B2CF9AE}" pid="26" name="MSIP_Label_9108d454-5c13-4905-93be-12ec8059c842_SiteId">
    <vt:lpwstr>473672ba-cd07-4371-a2ae-788b4c61840e</vt:lpwstr>
  </property>
  <property fmtid="{D5CDD505-2E9C-101B-9397-08002B2CF9AE}" pid="27" name="MSIP_Label_9108d454-5c13-4905-93be-12ec8059c842_ActionId">
    <vt:lpwstr>c05e2de2-818a-44da-a7e9-d8e24474b107</vt:lpwstr>
  </property>
  <property fmtid="{D5CDD505-2E9C-101B-9397-08002B2CF9AE}" pid="28" name="MSIP_Label_9108d454-5c13-4905-93be-12ec8059c842_ContentBits">
    <vt:lpwstr>2</vt:lpwstr>
  </property>
  <property fmtid="{D5CDD505-2E9C-101B-9397-08002B2CF9AE}" pid="29" name="MSIP_Label_9108d454-5c13-4905-93be-12ec8059c842_Tag">
    <vt:lpwstr>10, 0, 1, 1</vt:lpwstr>
  </property>
</Properties>
</file>