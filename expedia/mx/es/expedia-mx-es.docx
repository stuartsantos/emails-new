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49EB" w:rsidRPr="000549EB" w:rsidRDefault="000549EB" w:rsidP="000549EB">
      <w:pPr>
        <w:spacing w:after="0" w:line="240" w:lineRule="auto"/>
        <w:rPr>
          <w:ins w:id="0" w:author="Kitchens, Darcy" w:date="2025-11-13T14:41:00Z"/>
        </w:rPr>
      </w:pPr>
      <w:ins w:id="1" w:author="Kitchens, Darcy" w:date="2025-11-13T14:41:00Z">
        <w:r w:rsidRPr="000549EB">
          <w:rPr>
            <w:noProof/>
          </w:rPr>
          <w:drawing>
            <wp:inline distT="0" distB="0" distL="0" distR="0" wp14:anchorId="7C540F1E" wp14:editId="6DA9297E">
              <wp:extent cx="2423160" cy="320040"/>
              <wp:effectExtent l="0" t="0" r="0" b="3810"/>
              <wp:docPr id="1809943231" name="Picture 6" descr="A blue letter on a black backgroun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09943231" name="Picture 6" descr="A blue letter on a black background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423160" cy="320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4E40BD" w:rsidDel="000549EB" w:rsidRDefault="00EE2391" w:rsidP="005A0AA0">
      <w:pPr>
        <w:spacing w:after="0" w:line="240" w:lineRule="auto"/>
        <w:rPr>
          <w:del w:id="2" w:author="Kitchens, Darcy" w:date="2025-11-13T14:42:00Z" w16du:dateUtc="2025-11-13T20:42:00Z"/>
        </w:rPr>
      </w:pPr>
      <w:del w:id="3" w:author="Kitchens, Darcy" w:date="2025-11-13T14:41:00Z" w16du:dateUtc="2025-11-13T20:41:00Z">
        <w:r w:rsidDel="000549EB">
          <w:rPr>
            <w:noProof/>
          </w:rPr>
          <w:drawing>
            <wp:inline distT="0" distB="0" distL="0" distR="0" wp14:anchorId="1FA1B97B" wp14:editId="357E6019">
              <wp:extent cx="921539" cy="457200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1539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:rsidR="004E40BD" w:rsidDel="000549EB" w:rsidRDefault="004E40BD" w:rsidP="005A0AA0">
      <w:pPr>
        <w:spacing w:after="0" w:line="240" w:lineRule="auto"/>
        <w:rPr>
          <w:del w:id="4" w:author="Kitchens, Darcy" w:date="2025-11-13T14:42:00Z" w16du:dateUtc="2025-11-13T20:42:00Z"/>
        </w:rPr>
      </w:pPr>
    </w:p>
    <w:p w:rsidR="004E40BD" w:rsidRPr="00534A38" w:rsidDel="00751E2B" w:rsidRDefault="004E40BD" w:rsidP="34CCD579">
      <w:pPr>
        <w:spacing w:after="0" w:line="240" w:lineRule="auto"/>
        <w:rPr>
          <w:del w:id="5" w:author="Santos, Stuart" w:date="2026-01-20T13:28:00Z" w16du:dateUtc="2026-01-20T18:28:00Z"/>
          <w:b/>
          <w:bCs/>
          <w:color w:val="002060"/>
          <w:sz w:val="32"/>
          <w:szCs w:val="32"/>
          <w:lang w:val="es-MX"/>
        </w:rPr>
      </w:pPr>
    </w:p>
    <w:p w:rsidR="00534A38" w:rsidRPr="00534A38" w:rsidDel="00751E2B" w:rsidRDefault="00534A38" w:rsidP="005A0AA0">
      <w:pPr>
        <w:spacing w:after="0" w:line="240" w:lineRule="auto"/>
        <w:rPr>
          <w:del w:id="6" w:author="Santos, Stuart" w:date="2026-01-20T13:28:00Z" w16du:dateUtc="2026-01-20T18:28:00Z"/>
          <w:rFonts w:ascii="Arial" w:hAnsi="Arial" w:cs="Arial"/>
          <w:b/>
          <w:color w:val="FF0000"/>
          <w:sz w:val="20"/>
          <w:szCs w:val="20"/>
          <w:lang w:val="es-MX"/>
        </w:rPr>
      </w:pPr>
      <w:del w:id="7" w:author="Santos, Stuart" w:date="2026-01-20T13:28:00Z" w16du:dateUtc="2026-01-20T18:28:00Z">
        <w:r w:rsidRP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De</w:delText>
        </w:r>
        <w:r w:rsidR="00910072" w:rsidRP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 xml:space="preserve">: </w:delText>
        </w:r>
        <w:r w:rsidR="00910072" w:rsidRP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tab/>
        </w:r>
        <w:r w:rsidR="00910072" w:rsidRP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tab/>
        </w:r>
      </w:del>
      <w:ins w:id="8" w:author="Stamp, Alexandra" w:date="2025-12-10T16:28:00Z" w16du:dateUtc="2025-12-10T16:28:00Z">
        <w:del w:id="9" w:author="Santos, Stuart" w:date="2026-01-20T13:28:00Z" w16du:dateUtc="2026-01-20T18:28:00Z">
          <w:r w:rsidR="002B77AE" w:rsidRPr="00534A38" w:rsidDel="00751E2B">
            <w:rPr>
              <w:rFonts w:ascii="Arial" w:hAnsi="Arial" w:cs="Arial"/>
              <w:b/>
              <w:color w:val="FF0000"/>
              <w:sz w:val="20"/>
              <w:szCs w:val="20"/>
              <w:lang w:val="es-MX"/>
            </w:rPr>
            <w:delText>Travel Guard Americas</w:delText>
          </w:r>
          <w:r w:rsidR="002B77AE" w:rsidRPr="002B77AE" w:rsidDel="00751E2B">
            <w:rPr>
              <w:rFonts w:ascii="Arial" w:hAnsi="Arial" w:cs="Arial"/>
              <w:b/>
              <w:color w:val="FF0000"/>
              <w:sz w:val="20"/>
              <w:szCs w:val="20"/>
              <w:lang w:val="es-MX"/>
            </w:rPr>
            <w:delText xml:space="preserve"> </w:delText>
          </w:r>
        </w:del>
      </w:ins>
      <w:del w:id="10" w:author="Santos, Stuart" w:date="2026-01-20T13:28:00Z" w16du:dateUtc="2026-01-20T18:28:00Z">
        <w:r w:rsidR="002B77AE" w:rsidRPr="002B77AE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AIG Travel - Mexico EXP &lt;MX.expcustsvc@</w:delText>
        </w:r>
      </w:del>
      <w:ins w:id="11" w:author="Stamp, Alexandra" w:date="2025-12-10T16:28:00Z" w16du:dateUtc="2025-12-10T16:28:00Z">
        <w:del w:id="12" w:author="Santos, Stuart" w:date="2026-01-20T13:28:00Z" w16du:dateUtc="2026-01-20T18:28:00Z">
          <w:r w:rsidR="00C2222D" w:rsidDel="00751E2B">
            <w:rPr>
              <w:rFonts w:ascii="Arial" w:hAnsi="Arial" w:cs="Arial"/>
              <w:b/>
              <w:color w:val="FF0000"/>
              <w:sz w:val="20"/>
              <w:szCs w:val="20"/>
              <w:lang w:val="es-MX"/>
            </w:rPr>
            <w:delText>travelguard</w:delText>
          </w:r>
        </w:del>
      </w:ins>
      <w:del w:id="13" w:author="Santos, Stuart" w:date="2026-01-20T13:28:00Z" w16du:dateUtc="2026-01-20T18:28:00Z">
        <w:r w:rsidR="002B77AE" w:rsidRPr="002B77AE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aig.com&gt;</w:delText>
        </w:r>
      </w:del>
    </w:p>
    <w:p w:rsidR="00910072" w:rsidRPr="00534A38" w:rsidDel="00751E2B" w:rsidRDefault="00AD22BC" w:rsidP="005A0AA0">
      <w:pPr>
        <w:spacing w:after="0" w:line="240" w:lineRule="auto"/>
        <w:rPr>
          <w:del w:id="14" w:author="Santos, Stuart" w:date="2026-01-20T13:28:00Z" w16du:dateUtc="2026-01-20T18:28:00Z"/>
          <w:rFonts w:ascii="Arial" w:hAnsi="Arial" w:cs="Arial"/>
          <w:b/>
          <w:color w:val="FF0000"/>
          <w:sz w:val="20"/>
          <w:szCs w:val="20"/>
          <w:lang w:val="es-MX"/>
        </w:rPr>
      </w:pPr>
      <w:del w:id="15" w:author="Santos, Stuart" w:date="2026-01-20T13:28:00Z" w16du:dateUtc="2026-01-20T18:28:00Z">
        <w:r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Referencia</w:delText>
        </w:r>
        <w:r w:rsidR="000D54CA" w:rsidRP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:</w:delText>
        </w:r>
        <w:r w:rsidR="000D54CA" w:rsidRP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tab/>
        </w:r>
        <w:r w:rsidR="00534A38" w:rsidRP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 xml:space="preserve">Confirmación </w:delText>
        </w:r>
        <w:r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 xml:space="preserve">del </w:delText>
        </w:r>
        <w:r w:rsidR="000E4E9D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C</w:delText>
        </w:r>
        <w:r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 xml:space="preserve">ertificado de servicios de </w:delText>
        </w:r>
        <w:r w:rsidR="000E4E9D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A</w:delText>
        </w:r>
        <w:r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sistencia</w:delText>
        </w:r>
        <w:r w:rsid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 xml:space="preserve"> </w:delText>
        </w:r>
        <w:r w:rsidR="00840BBE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en</w:delText>
        </w:r>
        <w:r w:rsid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 xml:space="preserve"> </w:delText>
        </w:r>
        <w:r w:rsidR="000E4E9D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>V</w:delText>
        </w:r>
        <w:r w:rsid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 xml:space="preserve">iaje </w:delText>
        </w:r>
        <w:r w:rsidR="000D54CA" w:rsidRPr="00534A38" w:rsidDel="00751E2B">
          <w:rPr>
            <w:rFonts w:ascii="Arial" w:hAnsi="Arial" w:cs="Arial"/>
            <w:b/>
            <w:color w:val="FF0000"/>
            <w:sz w:val="20"/>
            <w:szCs w:val="20"/>
            <w:lang w:val="es-MX"/>
          </w:rPr>
          <w:delText xml:space="preserve">XXXXXX </w:delText>
        </w:r>
      </w:del>
    </w:p>
    <w:p w:rsidR="007E4C46" w:rsidRPr="00534A38" w:rsidRDefault="006C6C31" w:rsidP="005A0AA0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es-MX"/>
        </w:rPr>
      </w:pPr>
      <w:del w:id="16" w:author="Santos, Stuart" w:date="2026-01-20T13:28:00Z" w16du:dateUtc="2026-01-20T18:28:00Z">
        <w:r w:rsidRPr="00534A38" w:rsidDel="00751E2B">
          <w:rPr>
            <w:rFonts w:ascii="Arial" w:hAnsi="Arial" w:cs="Arial"/>
            <w:sz w:val="20"/>
            <w:szCs w:val="20"/>
            <w:lang w:val="es-MX"/>
          </w:rPr>
          <w:delText xml:space="preserve"> </w:delText>
        </w:r>
      </w:del>
    </w:p>
    <w:p w:rsidR="00751E2B" w:rsidRDefault="00751E2B" w:rsidP="00AD22BC">
      <w:pPr>
        <w:spacing w:after="0" w:line="240" w:lineRule="auto"/>
        <w:jc w:val="both"/>
        <w:rPr>
          <w:ins w:id="17" w:author="Santos, Stuart" w:date="2026-01-20T13:28:00Z" w16du:dateUtc="2026-01-20T18:28:00Z"/>
          <w:rFonts w:ascii="Arial" w:hAnsi="Arial" w:cs="Arial"/>
          <w:sz w:val="20"/>
          <w:szCs w:val="20"/>
          <w:lang w:val="es-MX"/>
        </w:rPr>
      </w:pPr>
    </w:p>
    <w:p w:rsidR="000D54CA" w:rsidRPr="004453C9" w:rsidRDefault="00AD22BC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4453C9">
        <w:rPr>
          <w:rFonts w:ascii="Arial" w:hAnsi="Arial" w:cs="Arial"/>
          <w:sz w:val="20"/>
          <w:szCs w:val="20"/>
          <w:lang w:val="es-MX"/>
        </w:rPr>
        <w:t>Estimado</w:t>
      </w:r>
      <w:r w:rsidR="000D54CA" w:rsidRPr="004453C9">
        <w:rPr>
          <w:rFonts w:ascii="Arial" w:hAnsi="Arial" w:cs="Arial"/>
          <w:sz w:val="20"/>
          <w:szCs w:val="20"/>
          <w:lang w:val="es-MX"/>
        </w:rPr>
        <w:t xml:space="preserve"> </w:t>
      </w:r>
      <w:r w:rsidR="00FE03E8" w:rsidRPr="004453C9">
        <w:rPr>
          <w:rFonts w:ascii="Arial" w:hAnsi="Arial" w:cs="Arial"/>
          <w:sz w:val="20"/>
          <w:szCs w:val="20"/>
          <w:lang w:val="es-MX"/>
        </w:rPr>
        <w:t>{</w:t>
      </w:r>
      <w:r w:rsidR="000E4E9D" w:rsidRPr="004453C9">
        <w:rPr>
          <w:rFonts w:ascii="Arial" w:hAnsi="Arial" w:cs="Arial"/>
          <w:sz w:val="20"/>
          <w:szCs w:val="20"/>
          <w:lang w:val="es-MX"/>
        </w:rPr>
        <w:t>First Name</w:t>
      </w:r>
      <w:r w:rsidR="00FE03E8" w:rsidRPr="004453C9">
        <w:rPr>
          <w:rFonts w:ascii="Arial" w:hAnsi="Arial" w:cs="Arial"/>
          <w:sz w:val="20"/>
          <w:szCs w:val="20"/>
          <w:lang w:val="es-MX"/>
        </w:rPr>
        <w:t>}</w:t>
      </w:r>
      <w:r w:rsidR="00CD7832" w:rsidRPr="004453C9">
        <w:rPr>
          <w:rFonts w:ascii="Arial" w:hAnsi="Arial" w:cs="Arial"/>
          <w:sz w:val="20"/>
          <w:szCs w:val="20"/>
          <w:lang w:val="es-MX"/>
        </w:rPr>
        <w:t> </w:t>
      </w:r>
      <w:r w:rsidR="00FE03E8" w:rsidRPr="004453C9">
        <w:rPr>
          <w:rFonts w:ascii="Arial" w:hAnsi="Arial" w:cs="Arial"/>
          <w:sz w:val="20"/>
          <w:szCs w:val="20"/>
          <w:lang w:val="es-MX"/>
        </w:rPr>
        <w:t>{</w:t>
      </w:r>
      <w:r w:rsidR="000E4E9D" w:rsidRPr="004453C9">
        <w:rPr>
          <w:rFonts w:ascii="Arial" w:hAnsi="Arial" w:cs="Arial"/>
          <w:sz w:val="20"/>
          <w:szCs w:val="20"/>
          <w:lang w:val="es-MX"/>
        </w:rPr>
        <w:t>Last Name</w:t>
      </w:r>
      <w:r w:rsidR="00FE03E8" w:rsidRPr="004453C9">
        <w:rPr>
          <w:rFonts w:ascii="Arial" w:hAnsi="Arial" w:cs="Arial"/>
          <w:sz w:val="20"/>
          <w:szCs w:val="20"/>
          <w:lang w:val="es-MX"/>
        </w:rPr>
        <w:t>}</w:t>
      </w:r>
      <w:r w:rsidRPr="004453C9">
        <w:rPr>
          <w:rFonts w:ascii="Arial" w:hAnsi="Arial" w:cs="Arial"/>
          <w:sz w:val="20"/>
          <w:szCs w:val="20"/>
          <w:lang w:val="es-MX"/>
        </w:rPr>
        <w:t>:</w:t>
      </w:r>
    </w:p>
    <w:p w:rsidR="000D54CA" w:rsidRPr="004453C9" w:rsidRDefault="000D54CA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:rsidR="00CB58A0" w:rsidRPr="00CB58A0" w:rsidRDefault="00CB58A0" w:rsidP="34CCD579">
      <w:pPr>
        <w:jc w:val="both"/>
        <w:rPr>
          <w:rFonts w:ascii="Arial" w:hAnsi="Arial" w:cs="Arial"/>
          <w:b/>
          <w:bCs/>
          <w:color w:val="002060"/>
          <w:sz w:val="20"/>
          <w:szCs w:val="20"/>
          <w:lang w:val="es-MX"/>
        </w:rPr>
      </w:pPr>
      <w:r w:rsidRPr="34CCD579">
        <w:rPr>
          <w:rFonts w:ascii="Arial" w:hAnsi="Arial" w:cs="Arial"/>
          <w:b/>
          <w:bCs/>
          <w:color w:val="002060"/>
          <w:sz w:val="20"/>
          <w:szCs w:val="20"/>
          <w:lang w:val="es-MX"/>
        </w:rPr>
        <w:t xml:space="preserve">Todos los clientes deben ser residentes en México </w:t>
      </w:r>
    </w:p>
    <w:p w:rsidR="00CB58A0" w:rsidRPr="00534A38" w:rsidRDefault="00CB58A0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:rsidR="00F37C2A" w:rsidRPr="00534A38" w:rsidRDefault="00335496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34A38">
        <w:rPr>
          <w:rFonts w:ascii="Arial" w:hAnsi="Arial" w:cs="Arial"/>
          <w:sz w:val="20"/>
          <w:szCs w:val="20"/>
          <w:lang w:val="es-MX"/>
        </w:rPr>
        <w:t xml:space="preserve">¡Gracias por escoger </w:t>
      </w:r>
      <w:r w:rsidR="00AD22BC">
        <w:rPr>
          <w:rFonts w:ascii="Arial" w:hAnsi="Arial" w:cs="Arial"/>
          <w:sz w:val="20"/>
          <w:szCs w:val="20"/>
          <w:lang w:val="es-MX"/>
        </w:rPr>
        <w:t>los servicios de asistencia en viaje de Travel Guard®</w:t>
      </w:r>
      <w:r w:rsidRPr="00534A38">
        <w:rPr>
          <w:rFonts w:ascii="Arial" w:hAnsi="Arial" w:cs="Arial"/>
          <w:sz w:val="20"/>
          <w:szCs w:val="20"/>
          <w:lang w:val="es-MX"/>
        </w:rPr>
        <w:t>!</w:t>
      </w:r>
      <w:r w:rsidR="00F37C2A" w:rsidRPr="00534A38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D03830" w:rsidRPr="00840BBE" w:rsidRDefault="00840BBE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840BBE">
        <w:rPr>
          <w:rFonts w:ascii="Arial" w:hAnsi="Arial" w:cs="Arial"/>
          <w:sz w:val="20"/>
          <w:szCs w:val="20"/>
          <w:lang w:val="es-MX"/>
        </w:rPr>
        <w:t xml:space="preserve">Su </w:t>
      </w:r>
      <w:r w:rsidR="00AD22BC">
        <w:rPr>
          <w:rFonts w:ascii="Arial" w:hAnsi="Arial" w:cs="Arial"/>
          <w:sz w:val="20"/>
          <w:szCs w:val="20"/>
          <w:lang w:val="es-MX"/>
        </w:rPr>
        <w:t xml:space="preserve">número </w:t>
      </w:r>
      <w:r w:rsidR="00C275DC">
        <w:rPr>
          <w:rFonts w:ascii="Arial" w:hAnsi="Arial" w:cs="Arial"/>
          <w:sz w:val="20"/>
          <w:szCs w:val="20"/>
          <w:lang w:val="es-MX"/>
        </w:rPr>
        <w:t xml:space="preserve">de </w:t>
      </w:r>
      <w:r w:rsidR="00AD22BC">
        <w:rPr>
          <w:rFonts w:ascii="Arial" w:hAnsi="Arial" w:cs="Arial"/>
          <w:sz w:val="20"/>
          <w:szCs w:val="20"/>
          <w:lang w:val="es-MX"/>
        </w:rPr>
        <w:t>c</w:t>
      </w:r>
      <w:r w:rsidRPr="00840BBE">
        <w:rPr>
          <w:rFonts w:ascii="Arial" w:hAnsi="Arial" w:cs="Arial"/>
          <w:sz w:val="20"/>
          <w:szCs w:val="20"/>
          <w:lang w:val="es-MX"/>
        </w:rPr>
        <w:t xml:space="preserve">ertificado de </w:t>
      </w:r>
      <w:r w:rsidR="00AD22BC">
        <w:rPr>
          <w:rFonts w:ascii="Arial" w:hAnsi="Arial" w:cs="Arial"/>
          <w:sz w:val="20"/>
          <w:szCs w:val="20"/>
          <w:lang w:val="es-MX"/>
        </w:rPr>
        <w:t>a</w:t>
      </w:r>
      <w:r w:rsidRPr="00840BBE">
        <w:rPr>
          <w:rFonts w:ascii="Arial" w:hAnsi="Arial" w:cs="Arial"/>
          <w:sz w:val="20"/>
          <w:szCs w:val="20"/>
          <w:lang w:val="es-MX"/>
        </w:rPr>
        <w:t xml:space="preserve">sistencia en </w:t>
      </w:r>
      <w:r w:rsidR="00AD22BC">
        <w:rPr>
          <w:rFonts w:ascii="Arial" w:hAnsi="Arial" w:cs="Arial"/>
          <w:sz w:val="20"/>
          <w:szCs w:val="20"/>
          <w:lang w:val="es-MX"/>
        </w:rPr>
        <w:t>v</w:t>
      </w:r>
      <w:r w:rsidRPr="00840BBE">
        <w:rPr>
          <w:rFonts w:ascii="Arial" w:hAnsi="Arial" w:cs="Arial"/>
          <w:sz w:val="20"/>
          <w:szCs w:val="20"/>
          <w:lang w:val="es-MX"/>
        </w:rPr>
        <w:t>i</w:t>
      </w:r>
      <w:r>
        <w:rPr>
          <w:rFonts w:ascii="Arial" w:hAnsi="Arial" w:cs="Arial"/>
          <w:sz w:val="20"/>
          <w:szCs w:val="20"/>
          <w:lang w:val="es-MX"/>
        </w:rPr>
        <w:t>aje es</w:t>
      </w:r>
      <w:r w:rsidR="00D03830" w:rsidRPr="00840BBE">
        <w:rPr>
          <w:rFonts w:ascii="Arial" w:hAnsi="Arial" w:cs="Arial"/>
          <w:sz w:val="20"/>
          <w:szCs w:val="20"/>
          <w:lang w:val="es-MX"/>
        </w:rPr>
        <w:t xml:space="preserve"> </w:t>
      </w:r>
      <w:r w:rsidR="00FE03E8" w:rsidRPr="00D56149">
        <w:rPr>
          <w:rFonts w:ascii="Arial" w:hAnsi="Arial" w:cs="Arial"/>
          <w:sz w:val="20"/>
          <w:szCs w:val="20"/>
          <w:lang w:val="es-MX"/>
        </w:rPr>
        <w:t>{</w:t>
      </w:r>
      <w:proofErr w:type="spellStart"/>
      <w:r w:rsidR="000E4E9D" w:rsidRPr="004453C9">
        <w:rPr>
          <w:rFonts w:ascii="Arial" w:hAnsi="Arial" w:cs="Arial"/>
          <w:sz w:val="20"/>
          <w:szCs w:val="20"/>
          <w:lang w:val="es-MX"/>
        </w:rPr>
        <w:t>Certificate</w:t>
      </w:r>
      <w:proofErr w:type="spellEnd"/>
      <w:r w:rsidR="000E4E9D" w:rsidRPr="004453C9">
        <w:rPr>
          <w:rFonts w:ascii="Arial" w:hAnsi="Arial" w:cs="Arial"/>
          <w:sz w:val="20"/>
          <w:szCs w:val="20"/>
          <w:lang w:val="es-MX"/>
        </w:rPr>
        <w:t xml:space="preserve"> Number</w:t>
      </w:r>
      <w:r w:rsidR="00FE03E8" w:rsidRPr="004453C9">
        <w:rPr>
          <w:rFonts w:ascii="Arial" w:hAnsi="Arial" w:cs="Arial"/>
          <w:sz w:val="20"/>
          <w:szCs w:val="20"/>
          <w:lang w:val="es-MX"/>
        </w:rPr>
        <w:t>}</w:t>
      </w:r>
      <w:r w:rsidR="00D03830" w:rsidRPr="000D532C">
        <w:rPr>
          <w:rFonts w:ascii="Arial" w:hAnsi="Arial" w:cs="Arial"/>
          <w:sz w:val="20"/>
          <w:szCs w:val="20"/>
          <w:lang w:val="es-MX"/>
        </w:rPr>
        <w:t>.</w:t>
      </w:r>
    </w:p>
    <w:p w:rsidR="00D03830" w:rsidRPr="00840BBE" w:rsidRDefault="00D03830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:rsidR="0011076D" w:rsidRPr="00F920EE" w:rsidRDefault="00C275DC" w:rsidP="7D25B487">
      <w:pPr>
        <w:spacing w:after="0" w:line="240" w:lineRule="auto"/>
        <w:jc w:val="both"/>
        <w:rPr>
          <w:ins w:id="18" w:author="Echeverry Correa, Mauricio" w:date="2025-10-21T11:49:00Z" w16du:dateUtc="2025-10-21T17:49:00Z"/>
          <w:rFonts w:ascii="Arial" w:hAnsi="Arial" w:cs="Arial"/>
          <w:b/>
          <w:bCs/>
          <w:sz w:val="20"/>
          <w:szCs w:val="20"/>
        </w:rPr>
      </w:pPr>
      <w:r w:rsidRPr="7D25B487">
        <w:rPr>
          <w:rFonts w:ascii="Arial" w:hAnsi="Arial" w:cs="Arial"/>
          <w:sz w:val="20"/>
          <w:szCs w:val="20"/>
        </w:rPr>
        <w:t xml:space="preserve">Por favor </w:t>
      </w:r>
      <w:r w:rsidRPr="7D25B487">
        <w:rPr>
          <w:rFonts w:ascii="Arial" w:hAnsi="Arial" w:cs="Arial"/>
          <w:b/>
          <w:bCs/>
          <w:sz w:val="20"/>
          <w:szCs w:val="20"/>
          <w:u w:val="single"/>
        </w:rPr>
        <w:t>presione aquí</w:t>
      </w:r>
      <w:r w:rsidR="00D03830" w:rsidRPr="7D25B487">
        <w:rPr>
          <w:rFonts w:ascii="Arial" w:hAnsi="Arial" w:cs="Arial"/>
          <w:sz w:val="20"/>
          <w:szCs w:val="20"/>
        </w:rPr>
        <w:t xml:space="preserve"> </w:t>
      </w:r>
      <w:r w:rsidRPr="7D25B487">
        <w:rPr>
          <w:rFonts w:ascii="Arial" w:hAnsi="Arial" w:cs="Arial"/>
          <w:sz w:val="20"/>
          <w:szCs w:val="20"/>
        </w:rPr>
        <w:t>para ver su</w:t>
      </w:r>
      <w:r w:rsidR="00D03830" w:rsidRPr="7D25B487">
        <w:rPr>
          <w:rFonts w:ascii="Arial" w:hAnsi="Arial" w:cs="Arial"/>
          <w:sz w:val="20"/>
          <w:szCs w:val="20"/>
        </w:rPr>
        <w:t xml:space="preserve"> </w:t>
      </w:r>
      <w:r w:rsidRPr="7D25B487">
        <w:rPr>
          <w:rFonts w:ascii="Arial" w:hAnsi="Arial" w:cs="Arial"/>
          <w:b/>
          <w:bCs/>
          <w:sz w:val="20"/>
          <w:szCs w:val="20"/>
        </w:rPr>
        <w:t>Certificado de Asistencia en Viaje</w:t>
      </w:r>
      <w:r w:rsidR="00720517" w:rsidRPr="7D25B487">
        <w:rPr>
          <w:rFonts w:ascii="Arial" w:hAnsi="Arial" w:cs="Arial"/>
          <w:b/>
          <w:bCs/>
          <w:sz w:val="20"/>
          <w:szCs w:val="20"/>
        </w:rPr>
        <w:t xml:space="preserve"> </w:t>
      </w:r>
      <w:r w:rsidRPr="7D25B487">
        <w:rPr>
          <w:rFonts w:ascii="Arial" w:hAnsi="Arial" w:cs="Arial"/>
          <w:b/>
          <w:bCs/>
          <w:sz w:val="20"/>
          <w:szCs w:val="20"/>
        </w:rPr>
        <w:t>(</w:t>
      </w:r>
      <w:r w:rsidR="00D82182" w:rsidRPr="7D25B487">
        <w:rPr>
          <w:rFonts w:ascii="Arial" w:hAnsi="Arial" w:cs="Arial"/>
          <w:b/>
          <w:bCs/>
          <w:sz w:val="20"/>
          <w:szCs w:val="20"/>
        </w:rPr>
        <w:t>TAC</w:t>
      </w:r>
      <w:r w:rsidR="000D54CA" w:rsidRPr="7D25B487">
        <w:rPr>
          <w:rFonts w:ascii="Arial" w:hAnsi="Arial" w:cs="Arial"/>
          <w:b/>
          <w:bCs/>
          <w:sz w:val="20"/>
          <w:szCs w:val="20"/>
        </w:rPr>
        <w:t>)</w:t>
      </w:r>
      <w:r w:rsidR="00D03830" w:rsidRPr="7D25B487">
        <w:rPr>
          <w:rFonts w:ascii="Arial" w:hAnsi="Arial" w:cs="Arial"/>
          <w:b/>
          <w:bCs/>
          <w:sz w:val="20"/>
          <w:szCs w:val="20"/>
        </w:rPr>
        <w:t xml:space="preserve"> </w:t>
      </w:r>
      <w:r w:rsidRPr="7D25B487">
        <w:rPr>
          <w:rFonts w:ascii="Arial" w:hAnsi="Arial" w:cs="Arial"/>
          <w:sz w:val="20"/>
          <w:szCs w:val="20"/>
        </w:rPr>
        <w:t>y los</w:t>
      </w:r>
      <w:r w:rsidR="00D03830" w:rsidRPr="7D25B487">
        <w:rPr>
          <w:rFonts w:ascii="Arial" w:hAnsi="Arial" w:cs="Arial"/>
          <w:sz w:val="20"/>
          <w:szCs w:val="20"/>
        </w:rPr>
        <w:t xml:space="preserve"> </w:t>
      </w:r>
      <w:r w:rsidRPr="7D25B487">
        <w:rPr>
          <w:rFonts w:ascii="Arial" w:hAnsi="Arial" w:cs="Arial"/>
          <w:b/>
          <w:bCs/>
          <w:sz w:val="20"/>
          <w:szCs w:val="20"/>
        </w:rPr>
        <w:t xml:space="preserve">Términos &amp; Condiciones </w:t>
      </w:r>
      <w:r w:rsidRPr="7D25B487">
        <w:rPr>
          <w:rFonts w:ascii="Arial" w:hAnsi="Arial" w:cs="Arial"/>
          <w:sz w:val="20"/>
          <w:szCs w:val="20"/>
        </w:rPr>
        <w:t>de su</w:t>
      </w:r>
      <w:r w:rsidR="00D03830" w:rsidRPr="7D25B487">
        <w:rPr>
          <w:rFonts w:ascii="Arial" w:hAnsi="Arial" w:cs="Arial"/>
          <w:b/>
          <w:bCs/>
          <w:sz w:val="20"/>
          <w:szCs w:val="20"/>
        </w:rPr>
        <w:t xml:space="preserve"> </w:t>
      </w:r>
      <w:r w:rsidR="00AD22BC" w:rsidRPr="7D25B487">
        <w:rPr>
          <w:rFonts w:ascii="Arial" w:hAnsi="Arial" w:cs="Arial"/>
          <w:b/>
          <w:bCs/>
          <w:sz w:val="20"/>
          <w:szCs w:val="20"/>
        </w:rPr>
        <w:t xml:space="preserve">Contrato </w:t>
      </w:r>
      <w:r w:rsidRPr="7D25B487">
        <w:rPr>
          <w:rFonts w:ascii="Arial" w:hAnsi="Arial" w:cs="Arial"/>
          <w:b/>
          <w:bCs/>
          <w:sz w:val="20"/>
          <w:szCs w:val="20"/>
        </w:rPr>
        <w:t xml:space="preserve">de Servicios de </w:t>
      </w:r>
      <w:r w:rsidR="00AD22BC" w:rsidRPr="7D25B487">
        <w:rPr>
          <w:rFonts w:ascii="Arial" w:hAnsi="Arial" w:cs="Arial"/>
          <w:b/>
          <w:bCs/>
          <w:sz w:val="20"/>
          <w:szCs w:val="20"/>
        </w:rPr>
        <w:t xml:space="preserve">Asistencia en </w:t>
      </w:r>
      <w:r w:rsidRPr="7D25B487">
        <w:rPr>
          <w:rFonts w:ascii="Arial" w:hAnsi="Arial" w:cs="Arial"/>
          <w:b/>
          <w:bCs/>
          <w:sz w:val="20"/>
          <w:szCs w:val="20"/>
        </w:rPr>
        <w:t>Viaje</w:t>
      </w:r>
      <w:r w:rsidR="00814E79" w:rsidRPr="7D25B487">
        <w:rPr>
          <w:rFonts w:ascii="Arial" w:hAnsi="Arial" w:cs="Arial"/>
          <w:b/>
          <w:bCs/>
          <w:sz w:val="20"/>
          <w:szCs w:val="20"/>
        </w:rPr>
        <w:t>.</w:t>
      </w:r>
      <w:r w:rsidR="00720517" w:rsidRPr="7D25B487">
        <w:rPr>
          <w:rFonts w:ascii="Arial" w:hAnsi="Arial" w:cs="Arial"/>
          <w:b/>
          <w:bCs/>
          <w:sz w:val="20"/>
          <w:szCs w:val="20"/>
        </w:rPr>
        <w:t xml:space="preserve"> </w:t>
      </w:r>
      <w:r w:rsidR="00D03830" w:rsidRPr="7D25B487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0D54CA" w:rsidRPr="005A352E" w:rsidRDefault="00D82182" w:rsidP="34CCD57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it-IT"/>
        </w:rPr>
      </w:pPr>
      <w:r w:rsidRPr="005A352E">
        <w:rPr>
          <w:rFonts w:ascii="Arial" w:hAnsi="Arial" w:cs="Arial"/>
          <w:sz w:val="20"/>
          <w:szCs w:val="20"/>
          <w:lang w:val="it-IT"/>
        </w:rPr>
        <w:t>Para iniciar sesión</w:t>
      </w:r>
      <w:r w:rsidR="00D03830" w:rsidRPr="005A352E">
        <w:rPr>
          <w:rFonts w:ascii="Arial" w:hAnsi="Arial" w:cs="Arial"/>
          <w:sz w:val="20"/>
          <w:szCs w:val="20"/>
          <w:lang w:val="it-IT"/>
        </w:rPr>
        <w:t xml:space="preserve">, </w:t>
      </w:r>
      <w:r w:rsidRPr="005A352E">
        <w:rPr>
          <w:rFonts w:ascii="Arial" w:hAnsi="Arial" w:cs="Arial"/>
          <w:sz w:val="20"/>
          <w:szCs w:val="20"/>
          <w:lang w:val="it-IT"/>
        </w:rPr>
        <w:t>usted necesitar</w:t>
      </w:r>
      <w:ins w:id="19" w:author="Echeverry Correa, Mauricio" w:date="2025-10-21T11:49:00Z" w16du:dateUtc="2025-10-21T17:49:00Z">
        <w:r w:rsidR="0011076D">
          <w:rPr>
            <w:rFonts w:ascii="Arial" w:hAnsi="Arial" w:cs="Arial"/>
            <w:sz w:val="20"/>
            <w:szCs w:val="20"/>
            <w:lang w:val="it-IT"/>
          </w:rPr>
          <w:t>á</w:t>
        </w:r>
      </w:ins>
      <w:del w:id="20" w:author="Echeverry Correa, Mauricio" w:date="2025-10-21T11:49:00Z" w16du:dateUtc="2025-10-21T17:49:00Z">
        <w:r w:rsidRPr="005A352E" w:rsidDel="0011076D">
          <w:rPr>
            <w:rFonts w:ascii="Arial" w:hAnsi="Arial" w:cs="Arial"/>
            <w:sz w:val="20"/>
            <w:szCs w:val="20"/>
            <w:lang w:val="it-IT"/>
          </w:rPr>
          <w:delText>a</w:delText>
        </w:r>
      </w:del>
      <w:r w:rsidRPr="005A352E">
        <w:rPr>
          <w:rFonts w:ascii="Arial" w:hAnsi="Arial" w:cs="Arial"/>
          <w:sz w:val="20"/>
          <w:szCs w:val="20"/>
          <w:lang w:val="it-IT"/>
        </w:rPr>
        <w:t xml:space="preserve"> su</w:t>
      </w:r>
      <w:r w:rsidR="00AD22BC" w:rsidRPr="005A352E">
        <w:rPr>
          <w:rFonts w:ascii="Arial" w:hAnsi="Arial" w:cs="Arial"/>
          <w:sz w:val="20"/>
          <w:szCs w:val="20"/>
          <w:lang w:val="it-IT"/>
        </w:rPr>
        <w:t xml:space="preserve"> n</w:t>
      </w:r>
      <w:r w:rsidRPr="005A352E">
        <w:rPr>
          <w:rFonts w:ascii="Arial" w:hAnsi="Arial" w:cs="Arial"/>
          <w:sz w:val="20"/>
          <w:szCs w:val="20"/>
          <w:lang w:val="it-IT"/>
        </w:rPr>
        <w:t xml:space="preserve">úmero de </w:t>
      </w:r>
      <w:r w:rsidR="00AD22BC" w:rsidRPr="005A352E">
        <w:rPr>
          <w:rFonts w:ascii="Arial" w:hAnsi="Arial" w:cs="Arial"/>
          <w:sz w:val="20"/>
          <w:szCs w:val="20"/>
          <w:lang w:val="it-IT"/>
        </w:rPr>
        <w:t>c</w:t>
      </w:r>
      <w:r w:rsidRPr="005A352E">
        <w:rPr>
          <w:rFonts w:ascii="Arial" w:hAnsi="Arial" w:cs="Arial"/>
          <w:sz w:val="20"/>
          <w:szCs w:val="20"/>
          <w:lang w:val="it-IT"/>
        </w:rPr>
        <w:t xml:space="preserve">ertificado, y su </w:t>
      </w:r>
      <w:r w:rsidR="00AD22BC" w:rsidRPr="005A352E">
        <w:rPr>
          <w:rFonts w:ascii="Arial" w:hAnsi="Arial" w:cs="Arial"/>
          <w:sz w:val="20"/>
          <w:szCs w:val="20"/>
          <w:lang w:val="it-IT"/>
        </w:rPr>
        <w:t>a</w:t>
      </w:r>
      <w:r w:rsidRPr="005A352E">
        <w:rPr>
          <w:rFonts w:ascii="Arial" w:hAnsi="Arial" w:cs="Arial"/>
          <w:sz w:val="20"/>
          <w:szCs w:val="20"/>
          <w:lang w:val="it-IT"/>
        </w:rPr>
        <w:t>pellido.</w:t>
      </w:r>
      <w:r w:rsidR="00D03830" w:rsidRPr="005A352E">
        <w:rPr>
          <w:rFonts w:ascii="Arial" w:hAnsi="Arial" w:cs="Arial"/>
          <w:sz w:val="20"/>
          <w:szCs w:val="20"/>
          <w:lang w:val="it-IT"/>
        </w:rPr>
        <w:t xml:space="preserve"> </w:t>
      </w:r>
    </w:p>
    <w:p w:rsidR="00910072" w:rsidRPr="00D82182" w:rsidRDefault="00910072" w:rsidP="00AD22BC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</w:p>
    <w:p w:rsidR="000D54CA" w:rsidRPr="00F920EE" w:rsidRDefault="00AD22BC" w:rsidP="7D25B487">
      <w:pPr>
        <w:spacing w:after="0" w:line="24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7D25B487">
        <w:rPr>
          <w:rFonts w:ascii="Arial" w:hAnsi="Arial" w:cs="Arial"/>
          <w:b/>
          <w:bCs/>
          <w:color w:val="002060"/>
          <w:sz w:val="24"/>
          <w:szCs w:val="24"/>
        </w:rPr>
        <w:t>¿</w:t>
      </w:r>
      <w:r w:rsidR="00D82182" w:rsidRPr="7D25B487">
        <w:rPr>
          <w:rFonts w:ascii="Arial" w:hAnsi="Arial" w:cs="Arial"/>
          <w:b/>
          <w:bCs/>
          <w:color w:val="002060"/>
          <w:sz w:val="24"/>
          <w:szCs w:val="24"/>
        </w:rPr>
        <w:t xml:space="preserve">Qué cubre </w:t>
      </w:r>
      <w:r w:rsidRPr="7D25B487">
        <w:rPr>
          <w:rFonts w:ascii="Arial" w:hAnsi="Arial" w:cs="Arial"/>
          <w:b/>
          <w:bCs/>
          <w:color w:val="002060"/>
          <w:sz w:val="24"/>
          <w:szCs w:val="24"/>
        </w:rPr>
        <w:t>su contrato de servicios</w:t>
      </w:r>
      <w:r w:rsidR="00EC2F90" w:rsidRPr="7D25B487">
        <w:rPr>
          <w:rFonts w:ascii="Arial" w:hAnsi="Arial" w:cs="Arial"/>
          <w:b/>
          <w:bCs/>
          <w:color w:val="002060"/>
          <w:sz w:val="24"/>
          <w:szCs w:val="24"/>
        </w:rPr>
        <w:t xml:space="preserve">? </w:t>
      </w:r>
      <w:r w:rsidR="000D54CA" w:rsidRPr="7D25B487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</w:p>
    <w:p w:rsidR="00910072" w:rsidRPr="0082393F" w:rsidRDefault="00910072" w:rsidP="00AD22BC">
      <w:pPr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  <w:lang w:val="es-MX"/>
        </w:rPr>
      </w:pPr>
    </w:p>
    <w:p w:rsidR="005A0AA0" w:rsidRPr="00AA5206" w:rsidRDefault="00D82182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34CCD579">
        <w:rPr>
          <w:rFonts w:ascii="Arial" w:hAnsi="Arial" w:cs="Arial"/>
          <w:sz w:val="20"/>
          <w:szCs w:val="20"/>
          <w:lang w:val="es-MX"/>
        </w:rPr>
        <w:t xml:space="preserve">Los servicios </w:t>
      </w:r>
      <w:r w:rsidR="008F304C" w:rsidRPr="34CCD579">
        <w:rPr>
          <w:rFonts w:ascii="Arial" w:hAnsi="Arial" w:cs="Arial"/>
          <w:sz w:val="20"/>
          <w:szCs w:val="20"/>
          <w:lang w:val="es-MX"/>
        </w:rPr>
        <w:t>incluidos</w:t>
      </w:r>
      <w:r w:rsidRPr="34CCD579">
        <w:rPr>
          <w:rFonts w:ascii="Arial" w:hAnsi="Arial" w:cs="Arial"/>
          <w:sz w:val="20"/>
          <w:szCs w:val="20"/>
          <w:lang w:val="es-MX"/>
        </w:rPr>
        <w:t xml:space="preserve"> en su </w:t>
      </w:r>
      <w:r w:rsidR="00AD22BC" w:rsidRPr="34CCD579">
        <w:rPr>
          <w:rFonts w:ascii="Arial" w:hAnsi="Arial" w:cs="Arial"/>
          <w:sz w:val="20"/>
          <w:szCs w:val="20"/>
          <w:lang w:val="es-MX"/>
        </w:rPr>
        <w:t>contrato</w:t>
      </w:r>
      <w:del w:id="21" w:author="Kitchens, Darcy" w:date="2025-11-13T14:51:00Z" w16du:dateUtc="2025-11-13T20:51:00Z">
        <w:r w:rsidR="00AD22BC" w:rsidRPr="34CCD579" w:rsidDel="00CB6949">
          <w:rPr>
            <w:rFonts w:ascii="Arial" w:hAnsi="Arial" w:cs="Arial"/>
            <w:sz w:val="20"/>
            <w:szCs w:val="20"/>
            <w:lang w:val="es-MX"/>
          </w:rPr>
          <w:delText>,</w:delText>
        </w:r>
      </w:del>
      <w:r w:rsidRPr="34CCD579">
        <w:rPr>
          <w:rFonts w:ascii="Arial" w:hAnsi="Arial" w:cs="Arial"/>
          <w:sz w:val="20"/>
          <w:szCs w:val="20"/>
          <w:lang w:val="es-MX"/>
        </w:rPr>
        <w:t xml:space="preserve"> están expresados en su </w:t>
      </w:r>
      <w:r w:rsidR="00EC2F90" w:rsidRPr="34CCD579">
        <w:rPr>
          <w:rFonts w:ascii="Arial" w:hAnsi="Arial" w:cs="Arial"/>
          <w:b/>
          <w:bCs/>
          <w:sz w:val="20"/>
          <w:szCs w:val="20"/>
          <w:lang w:val="es-MX"/>
        </w:rPr>
        <w:t>TAC</w:t>
      </w:r>
      <w:r w:rsidR="00EC2F90" w:rsidRPr="34CCD579">
        <w:rPr>
          <w:rFonts w:ascii="Arial" w:hAnsi="Arial" w:cs="Arial"/>
          <w:sz w:val="20"/>
          <w:szCs w:val="20"/>
          <w:lang w:val="es-MX"/>
        </w:rPr>
        <w:t xml:space="preserve"> </w:t>
      </w:r>
      <w:r w:rsidRPr="34CCD579">
        <w:rPr>
          <w:rFonts w:ascii="Arial" w:hAnsi="Arial" w:cs="Arial"/>
          <w:sz w:val="20"/>
          <w:szCs w:val="20"/>
          <w:lang w:val="es-MX"/>
        </w:rPr>
        <w:t xml:space="preserve">y en los </w:t>
      </w:r>
      <w:r w:rsidRPr="34CCD579">
        <w:rPr>
          <w:rFonts w:ascii="Arial" w:hAnsi="Arial" w:cs="Arial"/>
          <w:b/>
          <w:bCs/>
          <w:sz w:val="20"/>
          <w:szCs w:val="20"/>
          <w:lang w:val="es-MX"/>
        </w:rPr>
        <w:t>Términos</w:t>
      </w:r>
      <w:r w:rsidR="00EC2F90" w:rsidRPr="34CCD579">
        <w:rPr>
          <w:rFonts w:ascii="Arial" w:hAnsi="Arial" w:cs="Arial"/>
          <w:b/>
          <w:bCs/>
          <w:sz w:val="20"/>
          <w:szCs w:val="20"/>
          <w:lang w:val="es-MX"/>
        </w:rPr>
        <w:t xml:space="preserve"> &amp; Condi</w:t>
      </w:r>
      <w:r w:rsidRPr="34CCD579">
        <w:rPr>
          <w:rFonts w:ascii="Arial" w:hAnsi="Arial" w:cs="Arial"/>
          <w:b/>
          <w:bCs/>
          <w:sz w:val="20"/>
          <w:szCs w:val="20"/>
          <w:lang w:val="es-MX"/>
        </w:rPr>
        <w:t>ciones</w:t>
      </w:r>
      <w:r w:rsidR="005A0AA0" w:rsidRPr="34CCD579">
        <w:rPr>
          <w:rFonts w:ascii="Arial" w:hAnsi="Arial" w:cs="Arial"/>
          <w:sz w:val="20"/>
          <w:szCs w:val="20"/>
          <w:lang w:val="es-MX"/>
        </w:rPr>
        <w:t xml:space="preserve">. </w:t>
      </w:r>
    </w:p>
    <w:p w:rsidR="00EE2391" w:rsidRDefault="00EE2391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:rsidR="00E36CF7" w:rsidRPr="00EE2391" w:rsidRDefault="00E36CF7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34CCD579">
        <w:rPr>
          <w:rFonts w:ascii="Arial" w:hAnsi="Arial" w:cs="Arial"/>
          <w:sz w:val="20"/>
          <w:szCs w:val="20"/>
          <w:lang w:val="es-MX"/>
        </w:rPr>
        <w:t>P</w:t>
      </w:r>
      <w:r w:rsidR="008F304C" w:rsidRPr="34CCD579">
        <w:rPr>
          <w:rFonts w:ascii="Arial" w:hAnsi="Arial" w:cs="Arial"/>
          <w:sz w:val="20"/>
          <w:szCs w:val="20"/>
          <w:lang w:val="es-MX"/>
        </w:rPr>
        <w:t xml:space="preserve">or favor lea los </w:t>
      </w:r>
      <w:r w:rsidR="00942365" w:rsidRPr="34CCD579">
        <w:rPr>
          <w:rFonts w:ascii="Arial" w:hAnsi="Arial" w:cs="Arial"/>
          <w:b/>
          <w:bCs/>
          <w:sz w:val="20"/>
          <w:szCs w:val="20"/>
          <w:lang w:val="es-MX"/>
        </w:rPr>
        <w:t>Términos</w:t>
      </w:r>
      <w:r w:rsidR="00183E4B" w:rsidRPr="34CCD579">
        <w:rPr>
          <w:rFonts w:ascii="Arial" w:hAnsi="Arial" w:cs="Arial"/>
          <w:b/>
          <w:bCs/>
          <w:sz w:val="20"/>
          <w:szCs w:val="20"/>
          <w:lang w:val="es-MX"/>
        </w:rPr>
        <w:t xml:space="preserve"> &amp; Condi</w:t>
      </w:r>
      <w:r w:rsidR="008F304C" w:rsidRPr="34CCD579">
        <w:rPr>
          <w:rFonts w:ascii="Arial" w:hAnsi="Arial" w:cs="Arial"/>
          <w:b/>
          <w:bCs/>
          <w:sz w:val="20"/>
          <w:szCs w:val="20"/>
          <w:lang w:val="es-MX"/>
        </w:rPr>
        <w:t>c</w:t>
      </w:r>
      <w:r w:rsidR="00183E4B" w:rsidRPr="34CCD579">
        <w:rPr>
          <w:rFonts w:ascii="Arial" w:hAnsi="Arial" w:cs="Arial"/>
          <w:b/>
          <w:bCs/>
          <w:sz w:val="20"/>
          <w:szCs w:val="20"/>
          <w:lang w:val="es-MX"/>
        </w:rPr>
        <w:t>ion</w:t>
      </w:r>
      <w:r w:rsidR="008F304C" w:rsidRPr="34CCD579">
        <w:rPr>
          <w:rFonts w:ascii="Arial" w:hAnsi="Arial" w:cs="Arial"/>
          <w:b/>
          <w:bCs/>
          <w:sz w:val="20"/>
          <w:szCs w:val="20"/>
          <w:lang w:val="es-MX"/>
        </w:rPr>
        <w:t>e</w:t>
      </w:r>
      <w:r w:rsidR="00183E4B" w:rsidRPr="34CCD579">
        <w:rPr>
          <w:rFonts w:ascii="Arial" w:hAnsi="Arial" w:cs="Arial"/>
          <w:b/>
          <w:bCs/>
          <w:sz w:val="20"/>
          <w:szCs w:val="20"/>
          <w:lang w:val="es-MX"/>
        </w:rPr>
        <w:t>s</w:t>
      </w:r>
      <w:r w:rsidR="00183E4B" w:rsidRPr="34CCD579">
        <w:rPr>
          <w:rFonts w:ascii="Arial" w:hAnsi="Arial" w:cs="Arial"/>
          <w:sz w:val="20"/>
          <w:szCs w:val="20"/>
          <w:lang w:val="es-MX"/>
        </w:rPr>
        <w:t xml:space="preserve"> </w:t>
      </w:r>
      <w:r w:rsidR="008F304C" w:rsidRPr="34CCD579">
        <w:rPr>
          <w:rFonts w:ascii="Arial" w:hAnsi="Arial" w:cs="Arial"/>
          <w:sz w:val="20"/>
          <w:szCs w:val="20"/>
          <w:lang w:val="es-MX"/>
        </w:rPr>
        <w:t>para asegurarse que cumple con sus req</w:t>
      </w:r>
      <w:r w:rsidR="000E4E9D" w:rsidRPr="34CCD579">
        <w:rPr>
          <w:rFonts w:ascii="Arial" w:hAnsi="Arial" w:cs="Arial"/>
          <w:sz w:val="20"/>
          <w:szCs w:val="20"/>
          <w:lang w:val="es-MX"/>
        </w:rPr>
        <w:t>uerimientos</w:t>
      </w:r>
      <w:r w:rsidR="008F304C" w:rsidRPr="34CCD579">
        <w:rPr>
          <w:rFonts w:ascii="Arial" w:hAnsi="Arial" w:cs="Arial"/>
          <w:sz w:val="20"/>
          <w:szCs w:val="20"/>
          <w:lang w:val="es-MX"/>
        </w:rPr>
        <w:t xml:space="preserve"> específicos antes de que viaje</w:t>
      </w:r>
      <w:r w:rsidR="00E84A58" w:rsidRPr="34CCD579">
        <w:rPr>
          <w:rFonts w:ascii="Arial" w:hAnsi="Arial" w:cs="Arial"/>
          <w:sz w:val="20"/>
          <w:szCs w:val="20"/>
          <w:lang w:val="es-MX"/>
        </w:rPr>
        <w:t>.</w:t>
      </w:r>
      <w:r w:rsidR="008F304C" w:rsidRPr="34CCD579">
        <w:rPr>
          <w:rFonts w:ascii="Arial" w:hAnsi="Arial" w:cs="Arial"/>
          <w:sz w:val="20"/>
          <w:szCs w:val="20"/>
          <w:lang w:val="es-MX"/>
        </w:rPr>
        <w:t xml:space="preserve"> </w:t>
      </w:r>
      <w:r w:rsidR="00E84A58" w:rsidRPr="34CCD579">
        <w:rPr>
          <w:rFonts w:ascii="Arial" w:hAnsi="Arial" w:cs="Arial"/>
          <w:sz w:val="20"/>
          <w:szCs w:val="20"/>
          <w:lang w:val="es-MX"/>
        </w:rPr>
        <w:t xml:space="preserve">Este </w:t>
      </w:r>
      <w:r w:rsidR="00AD22BC" w:rsidRPr="34CCD579">
        <w:rPr>
          <w:rFonts w:ascii="Arial" w:hAnsi="Arial" w:cs="Arial"/>
          <w:sz w:val="20"/>
          <w:szCs w:val="20"/>
          <w:lang w:val="es-MX"/>
        </w:rPr>
        <w:t>contrato</w:t>
      </w:r>
      <w:r w:rsidR="00E84A58" w:rsidRPr="34CCD579">
        <w:rPr>
          <w:rFonts w:ascii="Arial" w:hAnsi="Arial" w:cs="Arial"/>
          <w:sz w:val="20"/>
          <w:szCs w:val="20"/>
          <w:lang w:val="es-MX"/>
        </w:rPr>
        <w:t xml:space="preserve"> de </w:t>
      </w:r>
      <w:r w:rsidR="00AD22BC" w:rsidRPr="34CCD579">
        <w:rPr>
          <w:rFonts w:ascii="Arial" w:hAnsi="Arial" w:cs="Arial"/>
          <w:sz w:val="20"/>
          <w:szCs w:val="20"/>
          <w:lang w:val="es-MX"/>
        </w:rPr>
        <w:t>s</w:t>
      </w:r>
      <w:r w:rsidR="00E84A58" w:rsidRPr="34CCD579">
        <w:rPr>
          <w:rFonts w:ascii="Arial" w:hAnsi="Arial" w:cs="Arial"/>
          <w:sz w:val="20"/>
          <w:szCs w:val="20"/>
          <w:lang w:val="es-MX"/>
        </w:rPr>
        <w:t>ervicios de</w:t>
      </w:r>
      <w:r w:rsidR="00AD22BC" w:rsidRPr="34CCD579">
        <w:rPr>
          <w:rFonts w:ascii="Arial" w:hAnsi="Arial" w:cs="Arial"/>
          <w:sz w:val="20"/>
          <w:szCs w:val="20"/>
          <w:lang w:val="es-MX"/>
        </w:rPr>
        <w:t xml:space="preserve"> asistencia en viaje</w:t>
      </w:r>
      <w:r w:rsidR="00E84A58" w:rsidRPr="34CCD579">
        <w:rPr>
          <w:rFonts w:ascii="Arial" w:hAnsi="Arial" w:cs="Arial"/>
          <w:sz w:val="20"/>
          <w:szCs w:val="20"/>
          <w:lang w:val="es-MX"/>
        </w:rPr>
        <w:t xml:space="preserve"> proporciona </w:t>
      </w:r>
      <w:r w:rsidR="00AD22BC" w:rsidRPr="34CCD579">
        <w:rPr>
          <w:rFonts w:ascii="Arial" w:hAnsi="Arial" w:cs="Arial"/>
          <w:sz w:val="20"/>
          <w:szCs w:val="20"/>
          <w:lang w:val="es-MX"/>
        </w:rPr>
        <w:t>servicios</w:t>
      </w:r>
      <w:r w:rsidR="00E84A58" w:rsidRPr="34CCD579">
        <w:rPr>
          <w:rFonts w:ascii="Arial" w:hAnsi="Arial" w:cs="Arial"/>
          <w:sz w:val="20"/>
          <w:szCs w:val="20"/>
          <w:lang w:val="es-MX"/>
        </w:rPr>
        <w:t xml:space="preserve"> para situaciones y eventos específicos durante su viaje.</w:t>
      </w:r>
      <w:r w:rsidR="002D24B6" w:rsidRPr="34CCD579">
        <w:rPr>
          <w:rFonts w:ascii="Arial" w:hAnsi="Arial" w:cs="Arial"/>
          <w:sz w:val="20"/>
          <w:szCs w:val="20"/>
          <w:lang w:val="es-MX"/>
        </w:rPr>
        <w:t xml:space="preserve"> </w:t>
      </w:r>
      <w:r w:rsidR="00E84A58" w:rsidRPr="34CCD579">
        <w:rPr>
          <w:rFonts w:ascii="Arial" w:hAnsi="Arial" w:cs="Arial"/>
          <w:sz w:val="20"/>
          <w:szCs w:val="20"/>
          <w:lang w:val="es-MX"/>
        </w:rPr>
        <w:t xml:space="preserve">Hay excepciones que pueden aplicar para </w:t>
      </w:r>
      <w:r w:rsidR="00942365" w:rsidRPr="34CCD579">
        <w:rPr>
          <w:rFonts w:ascii="Arial" w:hAnsi="Arial" w:cs="Arial"/>
          <w:sz w:val="20"/>
          <w:szCs w:val="20"/>
          <w:lang w:val="es-MX"/>
        </w:rPr>
        <w:t>circunstancias</w:t>
      </w:r>
      <w:r w:rsidR="00E84A58" w:rsidRPr="34CCD579">
        <w:rPr>
          <w:rFonts w:ascii="Arial" w:hAnsi="Arial" w:cs="Arial"/>
          <w:sz w:val="20"/>
          <w:szCs w:val="20"/>
          <w:lang w:val="es-MX"/>
        </w:rPr>
        <w:t xml:space="preserve"> específicas, </w:t>
      </w:r>
      <w:r w:rsidR="000803BB" w:rsidRPr="34CCD579">
        <w:rPr>
          <w:rFonts w:ascii="Arial" w:hAnsi="Arial" w:cs="Arial"/>
          <w:sz w:val="20"/>
          <w:szCs w:val="20"/>
          <w:lang w:val="es-MX"/>
        </w:rPr>
        <w:t xml:space="preserve">así que es </w:t>
      </w:r>
      <w:r w:rsidR="00942365" w:rsidRPr="34CCD579">
        <w:rPr>
          <w:rFonts w:ascii="Arial" w:hAnsi="Arial" w:cs="Arial"/>
          <w:sz w:val="20"/>
          <w:szCs w:val="20"/>
          <w:lang w:val="es-MX"/>
        </w:rPr>
        <w:t>mejor</w:t>
      </w:r>
      <w:r w:rsidR="000803BB" w:rsidRPr="34CCD579">
        <w:rPr>
          <w:rFonts w:ascii="Arial" w:hAnsi="Arial" w:cs="Arial"/>
          <w:sz w:val="20"/>
          <w:szCs w:val="20"/>
          <w:lang w:val="es-MX"/>
        </w:rPr>
        <w:t xml:space="preserve"> revisar los</w:t>
      </w:r>
      <w:r w:rsidR="002D24B6" w:rsidRPr="34CCD579">
        <w:rPr>
          <w:rFonts w:ascii="Arial" w:hAnsi="Arial" w:cs="Arial"/>
          <w:sz w:val="20"/>
          <w:szCs w:val="20"/>
          <w:lang w:val="es-MX"/>
        </w:rPr>
        <w:t xml:space="preserve"> </w:t>
      </w:r>
      <w:r w:rsidR="00E25A73" w:rsidRPr="34CCD579">
        <w:rPr>
          <w:rFonts w:ascii="Arial" w:hAnsi="Arial" w:cs="Arial"/>
          <w:b/>
          <w:bCs/>
          <w:sz w:val="20"/>
          <w:szCs w:val="20"/>
          <w:lang w:val="es-MX"/>
        </w:rPr>
        <w:t>Términos</w:t>
      </w:r>
      <w:r w:rsidR="00EC2F90" w:rsidRPr="34CCD579">
        <w:rPr>
          <w:rFonts w:ascii="Arial" w:hAnsi="Arial" w:cs="Arial"/>
          <w:b/>
          <w:bCs/>
          <w:sz w:val="20"/>
          <w:szCs w:val="20"/>
          <w:lang w:val="es-MX"/>
        </w:rPr>
        <w:t xml:space="preserve"> &amp; Condi</w:t>
      </w:r>
      <w:r w:rsidR="000803BB" w:rsidRPr="34CCD579">
        <w:rPr>
          <w:rFonts w:ascii="Arial" w:hAnsi="Arial" w:cs="Arial"/>
          <w:b/>
          <w:bCs/>
          <w:sz w:val="20"/>
          <w:szCs w:val="20"/>
          <w:lang w:val="es-MX"/>
        </w:rPr>
        <w:t>c</w:t>
      </w:r>
      <w:r w:rsidR="00EC2F90" w:rsidRPr="34CCD579">
        <w:rPr>
          <w:rFonts w:ascii="Arial" w:hAnsi="Arial" w:cs="Arial"/>
          <w:b/>
          <w:bCs/>
          <w:sz w:val="20"/>
          <w:szCs w:val="20"/>
          <w:lang w:val="es-MX"/>
        </w:rPr>
        <w:t>ion</w:t>
      </w:r>
      <w:r w:rsidR="000803BB" w:rsidRPr="34CCD579">
        <w:rPr>
          <w:rFonts w:ascii="Arial" w:hAnsi="Arial" w:cs="Arial"/>
          <w:b/>
          <w:bCs/>
          <w:sz w:val="20"/>
          <w:szCs w:val="20"/>
          <w:lang w:val="es-MX"/>
        </w:rPr>
        <w:t>e</w:t>
      </w:r>
      <w:r w:rsidR="00EC2F90" w:rsidRPr="34CCD579">
        <w:rPr>
          <w:rFonts w:ascii="Arial" w:hAnsi="Arial" w:cs="Arial"/>
          <w:b/>
          <w:bCs/>
          <w:sz w:val="20"/>
          <w:szCs w:val="20"/>
          <w:lang w:val="es-MX"/>
        </w:rPr>
        <w:t>s</w:t>
      </w:r>
      <w:r w:rsidR="002D24B6" w:rsidRPr="34CCD579">
        <w:rPr>
          <w:rFonts w:ascii="Arial" w:hAnsi="Arial" w:cs="Arial"/>
          <w:sz w:val="20"/>
          <w:szCs w:val="20"/>
          <w:lang w:val="es-MX"/>
        </w:rPr>
        <w:t xml:space="preserve"> </w:t>
      </w:r>
      <w:r w:rsidR="000803BB" w:rsidRPr="34CCD579">
        <w:rPr>
          <w:rFonts w:ascii="Arial" w:hAnsi="Arial" w:cs="Arial"/>
          <w:sz w:val="20"/>
          <w:szCs w:val="20"/>
          <w:lang w:val="es-MX"/>
        </w:rPr>
        <w:t>tan pronto como pueda.</w:t>
      </w:r>
      <w:r w:rsidR="002D24B6" w:rsidRPr="34CCD57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36CF7" w:rsidRPr="000803BB" w:rsidRDefault="00E36CF7" w:rsidP="00AD22BC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E36CF7" w:rsidRPr="00F920EE" w:rsidTr="34CCD579">
        <w:tc>
          <w:tcPr>
            <w:tcW w:w="10574" w:type="dxa"/>
          </w:tcPr>
          <w:p w:rsidR="00E36CF7" w:rsidRPr="001572C0" w:rsidRDefault="00942365" w:rsidP="34CCD579">
            <w:pPr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  <w:lang w:val="en-AU"/>
              </w:rPr>
            </w:pPr>
            <w:r w:rsidRPr="34CCD579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  <w:lang w:val="en-AU"/>
              </w:rPr>
              <w:t xml:space="preserve">RECORDATORIOS </w:t>
            </w:r>
            <w:r w:rsidR="001572C0" w:rsidRPr="34CCD579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  <w:lang w:val="en-AU"/>
              </w:rPr>
              <w:t>IMPORTANTES</w:t>
            </w:r>
            <w:r w:rsidR="00E36CF7" w:rsidRPr="34CCD579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single"/>
                <w:lang w:val="en-AU"/>
              </w:rPr>
              <w:t xml:space="preserve">: </w:t>
            </w:r>
          </w:p>
          <w:p w:rsidR="00E36CF7" w:rsidRPr="00942365" w:rsidRDefault="00942365" w:rsidP="00AD22B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942365">
              <w:rPr>
                <w:rFonts w:ascii="Arial" w:hAnsi="Arial" w:cs="Arial"/>
                <w:sz w:val="20"/>
                <w:szCs w:val="20"/>
                <w:lang w:val="es-MX"/>
              </w:rPr>
              <w:t xml:space="preserve">Todos los clientes deben ser </w:t>
            </w:r>
            <w:r w:rsidRPr="00942365">
              <w:rPr>
                <w:rFonts w:ascii="Arial" w:hAnsi="Arial" w:cs="Arial"/>
                <w:b/>
                <w:sz w:val="20"/>
                <w:szCs w:val="20"/>
                <w:lang w:val="es-MX"/>
              </w:rPr>
              <w:t>resident</w:t>
            </w: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e</w:t>
            </w:r>
            <w:r w:rsidRPr="00942365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s </w:t>
            </w:r>
            <w:r w:rsidR="00AD22BC">
              <w:rPr>
                <w:rFonts w:ascii="Arial" w:hAnsi="Arial" w:cs="Arial"/>
                <w:b/>
                <w:sz w:val="20"/>
                <w:szCs w:val="20"/>
                <w:lang w:val="es-MX"/>
              </w:rPr>
              <w:t>en</w:t>
            </w:r>
            <w:r w:rsidRPr="00942365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México</w:t>
            </w:r>
            <w:r w:rsidR="00E36CF7" w:rsidRPr="00942365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</w:p>
          <w:p w:rsidR="00DD747C" w:rsidRPr="001572C0" w:rsidRDefault="00DD747C" w:rsidP="001572C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>Tenga en cuenta los límites de edad máximos de elegibilidad para la cobertura por producto:</w:t>
            </w:r>
          </w:p>
          <w:p w:rsidR="00DD747C" w:rsidRDefault="00DD747C" w:rsidP="00DD747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Todos los clientes deben ser menores de 76 años en la fecha de salida del viaje para ser elegibles para la cobertura </w:t>
            </w:r>
            <w:proofErr w:type="gramStart"/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>de los producto</w:t>
            </w:r>
            <w:proofErr w:type="gramEnd"/>
            <w:del w:id="22" w:author="Kitchens, Darcy" w:date="2025-11-13T15:01:00Z" w16du:dateUtc="2025-11-13T21:01:00Z">
              <w:r w:rsidRPr="34CCD579" w:rsidDel="00F920EE">
                <w:rPr>
                  <w:rFonts w:ascii="Arial" w:hAnsi="Arial" w:cs="Arial"/>
                  <w:sz w:val="20"/>
                  <w:szCs w:val="20"/>
                  <w:lang w:val="es-MX"/>
                </w:rPr>
                <w:delText>s</w:delText>
              </w:r>
            </w:del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34CCD57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Plan de </w:t>
            </w:r>
            <w:del w:id="23" w:author="Echeverry Correa, Mauricio" w:date="2025-10-21T11:50:00Z" w16du:dateUtc="2025-10-21T17:50:00Z">
              <w:r w:rsidRPr="34CCD579" w:rsidDel="008C4809">
                <w:rPr>
                  <w:rFonts w:ascii="Arial" w:hAnsi="Arial" w:cs="Arial"/>
                  <w:b/>
                  <w:bCs/>
                  <w:sz w:val="20"/>
                  <w:szCs w:val="20"/>
                  <w:lang w:val="es-MX"/>
                </w:rPr>
                <w:delText>cancelación</w:delText>
              </w:r>
              <w:r w:rsidR="00BE08C2" w:rsidRPr="34CCD579" w:rsidDel="008C4809">
                <w:rPr>
                  <w:rFonts w:ascii="Arial" w:hAnsi="Arial" w:cs="Arial"/>
                  <w:b/>
                  <w:bCs/>
                  <w:sz w:val="20"/>
                  <w:szCs w:val="20"/>
                  <w:lang w:val="es-MX"/>
                </w:rPr>
                <w:delText>es</w:delText>
              </w:r>
            </w:del>
            <w:ins w:id="24" w:author="Echeverry Correa, Mauricio" w:date="2025-10-21T11:50:00Z" w16du:dateUtc="2025-10-21T17:50:00Z">
              <w:r w:rsidR="008C4809" w:rsidRPr="34CCD579">
                <w:rPr>
                  <w:rFonts w:ascii="Arial" w:hAnsi="Arial" w:cs="Arial"/>
                  <w:b/>
                  <w:bCs/>
                  <w:sz w:val="20"/>
                  <w:szCs w:val="20"/>
                  <w:lang w:val="es-MX"/>
                </w:rPr>
                <w:t>cancelaciones</w:t>
              </w:r>
            </w:ins>
            <w:del w:id="25" w:author="Kitchens, Darcy" w:date="2025-11-13T15:01:00Z" w16du:dateUtc="2025-11-13T21:01:00Z">
              <w:r w:rsidRPr="34CCD579" w:rsidDel="00F920EE">
                <w:rPr>
                  <w:rFonts w:ascii="Arial" w:hAnsi="Arial" w:cs="Arial"/>
                  <w:b/>
                  <w:bCs/>
                  <w:sz w:val="20"/>
                  <w:szCs w:val="20"/>
                  <w:lang w:val="es-MX"/>
                </w:rPr>
                <w:delText xml:space="preserve">, Protección básica de viaje </w:delText>
              </w:r>
              <w:r w:rsidRPr="34CCD579" w:rsidDel="00F920EE">
                <w:rPr>
                  <w:rFonts w:ascii="Arial" w:hAnsi="Arial" w:cs="Arial"/>
                  <w:sz w:val="20"/>
                  <w:szCs w:val="20"/>
                  <w:lang w:val="es-MX"/>
                </w:rPr>
                <w:delText>y</w:delText>
              </w:r>
              <w:r w:rsidRPr="34CCD579" w:rsidDel="00F920EE">
                <w:rPr>
                  <w:rFonts w:ascii="Arial" w:hAnsi="Arial" w:cs="Arial"/>
                  <w:b/>
                  <w:bCs/>
                  <w:sz w:val="20"/>
                  <w:szCs w:val="20"/>
                  <w:lang w:val="es-MX"/>
                </w:rPr>
                <w:delText xml:space="preserve"> Protección de viaje Plus</w:delText>
              </w:r>
            </w:del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  <w:p w:rsidR="00DD747C" w:rsidRPr="00DD747C" w:rsidRDefault="00DD747C" w:rsidP="34CCD57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Todos los clientes deben ser menores de 66 años en la fecha de salida del viaje para ser elegibles para la cobertura del </w:t>
            </w:r>
            <w:r w:rsidRPr="34CCD57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Plan de Protección</w:t>
            </w:r>
            <w:ins w:id="26" w:author="Kitchens, Darcy" w:date="2025-11-13T15:02:00Z" w16du:dateUtc="2025-11-13T21:02:00Z">
              <w:r w:rsidR="00F920EE">
                <w:rPr>
                  <w:rFonts w:ascii="Arial" w:hAnsi="Arial" w:cs="Arial"/>
                  <w:b/>
                  <w:bCs/>
                  <w:sz w:val="20"/>
                  <w:szCs w:val="20"/>
                  <w:lang w:val="es-MX"/>
                </w:rPr>
                <w:t>.</w:t>
              </w:r>
            </w:ins>
            <w:ins w:id="27" w:author="Echeverry Correa, Mauricio" w:date="2025-10-21T11:51:00Z" w16du:dateUtc="2025-10-21T17:51:00Z">
              <w:del w:id="28" w:author="Kitchens, Darcy" w:date="2025-11-13T15:02:00Z" w16du:dateUtc="2025-11-13T21:02:00Z">
                <w:r w:rsidR="00173945" w:rsidDel="00F920EE">
                  <w:rPr>
                    <w:rFonts w:ascii="Arial" w:hAnsi="Arial" w:cs="Arial"/>
                    <w:sz w:val="20"/>
                    <w:szCs w:val="20"/>
                    <w:lang w:val="es-MX"/>
                  </w:rPr>
                  <w:delText xml:space="preserve"> y</w:delText>
                </w:r>
              </w:del>
            </w:ins>
            <w:del w:id="29" w:author="Echeverry Correa, Mauricio" w:date="2025-10-21T11:51:00Z" w16du:dateUtc="2025-10-21T17:51:00Z">
              <w:r w:rsidRPr="34CCD579" w:rsidDel="00173945">
                <w:rPr>
                  <w:rFonts w:ascii="Arial" w:hAnsi="Arial" w:cs="Arial"/>
                  <w:sz w:val="20"/>
                  <w:szCs w:val="20"/>
                  <w:lang w:val="es-MX"/>
                </w:rPr>
                <w:delText>,</w:delText>
              </w:r>
            </w:del>
            <w:del w:id="30" w:author="Kitchens, Darcy" w:date="2025-11-13T15:02:00Z" w16du:dateUtc="2025-11-13T21:02:00Z">
              <w:r w:rsidRPr="34CCD579" w:rsidDel="00F920EE">
                <w:rPr>
                  <w:rFonts w:ascii="Arial" w:hAnsi="Arial" w:cs="Arial"/>
                  <w:sz w:val="20"/>
                  <w:szCs w:val="20"/>
                  <w:lang w:val="es-MX"/>
                </w:rPr>
                <w:delText xml:space="preserve"> productos </w:delText>
              </w:r>
            </w:del>
            <w:del w:id="31" w:author="Kitchens, Darcy" w:date="2025-11-13T15:01:00Z" w16du:dateUtc="2025-11-13T21:01:00Z">
              <w:r w:rsidR="000C28C4" w:rsidRPr="34CCD579" w:rsidDel="00F920EE">
                <w:rPr>
                  <w:rFonts w:ascii="Arial" w:hAnsi="Arial" w:cs="Arial"/>
                  <w:b/>
                  <w:bCs/>
                  <w:sz w:val="20"/>
                  <w:szCs w:val="20"/>
                  <w:lang w:val="es-MX"/>
                </w:rPr>
                <w:delText>Protección de viaje Premier</w:delText>
              </w:r>
            </w:del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</w:p>
          <w:p w:rsidR="00DD747C" w:rsidRPr="00942365" w:rsidRDefault="00DD747C" w:rsidP="0035427D">
            <w:pPr>
              <w:pStyle w:val="ListParagraph"/>
              <w:ind w:left="360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del w:id="32" w:author="Palbrach, Jennifer" w:date="2025-10-22T16:57:00Z" w16du:dateUtc="2025-10-22T20:57:00Z">
              <w:r w:rsidRPr="34CCD579" w:rsidDel="00006AA7">
                <w:rPr>
                  <w:rFonts w:ascii="Arial" w:hAnsi="Arial" w:cs="Arial"/>
                  <w:sz w:val="20"/>
                  <w:szCs w:val="20"/>
                  <w:lang w:val="es-MX"/>
                </w:rPr>
                <w:delText xml:space="preserve">El </w:delText>
              </w:r>
              <w:r w:rsidRPr="34CCD579" w:rsidDel="00006AA7">
                <w:rPr>
                  <w:rFonts w:ascii="Arial" w:hAnsi="Arial" w:cs="Arial"/>
                  <w:b/>
                  <w:bCs/>
                  <w:sz w:val="20"/>
                  <w:szCs w:val="20"/>
                  <w:lang w:val="es-MX"/>
                </w:rPr>
                <w:delText>Plan de Protección</w:delText>
              </w:r>
              <w:r w:rsidRPr="34CCD579" w:rsidDel="00006AA7">
                <w:rPr>
                  <w:rFonts w:ascii="Arial" w:hAnsi="Arial" w:cs="Arial"/>
                  <w:sz w:val="20"/>
                  <w:szCs w:val="20"/>
                  <w:lang w:val="es-MX"/>
                </w:rPr>
                <w:delText xml:space="preserve"> y la </w:delText>
              </w:r>
              <w:r w:rsidRPr="34CCD579" w:rsidDel="00006AA7">
                <w:rPr>
                  <w:rFonts w:ascii="Arial" w:hAnsi="Arial" w:cs="Arial"/>
                  <w:b/>
                  <w:bCs/>
                  <w:sz w:val="20"/>
                  <w:szCs w:val="20"/>
                  <w:lang w:val="es-MX"/>
                </w:rPr>
                <w:delText>Protección de Viaje Premier</w:delText>
              </w:r>
              <w:r w:rsidRPr="34CCD579" w:rsidDel="00006AA7">
                <w:rPr>
                  <w:rFonts w:ascii="Arial" w:hAnsi="Arial" w:cs="Arial"/>
                  <w:sz w:val="20"/>
                  <w:szCs w:val="20"/>
                  <w:lang w:val="es-MX"/>
                </w:rPr>
                <w:delText xml:space="preserve"> brindan cobertura de hasta MXN 3,787,000 en total tanto para B1-Gastos médicos de emergencia como para B2 - Evacuación y repatriación médica de emergencia si un cliente es diagnosticado con COVID-19 durante sus viajes.</w:delText>
              </w:r>
            </w:del>
          </w:p>
        </w:tc>
      </w:tr>
    </w:tbl>
    <w:p w:rsidR="00FD1D2E" w:rsidRPr="00942365" w:rsidRDefault="00FD1D2E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:rsidR="00FD1D2E" w:rsidRPr="00EE2391" w:rsidRDefault="000D2D7C" w:rsidP="34CCD579">
      <w:pPr>
        <w:spacing w:after="0" w:line="240" w:lineRule="auto"/>
        <w:jc w:val="both"/>
        <w:rPr>
          <w:rFonts w:ascii="Arial" w:hAnsi="Arial" w:cs="Arial"/>
          <w:b/>
          <w:bCs/>
          <w:color w:val="002060"/>
          <w:sz w:val="24"/>
          <w:szCs w:val="24"/>
          <w:lang w:val="en-AU"/>
        </w:rPr>
      </w:pPr>
      <w:r w:rsidRPr="34CCD579">
        <w:rPr>
          <w:rFonts w:ascii="Arial" w:hAnsi="Arial" w:cs="Arial"/>
          <w:b/>
          <w:bCs/>
          <w:color w:val="002060"/>
          <w:sz w:val="24"/>
          <w:szCs w:val="24"/>
          <w:lang w:val="es-MX"/>
        </w:rPr>
        <w:t>Información de contacto</w:t>
      </w:r>
      <w:r w:rsidR="00847765" w:rsidRPr="34CCD579">
        <w:rPr>
          <w:rFonts w:ascii="Arial" w:hAnsi="Arial" w:cs="Arial"/>
          <w:b/>
          <w:bCs/>
          <w:color w:val="002060"/>
          <w:sz w:val="24"/>
          <w:szCs w:val="24"/>
          <w:lang w:val="en-AU"/>
        </w:rPr>
        <w:t xml:space="preserve"> IMPORTANTE</w:t>
      </w:r>
    </w:p>
    <w:p w:rsidR="00FD1D2E" w:rsidRPr="00FD1D2E" w:rsidRDefault="00FD1D2E" w:rsidP="00AD22BC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239"/>
      </w:tblGrid>
      <w:tr w:rsidR="00FD1D2E" w:rsidRPr="00F920EE" w:rsidTr="34CCD579">
        <w:tc>
          <w:tcPr>
            <w:tcW w:w="2335" w:type="dxa"/>
          </w:tcPr>
          <w:p w:rsidR="00FD1D2E" w:rsidRPr="00EE2391" w:rsidRDefault="000D2D7C" w:rsidP="34CCD579">
            <w:pPr>
              <w:jc w:val="both"/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n-AU"/>
              </w:rPr>
            </w:pPr>
            <w:r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n-AU"/>
              </w:rPr>
              <w:t>S</w:t>
            </w:r>
            <w:r w:rsidR="0082393F"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n-AU"/>
              </w:rPr>
              <w:t>o</w:t>
            </w:r>
            <w:r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n-AU"/>
              </w:rPr>
              <w:t xml:space="preserve">lo </w:t>
            </w:r>
            <w:r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>cancelaciones</w:t>
            </w:r>
          </w:p>
        </w:tc>
        <w:tc>
          <w:tcPr>
            <w:tcW w:w="8239" w:type="dxa"/>
          </w:tcPr>
          <w:p w:rsidR="00FD1D2E" w:rsidRPr="008D79F2" w:rsidRDefault="000D2D7C" w:rsidP="00AD22BC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Por favor </w:t>
            </w:r>
            <w:r w:rsidR="008D79F2" w:rsidRPr="34CCD579">
              <w:rPr>
                <w:rFonts w:ascii="Arial" w:hAnsi="Arial" w:cs="Arial"/>
                <w:sz w:val="20"/>
                <w:szCs w:val="20"/>
                <w:lang w:val="es-MX"/>
              </w:rPr>
              <w:t>llamar</w:t>
            </w:r>
            <w:ins w:id="33" w:author="Echeverry Correa, Mauricio" w:date="2025-10-22T09:34:00Z" w16du:dateUtc="2025-10-22T15:34:00Z">
              <w:r w:rsidR="001E50BF">
                <w:rPr>
                  <w:rFonts w:ascii="Arial" w:hAnsi="Arial" w:cs="Arial"/>
                  <w:sz w:val="20"/>
                  <w:szCs w:val="20"/>
                  <w:lang w:val="es-MX"/>
                </w:rPr>
                <w:t xml:space="preserve"> </w:t>
              </w:r>
            </w:ins>
            <w:ins w:id="34" w:author="Echeverry Correa, Mauricio" w:date="2025-10-21T11:57:00Z" w16du:dateUtc="2025-10-21T17:57:00Z">
              <w:r w:rsidR="001342CC">
                <w:rPr>
                  <w:rFonts w:ascii="Arial" w:hAnsi="Arial" w:cs="Arial"/>
                  <w:sz w:val="20"/>
                  <w:szCs w:val="20"/>
                  <w:lang w:val="es-MX"/>
                </w:rPr>
                <w:t>a</w:t>
              </w:r>
            </w:ins>
            <w:r w:rsidR="008D79F2" w:rsidRPr="34CCD57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</w:t>
            </w:r>
            <w:r w:rsidR="0078052B" w:rsidRPr="34CCD57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Expedia</w:t>
            </w:r>
            <w:r w:rsidR="00FD1D2E"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>para cancelar</w:t>
            </w:r>
            <w:r w:rsidR="008D79F2"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ins w:id="35" w:author="Echeverry Correa, Mauricio" w:date="2025-10-21T11:58:00Z" w16du:dateUtc="2025-10-21T17:58:00Z">
              <w:r w:rsidR="001342CC">
                <w:rPr>
                  <w:rFonts w:ascii="Arial" w:hAnsi="Arial" w:cs="Arial"/>
                  <w:sz w:val="20"/>
                  <w:szCs w:val="20"/>
                  <w:lang w:val="es-MX"/>
                </w:rPr>
                <w:t xml:space="preserve">el </w:t>
              </w:r>
              <w:r w:rsidR="001342CC" w:rsidRPr="00D8581A">
                <w:rPr>
                  <w:rFonts w:ascii="Arial" w:hAnsi="Arial" w:cs="Arial"/>
                  <w:sz w:val="20"/>
                  <w:szCs w:val="20"/>
                  <w:lang w:val="es-MX"/>
                </w:rPr>
                <w:t>Contrato</w:t>
              </w:r>
              <w:r w:rsidR="008411FB">
                <w:rPr>
                  <w:rFonts w:ascii="Arial" w:hAnsi="Arial" w:cs="Arial"/>
                  <w:sz w:val="20"/>
                  <w:szCs w:val="20"/>
                  <w:lang w:val="es-MX"/>
                </w:rPr>
                <w:t xml:space="preserve"> </w:t>
              </w:r>
            </w:ins>
            <w:r w:rsidR="008D79F2" w:rsidRPr="34CCD57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dentro de los </w:t>
            </w:r>
            <w:r w:rsidR="001B41F8" w:rsidRPr="34CCD57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primeros </w:t>
            </w:r>
            <w:r w:rsidR="008D79F2" w:rsidRPr="34CCD57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15 días </w:t>
            </w:r>
            <w:r w:rsidR="000E4E9D" w:rsidRPr="34CCD57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a partir de </w:t>
            </w:r>
            <w:r w:rsidR="008D79F2" w:rsidRPr="34CCD579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la fecha de compra</w:t>
            </w:r>
            <w:r w:rsidR="008D79F2" w:rsidRPr="34CCD579">
              <w:rPr>
                <w:rFonts w:ascii="Arial" w:hAnsi="Arial" w:cs="Arial"/>
                <w:sz w:val="20"/>
                <w:szCs w:val="20"/>
                <w:lang w:val="es-MX"/>
              </w:rPr>
              <w:t>.</w:t>
            </w:r>
            <w:r w:rsidR="00FD1D2E"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</w:p>
          <w:p w:rsidR="00331261" w:rsidRPr="008D79F2" w:rsidRDefault="00331261" w:rsidP="00AD22BC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D1D2E" w:rsidRPr="008D79F2" w:rsidRDefault="008D79F2" w:rsidP="00AD22BC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8D79F2">
              <w:rPr>
                <w:rFonts w:ascii="Arial" w:hAnsi="Arial" w:cs="Arial"/>
                <w:sz w:val="20"/>
                <w:szCs w:val="20"/>
                <w:lang w:val="es-MX"/>
              </w:rPr>
              <w:t xml:space="preserve">Su </w:t>
            </w:r>
            <w:r w:rsidR="00F00087">
              <w:rPr>
                <w:rFonts w:ascii="Arial" w:hAnsi="Arial" w:cs="Arial"/>
                <w:sz w:val="20"/>
                <w:szCs w:val="20"/>
                <w:lang w:val="es-MX"/>
              </w:rPr>
              <w:t>contrato</w:t>
            </w:r>
            <w:r w:rsidRPr="008D79F2">
              <w:rPr>
                <w:rFonts w:ascii="Arial" w:hAnsi="Arial" w:cs="Arial"/>
                <w:sz w:val="20"/>
                <w:szCs w:val="20"/>
                <w:lang w:val="es-MX"/>
              </w:rPr>
              <w:t xml:space="preserve"> de </w:t>
            </w:r>
            <w:r w:rsidR="00F00087">
              <w:rPr>
                <w:rFonts w:ascii="Arial" w:hAnsi="Arial" w:cs="Arial"/>
                <w:sz w:val="20"/>
                <w:szCs w:val="20"/>
                <w:lang w:val="es-MX"/>
              </w:rPr>
              <w:t>s</w:t>
            </w:r>
            <w:r w:rsidRPr="008D79F2">
              <w:rPr>
                <w:rFonts w:ascii="Arial" w:hAnsi="Arial" w:cs="Arial"/>
                <w:sz w:val="20"/>
                <w:szCs w:val="20"/>
                <w:lang w:val="es-MX"/>
              </w:rPr>
              <w:t>ervicio será reembolsado sólo si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8D79F2">
              <w:rPr>
                <w:rFonts w:ascii="Arial" w:hAnsi="Arial" w:cs="Arial"/>
                <w:sz w:val="20"/>
                <w:szCs w:val="20"/>
                <w:lang w:val="es-MX"/>
              </w:rPr>
              <w:t>su viaje aún no ha comenzado y usted no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 ha realizado una solicitud de servicio.</w:t>
            </w:r>
            <w:r w:rsidR="000D0617" w:rsidRPr="008D79F2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</w:p>
          <w:p w:rsidR="00331261" w:rsidRPr="008D79F2" w:rsidRDefault="00331261" w:rsidP="00AD22BC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FD1D2E" w:rsidRPr="001E50BF" w:rsidTr="34CCD579">
        <w:tc>
          <w:tcPr>
            <w:tcW w:w="2335" w:type="dxa"/>
          </w:tcPr>
          <w:p w:rsidR="00FD1D2E" w:rsidRPr="00EE2391" w:rsidRDefault="000C4A69" w:rsidP="00AD22BC">
            <w:pPr>
              <w:jc w:val="both"/>
              <w:rPr>
                <w:rFonts w:ascii="Arial" w:hAnsi="Arial" w:cs="Arial"/>
                <w:color w:val="002060"/>
                <w:sz w:val="20"/>
                <w:szCs w:val="20"/>
                <w:lang w:val="es-MX"/>
              </w:rPr>
            </w:pPr>
            <w:r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>S</w:t>
            </w:r>
            <w:r w:rsidR="0082393F"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>o</w:t>
            </w:r>
            <w:r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 xml:space="preserve">lo consulta de </w:t>
            </w:r>
            <w:r w:rsidR="00F00087"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 xml:space="preserve">contrato </w:t>
            </w:r>
            <w:r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>de servicio</w:t>
            </w:r>
          </w:p>
          <w:p w:rsidR="00FD1D2E" w:rsidRPr="00EE2391" w:rsidRDefault="00FD1D2E" w:rsidP="34CCD579">
            <w:pPr>
              <w:jc w:val="both"/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</w:pPr>
          </w:p>
        </w:tc>
        <w:tc>
          <w:tcPr>
            <w:tcW w:w="8239" w:type="dxa"/>
          </w:tcPr>
          <w:p w:rsidR="000C4A69" w:rsidRPr="009070BB" w:rsidRDefault="000C4A69" w:rsidP="00AD22BC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9070BB">
              <w:rPr>
                <w:rFonts w:ascii="Arial" w:hAnsi="Arial" w:cs="Arial"/>
                <w:sz w:val="20"/>
                <w:szCs w:val="20"/>
                <w:lang w:val="es-MX"/>
              </w:rPr>
              <w:t xml:space="preserve">Si tiene alguna pregunta acerca de este </w:t>
            </w:r>
            <w:r w:rsidR="00F00087" w:rsidRPr="009070BB">
              <w:rPr>
                <w:rFonts w:ascii="Arial" w:hAnsi="Arial" w:cs="Arial"/>
                <w:sz w:val="20"/>
                <w:szCs w:val="20"/>
                <w:lang w:val="es-MX"/>
              </w:rPr>
              <w:t xml:space="preserve">contrato </w:t>
            </w:r>
            <w:r w:rsidRPr="009070BB">
              <w:rPr>
                <w:rFonts w:ascii="Arial" w:hAnsi="Arial" w:cs="Arial"/>
                <w:sz w:val="20"/>
                <w:szCs w:val="20"/>
                <w:lang w:val="es-MX"/>
              </w:rPr>
              <w:t xml:space="preserve">de </w:t>
            </w:r>
            <w:r w:rsidR="00F00087" w:rsidRPr="009070BB">
              <w:rPr>
                <w:rFonts w:ascii="Arial" w:hAnsi="Arial" w:cs="Arial"/>
                <w:sz w:val="20"/>
                <w:szCs w:val="20"/>
                <w:lang w:val="es-MX"/>
              </w:rPr>
              <w:t>s</w:t>
            </w:r>
            <w:r w:rsidRPr="009070BB">
              <w:rPr>
                <w:rFonts w:ascii="Arial" w:hAnsi="Arial" w:cs="Arial"/>
                <w:sz w:val="20"/>
                <w:szCs w:val="20"/>
                <w:lang w:val="es-MX"/>
              </w:rPr>
              <w:t>ervicio, por favor llam</w:t>
            </w:r>
            <w:r w:rsidR="000E4E9D" w:rsidRPr="009070BB">
              <w:rPr>
                <w:rFonts w:ascii="Arial" w:hAnsi="Arial" w:cs="Arial"/>
                <w:sz w:val="20"/>
                <w:szCs w:val="20"/>
                <w:lang w:val="es-MX"/>
              </w:rPr>
              <w:t xml:space="preserve">e a los </w:t>
            </w:r>
            <w:proofErr w:type="spellStart"/>
            <w:r w:rsidR="000E4E9D" w:rsidRPr="009070BB">
              <w:rPr>
                <w:rFonts w:ascii="Arial" w:hAnsi="Arial" w:cs="Arial"/>
                <w:sz w:val="20"/>
                <w:szCs w:val="20"/>
                <w:lang w:val="es-MX"/>
              </w:rPr>
              <w:t>siquientes</w:t>
            </w:r>
            <w:proofErr w:type="spellEnd"/>
            <w:r w:rsidR="000E4E9D" w:rsidRPr="009070BB">
              <w:rPr>
                <w:rFonts w:ascii="Arial" w:hAnsi="Arial" w:cs="Arial"/>
                <w:sz w:val="20"/>
                <w:szCs w:val="20"/>
                <w:lang w:val="es-MX"/>
              </w:rPr>
              <w:t xml:space="preserve"> n</w:t>
            </w:r>
            <w:del w:id="36" w:author="Echeverry Correa, Mauricio" w:date="2025-10-21T11:58:00Z" w16du:dateUtc="2025-10-21T17:58:00Z">
              <w:r w:rsidR="000E4E9D" w:rsidRPr="009070BB" w:rsidDel="008411FB">
                <w:rPr>
                  <w:rFonts w:ascii="Arial" w:hAnsi="Arial" w:cs="Arial"/>
                  <w:sz w:val="20"/>
                  <w:szCs w:val="20"/>
                  <w:lang w:val="es-MX"/>
                </w:rPr>
                <w:delText>u</w:delText>
              </w:r>
            </w:del>
            <w:ins w:id="37" w:author="Echeverry Correa, Mauricio" w:date="2025-10-21T11:58:00Z" w16du:dateUtc="2025-10-21T17:58:00Z">
              <w:r w:rsidR="008411FB">
                <w:rPr>
                  <w:rFonts w:ascii="Arial" w:hAnsi="Arial" w:cs="Arial"/>
                  <w:sz w:val="20"/>
                  <w:szCs w:val="20"/>
                  <w:lang w:val="es-MX"/>
                </w:rPr>
                <w:t>ú</w:t>
              </w:r>
            </w:ins>
            <w:r w:rsidR="000E4E9D" w:rsidRPr="009070BB">
              <w:rPr>
                <w:rFonts w:ascii="Arial" w:hAnsi="Arial" w:cs="Arial"/>
                <w:sz w:val="20"/>
                <w:szCs w:val="20"/>
                <w:lang w:val="es-MX"/>
              </w:rPr>
              <w:t>meros</w:t>
            </w:r>
            <w:r w:rsidRPr="009070BB">
              <w:rPr>
                <w:rFonts w:ascii="Arial" w:hAnsi="Arial" w:cs="Arial"/>
                <w:sz w:val="20"/>
                <w:szCs w:val="20"/>
                <w:lang w:val="es-MX"/>
              </w:rPr>
              <w:t xml:space="preserve">: </w:t>
            </w:r>
          </w:p>
          <w:p w:rsidR="000C4A69" w:rsidRPr="009070BB" w:rsidRDefault="000C4A69" w:rsidP="00AD22BC">
            <w:pPr>
              <w:jc w:val="both"/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</w:pPr>
          </w:p>
          <w:p w:rsidR="002339C3" w:rsidRPr="009070BB" w:rsidRDefault="000E4E9D" w:rsidP="00AD22B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</w:pPr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 xml:space="preserve">Desde cualquier parte del mundo </w:t>
            </w:r>
            <w:r w:rsidR="00E25A73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>llamada por cobrar</w:t>
            </w:r>
            <w:r w:rsidR="002339C3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 xml:space="preserve">: +1 817 826 7280 </w:t>
            </w:r>
            <w:r w:rsidR="00E25A73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>o</w:t>
            </w:r>
          </w:p>
          <w:p w:rsidR="002339C3" w:rsidRPr="009070BB" w:rsidRDefault="002339C3" w:rsidP="00AD22BC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</w:pPr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>Mexico</w:t>
            </w:r>
            <w:r w:rsidR="000E4E9D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 xml:space="preserve"> (interior de </w:t>
            </w:r>
            <w:proofErr w:type="spellStart"/>
            <w:r w:rsidR="000E4E9D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>país</w:t>
            </w:r>
            <w:proofErr w:type="spellEnd"/>
            <w:r w:rsidR="000E4E9D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>)</w:t>
            </w:r>
            <w:r w:rsidR="000C4A69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 xml:space="preserve">: </w:t>
            </w:r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>01 800 062 5197</w:t>
            </w:r>
          </w:p>
          <w:p w:rsidR="00FD1D2E" w:rsidRPr="009070BB" w:rsidRDefault="00F00087" w:rsidP="00AD22BC">
            <w:pPr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>De</w:t>
            </w:r>
            <w:r w:rsidR="002339C3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 xml:space="preserve"> </w:t>
            </w:r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 xml:space="preserve">lunes a jueves de </w:t>
            </w:r>
            <w:r w:rsidR="002339C3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 xml:space="preserve">8am-5pm; </w:t>
            </w:r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>viernes de</w:t>
            </w:r>
            <w:r w:rsidR="002339C3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 xml:space="preserve"> 8am-2pm </w:t>
            </w:r>
            <w:r w:rsidR="000C4A69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>except</w:t>
            </w:r>
            <w:r w:rsidR="00E25A73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>o</w:t>
            </w:r>
            <w:r w:rsidR="000C4A69"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 xml:space="preserve"> días festivos</w:t>
            </w:r>
            <w:r w:rsidR="002339C3" w:rsidRPr="009070BB" w:rsidDel="002339C3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="00E25A73" w:rsidRPr="009070BB">
              <w:rPr>
                <w:rFonts w:ascii="Arial" w:hAnsi="Arial" w:cs="Arial"/>
                <w:sz w:val="20"/>
                <w:szCs w:val="20"/>
                <w:lang w:val="es-MX"/>
              </w:rPr>
              <w:t>o</w:t>
            </w:r>
            <w:r w:rsidR="000C4A69" w:rsidRPr="009070BB">
              <w:rPr>
                <w:rFonts w:ascii="Arial" w:hAnsi="Arial" w:cs="Arial"/>
                <w:sz w:val="20"/>
                <w:szCs w:val="20"/>
                <w:lang w:val="es-MX"/>
              </w:rPr>
              <w:t xml:space="preserve"> nuestro correo</w:t>
            </w:r>
            <w:r w:rsidR="00F9751E" w:rsidRPr="009070BB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="000426CC" w:rsidRPr="001F5A03">
              <w:rPr>
                <w:sz w:val="20"/>
                <w:szCs w:val="20"/>
                <w:rPrChange w:id="38" w:author="Kitchens, Darcy" w:date="2025-11-12T15:48:00Z" w16du:dateUtc="2025-11-12T21:48:00Z">
                  <w:rPr/>
                </w:rPrChange>
              </w:rPr>
              <w:fldChar w:fldCharType="begin"/>
            </w:r>
            <w:r w:rsidR="000426CC" w:rsidRPr="001F5A03">
              <w:rPr>
                <w:sz w:val="20"/>
                <w:szCs w:val="20"/>
                <w:lang w:val="es-MX"/>
                <w:rPrChange w:id="39" w:author="Kitchens, Darcy" w:date="2025-11-12T15:48:00Z" w16du:dateUtc="2025-11-12T21:48:00Z">
                  <w:rPr>
                    <w:lang w:val="es-MX"/>
                  </w:rPr>
                </w:rPrChange>
              </w:rPr>
              <w:instrText>HYPERLINK "mailto:MX.expassist@travelguard.com"</w:instrText>
            </w:r>
            <w:r w:rsidR="000426CC" w:rsidRPr="00BF2A39">
              <w:rPr>
                <w:sz w:val="20"/>
                <w:szCs w:val="20"/>
              </w:rPr>
            </w:r>
            <w:r w:rsidR="000426CC" w:rsidRPr="001F5A03">
              <w:rPr>
                <w:sz w:val="20"/>
                <w:szCs w:val="20"/>
                <w:rPrChange w:id="40" w:author="Kitchens, Darcy" w:date="2025-11-12T15:48:00Z" w16du:dateUtc="2025-11-12T21:48:00Z">
                  <w:rPr/>
                </w:rPrChange>
              </w:rPr>
              <w:fldChar w:fldCharType="separate"/>
            </w:r>
            <w:ins w:id="41" w:author="Echeverry Correa, Mauricio" w:date="2025-10-21T12:02:00Z">
              <w:r w:rsidR="000426CC" w:rsidRPr="001F5A03">
                <w:rPr>
                  <w:rStyle w:val="Hyperlink"/>
                  <w:sz w:val="20"/>
                  <w:szCs w:val="20"/>
                  <w:lang w:val="es-MX"/>
                  <w:rPrChange w:id="42" w:author="Kitchens, Darcy" w:date="2025-11-12T15:48:00Z" w16du:dateUtc="2025-11-12T21:48:00Z">
                    <w:rPr>
                      <w:rStyle w:val="Hyperlink"/>
                      <w:lang w:val="es-MX"/>
                    </w:rPr>
                  </w:rPrChange>
                </w:rPr>
                <w:t>MX.expassist@travelguard.com</w:t>
              </w:r>
            </w:ins>
            <w:ins w:id="43" w:author="Echeverry Correa, Mauricio" w:date="2025-10-21T12:02:00Z" w16du:dateUtc="2025-10-21T18:02:00Z">
              <w:r w:rsidR="000426CC" w:rsidRPr="001F5A03">
                <w:rPr>
                  <w:sz w:val="20"/>
                  <w:szCs w:val="20"/>
                  <w:rPrChange w:id="44" w:author="Kitchens, Darcy" w:date="2025-11-12T15:48:00Z" w16du:dateUtc="2025-11-12T21:48:00Z">
                    <w:rPr/>
                  </w:rPrChange>
                </w:rPr>
                <w:fldChar w:fldCharType="end"/>
              </w:r>
            </w:ins>
            <w:ins w:id="45" w:author="Echeverry Correa, Mauricio" w:date="2025-10-21T12:02:00Z">
              <w:r w:rsidR="000426CC" w:rsidRPr="0035427D">
                <w:rPr>
                  <w:lang w:val="es-MX"/>
                </w:rPr>
                <w:t xml:space="preserve"> </w:t>
              </w:r>
            </w:ins>
            <w:del w:id="46" w:author="Echeverry Correa, Mauricio" w:date="2025-10-21T12:02:00Z" w16du:dateUtc="2025-10-21T18:02:00Z">
              <w:r w:rsidR="00F9751E" w:rsidRPr="00D56149" w:rsidDel="000426CC">
                <w:rPr>
                  <w:rFonts w:ascii="Arial" w:hAnsi="Arial" w:cs="Arial"/>
                  <w:b/>
                  <w:sz w:val="20"/>
                  <w:szCs w:val="20"/>
                  <w:lang w:val="es-MX"/>
                </w:rPr>
                <w:delText>MX.expcustsvc@aig.com</w:delText>
              </w:r>
            </w:del>
            <w:r w:rsidR="000E4E9D" w:rsidRPr="009070BB">
              <w:rPr>
                <w:rFonts w:ascii="Arial" w:hAnsi="Arial" w:cs="Arial"/>
                <w:sz w:val="20"/>
                <w:szCs w:val="20"/>
                <w:lang w:val="es-MX"/>
              </w:rPr>
              <w:t>donde puede hacer preguntas relacionadas a su certificado</w:t>
            </w:r>
            <w:r w:rsidR="00FD1D2E" w:rsidRPr="009070BB">
              <w:rPr>
                <w:rFonts w:ascii="Arial" w:hAnsi="Arial" w:cs="Arial"/>
                <w:sz w:val="20"/>
                <w:szCs w:val="20"/>
                <w:lang w:val="es-MX"/>
              </w:rPr>
              <w:t xml:space="preserve">. </w:t>
            </w:r>
          </w:p>
          <w:p w:rsidR="00FD1D2E" w:rsidRPr="009070BB" w:rsidRDefault="00FD1D2E" w:rsidP="00AD22BC">
            <w:pPr>
              <w:jc w:val="both"/>
              <w:rPr>
                <w:rFonts w:ascii="Arial" w:hAnsi="Arial" w:cs="Arial"/>
                <w:b/>
                <w:color w:val="00B0F0"/>
                <w:sz w:val="20"/>
                <w:szCs w:val="20"/>
                <w:lang w:val="es-MX"/>
              </w:rPr>
            </w:pPr>
          </w:p>
        </w:tc>
      </w:tr>
      <w:tr w:rsidR="00FD1D2E" w:rsidRPr="00F920EE" w:rsidTr="34CCD579">
        <w:tc>
          <w:tcPr>
            <w:tcW w:w="2335" w:type="dxa"/>
          </w:tcPr>
          <w:p w:rsidR="00FD1D2E" w:rsidRPr="00EE2391" w:rsidRDefault="00E25A73" w:rsidP="34CCD579">
            <w:pPr>
              <w:jc w:val="both"/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</w:pPr>
            <w:r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>¿Qué pasa si tengo una emergencia en el extranjero?</w:t>
            </w:r>
          </w:p>
          <w:p w:rsidR="00FD1D2E" w:rsidRPr="00EE2391" w:rsidRDefault="00FD1D2E" w:rsidP="34CCD579">
            <w:pPr>
              <w:jc w:val="both"/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</w:pPr>
          </w:p>
        </w:tc>
        <w:tc>
          <w:tcPr>
            <w:tcW w:w="8239" w:type="dxa"/>
          </w:tcPr>
          <w:p w:rsidR="00FD1D2E" w:rsidRPr="009070BB" w:rsidRDefault="00E25A73" w:rsidP="00AD22BC">
            <w:pPr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s-MX"/>
              </w:rPr>
            </w:pPr>
            <w:r w:rsidRPr="009070BB">
              <w:rPr>
                <w:rFonts w:ascii="Arial" w:hAnsi="Arial" w:cs="Arial"/>
                <w:iCs/>
                <w:sz w:val="20"/>
                <w:szCs w:val="20"/>
                <w:lang w:val="es-MX"/>
              </w:rPr>
              <w:t>Llamar</w:t>
            </w:r>
            <w:r w:rsidR="00FD1D2E" w:rsidRPr="009070BB">
              <w:rPr>
                <w:rFonts w:ascii="Arial" w:hAnsi="Arial" w:cs="Arial"/>
                <w:iCs/>
                <w:sz w:val="20"/>
                <w:szCs w:val="20"/>
                <w:lang w:val="es-MX"/>
              </w:rPr>
              <w:t xml:space="preserve"> </w:t>
            </w:r>
            <w:r w:rsidR="000E4E9D" w:rsidRPr="009070BB">
              <w:rPr>
                <w:rFonts w:ascii="Arial" w:hAnsi="Arial" w:cs="Arial"/>
                <w:iCs/>
                <w:sz w:val="20"/>
                <w:szCs w:val="20"/>
                <w:lang w:val="es-MX"/>
              </w:rPr>
              <w:t xml:space="preserve">a </w:t>
            </w:r>
            <w:r w:rsidR="00FD1D2E" w:rsidRPr="009070BB">
              <w:rPr>
                <w:rFonts w:ascii="Arial" w:hAnsi="Arial" w:cs="Arial"/>
                <w:iCs/>
                <w:sz w:val="20"/>
                <w:szCs w:val="20"/>
                <w:lang w:val="es-MX"/>
              </w:rPr>
              <w:t xml:space="preserve">AIG Travel </w:t>
            </w:r>
            <w:r w:rsidRPr="009070BB">
              <w:rPr>
                <w:rFonts w:ascii="Arial" w:hAnsi="Arial" w:cs="Arial"/>
                <w:iCs/>
                <w:sz w:val="20"/>
                <w:szCs w:val="20"/>
                <w:lang w:val="es-MX"/>
              </w:rPr>
              <w:t>en cualquier momento</w:t>
            </w:r>
            <w:r w:rsidR="00CB3D39" w:rsidRPr="009070BB">
              <w:rPr>
                <w:rFonts w:ascii="Arial" w:hAnsi="Arial" w:cs="Arial"/>
                <w:iCs/>
                <w:sz w:val="20"/>
                <w:szCs w:val="20"/>
                <w:lang w:val="es-MX"/>
              </w:rPr>
              <w:t xml:space="preserve">: </w:t>
            </w:r>
            <w:r w:rsidR="00FD1D2E" w:rsidRPr="009070BB">
              <w:rPr>
                <w:rFonts w:ascii="Arial" w:hAnsi="Arial" w:cs="Arial"/>
                <w:b/>
                <w:bCs/>
                <w:iCs/>
                <w:sz w:val="20"/>
                <w:szCs w:val="20"/>
                <w:lang w:val="es-MX"/>
              </w:rPr>
              <w:t xml:space="preserve"> </w:t>
            </w:r>
          </w:p>
          <w:p w:rsidR="000E4E9D" w:rsidRPr="009070BB" w:rsidRDefault="000E4E9D" w:rsidP="000E4E9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</w:pPr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t>Desde cualquier parte del mundo llamada por cobrar: +1 817 826 7280 o</w:t>
            </w:r>
          </w:p>
          <w:p w:rsidR="00803974" w:rsidRPr="0035427D" w:rsidRDefault="000E4E9D" w:rsidP="00EE2391">
            <w:pPr>
              <w:pStyle w:val="ListParagraph"/>
              <w:numPr>
                <w:ilvl w:val="0"/>
                <w:numId w:val="13"/>
              </w:numPr>
              <w:rPr>
                <w:ins w:id="47" w:author="Echeverry Correa, Mauricio" w:date="2025-10-21T12:02:00Z" w16du:dateUtc="2025-10-21T18:02:00Z"/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</w:pPr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 xml:space="preserve">Mexico (interior de </w:t>
            </w:r>
            <w:proofErr w:type="spellStart"/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>país</w:t>
            </w:r>
            <w:proofErr w:type="spellEnd"/>
            <w:r w:rsidRPr="009070BB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>): 01 800 062 5197</w:t>
            </w:r>
          </w:p>
          <w:p w:rsidR="00C012A7" w:rsidRPr="009070BB" w:rsidRDefault="000072EE" w:rsidP="00EE2391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</w:pPr>
            <w:ins w:id="48" w:author="Echeverry Correa, Mauricio" w:date="2025-10-21T12:03:00Z" w16du:dateUtc="2025-10-21T18:03:00Z">
              <w:r>
                <w:rPr>
                  <w:rFonts w:asciiTheme="majorHAnsi" w:hAnsiTheme="majorHAnsi" w:cstheme="majorHAnsi"/>
                  <w:color w:val="141414" w:themeColor="text1"/>
                  <w:sz w:val="20"/>
                  <w:szCs w:val="20"/>
                  <w:lang w:val="es-MX"/>
                </w:rPr>
                <w:t>T</w:t>
              </w:r>
            </w:ins>
            <w:ins w:id="49" w:author="Echeverry Correa, Mauricio" w:date="2025-10-21T12:02:00Z" w16du:dateUtc="2025-10-21T18:02:00Z">
              <w:r w:rsidR="00C012A7">
                <w:rPr>
                  <w:rFonts w:asciiTheme="majorHAnsi" w:hAnsiTheme="majorHAnsi" w:cstheme="majorHAnsi"/>
                  <w:color w:val="141414" w:themeColor="text1"/>
                  <w:sz w:val="20"/>
                  <w:szCs w:val="20"/>
                  <w:lang w:val="es-MX"/>
                </w:rPr>
                <w:t xml:space="preserve">ambién puede enviar un correo al </w:t>
              </w:r>
            </w:ins>
            <w:r w:rsidR="00C012A7" w:rsidRPr="00C012A7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fldChar w:fldCharType="begin"/>
            </w:r>
            <w:r w:rsidR="00C012A7" w:rsidRPr="0035427D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es-MX"/>
              </w:rPr>
              <w:instrText>HYPERLINK "mailto:MX.expassist@travelguard.com"</w:instrText>
            </w:r>
            <w:r w:rsidR="00C012A7" w:rsidRPr="00C012A7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</w:r>
            <w:r w:rsidR="00C012A7" w:rsidRPr="00C012A7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fldChar w:fldCharType="separate"/>
            </w:r>
            <w:ins w:id="50" w:author="Echeverry Correa, Mauricio" w:date="2025-10-21T12:02:00Z">
              <w:r w:rsidR="00C012A7" w:rsidRPr="0035427D">
                <w:rPr>
                  <w:rStyle w:val="Hyperlink"/>
                  <w:rFonts w:asciiTheme="majorHAnsi" w:hAnsiTheme="majorHAnsi" w:cstheme="majorHAnsi"/>
                  <w:sz w:val="20"/>
                  <w:szCs w:val="20"/>
                  <w:lang w:val="es-MX"/>
                </w:rPr>
                <w:t>MX.expassist@travelguard.com</w:t>
              </w:r>
            </w:ins>
            <w:ins w:id="51" w:author="Echeverry Correa, Mauricio" w:date="2025-10-21T12:02:00Z" w16du:dateUtc="2025-10-21T18:02:00Z">
              <w:r w:rsidR="00C012A7" w:rsidRPr="00C012A7">
                <w:rPr>
                  <w:rFonts w:asciiTheme="majorHAnsi" w:hAnsiTheme="majorHAnsi" w:cstheme="majorHAnsi"/>
                  <w:color w:val="141414" w:themeColor="text1"/>
                  <w:sz w:val="20"/>
                  <w:szCs w:val="20"/>
                  <w:lang w:val="es-MX"/>
                </w:rPr>
                <w:fldChar w:fldCharType="end"/>
              </w:r>
              <w:r w:rsidR="00C012A7">
                <w:rPr>
                  <w:rFonts w:asciiTheme="majorHAnsi" w:hAnsiTheme="majorHAnsi" w:cstheme="majorHAnsi"/>
                  <w:color w:val="141414" w:themeColor="text1"/>
                  <w:sz w:val="20"/>
                  <w:szCs w:val="20"/>
                  <w:lang w:val="es-MX"/>
                </w:rPr>
                <w:t xml:space="preserve"> solicitando asistencia. Asegúrese de detallar muy bien la situación y </w:t>
              </w:r>
            </w:ins>
            <w:ins w:id="52" w:author="Echeverry Correa, Mauricio" w:date="2025-10-21T12:03:00Z" w16du:dateUtc="2025-10-21T18:03:00Z">
              <w:r w:rsidR="00C012A7">
                <w:rPr>
                  <w:rFonts w:asciiTheme="majorHAnsi" w:hAnsiTheme="majorHAnsi" w:cstheme="majorHAnsi"/>
                  <w:color w:val="141414" w:themeColor="text1"/>
                  <w:sz w:val="20"/>
                  <w:szCs w:val="20"/>
                  <w:lang w:val="es-MX"/>
                </w:rPr>
                <w:t>proveer datos de contacto</w:t>
              </w:r>
              <w:r>
                <w:rPr>
                  <w:rFonts w:asciiTheme="majorHAnsi" w:hAnsiTheme="majorHAnsi" w:cstheme="majorHAnsi"/>
                  <w:color w:val="141414" w:themeColor="text1"/>
                  <w:sz w:val="20"/>
                  <w:szCs w:val="20"/>
                  <w:lang w:val="es-MX"/>
                </w:rPr>
                <w:t>.</w:t>
              </w:r>
            </w:ins>
          </w:p>
          <w:p w:rsidR="00FD1D2E" w:rsidRPr="009070BB" w:rsidRDefault="00E25A73" w:rsidP="00EE2391">
            <w:pPr>
              <w:rPr>
                <w:rFonts w:ascii="Arial" w:hAnsi="Arial" w:cs="Arial"/>
                <w:bCs/>
                <w:iCs/>
                <w:sz w:val="20"/>
                <w:lang w:val="es-MX"/>
              </w:rPr>
            </w:pPr>
            <w:r w:rsidRPr="009070BB">
              <w:rPr>
                <w:rFonts w:ascii="Arial" w:hAnsi="Arial" w:cs="Arial"/>
                <w:bCs/>
                <w:iCs/>
                <w:sz w:val="20"/>
                <w:lang w:val="es-MX"/>
              </w:rPr>
              <w:t>Nuestro centro de servicio está abierto</w:t>
            </w:r>
            <w:r w:rsidR="00FD1D2E" w:rsidRPr="009070BB">
              <w:rPr>
                <w:rFonts w:ascii="Arial" w:hAnsi="Arial" w:cs="Arial"/>
                <w:bCs/>
                <w:iCs/>
                <w:sz w:val="20"/>
                <w:lang w:val="es-MX"/>
              </w:rPr>
              <w:t xml:space="preserve"> 24/7. </w:t>
            </w:r>
          </w:p>
          <w:p w:rsidR="00CB3D39" w:rsidRPr="009070BB" w:rsidRDefault="000E4E9D" w:rsidP="00AD22BC">
            <w:pPr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s-MX"/>
              </w:rPr>
            </w:pPr>
            <w:r w:rsidRPr="009070BB">
              <w:rPr>
                <w:rFonts w:ascii="Arial" w:hAnsi="Arial" w:cs="Arial"/>
                <w:bCs/>
                <w:iCs/>
                <w:sz w:val="20"/>
                <w:szCs w:val="20"/>
                <w:lang w:val="es-MX"/>
              </w:rPr>
              <w:t>Nota: favor de tomar en cuenta que cuando llame del extranjero debe hacerlo a través de la operadora como cobro revertido, de otra forma será cobro de larga distancia.</w:t>
            </w:r>
          </w:p>
        </w:tc>
      </w:tr>
      <w:tr w:rsidR="00FD1D2E" w:rsidRPr="00F920EE" w:rsidTr="34CCD579">
        <w:tc>
          <w:tcPr>
            <w:tcW w:w="2335" w:type="dxa"/>
          </w:tcPr>
          <w:p w:rsidR="00FD1D2E" w:rsidRPr="00EE2391" w:rsidRDefault="00E25A73" w:rsidP="34CCD579">
            <w:pPr>
              <w:jc w:val="both"/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</w:pPr>
            <w:r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>¿Cómo presento un</w:t>
            </w:r>
            <w:ins w:id="53" w:author="Echeverry Correa, Mauricio" w:date="2025-10-21T12:11:00Z" w16du:dateUtc="2025-10-21T18:11:00Z">
              <w:r w:rsidR="007B4C53">
                <w:rPr>
                  <w:rFonts w:ascii="Arial" w:hAnsi="Arial" w:cs="Arial"/>
                  <w:b/>
                  <w:bCs/>
                  <w:color w:val="002060"/>
                  <w:sz w:val="20"/>
                  <w:szCs w:val="20"/>
                  <w:lang w:val="es-MX"/>
                </w:rPr>
                <w:t>a</w:t>
              </w:r>
            </w:ins>
            <w:r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 xml:space="preserve"> solicitud de </w:t>
            </w:r>
            <w:r w:rsidR="000E4E9D"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>reembolso</w:t>
            </w:r>
            <w:r w:rsidR="001B10B4" w:rsidRPr="34CCD579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es-MX"/>
              </w:rPr>
              <w:t xml:space="preserve">? </w:t>
            </w:r>
          </w:p>
        </w:tc>
        <w:tc>
          <w:tcPr>
            <w:tcW w:w="8239" w:type="dxa"/>
          </w:tcPr>
          <w:p w:rsidR="00FD1D2E" w:rsidRPr="00E25A73" w:rsidRDefault="00E25A73" w:rsidP="34CCD57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MX"/>
              </w:rPr>
            </w:pPr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Presente </w:t>
            </w:r>
            <w:r w:rsidR="00A33067" w:rsidRPr="34CCD579">
              <w:rPr>
                <w:rFonts w:ascii="Arial" w:hAnsi="Arial" w:cs="Arial"/>
                <w:sz w:val="20"/>
                <w:szCs w:val="20"/>
                <w:lang w:val="es-MX"/>
              </w:rPr>
              <w:t>su solicitud</w:t>
            </w:r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 en nuestro portal de servicios</w:t>
            </w:r>
            <w:r w:rsidR="00A34210" w:rsidRPr="34CCD579">
              <w:rPr>
                <w:rFonts w:ascii="Arial" w:hAnsi="Arial" w:cs="Arial"/>
                <w:sz w:val="20"/>
                <w:szCs w:val="20"/>
                <w:lang w:val="es-MX"/>
              </w:rPr>
              <w:t>:</w:t>
            </w:r>
            <w:r w:rsidRPr="34CCD579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="00AA5206" w:rsidRPr="005A352E">
              <w:rPr>
                <w:rFonts w:ascii="Arial" w:hAnsi="Arial" w:cs="Arial"/>
                <w:b/>
                <w:bCs/>
                <w:sz w:val="20"/>
                <w:szCs w:val="20"/>
                <w:lang w:val="it-IT"/>
              </w:rPr>
              <w:t>https://claims.travelguard.com/myclaim/mx</w:t>
            </w:r>
          </w:p>
          <w:p w:rsidR="00FD1D2E" w:rsidRPr="00E25A73" w:rsidRDefault="00FD1D2E" w:rsidP="00AD22BC">
            <w:pPr>
              <w:jc w:val="both"/>
              <w:rPr>
                <w:rFonts w:ascii="Arial" w:hAnsi="Arial" w:cs="Arial"/>
                <w:b/>
                <w:color w:val="00B0F0"/>
                <w:sz w:val="20"/>
                <w:szCs w:val="20"/>
                <w:lang w:val="es-MX"/>
              </w:rPr>
            </w:pPr>
          </w:p>
        </w:tc>
      </w:tr>
    </w:tbl>
    <w:p w:rsidR="000D54CA" w:rsidRPr="00E25A73" w:rsidRDefault="000D54CA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:rsidR="00F00087" w:rsidRDefault="00E25A73" w:rsidP="00AD22B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sz w:val="20"/>
          <w:szCs w:val="20"/>
          <w:lang w:val="en-AU"/>
        </w:rPr>
        <w:t>Viaje</w:t>
      </w:r>
      <w:r w:rsidR="00F00087">
        <w:rPr>
          <w:rFonts w:ascii="Arial" w:hAnsi="Arial" w:cs="Arial"/>
          <w:sz w:val="20"/>
          <w:szCs w:val="20"/>
          <w:lang w:val="en-AU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AU"/>
        </w:rPr>
        <w:t>seguro</w:t>
      </w:r>
      <w:proofErr w:type="spellEnd"/>
      <w:r w:rsidR="000D54CA" w:rsidRPr="006B275A">
        <w:rPr>
          <w:rFonts w:ascii="Arial" w:hAnsi="Arial" w:cs="Arial"/>
          <w:sz w:val="20"/>
          <w:szCs w:val="20"/>
          <w:lang w:val="en-AU"/>
        </w:rPr>
        <w:t>!</w:t>
      </w:r>
    </w:p>
    <w:p w:rsidR="000D54CA" w:rsidRPr="00EE2391" w:rsidRDefault="00F4282A" w:rsidP="00AD22BC">
      <w:pPr>
        <w:spacing w:after="0" w:line="240" w:lineRule="auto"/>
        <w:jc w:val="both"/>
        <w:rPr>
          <w:rFonts w:ascii="Arial" w:hAnsi="Arial" w:cs="Arial"/>
          <w:color w:val="002060"/>
          <w:sz w:val="20"/>
          <w:szCs w:val="20"/>
        </w:rPr>
      </w:pPr>
      <w:r w:rsidRPr="34CCD579">
        <w:rPr>
          <w:rFonts w:ascii="Arial" w:hAnsi="Arial" w:cs="Arial"/>
          <w:b/>
          <w:bCs/>
          <w:color w:val="002060"/>
          <w:sz w:val="20"/>
          <w:szCs w:val="20"/>
          <w:lang w:val="en-AU"/>
        </w:rPr>
        <w:t xml:space="preserve">Travel Guard Americas </w:t>
      </w:r>
    </w:p>
    <w:sectPr w:rsidR="000D54CA" w:rsidRPr="00EE2391" w:rsidSect="004E40BD">
      <w:footerReference w:type="default" r:id="rId13"/>
      <w:type w:val="continuous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5A16" w:rsidRDefault="00585A16" w:rsidP="0005501C">
      <w:pPr>
        <w:spacing w:after="0" w:line="240" w:lineRule="auto"/>
      </w:pPr>
      <w:r>
        <w:separator/>
      </w:r>
    </w:p>
  </w:endnote>
  <w:endnote w:type="continuationSeparator" w:id="0">
    <w:p w:rsidR="00585A16" w:rsidRDefault="00585A16" w:rsidP="0005501C">
      <w:pPr>
        <w:spacing w:after="0" w:line="240" w:lineRule="auto"/>
      </w:pPr>
      <w:r>
        <w:continuationSeparator/>
      </w:r>
    </w:p>
  </w:endnote>
  <w:endnote w:type="continuationNotice" w:id="1">
    <w:p w:rsidR="00585A16" w:rsidRDefault="00585A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71A0340-734C-4574-8763-BCD1AA30F20D}"/>
    <w:embedBold r:id="rId2" w:fontKey="{6256A603-47FB-4CED-8186-9141FBFF648E}"/>
    <w:embedItalic r:id="rId3" w:fontKey="{6F55D121-BFA8-45E9-A67A-2772993B64F9}"/>
    <w:embedBoldItalic r:id="rId4" w:fontKey="{53630A66-FA14-40B0-AC94-88EB59B90BF6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ITC Avant Garde Std 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0A92" w:rsidRPr="00C5516B" w:rsidRDefault="00700A92">
    <w:pPr>
      <w:jc w:val="right"/>
      <w:rPr>
        <w:rFonts w:ascii="Segoe UI" w:hAnsi="Segoe UI" w:cs="Segoe UI"/>
        <w:color w:val="00A4E4" w:themeColor="accent1"/>
        <w:szCs w:val="20"/>
      </w:rPr>
    </w:pPr>
  </w:p>
  <w:p w:rsidR="00700A92" w:rsidRDefault="00700A92" w:rsidP="00700A9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5A16" w:rsidRDefault="00585A16" w:rsidP="0005501C">
      <w:pPr>
        <w:spacing w:after="0" w:line="240" w:lineRule="auto"/>
      </w:pPr>
      <w:r>
        <w:separator/>
      </w:r>
    </w:p>
  </w:footnote>
  <w:footnote w:type="continuationSeparator" w:id="0">
    <w:p w:rsidR="00585A16" w:rsidRDefault="00585A16" w:rsidP="0005501C">
      <w:pPr>
        <w:spacing w:after="0" w:line="240" w:lineRule="auto"/>
      </w:pPr>
      <w:r>
        <w:continuationSeparator/>
      </w:r>
    </w:p>
  </w:footnote>
  <w:footnote w:type="continuationNotice" w:id="1">
    <w:p w:rsidR="00585A16" w:rsidRDefault="00585A1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2536"/>
    <w:multiLevelType w:val="hybridMultilevel"/>
    <w:tmpl w:val="85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B47BB"/>
    <w:multiLevelType w:val="hybridMultilevel"/>
    <w:tmpl w:val="B97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C1545"/>
    <w:multiLevelType w:val="hybridMultilevel"/>
    <w:tmpl w:val="369C6F9C"/>
    <w:lvl w:ilvl="0" w:tplc="3E662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EB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8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12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6C1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6C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2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AC4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2DC7EBB"/>
    <w:multiLevelType w:val="hybridMultilevel"/>
    <w:tmpl w:val="274E6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B31ABB"/>
    <w:multiLevelType w:val="hybridMultilevel"/>
    <w:tmpl w:val="30AA5D02"/>
    <w:lvl w:ilvl="0" w:tplc="68A056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783CEF"/>
    <w:multiLevelType w:val="hybridMultilevel"/>
    <w:tmpl w:val="EB1C2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1311E"/>
    <w:multiLevelType w:val="hybridMultilevel"/>
    <w:tmpl w:val="1F2A0EA6"/>
    <w:lvl w:ilvl="0" w:tplc="641E62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7529C"/>
    <w:multiLevelType w:val="hybridMultilevel"/>
    <w:tmpl w:val="D2522FA6"/>
    <w:lvl w:ilvl="0" w:tplc="3A3A178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44E8C5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2" w:tplc="FB0C94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3" w:tplc="EF5C23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4" w:tplc="EEBC37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5" w:tplc="B380D8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6" w:tplc="9352263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7" w:tplc="952416B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8" w:tplc="DC7075B4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</w:abstractNum>
  <w:abstractNum w:abstractNumId="8" w15:restartNumberingAfterBreak="0">
    <w:nsid w:val="39581214"/>
    <w:multiLevelType w:val="hybridMultilevel"/>
    <w:tmpl w:val="A4747D46"/>
    <w:lvl w:ilvl="0" w:tplc="BD5AABC2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90123E"/>
    <w:multiLevelType w:val="hybridMultilevel"/>
    <w:tmpl w:val="AC86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43406"/>
    <w:multiLevelType w:val="hybridMultilevel"/>
    <w:tmpl w:val="241A7984"/>
    <w:lvl w:ilvl="0" w:tplc="5CD0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FCA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666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005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7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58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4E3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6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0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06B265A"/>
    <w:multiLevelType w:val="hybridMultilevel"/>
    <w:tmpl w:val="4F26EFCA"/>
    <w:lvl w:ilvl="0" w:tplc="3A3A1782">
      <w:start w:val="1"/>
      <w:numFmt w:val="bullet"/>
      <w:lvlText w:val="•"/>
      <w:lvlJc w:val="left"/>
      <w:pPr>
        <w:ind w:left="360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63B79"/>
    <w:multiLevelType w:val="hybridMultilevel"/>
    <w:tmpl w:val="31F02EDE"/>
    <w:lvl w:ilvl="0" w:tplc="47CA9D82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502333">
    <w:abstractNumId w:val="12"/>
  </w:num>
  <w:num w:numId="2" w16cid:durableId="1839073281">
    <w:abstractNumId w:val="6"/>
  </w:num>
  <w:num w:numId="3" w16cid:durableId="1295284045">
    <w:abstractNumId w:val="13"/>
  </w:num>
  <w:num w:numId="4" w16cid:durableId="815924438">
    <w:abstractNumId w:val="7"/>
  </w:num>
  <w:num w:numId="5" w16cid:durableId="1251547164">
    <w:abstractNumId w:val="0"/>
  </w:num>
  <w:num w:numId="6" w16cid:durableId="1084113218">
    <w:abstractNumId w:val="11"/>
  </w:num>
  <w:num w:numId="7" w16cid:durableId="2034528986">
    <w:abstractNumId w:val="2"/>
  </w:num>
  <w:num w:numId="8" w16cid:durableId="1389720642">
    <w:abstractNumId w:val="10"/>
  </w:num>
  <w:num w:numId="9" w16cid:durableId="1802845441">
    <w:abstractNumId w:val="4"/>
  </w:num>
  <w:num w:numId="10" w16cid:durableId="2108766877">
    <w:abstractNumId w:val="3"/>
  </w:num>
  <w:num w:numId="11" w16cid:durableId="1319266945">
    <w:abstractNumId w:val="1"/>
  </w:num>
  <w:num w:numId="12" w16cid:durableId="3147951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9111400">
    <w:abstractNumId w:val="8"/>
  </w:num>
  <w:num w:numId="14" w16cid:durableId="2082212623">
    <w:abstractNumId w:val="8"/>
  </w:num>
  <w:num w:numId="15" w16cid:durableId="205449559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tchens, Darcy">
    <w15:presenceInfo w15:providerId="AD" w15:userId="S::Darcy.Kitchens@travelguard.com::9c9e2e40-835b-4d09-adab-f5006cf9e004"/>
  </w15:person>
  <w15:person w15:author="Santos, Stuart">
    <w15:presenceInfo w15:providerId="AD" w15:userId="S::Stuart.Santos@travelguard.com::ec8e27c0-a077-4092-8e52-102a1ed83662"/>
  </w15:person>
  <w15:person w15:author="Stamp, Alexandra">
    <w15:presenceInfo w15:providerId="AD" w15:userId="S::ASTAMP@r3aig.com::a4e4fad8-5801-48af-8c03-9d88721ab3ca"/>
  </w15:person>
  <w15:person w15:author="Echeverry Correa, Mauricio">
    <w15:presenceInfo w15:providerId="AD" w15:userId="S::Mauricio.EcheverryCorrea@travelguard.com::2b801e7d-42a3-4438-b6e7-4a1c48feb853"/>
  </w15:person>
  <w15:person w15:author="Palbrach, Jennifer">
    <w15:presenceInfo w15:providerId="AD" w15:userId="S::Jennifer.Palbrach@travelguard.com::f2b0e52a-b279-4615-837c-43061c2b58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A0"/>
    <w:rsid w:val="00003DCF"/>
    <w:rsid w:val="0000481A"/>
    <w:rsid w:val="0000489A"/>
    <w:rsid w:val="00006AA7"/>
    <w:rsid w:val="00006F71"/>
    <w:rsid w:val="000072EE"/>
    <w:rsid w:val="00012A6B"/>
    <w:rsid w:val="000142FD"/>
    <w:rsid w:val="00016BFE"/>
    <w:rsid w:val="00017977"/>
    <w:rsid w:val="00022244"/>
    <w:rsid w:val="000235CD"/>
    <w:rsid w:val="000238EB"/>
    <w:rsid w:val="000267E0"/>
    <w:rsid w:val="000313DF"/>
    <w:rsid w:val="00032065"/>
    <w:rsid w:val="0003226B"/>
    <w:rsid w:val="000426CC"/>
    <w:rsid w:val="00042911"/>
    <w:rsid w:val="00044B91"/>
    <w:rsid w:val="000549EB"/>
    <w:rsid w:val="0005501C"/>
    <w:rsid w:val="00055BFF"/>
    <w:rsid w:val="00064FF3"/>
    <w:rsid w:val="00066B7C"/>
    <w:rsid w:val="00075174"/>
    <w:rsid w:val="000803BB"/>
    <w:rsid w:val="000812C7"/>
    <w:rsid w:val="000824A8"/>
    <w:rsid w:val="00083BED"/>
    <w:rsid w:val="00086E8A"/>
    <w:rsid w:val="00087603"/>
    <w:rsid w:val="00093818"/>
    <w:rsid w:val="0009447A"/>
    <w:rsid w:val="000960F1"/>
    <w:rsid w:val="0009773F"/>
    <w:rsid w:val="000A010C"/>
    <w:rsid w:val="000A233F"/>
    <w:rsid w:val="000A27B9"/>
    <w:rsid w:val="000A4AC2"/>
    <w:rsid w:val="000A7704"/>
    <w:rsid w:val="000B2C80"/>
    <w:rsid w:val="000B52A2"/>
    <w:rsid w:val="000B66C4"/>
    <w:rsid w:val="000B6914"/>
    <w:rsid w:val="000C0601"/>
    <w:rsid w:val="000C08BC"/>
    <w:rsid w:val="000C0E38"/>
    <w:rsid w:val="000C1248"/>
    <w:rsid w:val="000C1AF0"/>
    <w:rsid w:val="000C28C4"/>
    <w:rsid w:val="000C4A69"/>
    <w:rsid w:val="000C5C23"/>
    <w:rsid w:val="000D0617"/>
    <w:rsid w:val="000D0DEE"/>
    <w:rsid w:val="000D11A3"/>
    <w:rsid w:val="000D2D7C"/>
    <w:rsid w:val="000D416C"/>
    <w:rsid w:val="000D44F7"/>
    <w:rsid w:val="000D478E"/>
    <w:rsid w:val="000D52AF"/>
    <w:rsid w:val="000D532C"/>
    <w:rsid w:val="000D54CA"/>
    <w:rsid w:val="000D6A76"/>
    <w:rsid w:val="000E3793"/>
    <w:rsid w:val="000E4E9D"/>
    <w:rsid w:val="000F09C6"/>
    <w:rsid w:val="000F0A11"/>
    <w:rsid w:val="000F1942"/>
    <w:rsid w:val="000F19DE"/>
    <w:rsid w:val="000F79CF"/>
    <w:rsid w:val="00100750"/>
    <w:rsid w:val="00100767"/>
    <w:rsid w:val="0010249F"/>
    <w:rsid w:val="001025A6"/>
    <w:rsid w:val="0011076D"/>
    <w:rsid w:val="00115611"/>
    <w:rsid w:val="00117B9B"/>
    <w:rsid w:val="0012099B"/>
    <w:rsid w:val="001242B3"/>
    <w:rsid w:val="00126487"/>
    <w:rsid w:val="00126D8A"/>
    <w:rsid w:val="00133D72"/>
    <w:rsid w:val="001342CC"/>
    <w:rsid w:val="001445FF"/>
    <w:rsid w:val="001472D9"/>
    <w:rsid w:val="0014734D"/>
    <w:rsid w:val="0014759B"/>
    <w:rsid w:val="00150005"/>
    <w:rsid w:val="00151CF5"/>
    <w:rsid w:val="001526DC"/>
    <w:rsid w:val="0015510C"/>
    <w:rsid w:val="00155DFD"/>
    <w:rsid w:val="001572C0"/>
    <w:rsid w:val="001574CF"/>
    <w:rsid w:val="00157764"/>
    <w:rsid w:val="00160739"/>
    <w:rsid w:val="00162CEA"/>
    <w:rsid w:val="0016411F"/>
    <w:rsid w:val="001665D1"/>
    <w:rsid w:val="001673B2"/>
    <w:rsid w:val="001725DF"/>
    <w:rsid w:val="00172BD6"/>
    <w:rsid w:val="0017316A"/>
    <w:rsid w:val="00173945"/>
    <w:rsid w:val="00174528"/>
    <w:rsid w:val="00175757"/>
    <w:rsid w:val="001760C0"/>
    <w:rsid w:val="00180498"/>
    <w:rsid w:val="00182293"/>
    <w:rsid w:val="0018368B"/>
    <w:rsid w:val="00183E4B"/>
    <w:rsid w:val="00184F3E"/>
    <w:rsid w:val="0018681A"/>
    <w:rsid w:val="00186C18"/>
    <w:rsid w:val="00190F51"/>
    <w:rsid w:val="00191967"/>
    <w:rsid w:val="001A32B0"/>
    <w:rsid w:val="001A4AE8"/>
    <w:rsid w:val="001A5E3D"/>
    <w:rsid w:val="001A642D"/>
    <w:rsid w:val="001B0678"/>
    <w:rsid w:val="001B0DEB"/>
    <w:rsid w:val="001B10B4"/>
    <w:rsid w:val="001B1811"/>
    <w:rsid w:val="001B1E20"/>
    <w:rsid w:val="001B2A5D"/>
    <w:rsid w:val="001B41F8"/>
    <w:rsid w:val="001B60EA"/>
    <w:rsid w:val="001B7265"/>
    <w:rsid w:val="001C02CD"/>
    <w:rsid w:val="001C5320"/>
    <w:rsid w:val="001D1D38"/>
    <w:rsid w:val="001D2481"/>
    <w:rsid w:val="001D3491"/>
    <w:rsid w:val="001E2979"/>
    <w:rsid w:val="001E29FA"/>
    <w:rsid w:val="001E50BF"/>
    <w:rsid w:val="001E675F"/>
    <w:rsid w:val="001E7637"/>
    <w:rsid w:val="001F0D33"/>
    <w:rsid w:val="001F1529"/>
    <w:rsid w:val="001F1D0D"/>
    <w:rsid w:val="001F38B5"/>
    <w:rsid w:val="001F4CB5"/>
    <w:rsid w:val="001F5A03"/>
    <w:rsid w:val="00203776"/>
    <w:rsid w:val="00204170"/>
    <w:rsid w:val="002052C7"/>
    <w:rsid w:val="00205C51"/>
    <w:rsid w:val="00210281"/>
    <w:rsid w:val="00212761"/>
    <w:rsid w:val="00214EB7"/>
    <w:rsid w:val="0021713D"/>
    <w:rsid w:val="0022077D"/>
    <w:rsid w:val="0022318F"/>
    <w:rsid w:val="0022552D"/>
    <w:rsid w:val="0022616C"/>
    <w:rsid w:val="00227BF7"/>
    <w:rsid w:val="00231E15"/>
    <w:rsid w:val="002339C3"/>
    <w:rsid w:val="00240D5A"/>
    <w:rsid w:val="00243A08"/>
    <w:rsid w:val="00246CB6"/>
    <w:rsid w:val="002562D5"/>
    <w:rsid w:val="00256A9B"/>
    <w:rsid w:val="002579F6"/>
    <w:rsid w:val="00260613"/>
    <w:rsid w:val="00263722"/>
    <w:rsid w:val="00264FF9"/>
    <w:rsid w:val="00265196"/>
    <w:rsid w:val="00266A8A"/>
    <w:rsid w:val="00272443"/>
    <w:rsid w:val="002805E6"/>
    <w:rsid w:val="00287E72"/>
    <w:rsid w:val="00293E3A"/>
    <w:rsid w:val="002946C7"/>
    <w:rsid w:val="002964D5"/>
    <w:rsid w:val="002A22DD"/>
    <w:rsid w:val="002A2567"/>
    <w:rsid w:val="002A2B32"/>
    <w:rsid w:val="002A31A6"/>
    <w:rsid w:val="002B77AE"/>
    <w:rsid w:val="002C182F"/>
    <w:rsid w:val="002C1E08"/>
    <w:rsid w:val="002C4029"/>
    <w:rsid w:val="002C5215"/>
    <w:rsid w:val="002C5B36"/>
    <w:rsid w:val="002C6A43"/>
    <w:rsid w:val="002D07D9"/>
    <w:rsid w:val="002D1EBC"/>
    <w:rsid w:val="002D24B6"/>
    <w:rsid w:val="002E11E3"/>
    <w:rsid w:val="002E2A6A"/>
    <w:rsid w:val="002E415A"/>
    <w:rsid w:val="002E49E7"/>
    <w:rsid w:val="002E4E9D"/>
    <w:rsid w:val="002E4F7D"/>
    <w:rsid w:val="002F0A88"/>
    <w:rsid w:val="002F3C5D"/>
    <w:rsid w:val="002F48A0"/>
    <w:rsid w:val="002F6248"/>
    <w:rsid w:val="002F62DD"/>
    <w:rsid w:val="002F7F2D"/>
    <w:rsid w:val="003021E3"/>
    <w:rsid w:val="00303678"/>
    <w:rsid w:val="00304DA7"/>
    <w:rsid w:val="00305580"/>
    <w:rsid w:val="00311C19"/>
    <w:rsid w:val="00311C8C"/>
    <w:rsid w:val="003207B6"/>
    <w:rsid w:val="00321B58"/>
    <w:rsid w:val="0032291C"/>
    <w:rsid w:val="00323244"/>
    <w:rsid w:val="00331261"/>
    <w:rsid w:val="003342D9"/>
    <w:rsid w:val="00335496"/>
    <w:rsid w:val="00335808"/>
    <w:rsid w:val="00337F3F"/>
    <w:rsid w:val="0034087C"/>
    <w:rsid w:val="00340F81"/>
    <w:rsid w:val="00343029"/>
    <w:rsid w:val="0034775C"/>
    <w:rsid w:val="003506C5"/>
    <w:rsid w:val="0035427D"/>
    <w:rsid w:val="00360EFC"/>
    <w:rsid w:val="003635C4"/>
    <w:rsid w:val="003834A0"/>
    <w:rsid w:val="003849F1"/>
    <w:rsid w:val="00384ECF"/>
    <w:rsid w:val="00385B92"/>
    <w:rsid w:val="00390989"/>
    <w:rsid w:val="00390E41"/>
    <w:rsid w:val="00396ECF"/>
    <w:rsid w:val="003A305E"/>
    <w:rsid w:val="003A45C2"/>
    <w:rsid w:val="003A5363"/>
    <w:rsid w:val="003B3360"/>
    <w:rsid w:val="003B430B"/>
    <w:rsid w:val="003C074D"/>
    <w:rsid w:val="003C5E1B"/>
    <w:rsid w:val="003C7E28"/>
    <w:rsid w:val="003D3AD8"/>
    <w:rsid w:val="003D7446"/>
    <w:rsid w:val="003D7B34"/>
    <w:rsid w:val="003E3C58"/>
    <w:rsid w:val="003E7665"/>
    <w:rsid w:val="003E797B"/>
    <w:rsid w:val="003F01AF"/>
    <w:rsid w:val="003F1861"/>
    <w:rsid w:val="003F21B6"/>
    <w:rsid w:val="003F263A"/>
    <w:rsid w:val="003F3B06"/>
    <w:rsid w:val="003F5D9A"/>
    <w:rsid w:val="0040164E"/>
    <w:rsid w:val="00401E25"/>
    <w:rsid w:val="0040357D"/>
    <w:rsid w:val="0040683C"/>
    <w:rsid w:val="0041108D"/>
    <w:rsid w:val="004142EE"/>
    <w:rsid w:val="00414862"/>
    <w:rsid w:val="004151F7"/>
    <w:rsid w:val="0042008B"/>
    <w:rsid w:val="004207E8"/>
    <w:rsid w:val="004275BE"/>
    <w:rsid w:val="0043268D"/>
    <w:rsid w:val="00433713"/>
    <w:rsid w:val="004453C9"/>
    <w:rsid w:val="00445A59"/>
    <w:rsid w:val="0045409F"/>
    <w:rsid w:val="0046798F"/>
    <w:rsid w:val="0048151D"/>
    <w:rsid w:val="00494FEC"/>
    <w:rsid w:val="0049629F"/>
    <w:rsid w:val="004A12E2"/>
    <w:rsid w:val="004A2AC9"/>
    <w:rsid w:val="004A5545"/>
    <w:rsid w:val="004A5AF5"/>
    <w:rsid w:val="004B3CFA"/>
    <w:rsid w:val="004B5532"/>
    <w:rsid w:val="004C27F8"/>
    <w:rsid w:val="004C31BB"/>
    <w:rsid w:val="004C5963"/>
    <w:rsid w:val="004C67E1"/>
    <w:rsid w:val="004D1D1D"/>
    <w:rsid w:val="004D2E20"/>
    <w:rsid w:val="004D3101"/>
    <w:rsid w:val="004D68BD"/>
    <w:rsid w:val="004E050A"/>
    <w:rsid w:val="004E40BD"/>
    <w:rsid w:val="004E60DE"/>
    <w:rsid w:val="004E7F55"/>
    <w:rsid w:val="004F03C0"/>
    <w:rsid w:val="004F1037"/>
    <w:rsid w:val="004F198F"/>
    <w:rsid w:val="004F7FB2"/>
    <w:rsid w:val="00501F10"/>
    <w:rsid w:val="00502237"/>
    <w:rsid w:val="0050223C"/>
    <w:rsid w:val="0050674E"/>
    <w:rsid w:val="00506EEB"/>
    <w:rsid w:val="0050735C"/>
    <w:rsid w:val="0051071B"/>
    <w:rsid w:val="005109F5"/>
    <w:rsid w:val="005163E0"/>
    <w:rsid w:val="005217A3"/>
    <w:rsid w:val="0053063F"/>
    <w:rsid w:val="005306B0"/>
    <w:rsid w:val="00530962"/>
    <w:rsid w:val="00532954"/>
    <w:rsid w:val="00534A38"/>
    <w:rsid w:val="005356CF"/>
    <w:rsid w:val="005360D2"/>
    <w:rsid w:val="005364F2"/>
    <w:rsid w:val="00537517"/>
    <w:rsid w:val="0054300A"/>
    <w:rsid w:val="005435BC"/>
    <w:rsid w:val="005523D5"/>
    <w:rsid w:val="00557DA0"/>
    <w:rsid w:val="005648E8"/>
    <w:rsid w:val="005703D3"/>
    <w:rsid w:val="0057124B"/>
    <w:rsid w:val="00573F10"/>
    <w:rsid w:val="00574A09"/>
    <w:rsid w:val="00575A29"/>
    <w:rsid w:val="00580808"/>
    <w:rsid w:val="005826A7"/>
    <w:rsid w:val="0058445A"/>
    <w:rsid w:val="00585853"/>
    <w:rsid w:val="00585A16"/>
    <w:rsid w:val="00585B07"/>
    <w:rsid w:val="005875C4"/>
    <w:rsid w:val="0059061A"/>
    <w:rsid w:val="005959D2"/>
    <w:rsid w:val="0059779E"/>
    <w:rsid w:val="00597BA5"/>
    <w:rsid w:val="005A0AA0"/>
    <w:rsid w:val="005A352E"/>
    <w:rsid w:val="005A3980"/>
    <w:rsid w:val="005A5A1A"/>
    <w:rsid w:val="005A6F91"/>
    <w:rsid w:val="005B0233"/>
    <w:rsid w:val="005B104E"/>
    <w:rsid w:val="005B395A"/>
    <w:rsid w:val="005B3FAC"/>
    <w:rsid w:val="005B5E6A"/>
    <w:rsid w:val="005B6690"/>
    <w:rsid w:val="005C3343"/>
    <w:rsid w:val="005C4C3D"/>
    <w:rsid w:val="005D1D65"/>
    <w:rsid w:val="005D21A0"/>
    <w:rsid w:val="005D2372"/>
    <w:rsid w:val="005D2EEA"/>
    <w:rsid w:val="005D7DDC"/>
    <w:rsid w:val="005E0A9F"/>
    <w:rsid w:val="005E1502"/>
    <w:rsid w:val="005E2F39"/>
    <w:rsid w:val="005E3902"/>
    <w:rsid w:val="005E4501"/>
    <w:rsid w:val="005E548F"/>
    <w:rsid w:val="005E686B"/>
    <w:rsid w:val="005E6BAB"/>
    <w:rsid w:val="005E6FB0"/>
    <w:rsid w:val="005F3C22"/>
    <w:rsid w:val="005F5617"/>
    <w:rsid w:val="005F71EE"/>
    <w:rsid w:val="00601D46"/>
    <w:rsid w:val="00602D31"/>
    <w:rsid w:val="00603453"/>
    <w:rsid w:val="00603CC1"/>
    <w:rsid w:val="00621802"/>
    <w:rsid w:val="00624815"/>
    <w:rsid w:val="00632256"/>
    <w:rsid w:val="0063423D"/>
    <w:rsid w:val="00637CA1"/>
    <w:rsid w:val="00644CFF"/>
    <w:rsid w:val="00651D38"/>
    <w:rsid w:val="00653F01"/>
    <w:rsid w:val="006540A5"/>
    <w:rsid w:val="006560C5"/>
    <w:rsid w:val="006561EA"/>
    <w:rsid w:val="00661098"/>
    <w:rsid w:val="00663AA5"/>
    <w:rsid w:val="00675D60"/>
    <w:rsid w:val="00676C29"/>
    <w:rsid w:val="00676F28"/>
    <w:rsid w:val="00677EC4"/>
    <w:rsid w:val="006809BC"/>
    <w:rsid w:val="00680A9D"/>
    <w:rsid w:val="00685D1B"/>
    <w:rsid w:val="00692AE1"/>
    <w:rsid w:val="00692C48"/>
    <w:rsid w:val="006932D0"/>
    <w:rsid w:val="00693430"/>
    <w:rsid w:val="006965C1"/>
    <w:rsid w:val="006A01CD"/>
    <w:rsid w:val="006A06F6"/>
    <w:rsid w:val="006A0868"/>
    <w:rsid w:val="006A1B03"/>
    <w:rsid w:val="006A1BC8"/>
    <w:rsid w:val="006A79CB"/>
    <w:rsid w:val="006B0614"/>
    <w:rsid w:val="006B0C3F"/>
    <w:rsid w:val="006B7A12"/>
    <w:rsid w:val="006C01A2"/>
    <w:rsid w:val="006C2EA1"/>
    <w:rsid w:val="006C407B"/>
    <w:rsid w:val="006C6C31"/>
    <w:rsid w:val="006C6FD2"/>
    <w:rsid w:val="006C754F"/>
    <w:rsid w:val="006D3E46"/>
    <w:rsid w:val="006D3E5C"/>
    <w:rsid w:val="006D5824"/>
    <w:rsid w:val="006D7B44"/>
    <w:rsid w:val="006D7DEA"/>
    <w:rsid w:val="006E0697"/>
    <w:rsid w:val="006E0DF8"/>
    <w:rsid w:val="006E0E60"/>
    <w:rsid w:val="006E188F"/>
    <w:rsid w:val="006E46B5"/>
    <w:rsid w:val="006E6F5D"/>
    <w:rsid w:val="006F05DF"/>
    <w:rsid w:val="006F06A2"/>
    <w:rsid w:val="006F1F92"/>
    <w:rsid w:val="006F3327"/>
    <w:rsid w:val="006F3803"/>
    <w:rsid w:val="006F4136"/>
    <w:rsid w:val="00700A92"/>
    <w:rsid w:val="00703478"/>
    <w:rsid w:val="007046AA"/>
    <w:rsid w:val="0070563A"/>
    <w:rsid w:val="007057E6"/>
    <w:rsid w:val="007128AF"/>
    <w:rsid w:val="00712AA3"/>
    <w:rsid w:val="0071351F"/>
    <w:rsid w:val="00713EB7"/>
    <w:rsid w:val="00714F6F"/>
    <w:rsid w:val="00720517"/>
    <w:rsid w:val="00721401"/>
    <w:rsid w:val="00721DDD"/>
    <w:rsid w:val="00725C70"/>
    <w:rsid w:val="00730F63"/>
    <w:rsid w:val="00737DEF"/>
    <w:rsid w:val="00741F8D"/>
    <w:rsid w:val="00743134"/>
    <w:rsid w:val="00744F6D"/>
    <w:rsid w:val="00750074"/>
    <w:rsid w:val="00751E2B"/>
    <w:rsid w:val="00754A3B"/>
    <w:rsid w:val="007560A0"/>
    <w:rsid w:val="00756240"/>
    <w:rsid w:val="00756271"/>
    <w:rsid w:val="00756D0F"/>
    <w:rsid w:val="00757517"/>
    <w:rsid w:val="007611AA"/>
    <w:rsid w:val="00762C3E"/>
    <w:rsid w:val="00762D64"/>
    <w:rsid w:val="00764022"/>
    <w:rsid w:val="007653D2"/>
    <w:rsid w:val="0076711F"/>
    <w:rsid w:val="0077439B"/>
    <w:rsid w:val="00775A56"/>
    <w:rsid w:val="00777929"/>
    <w:rsid w:val="0078052B"/>
    <w:rsid w:val="007873DB"/>
    <w:rsid w:val="00792C91"/>
    <w:rsid w:val="0079370A"/>
    <w:rsid w:val="00794541"/>
    <w:rsid w:val="00794F46"/>
    <w:rsid w:val="00796600"/>
    <w:rsid w:val="007B1877"/>
    <w:rsid w:val="007B4C53"/>
    <w:rsid w:val="007B62C9"/>
    <w:rsid w:val="007B746B"/>
    <w:rsid w:val="007B7933"/>
    <w:rsid w:val="007B7AE6"/>
    <w:rsid w:val="007B7FB1"/>
    <w:rsid w:val="007C038C"/>
    <w:rsid w:val="007C2D1E"/>
    <w:rsid w:val="007C483D"/>
    <w:rsid w:val="007D030F"/>
    <w:rsid w:val="007D2140"/>
    <w:rsid w:val="007D2579"/>
    <w:rsid w:val="007D27D6"/>
    <w:rsid w:val="007D3D60"/>
    <w:rsid w:val="007D696B"/>
    <w:rsid w:val="007D6C66"/>
    <w:rsid w:val="007E13F9"/>
    <w:rsid w:val="007E170E"/>
    <w:rsid w:val="007E305D"/>
    <w:rsid w:val="007E347A"/>
    <w:rsid w:val="007E4C46"/>
    <w:rsid w:val="007F1091"/>
    <w:rsid w:val="007F63DE"/>
    <w:rsid w:val="007F6B37"/>
    <w:rsid w:val="00803974"/>
    <w:rsid w:val="0080545B"/>
    <w:rsid w:val="00810D85"/>
    <w:rsid w:val="0081184B"/>
    <w:rsid w:val="0081433A"/>
    <w:rsid w:val="00814E79"/>
    <w:rsid w:val="00816558"/>
    <w:rsid w:val="00817109"/>
    <w:rsid w:val="00821A59"/>
    <w:rsid w:val="00823564"/>
    <w:rsid w:val="0082393F"/>
    <w:rsid w:val="0082686D"/>
    <w:rsid w:val="00826D3D"/>
    <w:rsid w:val="0082786E"/>
    <w:rsid w:val="00832A41"/>
    <w:rsid w:val="00833304"/>
    <w:rsid w:val="00833B3F"/>
    <w:rsid w:val="008341A5"/>
    <w:rsid w:val="0083633A"/>
    <w:rsid w:val="00836910"/>
    <w:rsid w:val="00840BBE"/>
    <w:rsid w:val="008411FB"/>
    <w:rsid w:val="00843B13"/>
    <w:rsid w:val="00845849"/>
    <w:rsid w:val="008468DD"/>
    <w:rsid w:val="008473DA"/>
    <w:rsid w:val="00847765"/>
    <w:rsid w:val="00850E68"/>
    <w:rsid w:val="00852D6C"/>
    <w:rsid w:val="008535EA"/>
    <w:rsid w:val="008565E8"/>
    <w:rsid w:val="00857AF4"/>
    <w:rsid w:val="0086364A"/>
    <w:rsid w:val="00865BCA"/>
    <w:rsid w:val="00866493"/>
    <w:rsid w:val="00874233"/>
    <w:rsid w:val="00874502"/>
    <w:rsid w:val="00877702"/>
    <w:rsid w:val="0088076C"/>
    <w:rsid w:val="00884CF1"/>
    <w:rsid w:val="00886C95"/>
    <w:rsid w:val="008941F1"/>
    <w:rsid w:val="00895157"/>
    <w:rsid w:val="008954C2"/>
    <w:rsid w:val="00897EE4"/>
    <w:rsid w:val="008A2562"/>
    <w:rsid w:val="008A2F82"/>
    <w:rsid w:val="008B1D10"/>
    <w:rsid w:val="008B2FDC"/>
    <w:rsid w:val="008B37BA"/>
    <w:rsid w:val="008B7C8F"/>
    <w:rsid w:val="008C0B3E"/>
    <w:rsid w:val="008C21BE"/>
    <w:rsid w:val="008C36B5"/>
    <w:rsid w:val="008C4809"/>
    <w:rsid w:val="008C5EF2"/>
    <w:rsid w:val="008D203A"/>
    <w:rsid w:val="008D2B51"/>
    <w:rsid w:val="008D7797"/>
    <w:rsid w:val="008D7889"/>
    <w:rsid w:val="008D79F2"/>
    <w:rsid w:val="008E31AC"/>
    <w:rsid w:val="008E4C41"/>
    <w:rsid w:val="008E7081"/>
    <w:rsid w:val="008F06C6"/>
    <w:rsid w:val="008F1068"/>
    <w:rsid w:val="008F1E69"/>
    <w:rsid w:val="008F24FB"/>
    <w:rsid w:val="008F26D4"/>
    <w:rsid w:val="008F304C"/>
    <w:rsid w:val="008F3281"/>
    <w:rsid w:val="008F42DD"/>
    <w:rsid w:val="008F684B"/>
    <w:rsid w:val="009007BA"/>
    <w:rsid w:val="00903369"/>
    <w:rsid w:val="00903A29"/>
    <w:rsid w:val="009052F3"/>
    <w:rsid w:val="009070BB"/>
    <w:rsid w:val="00910072"/>
    <w:rsid w:val="00917D02"/>
    <w:rsid w:val="00921A4A"/>
    <w:rsid w:val="00923883"/>
    <w:rsid w:val="00925999"/>
    <w:rsid w:val="00927372"/>
    <w:rsid w:val="00931946"/>
    <w:rsid w:val="00932085"/>
    <w:rsid w:val="00941355"/>
    <w:rsid w:val="00942365"/>
    <w:rsid w:val="009453CD"/>
    <w:rsid w:val="00947052"/>
    <w:rsid w:val="009573E2"/>
    <w:rsid w:val="009624DD"/>
    <w:rsid w:val="00963B74"/>
    <w:rsid w:val="009656DD"/>
    <w:rsid w:val="009664D2"/>
    <w:rsid w:val="00966D04"/>
    <w:rsid w:val="00972016"/>
    <w:rsid w:val="009733D8"/>
    <w:rsid w:val="00976460"/>
    <w:rsid w:val="00980F9B"/>
    <w:rsid w:val="00981760"/>
    <w:rsid w:val="00981EF9"/>
    <w:rsid w:val="009846D7"/>
    <w:rsid w:val="0098766E"/>
    <w:rsid w:val="00992D1D"/>
    <w:rsid w:val="00993735"/>
    <w:rsid w:val="0099472F"/>
    <w:rsid w:val="009954C1"/>
    <w:rsid w:val="009A0CBE"/>
    <w:rsid w:val="009A2124"/>
    <w:rsid w:val="009A385F"/>
    <w:rsid w:val="009A5EAB"/>
    <w:rsid w:val="009B2727"/>
    <w:rsid w:val="009B291C"/>
    <w:rsid w:val="009B3736"/>
    <w:rsid w:val="009B4001"/>
    <w:rsid w:val="009B4193"/>
    <w:rsid w:val="009B541F"/>
    <w:rsid w:val="009C2356"/>
    <w:rsid w:val="009C41E3"/>
    <w:rsid w:val="009C6828"/>
    <w:rsid w:val="009D179C"/>
    <w:rsid w:val="009D2A9D"/>
    <w:rsid w:val="009E0418"/>
    <w:rsid w:val="009E0FB6"/>
    <w:rsid w:val="009E184F"/>
    <w:rsid w:val="009E6402"/>
    <w:rsid w:val="009E7733"/>
    <w:rsid w:val="009F181E"/>
    <w:rsid w:val="009F304A"/>
    <w:rsid w:val="009F3DA5"/>
    <w:rsid w:val="009F4EDD"/>
    <w:rsid w:val="00A04043"/>
    <w:rsid w:val="00A04EA5"/>
    <w:rsid w:val="00A15565"/>
    <w:rsid w:val="00A1589F"/>
    <w:rsid w:val="00A15F3D"/>
    <w:rsid w:val="00A179BE"/>
    <w:rsid w:val="00A205D4"/>
    <w:rsid w:val="00A225EC"/>
    <w:rsid w:val="00A23B83"/>
    <w:rsid w:val="00A31286"/>
    <w:rsid w:val="00A33067"/>
    <w:rsid w:val="00A34210"/>
    <w:rsid w:val="00A35B94"/>
    <w:rsid w:val="00A45D56"/>
    <w:rsid w:val="00A4608C"/>
    <w:rsid w:val="00A503BA"/>
    <w:rsid w:val="00A55FF5"/>
    <w:rsid w:val="00A56E57"/>
    <w:rsid w:val="00A5739D"/>
    <w:rsid w:val="00A6392A"/>
    <w:rsid w:val="00A65310"/>
    <w:rsid w:val="00A6702E"/>
    <w:rsid w:val="00A70FDE"/>
    <w:rsid w:val="00A7150D"/>
    <w:rsid w:val="00A71685"/>
    <w:rsid w:val="00A76211"/>
    <w:rsid w:val="00A766ED"/>
    <w:rsid w:val="00A769D1"/>
    <w:rsid w:val="00A76C06"/>
    <w:rsid w:val="00A82FBE"/>
    <w:rsid w:val="00A90CC9"/>
    <w:rsid w:val="00A90DAD"/>
    <w:rsid w:val="00A9196E"/>
    <w:rsid w:val="00A92AAE"/>
    <w:rsid w:val="00A96024"/>
    <w:rsid w:val="00A9769A"/>
    <w:rsid w:val="00A9799E"/>
    <w:rsid w:val="00AA0731"/>
    <w:rsid w:val="00AA5206"/>
    <w:rsid w:val="00AB19F0"/>
    <w:rsid w:val="00AB20E7"/>
    <w:rsid w:val="00AB4098"/>
    <w:rsid w:val="00AB77B3"/>
    <w:rsid w:val="00AD0010"/>
    <w:rsid w:val="00AD1D6A"/>
    <w:rsid w:val="00AD22BC"/>
    <w:rsid w:val="00AD25DA"/>
    <w:rsid w:val="00AD4B72"/>
    <w:rsid w:val="00AD73FC"/>
    <w:rsid w:val="00AE0DCB"/>
    <w:rsid w:val="00AE3B27"/>
    <w:rsid w:val="00AE462E"/>
    <w:rsid w:val="00AF1495"/>
    <w:rsid w:val="00AF6FAC"/>
    <w:rsid w:val="00B027B3"/>
    <w:rsid w:val="00B02DDC"/>
    <w:rsid w:val="00B056F7"/>
    <w:rsid w:val="00B0692A"/>
    <w:rsid w:val="00B07D3A"/>
    <w:rsid w:val="00B17818"/>
    <w:rsid w:val="00B20533"/>
    <w:rsid w:val="00B26696"/>
    <w:rsid w:val="00B301B1"/>
    <w:rsid w:val="00B318BE"/>
    <w:rsid w:val="00B32D18"/>
    <w:rsid w:val="00B36423"/>
    <w:rsid w:val="00B42E0A"/>
    <w:rsid w:val="00B46B46"/>
    <w:rsid w:val="00B47E5B"/>
    <w:rsid w:val="00B51B2A"/>
    <w:rsid w:val="00B52722"/>
    <w:rsid w:val="00B53205"/>
    <w:rsid w:val="00B53C16"/>
    <w:rsid w:val="00B53C7C"/>
    <w:rsid w:val="00B56CD6"/>
    <w:rsid w:val="00B602A1"/>
    <w:rsid w:val="00B60980"/>
    <w:rsid w:val="00B657ED"/>
    <w:rsid w:val="00B723B0"/>
    <w:rsid w:val="00B73E49"/>
    <w:rsid w:val="00B748D2"/>
    <w:rsid w:val="00B7633B"/>
    <w:rsid w:val="00B778E3"/>
    <w:rsid w:val="00B9058D"/>
    <w:rsid w:val="00B910ED"/>
    <w:rsid w:val="00B936F6"/>
    <w:rsid w:val="00B9448E"/>
    <w:rsid w:val="00B9596F"/>
    <w:rsid w:val="00B96ECD"/>
    <w:rsid w:val="00B97CD5"/>
    <w:rsid w:val="00BA00AD"/>
    <w:rsid w:val="00BA46C7"/>
    <w:rsid w:val="00BA5391"/>
    <w:rsid w:val="00BA7F21"/>
    <w:rsid w:val="00BB2AAF"/>
    <w:rsid w:val="00BB33D8"/>
    <w:rsid w:val="00BC1B05"/>
    <w:rsid w:val="00BC25AE"/>
    <w:rsid w:val="00BC2644"/>
    <w:rsid w:val="00BC308A"/>
    <w:rsid w:val="00BC79E3"/>
    <w:rsid w:val="00BC7EF0"/>
    <w:rsid w:val="00BD1DBC"/>
    <w:rsid w:val="00BD2031"/>
    <w:rsid w:val="00BD7B4F"/>
    <w:rsid w:val="00BE08C2"/>
    <w:rsid w:val="00BE138F"/>
    <w:rsid w:val="00BE3462"/>
    <w:rsid w:val="00BE5A3D"/>
    <w:rsid w:val="00BE609A"/>
    <w:rsid w:val="00BF087A"/>
    <w:rsid w:val="00BF1BD0"/>
    <w:rsid w:val="00BF2503"/>
    <w:rsid w:val="00BF2A39"/>
    <w:rsid w:val="00BF4365"/>
    <w:rsid w:val="00C012A7"/>
    <w:rsid w:val="00C051A1"/>
    <w:rsid w:val="00C15DA9"/>
    <w:rsid w:val="00C16E53"/>
    <w:rsid w:val="00C20006"/>
    <w:rsid w:val="00C201E6"/>
    <w:rsid w:val="00C2162F"/>
    <w:rsid w:val="00C21BF4"/>
    <w:rsid w:val="00C2222D"/>
    <w:rsid w:val="00C22C56"/>
    <w:rsid w:val="00C275DC"/>
    <w:rsid w:val="00C30A01"/>
    <w:rsid w:val="00C3504F"/>
    <w:rsid w:val="00C40099"/>
    <w:rsid w:val="00C43A5A"/>
    <w:rsid w:val="00C44000"/>
    <w:rsid w:val="00C462C3"/>
    <w:rsid w:val="00C52412"/>
    <w:rsid w:val="00C5266E"/>
    <w:rsid w:val="00C53019"/>
    <w:rsid w:val="00C53F45"/>
    <w:rsid w:val="00C546A1"/>
    <w:rsid w:val="00C5516B"/>
    <w:rsid w:val="00C61117"/>
    <w:rsid w:val="00C70DC0"/>
    <w:rsid w:val="00C742A0"/>
    <w:rsid w:val="00C75013"/>
    <w:rsid w:val="00C75A41"/>
    <w:rsid w:val="00C82DD8"/>
    <w:rsid w:val="00C84916"/>
    <w:rsid w:val="00C854DC"/>
    <w:rsid w:val="00C86257"/>
    <w:rsid w:val="00C87C3E"/>
    <w:rsid w:val="00C92993"/>
    <w:rsid w:val="00CA26B0"/>
    <w:rsid w:val="00CA2B97"/>
    <w:rsid w:val="00CA7D81"/>
    <w:rsid w:val="00CB3D39"/>
    <w:rsid w:val="00CB405C"/>
    <w:rsid w:val="00CB5575"/>
    <w:rsid w:val="00CB58A0"/>
    <w:rsid w:val="00CB6949"/>
    <w:rsid w:val="00CD13EE"/>
    <w:rsid w:val="00CD7832"/>
    <w:rsid w:val="00CE04EB"/>
    <w:rsid w:val="00CE05C2"/>
    <w:rsid w:val="00CE56EF"/>
    <w:rsid w:val="00CF06EC"/>
    <w:rsid w:val="00CF60CC"/>
    <w:rsid w:val="00D01542"/>
    <w:rsid w:val="00D019E5"/>
    <w:rsid w:val="00D025FD"/>
    <w:rsid w:val="00D03830"/>
    <w:rsid w:val="00D03EFD"/>
    <w:rsid w:val="00D0446C"/>
    <w:rsid w:val="00D0738F"/>
    <w:rsid w:val="00D146A6"/>
    <w:rsid w:val="00D16B1A"/>
    <w:rsid w:val="00D22509"/>
    <w:rsid w:val="00D27AB3"/>
    <w:rsid w:val="00D31A11"/>
    <w:rsid w:val="00D32983"/>
    <w:rsid w:val="00D3363D"/>
    <w:rsid w:val="00D33B36"/>
    <w:rsid w:val="00D40364"/>
    <w:rsid w:val="00D40915"/>
    <w:rsid w:val="00D42A42"/>
    <w:rsid w:val="00D4365A"/>
    <w:rsid w:val="00D44CD7"/>
    <w:rsid w:val="00D45DE4"/>
    <w:rsid w:val="00D45FE6"/>
    <w:rsid w:val="00D5018E"/>
    <w:rsid w:val="00D51998"/>
    <w:rsid w:val="00D5252A"/>
    <w:rsid w:val="00D543F7"/>
    <w:rsid w:val="00D55483"/>
    <w:rsid w:val="00D55EDB"/>
    <w:rsid w:val="00D56149"/>
    <w:rsid w:val="00D6029F"/>
    <w:rsid w:val="00D61FF0"/>
    <w:rsid w:val="00D64E72"/>
    <w:rsid w:val="00D666D5"/>
    <w:rsid w:val="00D66A08"/>
    <w:rsid w:val="00D66F3C"/>
    <w:rsid w:val="00D70B64"/>
    <w:rsid w:val="00D73349"/>
    <w:rsid w:val="00D74201"/>
    <w:rsid w:val="00D76899"/>
    <w:rsid w:val="00D8052A"/>
    <w:rsid w:val="00D80587"/>
    <w:rsid w:val="00D82182"/>
    <w:rsid w:val="00D8581A"/>
    <w:rsid w:val="00D903B5"/>
    <w:rsid w:val="00D91791"/>
    <w:rsid w:val="00D937AC"/>
    <w:rsid w:val="00D944D4"/>
    <w:rsid w:val="00DA25BA"/>
    <w:rsid w:val="00DA26F7"/>
    <w:rsid w:val="00DA32A6"/>
    <w:rsid w:val="00DA4517"/>
    <w:rsid w:val="00DA489F"/>
    <w:rsid w:val="00DA4BFD"/>
    <w:rsid w:val="00DB03FA"/>
    <w:rsid w:val="00DB0575"/>
    <w:rsid w:val="00DB25FA"/>
    <w:rsid w:val="00DB281E"/>
    <w:rsid w:val="00DB4BFD"/>
    <w:rsid w:val="00DB5C54"/>
    <w:rsid w:val="00DB6033"/>
    <w:rsid w:val="00DC221F"/>
    <w:rsid w:val="00DC54BF"/>
    <w:rsid w:val="00DC5B34"/>
    <w:rsid w:val="00DC6341"/>
    <w:rsid w:val="00DD03D3"/>
    <w:rsid w:val="00DD1BB5"/>
    <w:rsid w:val="00DD3CA6"/>
    <w:rsid w:val="00DD60C3"/>
    <w:rsid w:val="00DD747C"/>
    <w:rsid w:val="00DE258B"/>
    <w:rsid w:val="00DE2F94"/>
    <w:rsid w:val="00DE521F"/>
    <w:rsid w:val="00DE661C"/>
    <w:rsid w:val="00E0205D"/>
    <w:rsid w:val="00E03FE2"/>
    <w:rsid w:val="00E04167"/>
    <w:rsid w:val="00E06521"/>
    <w:rsid w:val="00E14731"/>
    <w:rsid w:val="00E168BE"/>
    <w:rsid w:val="00E17E68"/>
    <w:rsid w:val="00E2481E"/>
    <w:rsid w:val="00E25A73"/>
    <w:rsid w:val="00E261B9"/>
    <w:rsid w:val="00E2729F"/>
    <w:rsid w:val="00E2757A"/>
    <w:rsid w:val="00E31E6A"/>
    <w:rsid w:val="00E34CDF"/>
    <w:rsid w:val="00E36CF7"/>
    <w:rsid w:val="00E4050B"/>
    <w:rsid w:val="00E4191B"/>
    <w:rsid w:val="00E44929"/>
    <w:rsid w:val="00E4618F"/>
    <w:rsid w:val="00E507CC"/>
    <w:rsid w:val="00E560DC"/>
    <w:rsid w:val="00E5720A"/>
    <w:rsid w:val="00E66CF3"/>
    <w:rsid w:val="00E75CF3"/>
    <w:rsid w:val="00E81AD8"/>
    <w:rsid w:val="00E833F0"/>
    <w:rsid w:val="00E839D5"/>
    <w:rsid w:val="00E84A58"/>
    <w:rsid w:val="00E910AC"/>
    <w:rsid w:val="00E93236"/>
    <w:rsid w:val="00E94FF5"/>
    <w:rsid w:val="00E96F88"/>
    <w:rsid w:val="00E9793A"/>
    <w:rsid w:val="00EA0408"/>
    <w:rsid w:val="00EA0D0C"/>
    <w:rsid w:val="00EA25C6"/>
    <w:rsid w:val="00EB31AA"/>
    <w:rsid w:val="00EB63C8"/>
    <w:rsid w:val="00EB6CAD"/>
    <w:rsid w:val="00EB7D8C"/>
    <w:rsid w:val="00EC01AC"/>
    <w:rsid w:val="00EC2F90"/>
    <w:rsid w:val="00EC3336"/>
    <w:rsid w:val="00EC3AD7"/>
    <w:rsid w:val="00EC4A46"/>
    <w:rsid w:val="00EC67A3"/>
    <w:rsid w:val="00ED1DBF"/>
    <w:rsid w:val="00ED3351"/>
    <w:rsid w:val="00ED34EB"/>
    <w:rsid w:val="00ED748A"/>
    <w:rsid w:val="00ED76B1"/>
    <w:rsid w:val="00ED771E"/>
    <w:rsid w:val="00EE01C3"/>
    <w:rsid w:val="00EE2391"/>
    <w:rsid w:val="00EE41F0"/>
    <w:rsid w:val="00EE55B5"/>
    <w:rsid w:val="00EE55C3"/>
    <w:rsid w:val="00EE78F7"/>
    <w:rsid w:val="00EF252E"/>
    <w:rsid w:val="00EF2C18"/>
    <w:rsid w:val="00EF47FC"/>
    <w:rsid w:val="00F00078"/>
    <w:rsid w:val="00F00087"/>
    <w:rsid w:val="00F01499"/>
    <w:rsid w:val="00F01953"/>
    <w:rsid w:val="00F0244C"/>
    <w:rsid w:val="00F12D0C"/>
    <w:rsid w:val="00F143D9"/>
    <w:rsid w:val="00F14FE0"/>
    <w:rsid w:val="00F15B1A"/>
    <w:rsid w:val="00F15C0B"/>
    <w:rsid w:val="00F2150B"/>
    <w:rsid w:val="00F218A5"/>
    <w:rsid w:val="00F223E8"/>
    <w:rsid w:val="00F22D4C"/>
    <w:rsid w:val="00F24C7C"/>
    <w:rsid w:val="00F320EB"/>
    <w:rsid w:val="00F34EA3"/>
    <w:rsid w:val="00F36535"/>
    <w:rsid w:val="00F36BEE"/>
    <w:rsid w:val="00F37986"/>
    <w:rsid w:val="00F37C2A"/>
    <w:rsid w:val="00F37D4B"/>
    <w:rsid w:val="00F4282A"/>
    <w:rsid w:val="00F42B3B"/>
    <w:rsid w:val="00F448C0"/>
    <w:rsid w:val="00F44F53"/>
    <w:rsid w:val="00F5091C"/>
    <w:rsid w:val="00F5157A"/>
    <w:rsid w:val="00F51C2C"/>
    <w:rsid w:val="00F530C7"/>
    <w:rsid w:val="00F53DB2"/>
    <w:rsid w:val="00F57812"/>
    <w:rsid w:val="00F603DF"/>
    <w:rsid w:val="00F6148B"/>
    <w:rsid w:val="00F630C5"/>
    <w:rsid w:val="00F6323D"/>
    <w:rsid w:val="00F66D30"/>
    <w:rsid w:val="00F67E97"/>
    <w:rsid w:val="00F72D35"/>
    <w:rsid w:val="00F7452D"/>
    <w:rsid w:val="00F75637"/>
    <w:rsid w:val="00F767BF"/>
    <w:rsid w:val="00F841EE"/>
    <w:rsid w:val="00F86323"/>
    <w:rsid w:val="00F900B8"/>
    <w:rsid w:val="00F90273"/>
    <w:rsid w:val="00F920EE"/>
    <w:rsid w:val="00F93EC6"/>
    <w:rsid w:val="00F94408"/>
    <w:rsid w:val="00F9569E"/>
    <w:rsid w:val="00F9751E"/>
    <w:rsid w:val="00FA0123"/>
    <w:rsid w:val="00FA4327"/>
    <w:rsid w:val="00FA4AFC"/>
    <w:rsid w:val="00FA7625"/>
    <w:rsid w:val="00FB653C"/>
    <w:rsid w:val="00FC00D8"/>
    <w:rsid w:val="00FC0E21"/>
    <w:rsid w:val="00FC1730"/>
    <w:rsid w:val="00FC3FF1"/>
    <w:rsid w:val="00FC52F6"/>
    <w:rsid w:val="00FC6B5F"/>
    <w:rsid w:val="00FC7743"/>
    <w:rsid w:val="00FD1D2E"/>
    <w:rsid w:val="00FD261A"/>
    <w:rsid w:val="00FD2914"/>
    <w:rsid w:val="00FD665C"/>
    <w:rsid w:val="00FD6B12"/>
    <w:rsid w:val="00FE03E8"/>
    <w:rsid w:val="00FE1E2E"/>
    <w:rsid w:val="00FE4C11"/>
    <w:rsid w:val="00FE6C66"/>
    <w:rsid w:val="00FF74E7"/>
    <w:rsid w:val="10C32FF8"/>
    <w:rsid w:val="3187E66B"/>
    <w:rsid w:val="34CCD579"/>
    <w:rsid w:val="7D25B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4E7460"/>
  <w15:docId w15:val="{58CE00B1-A3E1-4B83-AE03-057AD058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A0"/>
    <w:rPr>
      <w:rFonts w:ascii="Segoe UI" w:hAnsi="Segoe UI" w:cs="Segoe UI"/>
      <w:sz w:val="18"/>
      <w:szCs w:val="18"/>
    </w:rPr>
  </w:style>
  <w:style w:type="paragraph" w:customStyle="1" w:styleId="2BodyText">
    <w:name w:val="2. Body Text"/>
    <w:link w:val="2BodyTextChar"/>
    <w:qFormat/>
    <w:rsid w:val="00174528"/>
    <w:pPr>
      <w:spacing w:after="0" w:line="240" w:lineRule="auto"/>
    </w:pPr>
    <w:rPr>
      <w:rFonts w:ascii="Arial" w:hAnsi="Arial" w:cs="Segoe UI Semilight"/>
      <w:color w:val="141414" w:themeColor="text1"/>
      <w:sz w:val="20"/>
      <w:szCs w:val="20"/>
    </w:rPr>
  </w:style>
  <w:style w:type="paragraph" w:customStyle="1" w:styleId="3Subhead">
    <w:name w:val="3. Subhead"/>
    <w:link w:val="3SubheadChar"/>
    <w:qFormat/>
    <w:rsid w:val="0009447A"/>
    <w:pPr>
      <w:spacing w:after="0" w:line="240" w:lineRule="auto"/>
    </w:pPr>
    <w:rPr>
      <w:rFonts w:ascii="Arial" w:hAnsi="Arial" w:cs="Segoe UI Semibold"/>
      <w:b/>
      <w:sz w:val="24"/>
      <w:szCs w:val="24"/>
    </w:rPr>
  </w:style>
  <w:style w:type="character" w:customStyle="1" w:styleId="2BodyTextChar">
    <w:name w:val="2. Body Text Char"/>
    <w:basedOn w:val="DefaultParagraphFont"/>
    <w:link w:val="2BodyText"/>
    <w:rsid w:val="00174528"/>
    <w:rPr>
      <w:rFonts w:ascii="Arial" w:hAnsi="Arial" w:cs="Segoe UI Semilight"/>
      <w:color w:val="141414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SubheadChar">
    <w:name w:val="3. Subhead Char"/>
    <w:basedOn w:val="2BodyTextChar"/>
    <w:link w:val="3Subhead"/>
    <w:rsid w:val="0009447A"/>
    <w:rPr>
      <w:rFonts w:ascii="Arial" w:hAnsi="Arial" w:cs="Segoe UI Semibold"/>
      <w:b/>
      <w:color w:val="141414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235CD"/>
  </w:style>
  <w:style w:type="paragraph" w:styleId="Footer">
    <w:name w:val="footer"/>
    <w:basedOn w:val="Normal"/>
    <w:link w:val="Foot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5CD"/>
  </w:style>
  <w:style w:type="table" w:styleId="TableGrid">
    <w:name w:val="Table Grid"/>
    <w:basedOn w:val="TableNormal"/>
    <w:uiPriority w:val="39"/>
    <w:rsid w:val="00190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876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6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6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6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603"/>
    <w:rPr>
      <w:b/>
      <w:bCs/>
      <w:sz w:val="20"/>
      <w:szCs w:val="20"/>
    </w:rPr>
  </w:style>
  <w:style w:type="paragraph" w:customStyle="1" w:styleId="5Sources">
    <w:name w:val="5. Sources"/>
    <w:qFormat/>
    <w:rsid w:val="0022318F"/>
    <w:pPr>
      <w:spacing w:before="60" w:after="0" w:line="160" w:lineRule="exact"/>
    </w:pPr>
    <w:rPr>
      <w:rFonts w:ascii="Arial" w:hAnsi="Arial" w:cs="Segoe UI Semilight"/>
      <w:sz w:val="16"/>
      <w:szCs w:val="20"/>
    </w:rPr>
  </w:style>
  <w:style w:type="paragraph" w:customStyle="1" w:styleId="4BulletText">
    <w:name w:val="4. Bullet Text"/>
    <w:link w:val="4BulletTextChar"/>
    <w:qFormat/>
    <w:rsid w:val="00174528"/>
    <w:pPr>
      <w:numPr>
        <w:numId w:val="1"/>
      </w:numPr>
      <w:spacing w:before="180" w:after="0" w:line="240" w:lineRule="auto"/>
    </w:pPr>
    <w:rPr>
      <w:rFonts w:ascii="Arial" w:hAnsi="Arial" w:cs="Segoe UI Semilight"/>
      <w:sz w:val="20"/>
      <w:szCs w:val="20"/>
    </w:rPr>
  </w:style>
  <w:style w:type="character" w:customStyle="1" w:styleId="4BulletTextChar">
    <w:name w:val="4. Bullet Text Char"/>
    <w:basedOn w:val="2BodyTextChar"/>
    <w:link w:val="4BulletText"/>
    <w:rsid w:val="00174528"/>
    <w:rPr>
      <w:rFonts w:ascii="Arial" w:hAnsi="Arial" w:cs="Segoe UI Semilight"/>
      <w:color w:val="141414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022244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B056F7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56F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3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00A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1LargeTitle">
    <w:name w:val="1. Large Title"/>
    <w:basedOn w:val="Normal"/>
    <w:link w:val="1LargeTitleChar"/>
    <w:qFormat/>
    <w:rsid w:val="0009447A"/>
    <w:pPr>
      <w:spacing w:after="0" w:line="240" w:lineRule="auto"/>
    </w:pPr>
    <w:rPr>
      <w:rFonts w:ascii="Arial" w:hAnsi="Arial" w:cs="Segoe UI Semibold"/>
      <w:b/>
      <w:color w:val="00A4E4" w:themeColor="accent1"/>
      <w:sz w:val="48"/>
      <w:szCs w:val="48"/>
    </w:rPr>
  </w:style>
  <w:style w:type="character" w:customStyle="1" w:styleId="1LargeTitleChar">
    <w:name w:val="1. Large Title Char"/>
    <w:basedOn w:val="DefaultParagraphFont"/>
    <w:link w:val="1LargeTitle"/>
    <w:rsid w:val="0009447A"/>
    <w:rPr>
      <w:rFonts w:ascii="Arial" w:hAnsi="Arial" w:cs="Segoe UI Semibold"/>
      <w:b/>
      <w:color w:val="00A4E4" w:themeColor="accent1"/>
      <w:sz w:val="48"/>
      <w:szCs w:val="48"/>
    </w:rPr>
  </w:style>
  <w:style w:type="paragraph" w:customStyle="1" w:styleId="Pa9">
    <w:name w:val="Pa9"/>
    <w:basedOn w:val="Normal"/>
    <w:next w:val="Normal"/>
    <w:rsid w:val="004E40BD"/>
    <w:pPr>
      <w:autoSpaceDE w:val="0"/>
      <w:autoSpaceDN w:val="0"/>
      <w:adjustRightInd w:val="0"/>
      <w:spacing w:after="0" w:line="161" w:lineRule="atLeast"/>
    </w:pPr>
    <w:rPr>
      <w:rFonts w:ascii="ITC Avant Garde Std Md" w:eastAsia="Times New Roman" w:hAnsi="ITC Avant Garde Std Md" w:cs="Times New Roman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D"/>
    <w:pPr>
      <w:numPr>
        <w:ilvl w:val="1"/>
      </w:numPr>
      <w:spacing w:line="240" w:lineRule="auto"/>
    </w:pPr>
    <w:rPr>
      <w:rFonts w:eastAsiaTheme="minorEastAsia"/>
      <w:color w:val="66666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40BD"/>
    <w:rPr>
      <w:rFonts w:eastAsiaTheme="minorEastAsia"/>
      <w:color w:val="666666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FC52F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25A7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E08C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42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8">
      <a:dk1>
        <a:srgbClr val="141414"/>
      </a:dk1>
      <a:lt1>
        <a:sysClr val="window" lastClr="FFFFFF"/>
      </a:lt1>
      <a:dk2>
        <a:srgbClr val="141414"/>
      </a:dk2>
      <a:lt2>
        <a:srgbClr val="E7E6E6"/>
      </a:lt2>
      <a:accent1>
        <a:srgbClr val="00A4E4"/>
      </a:accent1>
      <a:accent2>
        <a:srgbClr val="FBCA5C"/>
      </a:accent2>
      <a:accent3>
        <a:srgbClr val="92B45B"/>
      </a:accent3>
      <a:accent4>
        <a:srgbClr val="0073AE"/>
      </a:accent4>
      <a:accent5>
        <a:srgbClr val="FDDF9D"/>
      </a:accent5>
      <a:accent6>
        <a:srgbClr val="BDD19D"/>
      </a:accent6>
      <a:hlink>
        <a:srgbClr val="00A4E4"/>
      </a:hlink>
      <a:folHlink>
        <a:srgbClr val="33333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fc3c24a1-568e-439a-b362-56fd2d714a95">
      <Terms xmlns="http://schemas.microsoft.com/office/infopath/2007/PartnerControls"/>
    </lcf76f155ced4ddcb4097134ff3c332f>
    <TaxCatchAll xmlns="8b5671ec-d820-46eb-b915-4cb6a0c57ac2" xsi:nil="true"/>
    <SharedWithUsers xmlns="8b5671ec-d820-46eb-b915-4cb6a0c57ac2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323F649DC78242896C54FFE69D7634" ma:contentTypeVersion="16" ma:contentTypeDescription="Create a new document." ma:contentTypeScope="" ma:versionID="05ece8de6363c0d456b2e6288aa41260">
  <xsd:schema xmlns:xsd="http://www.w3.org/2001/XMLSchema" xmlns:xs="http://www.w3.org/2001/XMLSchema" xmlns:p="http://schemas.microsoft.com/office/2006/metadata/properties" xmlns:ns1="http://schemas.microsoft.com/sharepoint/v3" xmlns:ns2="fc3c24a1-568e-439a-b362-56fd2d714a95" xmlns:ns3="8b5671ec-d820-46eb-b915-4cb6a0c57ac2" targetNamespace="http://schemas.microsoft.com/office/2006/metadata/properties" ma:root="true" ma:fieldsID="759319a5f06704609a11beac1a5f7010" ns1:_="" ns2:_="" ns3:_="">
    <xsd:import namespace="http://schemas.microsoft.com/sharepoint/v3"/>
    <xsd:import namespace="fc3c24a1-568e-439a-b362-56fd2d714a95"/>
    <xsd:import namespace="8b5671ec-d820-46eb-b915-4cb6a0c57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3c24a1-568e-439a-b362-56fd2d714a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671ec-d820-46eb-b915-4cb6a0c57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03ea5cf-e13d-45f9-aa74-8e459f02e58a}" ma:internalName="TaxCatchAll" ma:showField="CatchAllData" ma:web="8b5671ec-d820-46eb-b915-4cb6a0c57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16BF2-C96D-4873-9EC6-6D1D8CFB0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c3c24a1-568e-439a-b362-56fd2d714a95"/>
    <ds:schemaRef ds:uri="8b5671ec-d820-46eb-b915-4cb6a0c57ac2"/>
  </ds:schemaRefs>
</ds:datastoreItem>
</file>

<file path=customXml/itemProps2.xml><?xml version="1.0" encoding="utf-8"?>
<ds:datastoreItem xmlns:ds="http://schemas.openxmlformats.org/officeDocument/2006/customXml" ds:itemID="{805CE53C-F64B-41DE-BBB3-3C024B7AAB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3c24a1-568e-439a-b362-56fd2d714a95"/>
    <ds:schemaRef ds:uri="8b5671ec-d820-46eb-b915-4cb6a0c57a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E41C5A-CBE3-4F1D-922F-1D7D4DB8C7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832CB1-B53B-4D37-B7FD-61591D0CE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3138</Characters>
  <Application>Microsoft Office Word</Application>
  <DocSecurity>0</DocSecurity>
  <Lines>26</Lines>
  <Paragraphs>7</Paragraphs>
  <ScaleCrop>false</ScaleCrop>
  <Company>Hewlett-Packard Company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RachelL</dc:creator>
  <cp:lastModifiedBy>Santos, Stuart</cp:lastModifiedBy>
  <cp:revision>1</cp:revision>
  <cp:lastPrinted>2016-04-26T15:31:00Z</cp:lastPrinted>
  <dcterms:created xsi:type="dcterms:W3CDTF">2026-01-20T18:30:00Z</dcterms:created>
  <dcterms:modified xsi:type="dcterms:W3CDTF">2026-01-20T18:30:00Z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0x010100DF323F649DC78242896C54FFE69D7634</vt:lpwstr>
  </property>
  <property fmtid="{D5CDD505-2E9C-101B-9397-08002B2CF9AE}" pid="3" name="_dlc_DocIdItemGuid">
    <vt:lpwstr>019b6dea-a520-4c47-8347-f36fa16098d9</vt:lpwstr>
  </property>
  <property fmtid="{D5CDD505-2E9C-101B-9397-08002B2CF9AE}" pid="4" name="MediaServiceImageTags">
    <vt:lpwstr/>
  </property>
  <property fmtid="{D5CDD505-2E9C-101B-9397-08002B2CF9AE}" pid="5" name="GrammarlyDocumentId">
    <vt:lpwstr>0db5d8e6-87da-4101-aa5b-8e6257fc051a</vt:lpwstr>
  </property>
  <property fmtid="{D5CDD505-2E9C-101B-9397-08002B2CF9AE}" pid="6" name="Order">
    <vt:r8>1238700</vt:r8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