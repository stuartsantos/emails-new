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A600" w14:textId="77777777" w:rsidR="004E40BD" w:rsidDel="00D374D0" w:rsidRDefault="00996912" w:rsidP="005A0AA0">
      <w:pPr>
        <w:spacing w:after="0" w:line="240" w:lineRule="auto"/>
        <w:rPr>
          <w:del w:id="0" w:author="Ivy Kam" w:date="2025-11-13T13:15:00Z" w16du:dateUtc="2025-11-13T05:15:00Z"/>
        </w:rPr>
      </w:pPr>
      <w:del w:id="1" w:author="Ivy Kam" w:date="2025-11-13T13:15:00Z" w16du:dateUtc="2025-11-13T05:15:00Z">
        <w:r w:rsidDel="00D374D0">
          <w:rPr>
            <w:noProof/>
          </w:rPr>
          <w:drawing>
            <wp:anchor distT="0" distB="0" distL="114300" distR="114300" simplePos="0" relativeHeight="251658240" behindDoc="0" locked="0" layoutInCell="1" allowOverlap="1" wp14:anchorId="3C84B4D6" wp14:editId="26F2412E">
              <wp:simplePos x="0" y="0"/>
              <wp:positionH relativeFrom="column">
                <wp:align>left</wp:align>
              </wp:positionH>
              <wp:positionV relativeFrom="paragraph">
                <wp:posOffset>0</wp:posOffset>
              </wp:positionV>
              <wp:extent cx="921539" cy="457200"/>
              <wp:effectExtent l="0" t="0" r="0" b="0"/>
              <wp:wrapSquare wrapText="bothSides"/>
              <wp:docPr id="85048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921539" cy="457200"/>
                      </a:xfrm>
                      <a:prstGeom prst="rect">
                        <a:avLst/>
                      </a:prstGeom>
                    </pic:spPr>
                  </pic:pic>
                </a:graphicData>
              </a:graphic>
              <wp14:sizeRelH relativeFrom="page">
                <wp14:pctWidth>0</wp14:pctWidth>
              </wp14:sizeRelH>
              <wp14:sizeRelV relativeFrom="page">
                <wp14:pctHeight>0</wp14:pctHeight>
              </wp14:sizeRelV>
            </wp:anchor>
          </w:drawing>
        </w:r>
      </w:del>
      <w:ins w:id="2" w:author="Kitchens, Darcy" w:date="2021-01-22T12:34:00Z">
        <w:del w:id="3" w:author="Ivy Kam" w:date="2025-11-13T13:15:00Z" w16du:dateUtc="2025-11-13T05:15:00Z">
          <w:r w:rsidR="00C6031D" w:rsidDel="00D374D0">
            <w:br w:type="textWrapping" w:clear="all"/>
          </w:r>
        </w:del>
      </w:ins>
    </w:p>
    <w:p w14:paraId="648B3EFD" w14:textId="77777777" w:rsidR="004E40BD" w:rsidDel="006137B8" w:rsidRDefault="004E40BD" w:rsidP="005A0AA0">
      <w:pPr>
        <w:spacing w:after="0" w:line="240" w:lineRule="auto"/>
        <w:rPr>
          <w:del w:id="4" w:author="Santos, Stuart" w:date="2026-01-28T20:30:00Z" w16du:dateUtc="2026-01-29T01:30:00Z"/>
        </w:rPr>
      </w:pPr>
    </w:p>
    <w:p w14:paraId="4CFC6CD1" w14:textId="77777777" w:rsidR="004C34B5" w:rsidDel="006137B8" w:rsidRDefault="004C34B5" w:rsidP="1F5B6284">
      <w:pPr>
        <w:spacing w:after="0" w:line="240" w:lineRule="auto"/>
        <w:rPr>
          <w:ins w:id="5" w:author="Kitchens, Darcy [2]" w:date="2025-11-05T20:53:00Z" w16du:dateUtc="2025-11-06T02:53:00Z"/>
          <w:del w:id="6" w:author="Santos, Stuart" w:date="2026-01-28T20:30:00Z" w16du:dateUtc="2026-01-29T01:30:00Z"/>
          <w:b/>
          <w:bCs/>
          <w:color w:val="002060"/>
          <w:sz w:val="32"/>
          <w:szCs w:val="32"/>
        </w:rPr>
      </w:pPr>
    </w:p>
    <w:p w14:paraId="0AE75FE7" w14:textId="77777777" w:rsidR="004E40BD" w:rsidRPr="00996912" w:rsidDel="006137B8" w:rsidRDefault="004E40BD" w:rsidP="1F5B6284">
      <w:pPr>
        <w:spacing w:after="0" w:line="240" w:lineRule="auto"/>
        <w:rPr>
          <w:del w:id="7" w:author="Santos, Stuart" w:date="2026-01-28T20:30:00Z" w16du:dateUtc="2026-01-29T01:30:00Z"/>
          <w:b/>
          <w:bCs/>
          <w:color w:val="002060"/>
          <w:sz w:val="32"/>
          <w:szCs w:val="32"/>
        </w:rPr>
      </w:pPr>
      <w:del w:id="8" w:author="Santos, Stuart" w:date="2026-01-28T20:30:00Z" w16du:dateUtc="2026-01-29T01:30:00Z">
        <w:r w:rsidRPr="003E624F" w:rsidDel="006137B8">
          <w:rPr>
            <w:b/>
            <w:bCs/>
            <w:color w:val="2167AE"/>
            <w:sz w:val="32"/>
            <w:szCs w:val="32"/>
            <w:rPrChange w:id="9" w:author="Kitchens, Darcy [2]" w:date="2025-11-05T21:05:00Z" w16du:dateUtc="2025-11-06T03:05:00Z">
              <w:rPr>
                <w:b/>
                <w:bCs/>
                <w:color w:val="002060"/>
                <w:sz w:val="32"/>
                <w:szCs w:val="32"/>
              </w:rPr>
            </w:rPrChange>
          </w:rPr>
          <w:delText>Travel</w:delText>
        </w:r>
        <w:r w:rsidRPr="1F5B6284" w:rsidDel="006137B8">
          <w:rPr>
            <w:b/>
            <w:bCs/>
            <w:color w:val="002060"/>
            <w:sz w:val="32"/>
            <w:szCs w:val="32"/>
          </w:rPr>
          <w:delText xml:space="preserve"> </w:delText>
        </w:r>
        <w:r w:rsidRPr="003E624F" w:rsidDel="006137B8">
          <w:rPr>
            <w:b/>
            <w:bCs/>
            <w:color w:val="2167AE"/>
            <w:sz w:val="32"/>
            <w:szCs w:val="32"/>
            <w:rPrChange w:id="10" w:author="Kitchens, Darcy [2]" w:date="2025-11-05T21:05:00Z" w16du:dateUtc="2025-11-06T03:05:00Z">
              <w:rPr>
                <w:b/>
                <w:bCs/>
                <w:color w:val="002060"/>
                <w:sz w:val="32"/>
                <w:szCs w:val="32"/>
              </w:rPr>
            </w:rPrChange>
          </w:rPr>
          <w:delText>Insurance</w:delText>
        </w:r>
      </w:del>
    </w:p>
    <w:p w14:paraId="6956C974" w14:textId="77777777" w:rsidR="004E40BD" w:rsidDel="006137B8" w:rsidRDefault="004E40BD" w:rsidP="005A0AA0">
      <w:pPr>
        <w:spacing w:after="0" w:line="240" w:lineRule="auto"/>
        <w:rPr>
          <w:del w:id="11" w:author="Santos, Stuart" w:date="2026-01-28T20:30:00Z" w16du:dateUtc="2026-01-29T01:30:00Z"/>
        </w:rPr>
      </w:pPr>
    </w:p>
    <w:p w14:paraId="417B4B3F" w14:textId="77777777" w:rsidR="00910072" w:rsidRPr="002C4E9A" w:rsidDel="006137B8" w:rsidRDefault="00910072" w:rsidP="005A0AA0">
      <w:pPr>
        <w:spacing w:after="0" w:line="240" w:lineRule="auto"/>
        <w:rPr>
          <w:del w:id="12" w:author="Santos, Stuart" w:date="2026-01-28T20:30:00Z" w16du:dateUtc="2026-01-29T01:30:00Z"/>
          <w:rFonts w:ascii="Arial" w:hAnsi="Arial" w:cs="Arial"/>
          <w:b/>
          <w:color w:val="FF0000"/>
          <w:sz w:val="20"/>
          <w:szCs w:val="20"/>
          <w:lang w:val="en-AU"/>
        </w:rPr>
      </w:pPr>
      <w:del w:id="13" w:author="Santos, Stuart" w:date="2026-01-28T20:30:00Z" w16du:dateUtc="2026-01-29T01:30:00Z">
        <w:r w:rsidRPr="002C4E9A" w:rsidDel="006137B8">
          <w:rPr>
            <w:rFonts w:ascii="Arial" w:hAnsi="Arial" w:cs="Arial"/>
            <w:b/>
            <w:color w:val="FF0000"/>
            <w:sz w:val="20"/>
            <w:szCs w:val="20"/>
            <w:lang w:val="en-AU"/>
          </w:rPr>
          <w:delText xml:space="preserve">From: </w:delText>
        </w:r>
        <w:r w:rsidRPr="002C4E9A" w:rsidDel="006137B8">
          <w:rPr>
            <w:rFonts w:ascii="Arial" w:hAnsi="Arial" w:cs="Arial"/>
            <w:b/>
            <w:color w:val="FF0000"/>
            <w:sz w:val="20"/>
            <w:szCs w:val="20"/>
            <w:lang w:val="en-AU"/>
          </w:rPr>
          <w:tab/>
        </w:r>
        <w:r w:rsidRPr="002C4E9A" w:rsidDel="006137B8">
          <w:rPr>
            <w:rFonts w:ascii="Arial" w:hAnsi="Arial" w:cs="Arial"/>
            <w:b/>
            <w:color w:val="FF0000"/>
            <w:sz w:val="20"/>
            <w:szCs w:val="20"/>
            <w:lang w:val="en-AU"/>
          </w:rPr>
          <w:tab/>
        </w:r>
      </w:del>
      <w:ins w:id="14" w:author="Kitchens, Darcy [2]" w:date="2025-11-05T20:53:00Z" w16du:dateUtc="2025-11-06T02:53:00Z">
        <w:del w:id="15" w:author="Santos, Stuart" w:date="2026-01-28T20:30:00Z" w16du:dateUtc="2026-01-29T01:30:00Z">
          <w:r w:rsidR="004C34B5" w:rsidDel="006137B8">
            <w:rPr>
              <w:rFonts w:ascii="Arial" w:hAnsi="Arial" w:cs="Arial"/>
              <w:b/>
              <w:color w:val="FF0000"/>
              <w:sz w:val="20"/>
              <w:szCs w:val="20"/>
              <w:lang w:val="en-AU"/>
            </w:rPr>
            <w:delText>Zurich Insurance Company Ltd</w:delText>
          </w:r>
          <w:r w:rsidR="004C34B5" w:rsidRPr="002C4E9A" w:rsidDel="006137B8">
            <w:rPr>
              <w:rFonts w:ascii="Arial" w:hAnsi="Arial" w:cs="Arial"/>
              <w:b/>
              <w:color w:val="FF0000"/>
              <w:sz w:val="20"/>
              <w:szCs w:val="20"/>
              <w:lang w:val="en-AU"/>
            </w:rPr>
            <w:delText xml:space="preserve"> </w:delText>
          </w:r>
        </w:del>
      </w:ins>
      <w:del w:id="16" w:author="Santos, Stuart" w:date="2026-01-28T20:30:00Z" w16du:dateUtc="2026-01-29T01:30:00Z">
        <w:r w:rsidR="004F4AED" w:rsidRPr="004F4AED" w:rsidDel="006137B8">
          <w:rPr>
            <w:rFonts w:ascii="Arial" w:hAnsi="Arial" w:cs="Arial"/>
            <w:b/>
            <w:color w:val="FF0000"/>
            <w:sz w:val="20"/>
            <w:szCs w:val="20"/>
            <w:lang w:val="en-AU"/>
          </w:rPr>
          <w:delText>AIG Travel - Hong Kong EXP &lt;HK.expcustsvc@aig</w:delText>
        </w:r>
      </w:del>
      <w:ins w:id="17" w:author="Stamp, Alexandra" w:date="2025-12-10T17:26:00Z" w16du:dateUtc="2025-12-10T17:26:00Z">
        <w:del w:id="18" w:author="Santos, Stuart" w:date="2026-01-28T20:30:00Z" w16du:dateUtc="2026-01-29T01:30:00Z">
          <w:r w:rsidR="004C128C" w:rsidDel="006137B8">
            <w:rPr>
              <w:rFonts w:ascii="Arial" w:hAnsi="Arial" w:cs="Arial"/>
              <w:b/>
              <w:color w:val="FF0000"/>
              <w:sz w:val="20"/>
              <w:szCs w:val="20"/>
              <w:lang w:val="en-AU"/>
            </w:rPr>
            <w:delText>travelguard</w:delText>
          </w:r>
        </w:del>
      </w:ins>
      <w:del w:id="19" w:author="Santos, Stuart" w:date="2026-01-28T20:30:00Z" w16du:dateUtc="2026-01-29T01:30:00Z">
        <w:r w:rsidR="004F4AED" w:rsidRPr="004F4AED" w:rsidDel="006137B8">
          <w:rPr>
            <w:rFonts w:ascii="Arial" w:hAnsi="Arial" w:cs="Arial"/>
            <w:b/>
            <w:color w:val="FF0000"/>
            <w:sz w:val="20"/>
            <w:szCs w:val="20"/>
            <w:lang w:val="en-AU"/>
          </w:rPr>
          <w:delText>.com&gt;</w:delText>
        </w:r>
      </w:del>
    </w:p>
    <w:p w14:paraId="32027D24" w14:textId="77777777" w:rsidR="00910072" w:rsidRPr="002C4E9A" w:rsidDel="006137B8" w:rsidRDefault="000D54CA" w:rsidP="005A0AA0">
      <w:pPr>
        <w:spacing w:after="0" w:line="240" w:lineRule="auto"/>
        <w:rPr>
          <w:del w:id="20" w:author="Santos, Stuart" w:date="2026-01-28T20:30:00Z" w16du:dateUtc="2026-01-29T01:30:00Z"/>
          <w:rFonts w:ascii="Arial" w:hAnsi="Arial" w:cs="Arial"/>
          <w:b/>
          <w:color w:val="FF0000"/>
          <w:sz w:val="20"/>
          <w:szCs w:val="20"/>
          <w:lang w:val="en-AU"/>
        </w:rPr>
      </w:pPr>
      <w:del w:id="21" w:author="Santos, Stuart" w:date="2026-01-28T20:30:00Z" w16du:dateUtc="2026-01-29T01:30:00Z">
        <w:r w:rsidRPr="002C4E9A" w:rsidDel="006137B8">
          <w:rPr>
            <w:rFonts w:ascii="Arial" w:hAnsi="Arial" w:cs="Arial"/>
            <w:b/>
            <w:color w:val="FF0000"/>
            <w:sz w:val="20"/>
            <w:szCs w:val="20"/>
            <w:lang w:val="en-AU"/>
          </w:rPr>
          <w:delText>Subject:</w:delText>
        </w:r>
        <w:r w:rsidRPr="002C4E9A" w:rsidDel="006137B8">
          <w:rPr>
            <w:rFonts w:ascii="Arial" w:hAnsi="Arial" w:cs="Arial"/>
            <w:b/>
            <w:color w:val="FF0000"/>
            <w:sz w:val="20"/>
            <w:szCs w:val="20"/>
            <w:lang w:val="en-AU"/>
          </w:rPr>
          <w:tab/>
          <w:delText xml:space="preserve">Travel Insurance Confirmation for Policy XXXXXX </w:delText>
        </w:r>
      </w:del>
    </w:p>
    <w:p w14:paraId="24878BF9" w14:textId="77777777" w:rsidR="007E4C46" w:rsidRPr="002C4E9A" w:rsidDel="006137B8" w:rsidRDefault="006C6C31" w:rsidP="005A0AA0">
      <w:pPr>
        <w:spacing w:after="0" w:line="240" w:lineRule="auto"/>
        <w:rPr>
          <w:del w:id="22" w:author="Santos, Stuart" w:date="2026-01-28T20:30:00Z" w16du:dateUtc="2026-01-29T01:30:00Z"/>
          <w:rFonts w:ascii="Arial" w:hAnsi="Arial" w:cs="Arial"/>
          <w:b/>
          <w:color w:val="FF0000"/>
          <w:sz w:val="20"/>
          <w:szCs w:val="20"/>
          <w:lang w:val="en-AU"/>
        </w:rPr>
      </w:pPr>
      <w:del w:id="23" w:author="Santos, Stuart" w:date="2026-01-28T20:30:00Z" w16du:dateUtc="2026-01-29T01:30:00Z">
        <w:r w:rsidRPr="002C4E9A" w:rsidDel="006137B8">
          <w:rPr>
            <w:rFonts w:ascii="Arial" w:hAnsi="Arial" w:cs="Arial"/>
            <w:sz w:val="20"/>
            <w:szCs w:val="20"/>
            <w:lang w:val="en-AU"/>
          </w:rPr>
          <w:delText xml:space="preserve"> </w:delText>
        </w:r>
      </w:del>
    </w:p>
    <w:p w14:paraId="7F118447" w14:textId="77777777" w:rsidR="000D54CA" w:rsidRPr="002C4E9A" w:rsidRDefault="000D54CA" w:rsidP="005A0AA0">
      <w:pPr>
        <w:spacing w:after="0" w:line="240" w:lineRule="auto"/>
        <w:rPr>
          <w:rFonts w:ascii="Arial" w:hAnsi="Arial" w:cs="Arial"/>
          <w:sz w:val="20"/>
          <w:szCs w:val="20"/>
        </w:rPr>
      </w:pPr>
      <w:r w:rsidRPr="002C4E9A">
        <w:rPr>
          <w:rFonts w:ascii="Arial" w:hAnsi="Arial" w:cs="Arial"/>
          <w:sz w:val="20"/>
          <w:szCs w:val="20"/>
          <w:lang w:val="en-AU"/>
        </w:rPr>
        <w:t xml:space="preserve">Hello </w:t>
      </w:r>
      <w:r w:rsidR="001C1287" w:rsidRPr="002C4E9A">
        <w:rPr>
          <w:rFonts w:ascii="Arial" w:hAnsi="Arial" w:cs="Arial"/>
          <w:sz w:val="20"/>
          <w:szCs w:val="20"/>
          <w:lang w:val="en-AU"/>
        </w:rPr>
        <w:t>{</w:t>
      </w:r>
      <w:r w:rsidRPr="002C4E9A">
        <w:rPr>
          <w:rFonts w:ascii="Arial" w:hAnsi="Arial" w:cs="Arial"/>
          <w:sz w:val="20"/>
          <w:szCs w:val="20"/>
          <w:lang w:val="en-AU"/>
        </w:rPr>
        <w:t>Policy Holder First Name</w:t>
      </w:r>
      <w:r w:rsidR="001C1287" w:rsidRPr="002C4E9A">
        <w:rPr>
          <w:rFonts w:ascii="Arial" w:hAnsi="Arial" w:cs="Arial"/>
          <w:sz w:val="20"/>
          <w:szCs w:val="20"/>
          <w:lang w:val="en-AU"/>
        </w:rPr>
        <w:t>}</w:t>
      </w:r>
      <w:r w:rsidRPr="002C4E9A">
        <w:rPr>
          <w:rFonts w:ascii="Arial" w:hAnsi="Arial" w:cs="Arial"/>
          <w:sz w:val="20"/>
          <w:szCs w:val="20"/>
          <w:lang w:val="en-AU"/>
        </w:rPr>
        <w:t> </w:t>
      </w:r>
      <w:r w:rsidR="001C1287" w:rsidRPr="002C4E9A">
        <w:rPr>
          <w:rFonts w:ascii="Arial" w:hAnsi="Arial" w:cs="Arial"/>
          <w:sz w:val="20"/>
          <w:szCs w:val="20"/>
          <w:lang w:val="en-AU"/>
        </w:rPr>
        <w:t>{</w:t>
      </w:r>
      <w:r w:rsidRPr="002C4E9A">
        <w:rPr>
          <w:rFonts w:ascii="Arial" w:hAnsi="Arial" w:cs="Arial"/>
          <w:sz w:val="20"/>
          <w:szCs w:val="20"/>
          <w:lang w:val="en-AU"/>
        </w:rPr>
        <w:t>Policy Holder Last Name</w:t>
      </w:r>
      <w:r w:rsidR="001C1287" w:rsidRPr="002C4E9A">
        <w:rPr>
          <w:rFonts w:ascii="Arial" w:hAnsi="Arial" w:cs="Arial"/>
          <w:sz w:val="20"/>
          <w:szCs w:val="20"/>
          <w:lang w:val="en-AU"/>
        </w:rPr>
        <w:t>}</w:t>
      </w:r>
      <w:r w:rsidRPr="002C4E9A">
        <w:rPr>
          <w:rFonts w:ascii="Arial" w:hAnsi="Arial" w:cs="Arial"/>
          <w:sz w:val="20"/>
          <w:szCs w:val="20"/>
          <w:lang w:val="en-AU"/>
        </w:rPr>
        <w:t>,</w:t>
      </w:r>
    </w:p>
    <w:p w14:paraId="5E0C9A2B" w14:textId="77777777" w:rsidR="000D54CA" w:rsidRPr="002C4E9A" w:rsidRDefault="000D54CA" w:rsidP="005A0AA0">
      <w:pPr>
        <w:spacing w:after="0" w:line="240" w:lineRule="auto"/>
        <w:rPr>
          <w:rFonts w:ascii="Arial" w:hAnsi="Arial" w:cs="Arial"/>
          <w:sz w:val="20"/>
          <w:szCs w:val="20"/>
          <w:lang w:val="en-AU"/>
        </w:rPr>
      </w:pPr>
    </w:p>
    <w:p w14:paraId="24833F8F" w14:textId="77777777" w:rsidR="00FA4327" w:rsidRPr="002C4E9A" w:rsidRDefault="00FA4327" w:rsidP="005A0AA0">
      <w:pPr>
        <w:spacing w:after="0" w:line="240" w:lineRule="auto"/>
        <w:rPr>
          <w:rFonts w:ascii="Arial" w:hAnsi="Arial" w:cs="Arial"/>
          <w:sz w:val="20"/>
          <w:szCs w:val="20"/>
          <w:lang w:val="en-AU"/>
        </w:rPr>
      </w:pPr>
    </w:p>
    <w:p w14:paraId="5A2A25EB" w14:textId="77777777" w:rsidR="00D055CF" w:rsidRPr="00996912" w:rsidRDefault="00D055CF" w:rsidP="1F5B6284">
      <w:pPr>
        <w:spacing w:after="0" w:line="240" w:lineRule="auto"/>
        <w:rPr>
          <w:rFonts w:ascii="Arial" w:hAnsi="Arial" w:cs="Arial"/>
          <w:b/>
          <w:bCs/>
          <w:color w:val="002060"/>
          <w:sz w:val="20"/>
          <w:szCs w:val="20"/>
          <w:lang w:val="en-AU"/>
        </w:rPr>
      </w:pPr>
      <w:r w:rsidRPr="1F5B6284">
        <w:rPr>
          <w:rFonts w:ascii="Arial" w:hAnsi="Arial" w:cs="Arial"/>
          <w:b/>
          <w:bCs/>
          <w:color w:val="002060"/>
          <w:sz w:val="20"/>
          <w:szCs w:val="20"/>
          <w:lang w:val="en-AU"/>
        </w:rPr>
        <w:t xml:space="preserve">Please note: This policy covers residents of Hong Kong SAR only. </w:t>
      </w:r>
    </w:p>
    <w:p w14:paraId="1DFD8177" w14:textId="77777777" w:rsidR="00D055CF" w:rsidRDefault="00D055CF" w:rsidP="005A0AA0">
      <w:pPr>
        <w:spacing w:after="0" w:line="240" w:lineRule="auto"/>
        <w:rPr>
          <w:rFonts w:ascii="Arial" w:hAnsi="Arial" w:cs="Arial"/>
          <w:sz w:val="20"/>
          <w:szCs w:val="20"/>
          <w:lang w:val="en-AU"/>
        </w:rPr>
      </w:pPr>
    </w:p>
    <w:p w14:paraId="215C6496" w14:textId="77777777" w:rsidR="00F37C2A" w:rsidRPr="002C4E9A" w:rsidRDefault="00F37C2A" w:rsidP="1F5B6284">
      <w:pPr>
        <w:spacing w:after="0" w:line="240" w:lineRule="auto"/>
        <w:rPr>
          <w:rFonts w:ascii="Arial" w:hAnsi="Arial" w:cs="Arial"/>
          <w:sz w:val="20"/>
          <w:szCs w:val="20"/>
          <w:lang w:val="en-AU"/>
        </w:rPr>
      </w:pPr>
      <w:r w:rsidRPr="1F5B6284">
        <w:rPr>
          <w:rFonts w:ascii="Arial" w:hAnsi="Arial" w:cs="Arial"/>
          <w:sz w:val="20"/>
          <w:szCs w:val="20"/>
          <w:lang w:val="en-AU"/>
        </w:rPr>
        <w:t xml:space="preserve">Thank you for choosing </w:t>
      </w:r>
      <w:del w:id="24" w:author="Kitchens, Darcy [2]" w:date="2025-11-14T13:39:00Z" w16du:dateUtc="2025-11-14T19:39:00Z">
        <w:r w:rsidRPr="1F5B6284" w:rsidDel="00E14FC0">
          <w:rPr>
            <w:rFonts w:ascii="Arial" w:hAnsi="Arial" w:cs="Arial"/>
            <w:sz w:val="20"/>
            <w:szCs w:val="20"/>
            <w:lang w:val="en-AU"/>
          </w:rPr>
          <w:delText xml:space="preserve">a </w:delText>
        </w:r>
      </w:del>
      <w:ins w:id="25" w:author="Kitchens, Darcy [2]" w:date="2025-11-14T13:39:00Z" w16du:dateUtc="2025-11-14T19:39:00Z">
        <w:r w:rsidR="00E14FC0">
          <w:rPr>
            <w:rFonts w:ascii="Arial" w:hAnsi="Arial" w:cs="Arial"/>
            <w:sz w:val="20"/>
            <w:szCs w:val="20"/>
            <w:lang w:val="en-AU"/>
          </w:rPr>
          <w:t>the</w:t>
        </w:r>
        <w:r w:rsidR="00E14FC0" w:rsidRPr="1F5B6284">
          <w:rPr>
            <w:rFonts w:ascii="Arial" w:hAnsi="Arial" w:cs="Arial"/>
            <w:sz w:val="20"/>
            <w:szCs w:val="20"/>
            <w:lang w:val="en-AU"/>
          </w:rPr>
          <w:t xml:space="preserve"> </w:t>
        </w:r>
      </w:ins>
      <w:ins w:id="26" w:author="Kitchens, Darcy [2]" w:date="2025-11-14T13:39:00Z">
        <w:r w:rsidR="00E14FC0" w:rsidRPr="00E14FC0">
          <w:rPr>
            <w:rFonts w:ascii="Arial" w:hAnsi="Arial" w:cs="Arial"/>
            <w:b/>
            <w:bCs/>
            <w:color w:val="FF0000"/>
            <w:sz w:val="20"/>
            <w:szCs w:val="20"/>
            <w:lang w:val="en-AU"/>
          </w:rPr>
          <w:t>{Product Name}</w:t>
        </w:r>
      </w:ins>
      <w:del w:id="27" w:author="Kitchens, Darcy [2]" w:date="2025-11-14T13:39:00Z" w16du:dateUtc="2025-11-14T19:39:00Z">
        <w:r w:rsidRPr="004C34B5" w:rsidDel="00E14FC0">
          <w:rPr>
            <w:rFonts w:ascii="Arial" w:hAnsi="Arial" w:cs="Arial"/>
            <w:color w:val="FF0000"/>
            <w:sz w:val="20"/>
            <w:szCs w:val="20"/>
            <w:lang w:val="en-AU"/>
            <w:rPrChange w:id="28" w:author="Kitchens, Darcy [2]" w:date="2025-11-05T20:54:00Z" w16du:dateUtc="2025-11-06T02:54:00Z">
              <w:rPr>
                <w:rFonts w:ascii="Arial" w:hAnsi="Arial" w:cs="Arial"/>
                <w:sz w:val="20"/>
                <w:szCs w:val="20"/>
                <w:lang w:val="en-AU"/>
              </w:rPr>
            </w:rPrChange>
          </w:rPr>
          <w:delText>Travel Guard</w:delText>
        </w:r>
        <w:r w:rsidRPr="004C34B5" w:rsidDel="00E14FC0">
          <w:rPr>
            <w:rFonts w:ascii="Arial" w:hAnsi="Arial" w:cs="Arial"/>
            <w:color w:val="FF0000"/>
            <w:sz w:val="20"/>
            <w:szCs w:val="20"/>
            <w:vertAlign w:val="superscript"/>
            <w:lang w:val="en-AU"/>
            <w:rPrChange w:id="29" w:author="Kitchens, Darcy [2]" w:date="2025-11-05T20:54:00Z" w16du:dateUtc="2025-11-06T02:54:00Z">
              <w:rPr>
                <w:rFonts w:ascii="Arial" w:hAnsi="Arial" w:cs="Arial"/>
                <w:sz w:val="20"/>
                <w:szCs w:val="20"/>
                <w:vertAlign w:val="superscript"/>
                <w:lang w:val="en-AU"/>
              </w:rPr>
            </w:rPrChange>
          </w:rPr>
          <w:delText>®</w:delText>
        </w:r>
        <w:r w:rsidRPr="004C34B5" w:rsidDel="00E14FC0">
          <w:rPr>
            <w:rFonts w:ascii="Arial" w:hAnsi="Arial" w:cs="Arial"/>
            <w:color w:val="FF0000"/>
            <w:sz w:val="20"/>
            <w:szCs w:val="20"/>
            <w:lang w:val="en-AU"/>
            <w:rPrChange w:id="30" w:author="Kitchens, Darcy [2]" w:date="2025-11-05T20:54:00Z" w16du:dateUtc="2025-11-06T02:54:00Z">
              <w:rPr>
                <w:rFonts w:ascii="Arial" w:hAnsi="Arial" w:cs="Arial"/>
                <w:sz w:val="20"/>
                <w:szCs w:val="20"/>
                <w:lang w:val="en-AU"/>
              </w:rPr>
            </w:rPrChange>
          </w:rPr>
          <w:delText xml:space="preserve"> Insurance Policy</w:delText>
        </w:r>
      </w:del>
      <w:r w:rsidRPr="004C34B5">
        <w:rPr>
          <w:rFonts w:ascii="Arial" w:hAnsi="Arial" w:cs="Arial"/>
          <w:color w:val="FF0000"/>
          <w:sz w:val="20"/>
          <w:szCs w:val="20"/>
          <w:lang w:val="en-AU"/>
          <w:rPrChange w:id="31" w:author="Kitchens, Darcy [2]" w:date="2025-11-05T20:54:00Z" w16du:dateUtc="2025-11-06T02:54:00Z">
            <w:rPr>
              <w:rFonts w:ascii="Arial" w:hAnsi="Arial" w:cs="Arial"/>
              <w:sz w:val="20"/>
              <w:szCs w:val="20"/>
              <w:lang w:val="en-AU"/>
            </w:rPr>
          </w:rPrChange>
        </w:rPr>
        <w:t xml:space="preserve"> </w:t>
      </w:r>
      <w:r w:rsidRPr="1F5B6284">
        <w:rPr>
          <w:rFonts w:ascii="Arial" w:hAnsi="Arial" w:cs="Arial"/>
          <w:sz w:val="20"/>
          <w:szCs w:val="20"/>
          <w:lang w:val="en-AU"/>
        </w:rPr>
        <w:t xml:space="preserve">from </w:t>
      </w:r>
      <w:del w:id="32" w:author="Kitchens, Darcy [2]" w:date="2025-11-05T20:54:00Z" w16du:dateUtc="2025-11-06T02:54:00Z">
        <w:r w:rsidRPr="1F5B6284" w:rsidDel="004C34B5">
          <w:rPr>
            <w:rFonts w:ascii="Arial" w:hAnsi="Arial" w:cs="Arial"/>
            <w:sz w:val="20"/>
            <w:szCs w:val="20"/>
            <w:lang w:val="en-AU"/>
          </w:rPr>
          <w:delText>AIG Travel</w:delText>
        </w:r>
      </w:del>
      <w:ins w:id="33" w:author="Kitchens, Darcy [2]" w:date="2025-11-05T20:54:00Z" w16du:dateUtc="2025-11-06T02:54:00Z">
        <w:r w:rsidR="004C34B5">
          <w:rPr>
            <w:rFonts w:ascii="Arial" w:hAnsi="Arial" w:cs="Arial"/>
            <w:sz w:val="20"/>
            <w:szCs w:val="20"/>
            <w:lang w:val="en-AU"/>
          </w:rPr>
          <w:t>Zurich</w:t>
        </w:r>
      </w:ins>
      <w:r w:rsidRPr="1F5B6284">
        <w:rPr>
          <w:rFonts w:ascii="Arial" w:hAnsi="Arial" w:cs="Arial"/>
          <w:sz w:val="20"/>
          <w:szCs w:val="20"/>
          <w:lang w:val="en-AU"/>
        </w:rPr>
        <w:t xml:space="preserve">! </w:t>
      </w:r>
    </w:p>
    <w:p w14:paraId="708B845D" w14:textId="77777777" w:rsidR="00D03830" w:rsidRDefault="00D03830" w:rsidP="005A0AA0">
      <w:pPr>
        <w:spacing w:after="0" w:line="240" w:lineRule="auto"/>
        <w:rPr>
          <w:rFonts w:ascii="Arial" w:hAnsi="Arial" w:cs="Arial"/>
          <w:sz w:val="20"/>
          <w:szCs w:val="20"/>
          <w:lang w:val="en-AU"/>
        </w:rPr>
      </w:pPr>
      <w:r w:rsidRPr="002C4E9A">
        <w:rPr>
          <w:rFonts w:ascii="Arial" w:hAnsi="Arial" w:cs="Arial"/>
          <w:sz w:val="20"/>
          <w:szCs w:val="20"/>
          <w:lang w:val="en-AU"/>
        </w:rPr>
        <w:t xml:space="preserve">Your Policy Number is </w:t>
      </w:r>
      <w:r w:rsidR="001C1287" w:rsidRPr="002C4E9A">
        <w:rPr>
          <w:rFonts w:ascii="Arial" w:hAnsi="Arial" w:cs="Arial"/>
          <w:sz w:val="20"/>
          <w:szCs w:val="20"/>
          <w:lang w:val="en-AU"/>
        </w:rPr>
        <w:t>{</w:t>
      </w:r>
      <w:r w:rsidRPr="002C4E9A">
        <w:rPr>
          <w:rFonts w:ascii="Arial" w:hAnsi="Arial" w:cs="Arial"/>
          <w:sz w:val="20"/>
          <w:szCs w:val="20"/>
          <w:lang w:val="en-AU"/>
        </w:rPr>
        <w:t>Policy Number</w:t>
      </w:r>
      <w:r w:rsidR="001C1287" w:rsidRPr="002C4E9A">
        <w:rPr>
          <w:rFonts w:ascii="Arial" w:hAnsi="Arial" w:cs="Arial"/>
          <w:sz w:val="20"/>
          <w:szCs w:val="20"/>
          <w:lang w:val="en-AU"/>
        </w:rPr>
        <w:t>}</w:t>
      </w:r>
      <w:r w:rsidRPr="002C4E9A">
        <w:rPr>
          <w:rFonts w:ascii="Arial" w:hAnsi="Arial" w:cs="Arial"/>
          <w:sz w:val="20"/>
          <w:szCs w:val="20"/>
          <w:lang w:val="en-AU"/>
        </w:rPr>
        <w:t>.</w:t>
      </w:r>
    </w:p>
    <w:p w14:paraId="3361D4A1" w14:textId="77777777" w:rsidR="00D03830" w:rsidRDefault="00D03830" w:rsidP="005A0AA0">
      <w:pPr>
        <w:spacing w:after="0" w:line="240" w:lineRule="auto"/>
        <w:rPr>
          <w:rFonts w:ascii="Arial" w:hAnsi="Arial" w:cs="Arial"/>
          <w:sz w:val="20"/>
          <w:szCs w:val="20"/>
          <w:lang w:val="en-AU"/>
        </w:rPr>
      </w:pPr>
    </w:p>
    <w:p w14:paraId="4B26ED3E" w14:textId="77777777" w:rsidR="00D03830" w:rsidRPr="00996912" w:rsidRDefault="00D03830" w:rsidP="1F5B6284">
      <w:pPr>
        <w:spacing w:after="0" w:line="240" w:lineRule="auto"/>
        <w:rPr>
          <w:rFonts w:ascii="Arial" w:hAnsi="Arial" w:cs="Arial"/>
          <w:b/>
          <w:bCs/>
          <w:sz w:val="20"/>
          <w:szCs w:val="20"/>
          <w:lang w:val="en-AU"/>
        </w:rPr>
      </w:pPr>
      <w:r w:rsidRPr="1F5B6284">
        <w:rPr>
          <w:rFonts w:ascii="Arial" w:hAnsi="Arial" w:cs="Arial"/>
          <w:sz w:val="20"/>
          <w:szCs w:val="20"/>
          <w:lang w:val="en-AU"/>
        </w:rPr>
        <w:t xml:space="preserve">Please </w:t>
      </w:r>
      <w:r w:rsidRPr="1F5B6284">
        <w:rPr>
          <w:rFonts w:ascii="Arial" w:hAnsi="Arial" w:cs="Arial"/>
          <w:b/>
          <w:bCs/>
          <w:sz w:val="20"/>
          <w:szCs w:val="20"/>
          <w:u w:val="single"/>
          <w:lang w:val="en-AU"/>
        </w:rPr>
        <w:t>click here</w:t>
      </w:r>
      <w:r w:rsidRPr="1F5B6284">
        <w:rPr>
          <w:rFonts w:ascii="Arial" w:hAnsi="Arial" w:cs="Arial"/>
          <w:sz w:val="20"/>
          <w:szCs w:val="20"/>
          <w:lang w:val="en-AU"/>
        </w:rPr>
        <w:t xml:space="preserve"> to view your </w:t>
      </w:r>
      <w:r w:rsidR="000D54CA" w:rsidRPr="1F5B6284">
        <w:rPr>
          <w:rFonts w:ascii="Arial" w:hAnsi="Arial" w:cs="Arial"/>
          <w:b/>
          <w:bCs/>
          <w:sz w:val="20"/>
          <w:szCs w:val="20"/>
          <w:lang w:val="en-AU"/>
        </w:rPr>
        <w:t>Certificate of Insurance (COI)</w:t>
      </w:r>
      <w:r w:rsidRPr="1F5B6284">
        <w:rPr>
          <w:rFonts w:ascii="Arial" w:hAnsi="Arial" w:cs="Arial"/>
          <w:b/>
          <w:bCs/>
          <w:sz w:val="20"/>
          <w:szCs w:val="20"/>
          <w:lang w:val="en-AU"/>
        </w:rPr>
        <w:t xml:space="preserve"> </w:t>
      </w:r>
      <w:r w:rsidRPr="1F5B6284">
        <w:rPr>
          <w:rFonts w:ascii="Arial" w:hAnsi="Arial" w:cs="Arial"/>
          <w:sz w:val="20"/>
          <w:szCs w:val="20"/>
          <w:lang w:val="en-AU"/>
        </w:rPr>
        <w:t>and your</w:t>
      </w:r>
      <w:r w:rsidRPr="1F5B6284">
        <w:rPr>
          <w:rFonts w:ascii="Arial" w:hAnsi="Arial" w:cs="Arial"/>
          <w:b/>
          <w:bCs/>
          <w:sz w:val="20"/>
          <w:szCs w:val="20"/>
          <w:lang w:val="en-AU"/>
        </w:rPr>
        <w:t xml:space="preserve"> Policy Wording. </w:t>
      </w:r>
    </w:p>
    <w:p w14:paraId="2F684BAD" w14:textId="77777777" w:rsidR="000D54CA" w:rsidRPr="003648AE" w:rsidRDefault="00D03830" w:rsidP="005A0AA0">
      <w:pPr>
        <w:spacing w:after="0" w:line="240" w:lineRule="auto"/>
        <w:rPr>
          <w:rFonts w:ascii="Arial" w:hAnsi="Arial" w:cs="Arial"/>
          <w:sz w:val="20"/>
          <w:szCs w:val="20"/>
          <w:lang w:val="en-AU"/>
        </w:rPr>
      </w:pPr>
      <w:r w:rsidRPr="003648AE">
        <w:rPr>
          <w:rFonts w:ascii="Arial" w:hAnsi="Arial" w:cs="Arial"/>
          <w:sz w:val="20"/>
          <w:szCs w:val="20"/>
          <w:lang w:val="en-AU"/>
        </w:rPr>
        <w:t xml:space="preserve">To log on, you will need your Policy Number, and your Last Name. </w:t>
      </w:r>
    </w:p>
    <w:p w14:paraId="4F2BF1C1" w14:textId="77777777" w:rsidR="00910072" w:rsidRPr="006B275A" w:rsidRDefault="00910072" w:rsidP="005A0AA0">
      <w:pPr>
        <w:spacing w:after="0" w:line="240" w:lineRule="auto"/>
        <w:rPr>
          <w:rFonts w:ascii="Arial" w:hAnsi="Arial" w:cs="Arial"/>
          <w:b/>
          <w:sz w:val="20"/>
          <w:szCs w:val="20"/>
          <w:lang w:val="en-AU"/>
        </w:rPr>
      </w:pPr>
    </w:p>
    <w:p w14:paraId="63E66502" w14:textId="77777777" w:rsidR="000D54CA" w:rsidRPr="00996912" w:rsidRDefault="000D54CA" w:rsidP="1F5B6284">
      <w:pPr>
        <w:spacing w:after="0" w:line="240" w:lineRule="auto"/>
        <w:rPr>
          <w:rFonts w:ascii="Arial" w:hAnsi="Arial" w:cs="Arial"/>
          <w:b/>
          <w:bCs/>
          <w:color w:val="002060"/>
          <w:sz w:val="24"/>
          <w:szCs w:val="24"/>
          <w:lang w:val="en-AU"/>
        </w:rPr>
      </w:pPr>
      <w:r w:rsidRPr="1F5B6284">
        <w:rPr>
          <w:rFonts w:ascii="Arial" w:hAnsi="Arial" w:cs="Arial"/>
          <w:b/>
          <w:bCs/>
          <w:color w:val="002060"/>
          <w:sz w:val="24"/>
          <w:szCs w:val="24"/>
          <w:lang w:val="en-AU"/>
        </w:rPr>
        <w:t xml:space="preserve">What am I covered for? </w:t>
      </w:r>
    </w:p>
    <w:p w14:paraId="18BDED26" w14:textId="77777777" w:rsidR="00910072" w:rsidRPr="00910072" w:rsidRDefault="00910072" w:rsidP="005A0AA0">
      <w:pPr>
        <w:spacing w:after="0" w:line="240" w:lineRule="auto"/>
        <w:rPr>
          <w:rFonts w:ascii="Arial" w:hAnsi="Arial" w:cs="Arial"/>
          <w:b/>
          <w:color w:val="FF0000"/>
          <w:sz w:val="20"/>
          <w:szCs w:val="20"/>
          <w:lang w:val="en-AU"/>
        </w:rPr>
      </w:pPr>
    </w:p>
    <w:p w14:paraId="493F821A" w14:textId="77777777" w:rsidR="00996912" w:rsidRDefault="005A0AA0" w:rsidP="002E7B1B">
      <w:pPr>
        <w:spacing w:after="0" w:line="240" w:lineRule="auto"/>
        <w:rPr>
          <w:rFonts w:ascii="Arial" w:hAnsi="Arial" w:cs="Arial"/>
          <w:sz w:val="20"/>
          <w:szCs w:val="20"/>
          <w:lang w:val="en-AU"/>
        </w:rPr>
      </w:pPr>
      <w:r w:rsidRPr="1F5B6284">
        <w:rPr>
          <w:rFonts w:ascii="Arial" w:hAnsi="Arial" w:cs="Arial"/>
          <w:sz w:val="20"/>
          <w:szCs w:val="20"/>
          <w:lang w:val="en-AU"/>
        </w:rPr>
        <w:t xml:space="preserve">The list of included Benefits </w:t>
      </w:r>
      <w:proofErr w:type="gramStart"/>
      <w:r w:rsidRPr="1F5B6284">
        <w:rPr>
          <w:rFonts w:ascii="Arial" w:hAnsi="Arial" w:cs="Arial"/>
          <w:sz w:val="20"/>
          <w:szCs w:val="20"/>
          <w:lang w:val="en-AU"/>
        </w:rPr>
        <w:t>are</w:t>
      </w:r>
      <w:proofErr w:type="gramEnd"/>
      <w:r w:rsidRPr="1F5B6284">
        <w:rPr>
          <w:rFonts w:ascii="Arial" w:hAnsi="Arial" w:cs="Arial"/>
          <w:sz w:val="20"/>
          <w:szCs w:val="20"/>
          <w:lang w:val="en-AU"/>
        </w:rPr>
        <w:t xml:space="preserve"> </w:t>
      </w:r>
      <w:r w:rsidR="0040357D" w:rsidRPr="1F5B6284">
        <w:rPr>
          <w:rFonts w:ascii="Arial" w:hAnsi="Arial" w:cs="Arial"/>
          <w:sz w:val="20"/>
          <w:szCs w:val="20"/>
          <w:lang w:val="en-AU"/>
        </w:rPr>
        <w:t xml:space="preserve">stated </w:t>
      </w:r>
      <w:r w:rsidRPr="1F5B6284">
        <w:rPr>
          <w:rFonts w:ascii="Arial" w:hAnsi="Arial" w:cs="Arial"/>
          <w:sz w:val="20"/>
          <w:szCs w:val="20"/>
          <w:lang w:val="en-AU"/>
        </w:rPr>
        <w:t xml:space="preserve">in your COI and Policy Wording. </w:t>
      </w:r>
    </w:p>
    <w:p w14:paraId="246EFB3C" w14:textId="77777777" w:rsidR="002E7B1B" w:rsidRPr="00953C87" w:rsidRDefault="002E7B1B" w:rsidP="1F5B6284">
      <w:pPr>
        <w:spacing w:after="0" w:line="240" w:lineRule="auto"/>
        <w:jc w:val="both"/>
        <w:rPr>
          <w:rFonts w:ascii="Arial" w:hAnsi="Arial" w:cs="Arial"/>
          <w:sz w:val="20"/>
          <w:szCs w:val="20"/>
        </w:rPr>
      </w:pPr>
      <w:r w:rsidRPr="1F5B6284">
        <w:rPr>
          <w:rFonts w:ascii="Arial" w:hAnsi="Arial" w:cs="Arial"/>
          <w:sz w:val="20"/>
          <w:szCs w:val="20"/>
          <w:lang w:val="en-AU"/>
        </w:rPr>
        <w:t>You should take the time to read your Policy Wording before you travel to ensure that it meets your specific requirements. This policy provides cover for specified situations and events during your insurance period. There are also exclusions that may apply to specific circumstances. You have 15 days from the date of purchase of this policy to review and ensure you have purchased the right coverage for yourself.</w:t>
      </w:r>
      <w:r w:rsidRPr="1F5B6284">
        <w:rPr>
          <w:rFonts w:ascii="Arial" w:hAnsi="Arial" w:cs="Arial"/>
          <w:sz w:val="20"/>
          <w:szCs w:val="20"/>
        </w:rPr>
        <w:t xml:space="preserve"> </w:t>
      </w:r>
    </w:p>
    <w:p w14:paraId="50A8F3D4" w14:textId="77777777" w:rsidR="00E36CF7" w:rsidRDefault="00E36CF7" w:rsidP="005A0AA0">
      <w:pPr>
        <w:spacing w:after="0" w:line="240" w:lineRule="auto"/>
        <w:rPr>
          <w:rFonts w:ascii="Arial" w:hAnsi="Arial" w:cs="Arial"/>
          <w:b/>
          <w:sz w:val="20"/>
          <w:szCs w:val="20"/>
          <w:lang w:val="en-AU"/>
        </w:rPr>
      </w:pP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0574"/>
      </w:tblGrid>
      <w:tr w:rsidR="00E36CF7" w14:paraId="05897919" w14:textId="77777777" w:rsidTr="53BDE64A">
        <w:tc>
          <w:tcPr>
            <w:tcW w:w="10574" w:type="dxa"/>
          </w:tcPr>
          <w:p w14:paraId="7C9EED58" w14:textId="77777777" w:rsidR="00E36CF7" w:rsidRPr="005812AC" w:rsidRDefault="005812AC" w:rsidP="1F5B6284">
            <w:pPr>
              <w:rPr>
                <w:rFonts w:ascii="Arial" w:hAnsi="Arial" w:cs="Arial"/>
                <w:b/>
                <w:bCs/>
                <w:color w:val="FF0000"/>
                <w:sz w:val="20"/>
                <w:szCs w:val="20"/>
                <w:lang w:val="en-AU"/>
              </w:rPr>
            </w:pPr>
            <w:r w:rsidRPr="1F5B6284">
              <w:rPr>
                <w:rFonts w:ascii="Arial" w:hAnsi="Arial" w:cs="Arial"/>
                <w:b/>
                <w:bCs/>
                <w:color w:val="FF0000"/>
                <w:sz w:val="20"/>
                <w:szCs w:val="20"/>
                <w:lang w:val="en-AU"/>
              </w:rPr>
              <w:t xml:space="preserve">IMPORTANT </w:t>
            </w:r>
            <w:r w:rsidR="00E36CF7" w:rsidRPr="1F5B6284">
              <w:rPr>
                <w:rFonts w:ascii="Arial" w:hAnsi="Arial" w:cs="Arial"/>
                <w:b/>
                <w:bCs/>
                <w:color w:val="FF0000"/>
                <w:sz w:val="20"/>
                <w:szCs w:val="20"/>
                <w:lang w:val="en-AU"/>
              </w:rPr>
              <w:t xml:space="preserve">REMINDERS: </w:t>
            </w:r>
          </w:p>
          <w:p w14:paraId="7804474B" w14:textId="77777777" w:rsidR="00E36CF7" w:rsidRPr="00A92AAE" w:rsidRDefault="00E36CF7" w:rsidP="005A0AA0">
            <w:pPr>
              <w:pStyle w:val="ListParagraph"/>
              <w:numPr>
                <w:ilvl w:val="0"/>
                <w:numId w:val="13"/>
              </w:numPr>
              <w:rPr>
                <w:rFonts w:ascii="Arial" w:hAnsi="Arial" w:cs="Arial"/>
                <w:sz w:val="20"/>
                <w:szCs w:val="20"/>
                <w:lang w:val="en-AU"/>
              </w:rPr>
            </w:pPr>
            <w:r>
              <w:rPr>
                <w:rFonts w:ascii="Arial" w:hAnsi="Arial" w:cs="Arial"/>
                <w:sz w:val="20"/>
                <w:szCs w:val="20"/>
                <w:lang w:val="en-AU"/>
              </w:rPr>
              <w:t xml:space="preserve">All insured persons must be </w:t>
            </w:r>
            <w:r w:rsidRPr="00A92AAE">
              <w:rPr>
                <w:rFonts w:ascii="Arial" w:hAnsi="Arial" w:cs="Arial"/>
                <w:b/>
                <w:sz w:val="20"/>
                <w:szCs w:val="20"/>
                <w:lang w:val="en-AU"/>
              </w:rPr>
              <w:t>residents of</w:t>
            </w:r>
            <w:r w:rsidR="00281176">
              <w:rPr>
                <w:rFonts w:ascii="Arial" w:hAnsi="Arial" w:cs="Arial"/>
                <w:b/>
                <w:sz w:val="20"/>
                <w:szCs w:val="20"/>
                <w:lang w:val="en-AU"/>
              </w:rPr>
              <w:t xml:space="preserve"> </w:t>
            </w:r>
            <w:r w:rsidR="00C862DB">
              <w:rPr>
                <w:rFonts w:ascii="Arial" w:hAnsi="Arial" w:cs="Arial"/>
                <w:b/>
                <w:sz w:val="20"/>
                <w:szCs w:val="20"/>
                <w:lang w:val="en-AU"/>
              </w:rPr>
              <w:t>Hong Kong</w:t>
            </w:r>
            <w:r w:rsidR="00CC1A7C">
              <w:rPr>
                <w:rFonts w:ascii="Arial" w:hAnsi="Arial" w:cs="Arial"/>
                <w:sz w:val="20"/>
                <w:szCs w:val="20"/>
                <w:lang w:val="en-AU"/>
              </w:rPr>
              <w:t xml:space="preserve"> </w:t>
            </w:r>
            <w:r w:rsidR="00CC1A7C" w:rsidRPr="00996912">
              <w:rPr>
                <w:rFonts w:ascii="Arial" w:hAnsi="Arial" w:cs="Arial"/>
                <w:b/>
                <w:sz w:val="20"/>
                <w:szCs w:val="20"/>
                <w:lang w:val="en-AU"/>
              </w:rPr>
              <w:t>SAR.</w:t>
            </w:r>
            <w:r w:rsidR="00CC1A7C">
              <w:rPr>
                <w:rFonts w:ascii="Arial" w:hAnsi="Arial" w:cs="Arial"/>
                <w:sz w:val="20"/>
                <w:szCs w:val="20"/>
                <w:lang w:val="en-AU"/>
              </w:rPr>
              <w:t xml:space="preserve"> </w:t>
            </w:r>
          </w:p>
          <w:p w14:paraId="5730120A" w14:textId="77777777" w:rsidR="0069658A" w:rsidRDefault="0069658A" w:rsidP="0069658A">
            <w:pPr>
              <w:pStyle w:val="ListParagraph"/>
              <w:numPr>
                <w:ilvl w:val="0"/>
                <w:numId w:val="13"/>
              </w:numPr>
              <w:jc w:val="both"/>
              <w:rPr>
                <w:rFonts w:ascii="Arial" w:hAnsi="Arial" w:cs="Arial"/>
                <w:sz w:val="20"/>
                <w:szCs w:val="20"/>
                <w:lang w:val="en-AU"/>
              </w:rPr>
            </w:pPr>
            <w:bookmarkStart w:id="34" w:name="_Hlk55227663"/>
            <w:r w:rsidRPr="1F5B6284">
              <w:rPr>
                <w:rFonts w:ascii="Arial" w:hAnsi="Arial" w:cs="Arial"/>
                <w:sz w:val="20"/>
                <w:szCs w:val="20"/>
                <w:lang w:val="en-AU"/>
              </w:rPr>
              <w:t xml:space="preserve">Please take note of the maximum age limits for eligibility for cover per product: </w:t>
            </w:r>
          </w:p>
          <w:p w14:paraId="6A30E4F8" w14:textId="77777777" w:rsidR="0069658A" w:rsidRDefault="0069658A" w:rsidP="0069658A">
            <w:pPr>
              <w:pStyle w:val="ListParagraph"/>
              <w:numPr>
                <w:ilvl w:val="0"/>
                <w:numId w:val="16"/>
              </w:numPr>
              <w:jc w:val="both"/>
              <w:rPr>
                <w:rFonts w:ascii="Arial" w:hAnsi="Arial" w:cs="Arial"/>
                <w:sz w:val="20"/>
                <w:szCs w:val="20"/>
                <w:lang w:val="en-AU"/>
              </w:rPr>
            </w:pPr>
            <w:r w:rsidRPr="1F5B6284">
              <w:rPr>
                <w:rFonts w:ascii="Arial" w:hAnsi="Arial" w:cs="Arial"/>
                <w:sz w:val="20"/>
                <w:szCs w:val="20"/>
                <w:lang w:val="en-AU"/>
              </w:rPr>
              <w:t xml:space="preserve">All insured persons </w:t>
            </w:r>
            <w:r w:rsidRPr="1F5B6284">
              <w:rPr>
                <w:rFonts w:ascii="Arial" w:hAnsi="Arial" w:cs="Arial"/>
                <w:b/>
                <w:bCs/>
                <w:sz w:val="20"/>
                <w:szCs w:val="20"/>
                <w:u w:val="single"/>
                <w:lang w:val="en-AU"/>
              </w:rPr>
              <w:t>must be under the age of 76 years old on the date of trip departure</w:t>
            </w:r>
            <w:r w:rsidRPr="1F5B6284">
              <w:rPr>
                <w:rFonts w:ascii="Arial" w:hAnsi="Arial" w:cs="Arial"/>
                <w:sz w:val="20"/>
                <w:szCs w:val="20"/>
                <w:lang w:val="en-AU"/>
              </w:rPr>
              <w:t xml:space="preserve"> to be eligible for cover under the</w:t>
            </w:r>
            <w:r w:rsidR="00385F9E" w:rsidRPr="1F5B6284">
              <w:rPr>
                <w:rFonts w:ascii="Arial" w:hAnsi="Arial" w:cs="Arial"/>
                <w:sz w:val="20"/>
                <w:szCs w:val="20"/>
                <w:lang w:val="en-AU"/>
              </w:rPr>
              <w:t xml:space="preserve"> </w:t>
            </w:r>
            <w:r w:rsidR="00385F9E" w:rsidRPr="1F5B6284">
              <w:rPr>
                <w:rFonts w:ascii="Arial" w:hAnsi="Arial" w:cs="Arial"/>
                <w:b/>
                <w:bCs/>
                <w:sz w:val="20"/>
                <w:szCs w:val="20"/>
                <w:lang w:val="en-AU"/>
              </w:rPr>
              <w:t>Cancellation Plan</w:t>
            </w:r>
            <w:del w:id="35" w:author="Kitchens, Darcy [2]" w:date="2025-11-05T20:57:00Z" w16du:dateUtc="2025-11-06T02:57:00Z">
              <w:r w:rsidR="00385F9E" w:rsidRPr="1F5B6284" w:rsidDel="000D4A1A">
                <w:rPr>
                  <w:rFonts w:ascii="Arial" w:hAnsi="Arial" w:cs="Arial"/>
                  <w:b/>
                  <w:bCs/>
                  <w:sz w:val="20"/>
                  <w:szCs w:val="20"/>
                  <w:lang w:val="en-AU"/>
                </w:rPr>
                <w:delText>,</w:delText>
              </w:r>
            </w:del>
            <w:ins w:id="36" w:author="Kitchens, Darcy [2]" w:date="2025-11-05T20:57:00Z" w16du:dateUtc="2025-11-06T02:57:00Z">
              <w:r w:rsidR="000D4A1A">
                <w:rPr>
                  <w:rFonts w:ascii="Arial" w:hAnsi="Arial" w:cs="Arial"/>
                  <w:b/>
                  <w:bCs/>
                  <w:sz w:val="20"/>
                  <w:szCs w:val="20"/>
                  <w:lang w:val="en-AU"/>
                </w:rPr>
                <w:t xml:space="preserve"> </w:t>
              </w:r>
            </w:ins>
            <w:del w:id="37" w:author="Kitchens, Darcy [2]" w:date="2025-11-05T20:57:00Z" w16du:dateUtc="2025-11-06T02:57:00Z">
              <w:r w:rsidRPr="1F5B6284" w:rsidDel="000D4A1A">
                <w:rPr>
                  <w:rFonts w:ascii="Arial" w:hAnsi="Arial" w:cs="Arial"/>
                  <w:sz w:val="20"/>
                  <w:szCs w:val="20"/>
                  <w:lang w:val="en-AU"/>
                </w:rPr>
                <w:delText xml:space="preserve"> </w:delText>
              </w:r>
              <w:r w:rsidRPr="1F5B6284" w:rsidDel="000D4A1A">
                <w:rPr>
                  <w:rFonts w:ascii="Arial" w:hAnsi="Arial" w:cs="Arial"/>
                  <w:b/>
                  <w:bCs/>
                  <w:sz w:val="20"/>
                  <w:szCs w:val="20"/>
                  <w:lang w:val="en-AU"/>
                </w:rPr>
                <w:delText xml:space="preserve">Basic Trip Protection </w:delText>
              </w:r>
            </w:del>
            <w:del w:id="38" w:author="Kitchens, Darcy [2]" w:date="2025-11-05T20:56:00Z" w16du:dateUtc="2025-11-06T02:56:00Z">
              <w:r w:rsidRPr="1F5B6284" w:rsidDel="000D4A1A">
                <w:rPr>
                  <w:rFonts w:ascii="Arial" w:hAnsi="Arial" w:cs="Arial"/>
                  <w:sz w:val="20"/>
                  <w:szCs w:val="20"/>
                  <w:lang w:val="en-AU"/>
                </w:rPr>
                <w:delText>and</w:delText>
              </w:r>
              <w:r w:rsidRPr="1F5B6284" w:rsidDel="000D4A1A">
                <w:rPr>
                  <w:rFonts w:ascii="Arial" w:hAnsi="Arial" w:cs="Arial"/>
                  <w:b/>
                  <w:bCs/>
                  <w:sz w:val="20"/>
                  <w:szCs w:val="20"/>
                  <w:lang w:val="en-AU"/>
                </w:rPr>
                <w:delText xml:space="preserve"> Trip Protection Plus</w:delText>
              </w:r>
              <w:r w:rsidRPr="1F5B6284" w:rsidDel="000D4A1A">
                <w:rPr>
                  <w:rFonts w:ascii="Arial" w:hAnsi="Arial" w:cs="Arial"/>
                  <w:sz w:val="20"/>
                  <w:szCs w:val="20"/>
                  <w:lang w:val="en-AU"/>
                </w:rPr>
                <w:delText xml:space="preserve"> </w:delText>
              </w:r>
            </w:del>
            <w:r w:rsidRPr="1F5B6284">
              <w:rPr>
                <w:rFonts w:ascii="Arial" w:hAnsi="Arial" w:cs="Arial"/>
                <w:sz w:val="20"/>
                <w:szCs w:val="20"/>
                <w:lang w:val="en-AU"/>
              </w:rPr>
              <w:t>product</w:t>
            </w:r>
            <w:del w:id="39" w:author="Kitchens, Darcy [2]" w:date="2025-11-05T20:57:00Z" w16du:dateUtc="2025-11-06T02:57:00Z">
              <w:r w:rsidRPr="1F5B6284" w:rsidDel="000D4A1A">
                <w:rPr>
                  <w:rFonts w:ascii="Arial" w:hAnsi="Arial" w:cs="Arial"/>
                  <w:sz w:val="20"/>
                  <w:szCs w:val="20"/>
                  <w:lang w:val="en-AU"/>
                </w:rPr>
                <w:delText>s</w:delText>
              </w:r>
            </w:del>
            <w:r w:rsidRPr="1F5B6284">
              <w:rPr>
                <w:rFonts w:ascii="Arial" w:hAnsi="Arial" w:cs="Arial"/>
                <w:sz w:val="20"/>
                <w:szCs w:val="20"/>
                <w:lang w:val="en-AU"/>
              </w:rPr>
              <w:t xml:space="preserve">. </w:t>
            </w:r>
          </w:p>
          <w:p w14:paraId="70CCE80A" w14:textId="77777777" w:rsidR="0069658A" w:rsidDel="000D4A1A" w:rsidRDefault="0069658A" w:rsidP="0069658A">
            <w:pPr>
              <w:pStyle w:val="ListParagraph"/>
              <w:numPr>
                <w:ilvl w:val="0"/>
                <w:numId w:val="16"/>
              </w:numPr>
              <w:jc w:val="both"/>
              <w:rPr>
                <w:del w:id="40" w:author="Kitchens, Darcy [2]" w:date="2025-11-05T20:58:00Z" w16du:dateUtc="2025-11-06T02:58:00Z"/>
                <w:rFonts w:ascii="Arial" w:hAnsi="Arial" w:cs="Arial"/>
                <w:sz w:val="20"/>
                <w:szCs w:val="20"/>
                <w:lang w:val="en-AU"/>
              </w:rPr>
            </w:pPr>
            <w:r w:rsidRPr="1F5B6284">
              <w:rPr>
                <w:rFonts w:ascii="Arial" w:hAnsi="Arial" w:cs="Arial"/>
                <w:sz w:val="20"/>
                <w:szCs w:val="20"/>
                <w:lang w:val="en-AU"/>
              </w:rPr>
              <w:t xml:space="preserve">All insured persons </w:t>
            </w:r>
            <w:r w:rsidRPr="1F5B6284">
              <w:rPr>
                <w:rFonts w:ascii="Arial" w:hAnsi="Arial" w:cs="Arial"/>
                <w:b/>
                <w:bCs/>
                <w:sz w:val="20"/>
                <w:szCs w:val="20"/>
                <w:u w:val="single"/>
                <w:lang w:val="en-AU"/>
              </w:rPr>
              <w:t>must be under the age of 66 years old on the date of trip departure</w:t>
            </w:r>
            <w:r w:rsidRPr="1F5B6284">
              <w:rPr>
                <w:rFonts w:ascii="Arial" w:hAnsi="Arial" w:cs="Arial"/>
                <w:sz w:val="20"/>
                <w:szCs w:val="20"/>
                <w:lang w:val="en-AU"/>
              </w:rPr>
              <w:t xml:space="preserve"> to be eligible for cover under the </w:t>
            </w:r>
            <w:r w:rsidR="00385F9E" w:rsidRPr="1F5B6284">
              <w:rPr>
                <w:rFonts w:ascii="Arial" w:hAnsi="Arial" w:cs="Arial"/>
                <w:b/>
                <w:bCs/>
                <w:sz w:val="20"/>
                <w:szCs w:val="20"/>
                <w:lang w:val="en-AU"/>
              </w:rPr>
              <w:t>Protection Plan</w:t>
            </w:r>
            <w:r w:rsidR="00385F9E" w:rsidRPr="1F5B6284">
              <w:rPr>
                <w:rFonts w:ascii="Arial" w:hAnsi="Arial" w:cs="Arial"/>
                <w:sz w:val="20"/>
                <w:szCs w:val="20"/>
                <w:lang w:val="en-AU"/>
              </w:rPr>
              <w:t xml:space="preserve"> </w:t>
            </w:r>
            <w:del w:id="41" w:author="Kitchens, Darcy [2]" w:date="2025-11-05T20:57:00Z" w16du:dateUtc="2025-11-06T02:57:00Z">
              <w:r w:rsidR="00385F9E" w:rsidRPr="1F5B6284" w:rsidDel="000D4A1A">
                <w:rPr>
                  <w:rFonts w:ascii="Arial" w:hAnsi="Arial" w:cs="Arial"/>
                  <w:sz w:val="20"/>
                  <w:szCs w:val="20"/>
                  <w:lang w:val="en-AU"/>
                </w:rPr>
                <w:delText xml:space="preserve">and </w:delText>
              </w:r>
              <w:r w:rsidR="00C12DB0" w:rsidRPr="1F5B6284" w:rsidDel="000D4A1A">
                <w:rPr>
                  <w:rFonts w:ascii="Arial" w:hAnsi="Arial" w:cs="Arial"/>
                  <w:b/>
                  <w:bCs/>
                  <w:sz w:val="20"/>
                  <w:szCs w:val="20"/>
                  <w:lang w:val="en-AU"/>
                </w:rPr>
                <w:delText xml:space="preserve">Premier </w:delText>
              </w:r>
              <w:r w:rsidRPr="1F5B6284" w:rsidDel="000D4A1A">
                <w:rPr>
                  <w:rFonts w:ascii="Arial" w:hAnsi="Arial" w:cs="Arial"/>
                  <w:b/>
                  <w:bCs/>
                  <w:sz w:val="20"/>
                  <w:szCs w:val="20"/>
                  <w:lang w:val="en-AU"/>
                </w:rPr>
                <w:delText xml:space="preserve">Trip Protection </w:delText>
              </w:r>
            </w:del>
            <w:r w:rsidRPr="1F5B6284">
              <w:rPr>
                <w:rFonts w:ascii="Arial" w:hAnsi="Arial" w:cs="Arial"/>
                <w:sz w:val="20"/>
                <w:szCs w:val="20"/>
                <w:lang w:val="en-AU"/>
              </w:rPr>
              <w:t>product</w:t>
            </w:r>
            <w:del w:id="42" w:author="Kitchens, Darcy [2]" w:date="2025-11-05T20:57:00Z" w16du:dateUtc="2025-11-06T02:57:00Z">
              <w:r w:rsidR="00385F9E" w:rsidRPr="1F5B6284" w:rsidDel="000D4A1A">
                <w:rPr>
                  <w:rFonts w:ascii="Arial" w:hAnsi="Arial" w:cs="Arial"/>
                  <w:sz w:val="20"/>
                  <w:szCs w:val="20"/>
                  <w:lang w:val="en-AU"/>
                </w:rPr>
                <w:delText>s</w:delText>
              </w:r>
            </w:del>
            <w:r w:rsidRPr="1F5B6284">
              <w:rPr>
                <w:rFonts w:ascii="Arial" w:hAnsi="Arial" w:cs="Arial"/>
                <w:sz w:val="20"/>
                <w:szCs w:val="20"/>
                <w:lang w:val="en-AU"/>
              </w:rPr>
              <w:t xml:space="preserve">. </w:t>
            </w:r>
          </w:p>
          <w:p w14:paraId="7FEEC1B0" w14:textId="77777777" w:rsidR="00C2313B" w:rsidRPr="000D4A1A" w:rsidRDefault="00385F9E" w:rsidP="00B9607F">
            <w:pPr>
              <w:pStyle w:val="ListParagraph"/>
              <w:numPr>
                <w:ilvl w:val="0"/>
                <w:numId w:val="16"/>
              </w:numPr>
              <w:jc w:val="both"/>
              <w:rPr>
                <w:rFonts w:ascii="Arial" w:hAnsi="Arial" w:cs="Arial"/>
                <w:sz w:val="20"/>
                <w:szCs w:val="20"/>
                <w:rPrChange w:id="43" w:author="Kitchens, Darcy [2]" w:date="2025-11-05T20:58:00Z" w16du:dateUtc="2025-11-06T02:58:00Z">
                  <w:rPr/>
                </w:rPrChange>
              </w:rPr>
            </w:pPr>
            <w:del w:id="44" w:author="Kitchens, Darcy [2]" w:date="2025-11-05T20:57:00Z" w16du:dateUtc="2025-11-06T02:57:00Z">
              <w:r w:rsidRPr="000D4A1A" w:rsidDel="000D4A1A">
                <w:rPr>
                  <w:rFonts w:ascii="Arial" w:hAnsi="Arial" w:cs="Arial"/>
                  <w:b/>
                  <w:bCs/>
                  <w:sz w:val="20"/>
                  <w:szCs w:val="20"/>
                  <w:rPrChange w:id="45" w:author="Kitchens, Darcy [2]" w:date="2025-11-05T20:58:00Z" w16du:dateUtc="2025-11-06T02:58:00Z">
                    <w:rPr/>
                  </w:rPrChange>
                </w:rPr>
                <w:delText xml:space="preserve">Protection Plan </w:delText>
              </w:r>
              <w:r w:rsidRPr="000D4A1A" w:rsidDel="000D4A1A">
                <w:rPr>
                  <w:rFonts w:ascii="Arial" w:hAnsi="Arial" w:cs="Arial"/>
                  <w:sz w:val="20"/>
                  <w:szCs w:val="20"/>
                  <w:rPrChange w:id="46" w:author="Kitchens, Darcy [2]" w:date="2025-11-05T20:58:00Z" w16du:dateUtc="2025-11-06T02:58:00Z">
                    <w:rPr/>
                  </w:rPrChange>
                </w:rPr>
                <w:delText>and</w:delText>
              </w:r>
              <w:r w:rsidRPr="000D4A1A" w:rsidDel="000D4A1A">
                <w:rPr>
                  <w:rFonts w:ascii="Arial" w:hAnsi="Arial" w:cs="Arial"/>
                  <w:b/>
                  <w:bCs/>
                  <w:sz w:val="20"/>
                  <w:szCs w:val="20"/>
                  <w:rPrChange w:id="47" w:author="Kitchens, Darcy [2]" w:date="2025-11-05T20:58:00Z" w16du:dateUtc="2025-11-06T02:58:00Z">
                    <w:rPr/>
                  </w:rPrChange>
                </w:rPr>
                <w:delText xml:space="preserve"> </w:delText>
              </w:r>
              <w:r w:rsidR="00C12DB0" w:rsidRPr="000D4A1A" w:rsidDel="000D4A1A">
                <w:rPr>
                  <w:rFonts w:ascii="Arial" w:hAnsi="Arial" w:cs="Arial"/>
                  <w:b/>
                  <w:bCs/>
                  <w:sz w:val="20"/>
                  <w:szCs w:val="20"/>
                  <w:rPrChange w:id="48" w:author="Kitchens, Darcy [2]" w:date="2025-11-05T20:58:00Z" w16du:dateUtc="2025-11-06T02:58:00Z">
                    <w:rPr/>
                  </w:rPrChange>
                </w:rPr>
                <w:delText xml:space="preserve">Premier </w:delText>
              </w:r>
              <w:r w:rsidR="0069658A" w:rsidRPr="000D4A1A" w:rsidDel="000D4A1A">
                <w:rPr>
                  <w:rFonts w:ascii="Arial" w:hAnsi="Arial" w:cs="Arial"/>
                  <w:b/>
                  <w:bCs/>
                  <w:sz w:val="20"/>
                  <w:szCs w:val="20"/>
                  <w:rPrChange w:id="49" w:author="Kitchens, Darcy [2]" w:date="2025-11-05T20:58:00Z" w16du:dateUtc="2025-11-06T02:58:00Z">
                    <w:rPr/>
                  </w:rPrChange>
                </w:rPr>
                <w:delText xml:space="preserve">Trip Protection </w:delText>
              </w:r>
              <w:r w:rsidR="0069658A" w:rsidRPr="000D4A1A" w:rsidDel="000D4A1A">
                <w:rPr>
                  <w:rFonts w:ascii="Arial" w:hAnsi="Arial" w:cs="Arial"/>
                  <w:sz w:val="20"/>
                  <w:szCs w:val="20"/>
                  <w:rPrChange w:id="50" w:author="Kitchens, Darcy [2]" w:date="2025-11-05T20:58:00Z" w16du:dateUtc="2025-11-06T02:58:00Z">
                    <w:rPr/>
                  </w:rPrChange>
                </w:rPr>
                <w:delText>provide cover of up to HK</w:delText>
              </w:r>
              <w:r w:rsidR="0069658A" w:rsidRPr="000D4A1A" w:rsidDel="000D4A1A">
                <w:rPr>
                  <w:rFonts w:ascii="Arial" w:hAnsi="Arial" w:cs="Arial"/>
                  <w:b/>
                  <w:bCs/>
                  <w:sz w:val="20"/>
                  <w:szCs w:val="20"/>
                  <w:rPrChange w:id="51" w:author="Kitchens, Darcy [2]" w:date="2025-11-05T20:58:00Z" w16du:dateUtc="2025-11-06T02:58:00Z">
                    <w:rPr/>
                  </w:rPrChange>
                </w:rPr>
                <w:delText>$ 1,568,000 in total for both B1-Emergency Medical Expenses and B2 – Emergency Medical Evacuation &amp; Repatriation</w:delText>
              </w:r>
              <w:r w:rsidR="0069658A" w:rsidRPr="000D4A1A" w:rsidDel="000D4A1A">
                <w:rPr>
                  <w:rFonts w:ascii="Arial" w:hAnsi="Arial" w:cs="Arial"/>
                  <w:sz w:val="20"/>
                  <w:szCs w:val="20"/>
                  <w:rPrChange w:id="52" w:author="Kitchens, Darcy [2]" w:date="2025-11-05T20:58:00Z" w16du:dateUtc="2025-11-06T02:58:00Z">
                    <w:rPr/>
                  </w:rPrChange>
                </w:rPr>
                <w:delText xml:space="preserve"> if an insured person is diagnosed with COVID-19 during their travels.   </w:delText>
              </w:r>
            </w:del>
            <w:bookmarkEnd w:id="34"/>
          </w:p>
        </w:tc>
      </w:tr>
    </w:tbl>
    <w:p w14:paraId="05F766D0" w14:textId="77777777" w:rsidR="00FD1D2E" w:rsidRDefault="00FD1D2E" w:rsidP="005A0AA0">
      <w:pPr>
        <w:spacing w:after="0" w:line="240" w:lineRule="auto"/>
        <w:rPr>
          <w:rFonts w:ascii="Arial" w:hAnsi="Arial" w:cs="Arial"/>
          <w:sz w:val="20"/>
          <w:szCs w:val="20"/>
        </w:rPr>
      </w:pPr>
    </w:p>
    <w:p w14:paraId="7F2FEBE9" w14:textId="77777777" w:rsidR="00FD1D2E" w:rsidRPr="0069658A" w:rsidRDefault="00FD1D2E" w:rsidP="1F5B6284">
      <w:pPr>
        <w:spacing w:after="0" w:line="240" w:lineRule="auto"/>
        <w:rPr>
          <w:rFonts w:ascii="Arial" w:hAnsi="Arial" w:cs="Arial"/>
          <w:b/>
          <w:bCs/>
          <w:color w:val="002060"/>
          <w:sz w:val="24"/>
          <w:szCs w:val="24"/>
          <w:lang w:val="en-AU"/>
        </w:rPr>
      </w:pPr>
      <w:r w:rsidRPr="1F5B6284">
        <w:rPr>
          <w:rFonts w:ascii="Arial" w:hAnsi="Arial" w:cs="Arial"/>
          <w:b/>
          <w:bCs/>
          <w:color w:val="002060"/>
          <w:sz w:val="24"/>
          <w:szCs w:val="24"/>
          <w:lang w:val="en-AU"/>
        </w:rPr>
        <w:t>IMPORTANT Contact Information</w:t>
      </w:r>
    </w:p>
    <w:p w14:paraId="6C7A4C3E" w14:textId="77777777" w:rsidR="00FD1D2E" w:rsidRPr="00FD1D2E" w:rsidRDefault="00FD1D2E" w:rsidP="005A0AA0">
      <w:pPr>
        <w:spacing w:after="0" w:line="240" w:lineRule="auto"/>
        <w:rPr>
          <w:rFonts w:ascii="Arial" w:hAnsi="Arial" w:cs="Arial"/>
          <w:b/>
          <w:sz w:val="20"/>
          <w:szCs w:val="20"/>
          <w:lang w:val="en-AU"/>
        </w:rPr>
      </w:pP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335"/>
        <w:gridCol w:w="8239"/>
      </w:tblGrid>
      <w:tr w:rsidR="00FD1D2E" w14:paraId="6012FC4F" w14:textId="77777777" w:rsidTr="1F5B6284">
        <w:tc>
          <w:tcPr>
            <w:tcW w:w="2335" w:type="dxa"/>
          </w:tcPr>
          <w:p w14:paraId="2ACBD771" w14:textId="77777777" w:rsidR="00FD1D2E" w:rsidRPr="009A7DCE" w:rsidRDefault="00FD1D2E" w:rsidP="1F5B6284">
            <w:pPr>
              <w:rPr>
                <w:rFonts w:ascii="Arial" w:hAnsi="Arial" w:cs="Arial"/>
                <w:b/>
                <w:bCs/>
                <w:color w:val="00B0F0"/>
                <w:sz w:val="20"/>
                <w:szCs w:val="20"/>
                <w:lang w:val="en-AU"/>
              </w:rPr>
            </w:pPr>
            <w:r w:rsidRPr="1F5B6284">
              <w:rPr>
                <w:rFonts w:ascii="Arial" w:hAnsi="Arial" w:cs="Arial"/>
                <w:b/>
                <w:bCs/>
                <w:color w:val="002060"/>
                <w:sz w:val="20"/>
                <w:szCs w:val="20"/>
                <w:lang w:val="en-AU"/>
              </w:rPr>
              <w:t>Policy Cancellations only</w:t>
            </w:r>
          </w:p>
        </w:tc>
        <w:tc>
          <w:tcPr>
            <w:tcW w:w="8239" w:type="dxa"/>
          </w:tcPr>
          <w:p w14:paraId="6914D9B3" w14:textId="77777777" w:rsidR="00A965B4" w:rsidRPr="00A10692" w:rsidRDefault="00A965B4" w:rsidP="00A965B4">
            <w:pPr>
              <w:rPr>
                <w:rFonts w:ascii="Arial" w:hAnsi="Arial" w:cs="Arial"/>
                <w:b/>
                <w:i/>
                <w:sz w:val="20"/>
                <w:szCs w:val="20"/>
              </w:rPr>
            </w:pPr>
            <w:r w:rsidRPr="00A10692">
              <w:rPr>
                <w:rFonts w:ascii="Arial" w:hAnsi="Arial" w:cs="Arial"/>
                <w:b/>
                <w:i/>
                <w:sz w:val="20"/>
                <w:szCs w:val="20"/>
              </w:rPr>
              <w:t>Important Information</w:t>
            </w:r>
          </w:p>
          <w:p w14:paraId="5FF08516" w14:textId="77777777" w:rsidR="00A965B4" w:rsidRPr="00E32694" w:rsidRDefault="00A965B4" w:rsidP="1F5B6284">
            <w:pPr>
              <w:jc w:val="both"/>
              <w:rPr>
                <w:rFonts w:asciiTheme="majorHAnsi" w:hAnsiTheme="majorHAnsi" w:cstheme="majorBidi"/>
                <w:sz w:val="20"/>
                <w:szCs w:val="20"/>
              </w:rPr>
            </w:pPr>
            <w:r w:rsidRPr="1F5B6284">
              <w:rPr>
                <w:rFonts w:asciiTheme="majorHAnsi" w:hAnsiTheme="majorHAnsi" w:cstheme="majorBidi"/>
                <w:sz w:val="20"/>
                <w:szCs w:val="20"/>
              </w:rPr>
              <w:t xml:space="preserve">If you wish to Cancel your Policy, you are eligible for a refund of your premium within the </w:t>
            </w:r>
            <w:proofErr w:type="gramStart"/>
            <w:r w:rsidRPr="1F5B6284">
              <w:rPr>
                <w:rFonts w:asciiTheme="majorHAnsi" w:hAnsiTheme="majorHAnsi" w:cstheme="majorBidi"/>
                <w:sz w:val="20"/>
                <w:szCs w:val="20"/>
              </w:rPr>
              <w:t>15 day</w:t>
            </w:r>
            <w:proofErr w:type="gramEnd"/>
            <w:r w:rsidRPr="1F5B6284">
              <w:rPr>
                <w:rFonts w:asciiTheme="majorHAnsi" w:hAnsiTheme="majorHAnsi" w:cstheme="majorBidi"/>
                <w:sz w:val="20"/>
                <w:szCs w:val="20"/>
              </w:rPr>
              <w:t xml:space="preserve"> cooling off period from the Policy Issuance date only, subject to the conditions that you have not, and do not intend to make a claim against this policy and your trip has not started. Refunds outside of the cooling off period will not be provided. </w:t>
            </w:r>
          </w:p>
          <w:p w14:paraId="292E8DC3" w14:textId="77777777" w:rsidR="00A965B4" w:rsidRDefault="00A965B4" w:rsidP="00A965B4">
            <w:pPr>
              <w:rPr>
                <w:rFonts w:asciiTheme="majorHAnsi" w:hAnsiTheme="majorHAnsi" w:cstheme="majorHAnsi"/>
                <w:sz w:val="20"/>
                <w:szCs w:val="20"/>
              </w:rPr>
            </w:pPr>
          </w:p>
          <w:p w14:paraId="7A013379" w14:textId="77777777" w:rsidR="00A965B4" w:rsidRPr="00692646" w:rsidRDefault="00A965B4" w:rsidP="00A965B4">
            <w:pPr>
              <w:rPr>
                <w:rFonts w:ascii="Arial" w:hAnsi="Arial" w:cs="Arial"/>
                <w:sz w:val="20"/>
                <w:szCs w:val="20"/>
                <w:lang w:val="en-GB"/>
              </w:rPr>
            </w:pPr>
            <w:r w:rsidRPr="00692646">
              <w:rPr>
                <w:rFonts w:ascii="Arial" w:hAnsi="Arial" w:cs="Arial"/>
                <w:sz w:val="20"/>
                <w:szCs w:val="20"/>
                <w:lang w:val="en-GB"/>
              </w:rPr>
              <w:t>You may cancel by any of the methods below:</w:t>
            </w:r>
          </w:p>
          <w:p w14:paraId="1B20ADA8" w14:textId="77777777" w:rsidR="00A965B4" w:rsidRPr="00692646" w:rsidRDefault="00A965B4" w:rsidP="00A965B4">
            <w:pPr>
              <w:autoSpaceDE w:val="0"/>
              <w:autoSpaceDN w:val="0"/>
              <w:jc w:val="both"/>
              <w:rPr>
                <w:rFonts w:ascii="Arial" w:hAnsi="Arial" w:cs="Arial"/>
                <w:sz w:val="20"/>
                <w:szCs w:val="20"/>
                <w:lang w:val="en-GB"/>
              </w:rPr>
            </w:pPr>
          </w:p>
          <w:p w14:paraId="4FB2D3E2" w14:textId="77777777" w:rsidR="00A965B4" w:rsidRPr="00996912" w:rsidRDefault="00A965B4" w:rsidP="00A965B4">
            <w:pPr>
              <w:pStyle w:val="ListParagraph"/>
              <w:numPr>
                <w:ilvl w:val="0"/>
                <w:numId w:val="15"/>
              </w:numPr>
              <w:autoSpaceDE w:val="0"/>
              <w:autoSpaceDN w:val="0"/>
              <w:ind w:left="360"/>
              <w:jc w:val="both"/>
              <w:rPr>
                <w:rFonts w:ascii="Arial" w:hAnsi="Arial" w:cs="Arial"/>
                <w:sz w:val="20"/>
                <w:szCs w:val="20"/>
                <w:lang w:val="en-GB"/>
              </w:rPr>
            </w:pPr>
            <w:r w:rsidRPr="00A10692">
              <w:rPr>
                <w:rFonts w:ascii="Arial" w:hAnsi="Arial" w:cs="Arial"/>
                <w:b/>
                <w:sz w:val="20"/>
                <w:szCs w:val="20"/>
                <w:lang w:val="en-GB"/>
              </w:rPr>
              <w:t>Online</w:t>
            </w:r>
            <w:r w:rsidRPr="00692646">
              <w:rPr>
                <w:rFonts w:ascii="Arial" w:hAnsi="Arial" w:cs="Arial"/>
                <w:sz w:val="20"/>
                <w:szCs w:val="20"/>
                <w:lang w:val="en-GB"/>
              </w:rPr>
              <w:t xml:space="preserve"> – Log on to the</w:t>
            </w:r>
            <w:r w:rsidR="009A7DCE">
              <w:rPr>
                <w:rFonts w:ascii="Arial" w:hAnsi="Arial" w:cs="Arial"/>
                <w:sz w:val="20"/>
                <w:szCs w:val="20"/>
                <w:lang w:val="en-GB"/>
              </w:rPr>
              <w:t xml:space="preserve"> travel</w:t>
            </w:r>
            <w:r w:rsidRPr="00692646">
              <w:rPr>
                <w:rFonts w:ascii="Arial" w:hAnsi="Arial" w:cs="Arial"/>
                <w:sz w:val="20"/>
                <w:szCs w:val="20"/>
                <w:lang w:val="en-GB"/>
              </w:rPr>
              <w:t xml:space="preserve"> website with your itinerary </w:t>
            </w:r>
            <w:proofErr w:type="gramStart"/>
            <w:r w:rsidRPr="00692646">
              <w:rPr>
                <w:rFonts w:ascii="Arial" w:hAnsi="Arial" w:cs="Arial"/>
                <w:sz w:val="20"/>
                <w:szCs w:val="20"/>
                <w:lang w:val="en-GB"/>
              </w:rPr>
              <w:t>number, and</w:t>
            </w:r>
            <w:proofErr w:type="gramEnd"/>
            <w:r w:rsidRPr="00692646">
              <w:rPr>
                <w:rFonts w:ascii="Arial" w:hAnsi="Arial" w:cs="Arial"/>
                <w:sz w:val="20"/>
                <w:szCs w:val="20"/>
                <w:lang w:val="en-GB"/>
              </w:rPr>
              <w:t xml:space="preserve"> click on the policy cancellation link. </w:t>
            </w:r>
            <w:r w:rsidRPr="00996912">
              <w:rPr>
                <w:rFonts w:ascii="Arial" w:hAnsi="Arial" w:cs="Arial"/>
                <w:sz w:val="20"/>
                <w:szCs w:val="20"/>
                <w:lang w:val="en-GB"/>
              </w:rPr>
              <w:t xml:space="preserve">Your refund request will be acknowledged and confirmed instantly!  </w:t>
            </w:r>
          </w:p>
          <w:p w14:paraId="1A775461" w14:textId="77777777" w:rsidR="00A965B4" w:rsidRPr="00A10692" w:rsidRDefault="00A965B4" w:rsidP="00A965B4">
            <w:pPr>
              <w:autoSpaceDE w:val="0"/>
              <w:autoSpaceDN w:val="0"/>
              <w:jc w:val="both"/>
              <w:rPr>
                <w:rFonts w:ascii="Arial" w:hAnsi="Arial" w:cs="Arial"/>
                <w:color w:val="002060"/>
                <w:sz w:val="20"/>
                <w:szCs w:val="20"/>
                <w:lang w:val="en-GB"/>
              </w:rPr>
            </w:pPr>
          </w:p>
          <w:p w14:paraId="6EECC774" w14:textId="77777777" w:rsidR="00A965B4" w:rsidRDefault="00A965B4" w:rsidP="00A965B4">
            <w:pPr>
              <w:pStyle w:val="ListParagraph"/>
              <w:numPr>
                <w:ilvl w:val="0"/>
                <w:numId w:val="15"/>
              </w:numPr>
              <w:autoSpaceDE w:val="0"/>
              <w:autoSpaceDN w:val="0"/>
              <w:ind w:left="360"/>
              <w:jc w:val="both"/>
              <w:rPr>
                <w:rFonts w:ascii="Arial" w:hAnsi="Arial" w:cs="Arial"/>
                <w:sz w:val="20"/>
                <w:szCs w:val="20"/>
                <w:lang w:val="en-GB"/>
              </w:rPr>
            </w:pPr>
            <w:r w:rsidRPr="00A10692">
              <w:rPr>
                <w:rFonts w:ascii="Arial" w:hAnsi="Arial" w:cs="Arial"/>
                <w:b/>
                <w:sz w:val="20"/>
                <w:szCs w:val="20"/>
                <w:lang w:val="en-GB"/>
              </w:rPr>
              <w:t>By phone</w:t>
            </w:r>
            <w:r w:rsidRPr="00692646">
              <w:rPr>
                <w:rFonts w:ascii="Arial" w:hAnsi="Arial" w:cs="Arial"/>
                <w:sz w:val="20"/>
                <w:szCs w:val="20"/>
                <w:lang w:val="en-GB"/>
              </w:rPr>
              <w:t xml:space="preserve"> – Please contact</w:t>
            </w:r>
            <w:r w:rsidR="00772CD4">
              <w:rPr>
                <w:rFonts w:ascii="Arial" w:hAnsi="Arial" w:cs="Arial"/>
                <w:sz w:val="20"/>
                <w:szCs w:val="20"/>
                <w:lang w:val="en-GB"/>
              </w:rPr>
              <w:t xml:space="preserve"> the travel website</w:t>
            </w:r>
            <w:r w:rsidR="00CF7C5C">
              <w:rPr>
                <w:rFonts w:ascii="Arial" w:hAnsi="Arial" w:cs="Arial"/>
                <w:b/>
                <w:bCs/>
                <w:sz w:val="20"/>
                <w:szCs w:val="20"/>
                <w:lang w:val="en-GB"/>
              </w:rPr>
              <w:t xml:space="preserve"> </w:t>
            </w:r>
            <w:r w:rsidRPr="00692646">
              <w:rPr>
                <w:rFonts w:ascii="Arial" w:hAnsi="Arial" w:cs="Arial"/>
                <w:sz w:val="20"/>
                <w:szCs w:val="20"/>
                <w:lang w:val="en-GB"/>
              </w:rPr>
              <w:t>using the contact information provided on their itinerary email. Your refund request will be acknowledged and processed during standard business hours, excluding public holidays.</w:t>
            </w:r>
          </w:p>
          <w:p w14:paraId="0CACB284" w14:textId="77777777" w:rsidR="00A965B4" w:rsidRPr="00692646" w:rsidRDefault="00A965B4" w:rsidP="00A965B4">
            <w:pPr>
              <w:autoSpaceDE w:val="0"/>
              <w:autoSpaceDN w:val="0"/>
              <w:jc w:val="both"/>
              <w:rPr>
                <w:rFonts w:ascii="Arial" w:hAnsi="Arial" w:cs="Arial"/>
                <w:sz w:val="20"/>
                <w:szCs w:val="20"/>
                <w:lang w:val="en-GB"/>
              </w:rPr>
            </w:pPr>
          </w:p>
          <w:p w14:paraId="584931B7" w14:textId="77777777" w:rsidR="00FD1D2E" w:rsidRDefault="00A965B4" w:rsidP="00996912">
            <w:pPr>
              <w:autoSpaceDE w:val="0"/>
              <w:autoSpaceDN w:val="0"/>
              <w:jc w:val="both"/>
              <w:rPr>
                <w:rFonts w:ascii="Arial" w:hAnsi="Arial" w:cs="Arial"/>
                <w:sz w:val="20"/>
                <w:szCs w:val="20"/>
                <w:lang w:val="en-GB"/>
              </w:rPr>
            </w:pPr>
            <w:r w:rsidRPr="1F5B6284">
              <w:rPr>
                <w:rFonts w:ascii="Arial" w:hAnsi="Arial" w:cs="Arial"/>
                <w:b/>
                <w:bCs/>
                <w:sz w:val="20"/>
                <w:szCs w:val="20"/>
                <w:lang w:val="en-GB"/>
              </w:rPr>
              <w:t>Refund processing time:</w:t>
            </w:r>
            <w:r w:rsidRPr="1F5B6284">
              <w:rPr>
                <w:rFonts w:ascii="Arial" w:hAnsi="Arial" w:cs="Arial"/>
                <w:sz w:val="20"/>
                <w:szCs w:val="20"/>
                <w:lang w:val="en-GB"/>
              </w:rPr>
              <w:t xml:space="preserve"> Your refund may take up to </w:t>
            </w:r>
            <w:r w:rsidR="0069658A" w:rsidRPr="1F5B6284">
              <w:rPr>
                <w:rFonts w:ascii="Arial" w:hAnsi="Arial" w:cs="Arial"/>
                <w:sz w:val="20"/>
                <w:szCs w:val="20"/>
                <w:lang w:val="en-GB"/>
              </w:rPr>
              <w:t>thirty (30)</w:t>
            </w:r>
            <w:r w:rsidRPr="1F5B6284">
              <w:rPr>
                <w:rFonts w:ascii="Arial" w:hAnsi="Arial" w:cs="Arial"/>
                <w:sz w:val="20"/>
                <w:szCs w:val="20"/>
                <w:lang w:val="en-GB"/>
              </w:rPr>
              <w:t xml:space="preserve"> business days to reflect on your payment method and up to 2 billing cycles to show on your bank statement. For enquiries on when you will receive your refund, it is best to contact your financial institution directly. </w:t>
            </w:r>
          </w:p>
          <w:p w14:paraId="0B05296D" w14:textId="77777777" w:rsidR="00C54A6B" w:rsidRPr="00996912" w:rsidRDefault="00C54A6B" w:rsidP="00996912">
            <w:pPr>
              <w:autoSpaceDE w:val="0"/>
              <w:autoSpaceDN w:val="0"/>
              <w:jc w:val="both"/>
              <w:rPr>
                <w:rFonts w:ascii="Arial" w:hAnsi="Arial" w:cs="Arial"/>
                <w:sz w:val="20"/>
                <w:szCs w:val="20"/>
                <w:lang w:val="en-GB"/>
              </w:rPr>
            </w:pPr>
          </w:p>
        </w:tc>
      </w:tr>
      <w:tr w:rsidR="00FD1D2E" w14:paraId="1587F8D2" w14:textId="77777777" w:rsidTr="1F5B6284">
        <w:tc>
          <w:tcPr>
            <w:tcW w:w="2335" w:type="dxa"/>
          </w:tcPr>
          <w:p w14:paraId="53664800" w14:textId="77777777" w:rsidR="00FD1D2E" w:rsidRPr="00A8526E" w:rsidRDefault="00FD1D2E" w:rsidP="00FD1D2E">
            <w:pPr>
              <w:rPr>
                <w:rFonts w:ascii="Arial" w:hAnsi="Arial" w:cs="Arial"/>
                <w:color w:val="002060"/>
                <w:sz w:val="20"/>
                <w:szCs w:val="20"/>
              </w:rPr>
            </w:pPr>
            <w:r w:rsidRPr="1F5B6284">
              <w:rPr>
                <w:rFonts w:ascii="Arial" w:hAnsi="Arial" w:cs="Arial"/>
                <w:b/>
                <w:bCs/>
                <w:color w:val="002060"/>
                <w:sz w:val="20"/>
                <w:szCs w:val="20"/>
                <w:lang w:val="en-AU"/>
              </w:rPr>
              <w:t>Policy Enquiries only</w:t>
            </w:r>
          </w:p>
          <w:p w14:paraId="15E51805" w14:textId="77777777" w:rsidR="00FD1D2E" w:rsidRPr="00A8526E" w:rsidRDefault="00FD1D2E" w:rsidP="1F5B6284">
            <w:pPr>
              <w:rPr>
                <w:rFonts w:ascii="Arial" w:hAnsi="Arial" w:cs="Arial"/>
                <w:b/>
                <w:bCs/>
                <w:color w:val="002060"/>
                <w:sz w:val="20"/>
                <w:szCs w:val="20"/>
                <w:lang w:val="en-AU"/>
              </w:rPr>
            </w:pPr>
          </w:p>
        </w:tc>
        <w:tc>
          <w:tcPr>
            <w:tcW w:w="8239" w:type="dxa"/>
          </w:tcPr>
          <w:p w14:paraId="10D74080" w14:textId="77777777" w:rsidR="00520A3D" w:rsidRDefault="00D551FA" w:rsidP="00520A3D">
            <w:pPr>
              <w:rPr>
                <w:rFonts w:ascii="Arial" w:hAnsi="Arial" w:cs="Arial"/>
                <w:sz w:val="20"/>
                <w:szCs w:val="20"/>
                <w:lang w:val="en-AU"/>
              </w:rPr>
            </w:pPr>
            <w:r>
              <w:rPr>
                <w:rFonts w:ascii="Arial" w:hAnsi="Arial" w:cs="Arial"/>
                <w:sz w:val="20"/>
                <w:szCs w:val="20"/>
                <w:lang w:val="en-AU"/>
              </w:rPr>
              <w:t>P</w:t>
            </w:r>
            <w:r w:rsidR="00520A3D" w:rsidRPr="006B275A">
              <w:rPr>
                <w:rFonts w:ascii="Arial" w:hAnsi="Arial" w:cs="Arial"/>
                <w:sz w:val="20"/>
                <w:szCs w:val="20"/>
                <w:lang w:val="en-AU"/>
              </w:rPr>
              <w:t xml:space="preserve">lease </w:t>
            </w:r>
            <w:r w:rsidR="00176780" w:rsidRPr="006B275A">
              <w:rPr>
                <w:rFonts w:ascii="Arial" w:hAnsi="Arial" w:cs="Arial"/>
                <w:sz w:val="20"/>
                <w:szCs w:val="20"/>
                <w:lang w:val="en-AU"/>
              </w:rPr>
              <w:t xml:space="preserve">call us on </w:t>
            </w:r>
            <w:r w:rsidR="00176780" w:rsidRPr="006018DD">
              <w:rPr>
                <w:rFonts w:ascii="Arial" w:hAnsi="Arial" w:cs="Arial"/>
                <w:b/>
                <w:sz w:val="20"/>
                <w:szCs w:val="20"/>
                <w:lang w:val="en-AU"/>
              </w:rPr>
              <w:t xml:space="preserve">+852 </w:t>
            </w:r>
            <w:ins w:id="53" w:author="Kitchens, Darcy [2]" w:date="2025-11-05T21:01:00Z" w16du:dateUtc="2025-11-06T03:01:00Z">
              <w:r w:rsidR="000D4A1A">
                <w:rPr>
                  <w:rFonts w:ascii="Arial" w:hAnsi="Arial" w:cs="Arial"/>
                  <w:b/>
                  <w:sz w:val="20"/>
                  <w:szCs w:val="20"/>
                  <w:lang w:val="en-AU"/>
                </w:rPr>
                <w:t xml:space="preserve">3405 7298 </w:t>
              </w:r>
            </w:ins>
            <w:del w:id="54" w:author="Kitchens, Darcy [2]" w:date="2025-11-05T21:01:00Z" w16du:dateUtc="2025-11-06T03:01:00Z">
              <w:r w:rsidR="00176780" w:rsidRPr="006018DD" w:rsidDel="000D4A1A">
                <w:rPr>
                  <w:rFonts w:ascii="Arial" w:hAnsi="Arial" w:cs="Arial"/>
                  <w:b/>
                  <w:sz w:val="20"/>
                  <w:szCs w:val="20"/>
                  <w:lang w:val="en-AU"/>
                </w:rPr>
                <w:delText>3666 7051</w:delText>
              </w:r>
              <w:r w:rsidR="00176780" w:rsidRPr="006B275A" w:rsidDel="000D4A1A">
                <w:rPr>
                  <w:rFonts w:ascii="Arial" w:hAnsi="Arial" w:cs="Arial"/>
                  <w:b/>
                  <w:sz w:val="20"/>
                  <w:szCs w:val="20"/>
                  <w:lang w:val="en-AU"/>
                </w:rPr>
                <w:delText xml:space="preserve"> </w:delText>
              </w:r>
            </w:del>
            <w:r w:rsidR="00176780" w:rsidRPr="006B275A">
              <w:rPr>
                <w:rFonts w:ascii="Arial" w:hAnsi="Arial" w:cs="Arial"/>
                <w:sz w:val="20"/>
                <w:szCs w:val="20"/>
                <w:lang w:val="en-AU"/>
              </w:rPr>
              <w:t xml:space="preserve">between </w:t>
            </w:r>
            <w:r w:rsidR="00176780" w:rsidRPr="006018DD">
              <w:rPr>
                <w:rFonts w:ascii="Arial" w:hAnsi="Arial" w:cs="Arial"/>
                <w:b/>
                <w:sz w:val="20"/>
                <w:szCs w:val="20"/>
                <w:lang w:val="en-AU"/>
              </w:rPr>
              <w:t>9.00 am to 5.00 pm, Mondays to Fridays</w:t>
            </w:r>
            <w:r w:rsidR="00176780">
              <w:rPr>
                <w:rFonts w:ascii="Arial" w:hAnsi="Arial" w:cs="Arial"/>
                <w:sz w:val="20"/>
                <w:szCs w:val="20"/>
                <w:lang w:val="en-AU"/>
              </w:rPr>
              <w:t xml:space="preserve"> </w:t>
            </w:r>
            <w:r w:rsidR="00176780" w:rsidRPr="006B275A">
              <w:rPr>
                <w:rFonts w:ascii="Arial" w:hAnsi="Arial" w:cs="Arial"/>
                <w:sz w:val="20"/>
                <w:szCs w:val="20"/>
                <w:lang w:val="en-AU"/>
              </w:rPr>
              <w:t xml:space="preserve">OR email us at </w:t>
            </w:r>
            <w:r w:rsidR="00970BE4">
              <w:rPr>
                <w:rFonts w:ascii="Arial" w:hAnsi="Arial" w:cs="Arial"/>
                <w:color w:val="FF0000"/>
                <w:sz w:val="20"/>
                <w:szCs w:val="20"/>
                <w:lang w:val="en-AU"/>
              </w:rPr>
              <w:fldChar w:fldCharType="begin"/>
            </w:r>
            <w:r w:rsidR="00970BE4">
              <w:rPr>
                <w:rFonts w:ascii="Arial" w:hAnsi="Arial" w:cs="Arial"/>
                <w:color w:val="FF0000"/>
                <w:sz w:val="20"/>
                <w:szCs w:val="20"/>
                <w:lang w:val="en-AU"/>
              </w:rPr>
              <w:instrText>HYPERLINK "mailto:</w:instrText>
            </w:r>
            <w:r w:rsidR="00970BE4" w:rsidRPr="00970BE4">
              <w:rPr>
                <w:rFonts w:ascii="Arial" w:hAnsi="Arial" w:cs="Arial"/>
                <w:color w:val="FF0000"/>
                <w:sz w:val="20"/>
                <w:szCs w:val="20"/>
                <w:lang w:val="en-AU"/>
              </w:rPr>
              <w:instrText>HK.expcustsvc@travelguard.com</w:instrText>
            </w:r>
            <w:r w:rsidR="00970BE4">
              <w:rPr>
                <w:rFonts w:ascii="Arial" w:hAnsi="Arial" w:cs="Arial"/>
                <w:color w:val="FF0000"/>
                <w:sz w:val="20"/>
                <w:szCs w:val="20"/>
                <w:lang w:val="en-AU"/>
              </w:rPr>
              <w:instrText>"</w:instrText>
            </w:r>
            <w:r w:rsidR="00970BE4">
              <w:rPr>
                <w:rFonts w:ascii="Arial" w:hAnsi="Arial" w:cs="Arial"/>
                <w:color w:val="FF0000"/>
                <w:sz w:val="20"/>
                <w:szCs w:val="20"/>
                <w:lang w:val="en-AU"/>
              </w:rPr>
            </w:r>
            <w:r w:rsidR="00970BE4">
              <w:rPr>
                <w:rFonts w:ascii="Arial" w:hAnsi="Arial" w:cs="Arial"/>
                <w:color w:val="FF0000"/>
                <w:sz w:val="20"/>
                <w:szCs w:val="20"/>
                <w:lang w:val="en-AU"/>
              </w:rPr>
              <w:fldChar w:fldCharType="separate"/>
            </w:r>
            <w:r w:rsidR="00970BE4" w:rsidRPr="00970BE4">
              <w:rPr>
                <w:rStyle w:val="Hyperlink"/>
                <w:rFonts w:ascii="Arial" w:hAnsi="Arial" w:cs="Arial"/>
                <w:sz w:val="20"/>
                <w:szCs w:val="20"/>
                <w:lang w:val="en-AU"/>
              </w:rPr>
              <w:t>HK.expcustsvc@</w:t>
            </w:r>
            <w:ins w:id="55" w:author="Kitchens, Darcy [2]" w:date="2025-11-10T15:23:00Z" w16du:dateUtc="2025-11-10T21:23:00Z">
              <w:r w:rsidR="00970BE4" w:rsidRPr="00970BE4">
                <w:rPr>
                  <w:rStyle w:val="Hyperlink"/>
                  <w:rFonts w:ascii="Arial" w:hAnsi="Arial" w:cs="Arial"/>
                  <w:sz w:val="20"/>
                  <w:szCs w:val="20"/>
                  <w:lang w:val="en-AU"/>
                </w:rPr>
                <w:t>travelguard</w:t>
              </w:r>
            </w:ins>
            <w:del w:id="56" w:author="Kitchens, Darcy [2]" w:date="2025-11-10T15:23:00Z" w16du:dateUtc="2025-11-10T21:23:00Z">
              <w:r w:rsidR="00970BE4" w:rsidRPr="00970BE4" w:rsidDel="00970BE4">
                <w:rPr>
                  <w:rStyle w:val="Hyperlink"/>
                  <w:rFonts w:ascii="Arial" w:hAnsi="Arial" w:cs="Arial"/>
                  <w:sz w:val="20"/>
                  <w:szCs w:val="20"/>
                  <w:lang w:val="en-AU"/>
                </w:rPr>
                <w:delText>aig</w:delText>
              </w:r>
            </w:del>
            <w:r w:rsidR="00970BE4" w:rsidRPr="00970BE4">
              <w:rPr>
                <w:rStyle w:val="Hyperlink"/>
                <w:rFonts w:ascii="Arial" w:hAnsi="Arial" w:cs="Arial"/>
                <w:sz w:val="20"/>
                <w:szCs w:val="20"/>
                <w:lang w:val="en-AU"/>
              </w:rPr>
              <w:t>.com</w:t>
            </w:r>
            <w:ins w:id="57" w:author="Kitchens, Darcy [2]" w:date="2025-11-10T15:23:00Z" w16du:dateUtc="2025-11-10T21:23:00Z">
              <w:r w:rsidR="00970BE4">
                <w:rPr>
                  <w:rFonts w:ascii="Arial" w:hAnsi="Arial" w:cs="Arial"/>
                  <w:color w:val="FF0000"/>
                  <w:sz w:val="20"/>
                  <w:szCs w:val="20"/>
                  <w:lang w:val="en-AU"/>
                </w:rPr>
                <w:fldChar w:fldCharType="end"/>
              </w:r>
            </w:ins>
            <w:r w:rsidR="00176780">
              <w:rPr>
                <w:rFonts w:ascii="Arial" w:hAnsi="Arial" w:cs="Arial"/>
                <w:b/>
                <w:sz w:val="20"/>
                <w:szCs w:val="20"/>
                <w:lang w:val="en-AU"/>
              </w:rPr>
              <w:t xml:space="preserve"> </w:t>
            </w:r>
            <w:r w:rsidR="00176780">
              <w:rPr>
                <w:rFonts w:ascii="Arial" w:hAnsi="Arial" w:cs="Arial"/>
                <w:sz w:val="20"/>
                <w:szCs w:val="20"/>
                <w:lang w:val="en-AU"/>
              </w:rPr>
              <w:t>and quote your policy number</w:t>
            </w:r>
            <w:r>
              <w:rPr>
                <w:rFonts w:ascii="Arial" w:hAnsi="Arial" w:cs="Arial"/>
                <w:sz w:val="20"/>
                <w:szCs w:val="20"/>
                <w:lang w:val="en-AU"/>
              </w:rPr>
              <w:t xml:space="preserve">. </w:t>
            </w:r>
          </w:p>
          <w:p w14:paraId="2CD22952" w14:textId="77777777" w:rsidR="00FD1D2E" w:rsidRPr="002C4E9A" w:rsidRDefault="00FD1D2E" w:rsidP="008D315B">
            <w:pPr>
              <w:rPr>
                <w:rFonts w:ascii="Arial" w:hAnsi="Arial" w:cs="Arial"/>
                <w:b/>
                <w:color w:val="00B0F0"/>
                <w:sz w:val="20"/>
                <w:szCs w:val="20"/>
                <w:lang w:val="en-AU"/>
              </w:rPr>
            </w:pPr>
          </w:p>
        </w:tc>
      </w:tr>
      <w:tr w:rsidR="00FD1D2E" w14:paraId="22A94F74" w14:textId="77777777" w:rsidTr="1F5B6284">
        <w:tc>
          <w:tcPr>
            <w:tcW w:w="2335" w:type="dxa"/>
          </w:tcPr>
          <w:p w14:paraId="1C615573" w14:textId="77777777" w:rsidR="00FD1D2E" w:rsidRPr="00A8526E" w:rsidRDefault="00FD1D2E" w:rsidP="1F5B6284">
            <w:pPr>
              <w:rPr>
                <w:rFonts w:ascii="Arial" w:hAnsi="Arial" w:cs="Arial"/>
                <w:b/>
                <w:bCs/>
                <w:color w:val="002060"/>
                <w:sz w:val="20"/>
                <w:szCs w:val="20"/>
                <w:lang w:val="en-AU"/>
              </w:rPr>
            </w:pPr>
            <w:r w:rsidRPr="1F5B6284">
              <w:rPr>
                <w:rFonts w:ascii="Arial" w:hAnsi="Arial" w:cs="Arial"/>
                <w:b/>
                <w:bCs/>
                <w:color w:val="002060"/>
                <w:sz w:val="20"/>
                <w:szCs w:val="20"/>
                <w:lang w:val="en-AU"/>
              </w:rPr>
              <w:t>What if I have an emergency overseas?</w:t>
            </w:r>
          </w:p>
          <w:p w14:paraId="5D17E95A" w14:textId="77777777" w:rsidR="00FD1D2E" w:rsidRPr="00A8526E" w:rsidRDefault="00FD1D2E" w:rsidP="1F5B6284">
            <w:pPr>
              <w:rPr>
                <w:rFonts w:ascii="Arial" w:hAnsi="Arial" w:cs="Arial"/>
                <w:b/>
                <w:bCs/>
                <w:color w:val="002060"/>
                <w:sz w:val="20"/>
                <w:szCs w:val="20"/>
                <w:lang w:val="en-AU"/>
              </w:rPr>
            </w:pPr>
          </w:p>
        </w:tc>
        <w:tc>
          <w:tcPr>
            <w:tcW w:w="8239" w:type="dxa"/>
          </w:tcPr>
          <w:p w14:paraId="796013F5" w14:textId="77777777" w:rsidR="003114CD" w:rsidRDefault="003114CD" w:rsidP="003114CD">
            <w:pPr>
              <w:rPr>
                <w:rFonts w:ascii="Arial" w:hAnsi="Arial" w:cs="Arial"/>
                <w:b/>
                <w:bCs/>
                <w:iCs/>
                <w:sz w:val="20"/>
                <w:szCs w:val="20"/>
                <w:lang w:val="en-AU"/>
              </w:rPr>
            </w:pPr>
            <w:r>
              <w:rPr>
                <w:rFonts w:ascii="Arial" w:hAnsi="Arial" w:cs="Arial"/>
                <w:iCs/>
                <w:sz w:val="20"/>
                <w:szCs w:val="20"/>
                <w:lang w:val="en-AU"/>
              </w:rPr>
              <w:t>Call</w:t>
            </w:r>
            <w:ins w:id="58" w:author="Kitchens, Darcy [2]" w:date="2025-11-10T12:59:00Z" w16du:dateUtc="2025-11-10T18:59:00Z">
              <w:r w:rsidR="003648AE">
                <w:rPr>
                  <w:rFonts w:ascii="Arial" w:hAnsi="Arial" w:cs="Arial"/>
                  <w:iCs/>
                  <w:sz w:val="20"/>
                  <w:szCs w:val="20"/>
                  <w:lang w:val="en-AU"/>
                </w:rPr>
                <w:t xml:space="preserve"> Emergency Assistance Service</w:t>
              </w:r>
            </w:ins>
            <w:del w:id="59" w:author="Kitchens, Darcy [2]" w:date="2025-11-10T12:59:00Z" w16du:dateUtc="2025-11-10T18:59:00Z">
              <w:r w:rsidDel="003648AE">
                <w:rPr>
                  <w:rFonts w:ascii="Arial" w:hAnsi="Arial" w:cs="Arial"/>
                  <w:iCs/>
                  <w:sz w:val="20"/>
                  <w:szCs w:val="20"/>
                  <w:lang w:val="en-AU"/>
                </w:rPr>
                <w:delText xml:space="preserve"> AIG Travel</w:delText>
              </w:r>
            </w:del>
            <w:r w:rsidRPr="006B275A">
              <w:rPr>
                <w:rFonts w:ascii="Arial" w:hAnsi="Arial" w:cs="Arial"/>
                <w:iCs/>
                <w:sz w:val="20"/>
                <w:szCs w:val="20"/>
                <w:lang w:val="en-AU"/>
              </w:rPr>
              <w:t xml:space="preserve"> any time</w:t>
            </w:r>
            <w:r>
              <w:rPr>
                <w:rFonts w:ascii="Arial" w:hAnsi="Arial" w:cs="Arial"/>
                <w:iCs/>
                <w:sz w:val="20"/>
                <w:szCs w:val="20"/>
                <w:lang w:val="en-AU"/>
              </w:rPr>
              <w:t xml:space="preserve"> </w:t>
            </w:r>
            <w:r w:rsidRPr="006B275A">
              <w:rPr>
                <w:rFonts w:ascii="Arial" w:hAnsi="Arial" w:cs="Arial"/>
                <w:iCs/>
                <w:sz w:val="20"/>
                <w:szCs w:val="20"/>
                <w:lang w:val="en-AU"/>
              </w:rPr>
              <w:t xml:space="preserve">on </w:t>
            </w:r>
            <w:r w:rsidR="00AD43A2" w:rsidRPr="006018DD">
              <w:rPr>
                <w:rFonts w:ascii="Arial" w:hAnsi="Arial" w:cs="Arial"/>
                <w:b/>
                <w:bCs/>
                <w:iCs/>
                <w:sz w:val="20"/>
                <w:szCs w:val="20"/>
                <w:lang w:val="en-AU"/>
              </w:rPr>
              <w:t xml:space="preserve">+852 </w:t>
            </w:r>
            <w:ins w:id="60" w:author="Kitchens, Darcy [2]" w:date="2025-11-05T21:02:00Z" w16du:dateUtc="2025-11-06T03:02:00Z">
              <w:r w:rsidR="000D4A1A" w:rsidRPr="006018DD">
                <w:rPr>
                  <w:rFonts w:ascii="Arial" w:hAnsi="Arial" w:cs="Arial"/>
                  <w:b/>
                  <w:bCs/>
                  <w:iCs/>
                  <w:sz w:val="20"/>
                  <w:szCs w:val="20"/>
                  <w:lang w:val="en-AU"/>
                </w:rPr>
                <w:t>3</w:t>
              </w:r>
              <w:r w:rsidR="000D4A1A">
                <w:rPr>
                  <w:rFonts w:ascii="Arial" w:hAnsi="Arial" w:cs="Arial"/>
                  <w:b/>
                  <w:bCs/>
                  <w:iCs/>
                  <w:sz w:val="20"/>
                  <w:szCs w:val="20"/>
                  <w:lang w:val="en-AU"/>
                </w:rPr>
                <w:t>405 7282</w:t>
              </w:r>
            </w:ins>
            <w:del w:id="61" w:author="Kitchens, Darcy [2]" w:date="2025-11-05T21:02:00Z" w16du:dateUtc="2025-11-06T03:02:00Z">
              <w:r w:rsidR="00AD43A2" w:rsidRPr="006018DD" w:rsidDel="000D4A1A">
                <w:rPr>
                  <w:rFonts w:ascii="Arial" w:hAnsi="Arial" w:cs="Arial"/>
                  <w:b/>
                  <w:bCs/>
                  <w:iCs/>
                  <w:sz w:val="20"/>
                  <w:szCs w:val="20"/>
                  <w:lang w:val="en-AU"/>
                </w:rPr>
                <w:delText>3666 7052</w:delText>
              </w:r>
              <w:r w:rsidR="00AD43A2" w:rsidDel="000D4A1A">
                <w:rPr>
                  <w:rFonts w:ascii="Arial" w:hAnsi="Arial" w:cs="Arial"/>
                  <w:b/>
                  <w:bCs/>
                  <w:iCs/>
                  <w:sz w:val="20"/>
                  <w:szCs w:val="20"/>
                  <w:lang w:val="en-AU"/>
                </w:rPr>
                <w:delText xml:space="preserve"> (reverse charge)</w:delText>
              </w:r>
            </w:del>
            <w:r w:rsidR="00AD43A2">
              <w:rPr>
                <w:rFonts w:ascii="Arial" w:hAnsi="Arial" w:cs="Arial"/>
                <w:b/>
                <w:bCs/>
                <w:iCs/>
                <w:sz w:val="20"/>
                <w:szCs w:val="20"/>
                <w:lang w:val="en-AU"/>
              </w:rPr>
              <w:t>.</w:t>
            </w:r>
          </w:p>
          <w:p w14:paraId="75EA9E47" w14:textId="77777777" w:rsidR="003114CD" w:rsidRDefault="003114CD" w:rsidP="003114CD">
            <w:pPr>
              <w:rPr>
                <w:rFonts w:ascii="Arial" w:hAnsi="Arial" w:cs="Arial"/>
                <w:bCs/>
                <w:iCs/>
                <w:sz w:val="20"/>
                <w:szCs w:val="20"/>
                <w:lang w:val="en-AU"/>
              </w:rPr>
            </w:pPr>
            <w:r>
              <w:rPr>
                <w:rFonts w:ascii="Arial" w:hAnsi="Arial" w:cs="Arial"/>
                <w:bCs/>
                <w:iCs/>
                <w:sz w:val="20"/>
                <w:szCs w:val="20"/>
                <w:lang w:val="en-AU"/>
              </w:rPr>
              <w:t>Our Service Centres are</w:t>
            </w:r>
            <w:r w:rsidRPr="006642AE">
              <w:rPr>
                <w:rFonts w:ascii="Arial" w:hAnsi="Arial" w:cs="Arial"/>
                <w:bCs/>
                <w:iCs/>
                <w:sz w:val="20"/>
                <w:szCs w:val="20"/>
                <w:lang w:val="en-AU"/>
              </w:rPr>
              <w:t xml:space="preserve"> open 24/7. </w:t>
            </w:r>
          </w:p>
          <w:p w14:paraId="44C708CC" w14:textId="77777777" w:rsidR="00FD1D2E" w:rsidRPr="002C4E9A" w:rsidRDefault="00FD1D2E" w:rsidP="005A0AA0">
            <w:pPr>
              <w:rPr>
                <w:rFonts w:ascii="Arial" w:hAnsi="Arial" w:cs="Arial"/>
                <w:bCs/>
                <w:iCs/>
                <w:sz w:val="20"/>
                <w:szCs w:val="20"/>
                <w:lang w:val="en-AU"/>
              </w:rPr>
            </w:pPr>
          </w:p>
        </w:tc>
      </w:tr>
      <w:tr w:rsidR="00FD1D2E" w14:paraId="3F8622F2" w14:textId="77777777" w:rsidTr="1F5B6284">
        <w:tc>
          <w:tcPr>
            <w:tcW w:w="2335" w:type="dxa"/>
          </w:tcPr>
          <w:p w14:paraId="5459EAB5" w14:textId="77777777" w:rsidR="00FD1D2E" w:rsidRPr="00A8526E" w:rsidRDefault="001C1287" w:rsidP="1F5B6284">
            <w:pPr>
              <w:rPr>
                <w:rFonts w:ascii="Arial" w:hAnsi="Arial" w:cs="Arial"/>
                <w:b/>
                <w:bCs/>
                <w:color w:val="002060"/>
                <w:sz w:val="20"/>
                <w:szCs w:val="20"/>
                <w:lang w:val="en-AU"/>
              </w:rPr>
            </w:pPr>
            <w:r w:rsidRPr="1F5B6284">
              <w:rPr>
                <w:rFonts w:ascii="Arial" w:hAnsi="Arial" w:cs="Arial"/>
                <w:b/>
                <w:bCs/>
                <w:color w:val="002060"/>
                <w:sz w:val="20"/>
                <w:szCs w:val="20"/>
                <w:lang w:val="en-AU"/>
              </w:rPr>
              <w:t xml:space="preserve">How do I file </w:t>
            </w:r>
            <w:r w:rsidR="00FD1D2E" w:rsidRPr="1F5B6284">
              <w:rPr>
                <w:rFonts w:ascii="Arial" w:hAnsi="Arial" w:cs="Arial"/>
                <w:b/>
                <w:bCs/>
                <w:color w:val="002060"/>
                <w:sz w:val="20"/>
                <w:szCs w:val="20"/>
                <w:lang w:val="en-AU"/>
              </w:rPr>
              <w:t>a claim?</w:t>
            </w:r>
          </w:p>
        </w:tc>
        <w:tc>
          <w:tcPr>
            <w:tcW w:w="8239" w:type="dxa"/>
          </w:tcPr>
          <w:p w14:paraId="188E0C3B" w14:textId="77777777" w:rsidR="00566F7D" w:rsidRPr="00566F7D" w:rsidRDefault="009D4049" w:rsidP="005A0AA0">
            <w:pPr>
              <w:rPr>
                <w:rFonts w:cstheme="minorHAnsi"/>
                <w:color w:val="0000FF"/>
                <w:sz w:val="20"/>
                <w:szCs w:val="20"/>
                <w:u w:val="single"/>
              </w:rPr>
            </w:pPr>
            <w:r w:rsidRPr="009D4049">
              <w:rPr>
                <w:rFonts w:ascii="Arial" w:hAnsi="Arial" w:cs="Arial"/>
                <w:sz w:val="20"/>
                <w:szCs w:val="20"/>
                <w:lang w:val="en-AU"/>
              </w:rPr>
              <w:t xml:space="preserve">You can file online at </w:t>
            </w:r>
            <w:r w:rsidR="00566F7D" w:rsidRPr="00970BE4">
              <w:rPr>
                <w:rStyle w:val="Hyperlink"/>
                <w:rFonts w:cstheme="minorHAnsi"/>
                <w:sz w:val="20"/>
                <w:szCs w:val="20"/>
              </w:rPr>
              <w:t>https://claims.travelguard.com/myclaim/</w:t>
            </w:r>
            <w:r w:rsidR="0098511C" w:rsidRPr="00970BE4">
              <w:rPr>
                <w:rStyle w:val="Hyperlink"/>
                <w:rFonts w:cstheme="minorHAnsi"/>
                <w:sz w:val="20"/>
                <w:szCs w:val="20"/>
              </w:rPr>
              <w:t>hk</w:t>
            </w:r>
          </w:p>
          <w:p w14:paraId="1C77EB2F" w14:textId="77777777" w:rsidR="002B76EB" w:rsidRPr="002C4E9A" w:rsidRDefault="002B76EB" w:rsidP="005A0AA0">
            <w:pPr>
              <w:rPr>
                <w:rFonts w:ascii="Arial" w:hAnsi="Arial" w:cs="Arial"/>
                <w:b/>
                <w:color w:val="00B0F0"/>
                <w:sz w:val="20"/>
                <w:szCs w:val="20"/>
                <w:lang w:val="en-AU"/>
              </w:rPr>
            </w:pPr>
          </w:p>
        </w:tc>
      </w:tr>
    </w:tbl>
    <w:p w14:paraId="17F77296" w14:textId="77777777" w:rsidR="000D54CA" w:rsidRDefault="000D54CA" w:rsidP="005A0AA0">
      <w:pPr>
        <w:spacing w:after="0" w:line="240" w:lineRule="auto"/>
        <w:rPr>
          <w:rFonts w:ascii="Arial" w:hAnsi="Arial" w:cs="Arial"/>
          <w:sz w:val="20"/>
          <w:szCs w:val="20"/>
        </w:rPr>
      </w:pPr>
    </w:p>
    <w:p w14:paraId="0AF3A1B6" w14:textId="77777777" w:rsidR="001D3491" w:rsidRDefault="001D3491" w:rsidP="005A0AA0">
      <w:pPr>
        <w:spacing w:after="0" w:line="240" w:lineRule="auto"/>
      </w:pPr>
    </w:p>
    <w:p w14:paraId="3F8F85F4" w14:textId="77777777" w:rsidR="0098511C" w:rsidRPr="00A8526E" w:rsidRDefault="0098511C" w:rsidP="0098511C">
      <w:pPr>
        <w:spacing w:after="0" w:line="240" w:lineRule="auto"/>
        <w:rPr>
          <w:rFonts w:ascii="Arial" w:hAnsi="Arial" w:cs="Arial"/>
          <w:color w:val="002060"/>
          <w:sz w:val="20"/>
          <w:szCs w:val="20"/>
        </w:rPr>
      </w:pPr>
      <w:r w:rsidRPr="1F5B6284">
        <w:rPr>
          <w:rFonts w:ascii="Arial" w:hAnsi="Arial" w:cs="Arial"/>
          <w:sz w:val="20"/>
          <w:szCs w:val="20"/>
          <w:lang w:val="en-AU"/>
        </w:rPr>
        <w:t xml:space="preserve">Safe travels! </w:t>
      </w:r>
      <w:r>
        <w:br/>
      </w:r>
      <w:del w:id="62" w:author="Ivy Kam" w:date="2025-11-13T13:22:00Z" w16du:dateUtc="2025-11-13T05:22:00Z">
        <w:r w:rsidRPr="1F5B6284" w:rsidDel="00D374D0">
          <w:rPr>
            <w:rFonts w:ascii="Arial" w:hAnsi="Arial" w:cs="Arial"/>
            <w:b/>
            <w:bCs/>
            <w:color w:val="002060"/>
            <w:sz w:val="20"/>
            <w:szCs w:val="20"/>
            <w:lang w:val="en-AU"/>
          </w:rPr>
          <w:delText xml:space="preserve">AIG Travel </w:delText>
        </w:r>
      </w:del>
    </w:p>
    <w:p w14:paraId="0012BC62" w14:textId="77777777" w:rsidR="000D54CA" w:rsidRPr="0014156B" w:rsidRDefault="000D54CA" w:rsidP="00EF31C3">
      <w:pPr>
        <w:pStyle w:val="NormalWeb"/>
      </w:pPr>
    </w:p>
    <w:sectPr w:rsidR="000D54CA" w:rsidRPr="0014156B" w:rsidSect="004E40BD">
      <w:footerReference w:type="even" r:id="rId12"/>
      <w:footerReference w:type="default" r:id="rId13"/>
      <w:headerReference w:type="first" r:id="rId14"/>
      <w:footerReference w:type="first" r:id="rId15"/>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5E57" w14:textId="77777777" w:rsidR="00A26493" w:rsidRDefault="00A26493" w:rsidP="0005501C">
      <w:pPr>
        <w:spacing w:after="0" w:line="240" w:lineRule="auto"/>
      </w:pPr>
      <w:r>
        <w:separator/>
      </w:r>
    </w:p>
  </w:endnote>
  <w:endnote w:type="continuationSeparator" w:id="0">
    <w:p w14:paraId="41C62F22" w14:textId="77777777" w:rsidR="00A26493" w:rsidRDefault="00A26493" w:rsidP="0005501C">
      <w:pPr>
        <w:spacing w:after="0" w:line="240" w:lineRule="auto"/>
      </w:pPr>
      <w:r>
        <w:continuationSeparator/>
      </w:r>
    </w:p>
  </w:endnote>
  <w:endnote w:type="continuationNotice" w:id="1">
    <w:p w14:paraId="216593E1" w14:textId="77777777" w:rsidR="00A26493" w:rsidRDefault="00A264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9078E9E4-F2DC-413B-B415-086AA4A5A450}"/>
    <w:embedBold r:id="rId2" w:fontKey="{BECF0B20-333B-4906-B2C9-F10D36191AAC}"/>
    <w:embedItalic r:id="rId3" w:fontKey="{033B0DB9-67D1-4811-90B6-24A96E5B1CDB}"/>
    <w:embedBoldItalic r:id="rId4" w:fontKey="{B9587F8F-DCAF-4112-B476-FC3028D67E76}"/>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embedRegular r:id="rId5" w:subsetted="1" w:fontKey="{8855818D-2C55-47EC-8469-DB9D6C06EB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E895" w14:textId="33379E62" w:rsidR="003E68DD" w:rsidRDefault="003E68DD">
    <w:pPr>
      <w:pStyle w:val="Footer"/>
    </w:pPr>
    <w:r>
      <w:rPr>
        <w:noProof/>
      </w:rPr>
      <mc:AlternateContent>
        <mc:Choice Requires="wps">
          <w:drawing>
            <wp:anchor distT="0" distB="0" distL="0" distR="0" simplePos="0" relativeHeight="251660288" behindDoc="0" locked="0" layoutInCell="1" allowOverlap="1" wp14:anchorId="77C3EF5D" wp14:editId="5B8D2FD8">
              <wp:simplePos x="635" y="635"/>
              <wp:positionH relativeFrom="page">
                <wp:align>left</wp:align>
              </wp:positionH>
              <wp:positionV relativeFrom="page">
                <wp:align>bottom</wp:align>
              </wp:positionV>
              <wp:extent cx="1408430" cy="357505"/>
              <wp:effectExtent l="0" t="0" r="1270" b="0"/>
              <wp:wrapNone/>
              <wp:docPr id="1429231248"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14:paraId="62EAC079" w14:textId="62E6D379" w:rsidR="003E68DD" w:rsidRPr="003E68DD" w:rsidRDefault="003E68DD" w:rsidP="003E68DD">
                          <w:pPr>
                            <w:spacing w:after="0"/>
                            <w:rPr>
                              <w:rFonts w:ascii="Aptos" w:eastAsia="Aptos" w:hAnsi="Aptos" w:cs="Aptos"/>
                              <w:noProof/>
                              <w:color w:val="000000"/>
                              <w:sz w:val="20"/>
                              <w:szCs w:val="20"/>
                            </w:rPr>
                          </w:pPr>
                          <w:r w:rsidRPr="003E68DD">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C3EF5D"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14:paraId="62EAC079" w14:textId="62E6D379" w:rsidR="003E68DD" w:rsidRPr="003E68DD" w:rsidRDefault="003E68DD" w:rsidP="003E68DD">
                    <w:pPr>
                      <w:spacing w:after="0"/>
                      <w:rPr>
                        <w:rFonts w:ascii="Aptos" w:eastAsia="Aptos" w:hAnsi="Aptos" w:cs="Aptos"/>
                        <w:noProof/>
                        <w:color w:val="000000"/>
                        <w:sz w:val="20"/>
                        <w:szCs w:val="20"/>
                      </w:rPr>
                    </w:pPr>
                    <w:r w:rsidRPr="003E68DD">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8624" w14:textId="637EF809" w:rsidR="00700A92" w:rsidRPr="00C5516B" w:rsidRDefault="003E68DD">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1312" behindDoc="0" locked="0" layoutInCell="1" allowOverlap="1" wp14:anchorId="18FE64E3" wp14:editId="0DFFB484">
              <wp:simplePos x="590550" y="9391650"/>
              <wp:positionH relativeFrom="page">
                <wp:align>left</wp:align>
              </wp:positionH>
              <wp:positionV relativeFrom="page">
                <wp:align>bottom</wp:align>
              </wp:positionV>
              <wp:extent cx="1408430" cy="357505"/>
              <wp:effectExtent l="0" t="0" r="1270" b="0"/>
              <wp:wrapNone/>
              <wp:docPr id="1763602669"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14:paraId="247258FA" w14:textId="51CC2B70" w:rsidR="003E68DD" w:rsidRPr="003E68DD" w:rsidRDefault="003E68DD" w:rsidP="003E68DD">
                          <w:pPr>
                            <w:spacing w:after="0"/>
                            <w:rPr>
                              <w:rFonts w:ascii="Aptos" w:eastAsia="Aptos" w:hAnsi="Aptos" w:cs="Aptos"/>
                              <w:noProof/>
                              <w:color w:val="000000"/>
                              <w:sz w:val="20"/>
                              <w:szCs w:val="20"/>
                            </w:rPr>
                          </w:pPr>
                          <w:r w:rsidRPr="003E68DD">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FE64E3"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14:paraId="247258FA" w14:textId="51CC2B70" w:rsidR="003E68DD" w:rsidRPr="003E68DD" w:rsidRDefault="003E68DD" w:rsidP="003E68DD">
                    <w:pPr>
                      <w:spacing w:after="0"/>
                      <w:rPr>
                        <w:rFonts w:ascii="Aptos" w:eastAsia="Aptos" w:hAnsi="Aptos" w:cs="Aptos"/>
                        <w:noProof/>
                        <w:color w:val="000000"/>
                        <w:sz w:val="20"/>
                        <w:szCs w:val="20"/>
                      </w:rPr>
                    </w:pPr>
                    <w:r w:rsidRPr="003E68DD">
                      <w:rPr>
                        <w:rFonts w:ascii="Aptos" w:eastAsia="Aptos" w:hAnsi="Aptos" w:cs="Aptos"/>
                        <w:noProof/>
                        <w:color w:val="000000"/>
                        <w:sz w:val="20"/>
                        <w:szCs w:val="20"/>
                      </w:rPr>
                      <w:t>INTERNAL USE ONLY</w:t>
                    </w:r>
                  </w:p>
                </w:txbxContent>
              </v:textbox>
              <w10:wrap anchorx="page" anchory="page"/>
            </v:shape>
          </w:pict>
        </mc:Fallback>
      </mc:AlternateContent>
    </w:r>
  </w:p>
  <w:p w14:paraId="6AF7CD12" w14:textId="77777777"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FB23" w14:textId="5B92D84E" w:rsidR="003E68DD" w:rsidRDefault="003E68DD">
    <w:pPr>
      <w:pStyle w:val="Footer"/>
    </w:pPr>
    <w:r>
      <w:rPr>
        <w:noProof/>
      </w:rPr>
      <mc:AlternateContent>
        <mc:Choice Requires="wps">
          <w:drawing>
            <wp:anchor distT="0" distB="0" distL="0" distR="0" simplePos="0" relativeHeight="251659264" behindDoc="0" locked="0" layoutInCell="1" allowOverlap="1" wp14:anchorId="2B8111C3" wp14:editId="790E3791">
              <wp:simplePos x="590550" y="9810750"/>
              <wp:positionH relativeFrom="page">
                <wp:align>left</wp:align>
              </wp:positionH>
              <wp:positionV relativeFrom="page">
                <wp:align>bottom</wp:align>
              </wp:positionV>
              <wp:extent cx="1408430" cy="357505"/>
              <wp:effectExtent l="0" t="0" r="1270" b="0"/>
              <wp:wrapNone/>
              <wp:docPr id="1391054343"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14:paraId="0E7D98A8" w14:textId="03562D31" w:rsidR="003E68DD" w:rsidRPr="003E68DD" w:rsidRDefault="003E68DD" w:rsidP="003E68DD">
                          <w:pPr>
                            <w:spacing w:after="0"/>
                            <w:rPr>
                              <w:rFonts w:ascii="Aptos" w:eastAsia="Aptos" w:hAnsi="Aptos" w:cs="Aptos"/>
                              <w:noProof/>
                              <w:color w:val="000000"/>
                              <w:sz w:val="20"/>
                              <w:szCs w:val="20"/>
                            </w:rPr>
                          </w:pPr>
                          <w:r w:rsidRPr="003E68DD">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8111C3"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14:paraId="0E7D98A8" w14:textId="03562D31" w:rsidR="003E68DD" w:rsidRPr="003E68DD" w:rsidRDefault="003E68DD" w:rsidP="003E68DD">
                    <w:pPr>
                      <w:spacing w:after="0"/>
                      <w:rPr>
                        <w:rFonts w:ascii="Aptos" w:eastAsia="Aptos" w:hAnsi="Aptos" w:cs="Aptos"/>
                        <w:noProof/>
                        <w:color w:val="000000"/>
                        <w:sz w:val="20"/>
                        <w:szCs w:val="20"/>
                      </w:rPr>
                    </w:pPr>
                    <w:r w:rsidRPr="003E68DD">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EA318" w14:textId="77777777" w:rsidR="00A26493" w:rsidRDefault="00A26493" w:rsidP="0005501C">
      <w:pPr>
        <w:spacing w:after="0" w:line="240" w:lineRule="auto"/>
      </w:pPr>
      <w:r>
        <w:separator/>
      </w:r>
    </w:p>
  </w:footnote>
  <w:footnote w:type="continuationSeparator" w:id="0">
    <w:p w14:paraId="771C53C0" w14:textId="77777777" w:rsidR="00A26493" w:rsidRDefault="00A26493" w:rsidP="0005501C">
      <w:pPr>
        <w:spacing w:after="0" w:line="240" w:lineRule="auto"/>
      </w:pPr>
      <w:r>
        <w:continuationSeparator/>
      </w:r>
    </w:p>
  </w:footnote>
  <w:footnote w:type="continuationNotice" w:id="1">
    <w:p w14:paraId="05939BAC" w14:textId="77777777" w:rsidR="00A26493" w:rsidRDefault="00A264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44EE" w14:textId="77777777" w:rsidR="004C34B5" w:rsidRDefault="004C34B5">
    <w:pPr>
      <w:pStyle w:val="Header"/>
      <w:jc w:val="right"/>
      <w:pPrChange w:id="63" w:author="Kitchens, Darcy [2]" w:date="2025-11-05T20:52:00Z" w16du:dateUtc="2025-11-06T02:52:00Z">
        <w:pPr>
          <w:pStyle w:val="Header"/>
        </w:pPr>
      </w:pPrChange>
    </w:pPr>
    <w:ins w:id="64" w:author="Kitchens, Darcy [2]" w:date="2025-11-05T20:52:00Z" w16du:dateUtc="2025-11-06T02:52:00Z">
      <w:r>
        <w:rPr>
          <w:noProof/>
        </w:rPr>
        <w:drawing>
          <wp:anchor distT="0" distB="0" distL="114300" distR="114300" simplePos="0" relativeHeight="251658240" behindDoc="0" locked="0" layoutInCell="1" allowOverlap="1" wp14:anchorId="42EC793D" wp14:editId="411A0259">
            <wp:simplePos x="0" y="0"/>
            <wp:positionH relativeFrom="column">
              <wp:posOffset>5548630</wp:posOffset>
            </wp:positionH>
            <wp:positionV relativeFrom="page">
              <wp:posOffset>0</wp:posOffset>
            </wp:positionV>
            <wp:extent cx="1626235" cy="1517650"/>
            <wp:effectExtent l="0" t="0" r="0" b="0"/>
            <wp:wrapThrough wrapText="bothSides">
              <wp:wrapPolygon edited="0">
                <wp:start x="6073" y="6507"/>
                <wp:lineTo x="4807" y="7592"/>
                <wp:lineTo x="3795" y="9490"/>
                <wp:lineTo x="4048" y="11387"/>
                <wp:lineTo x="0" y="14641"/>
                <wp:lineTo x="0" y="18166"/>
                <wp:lineTo x="14676" y="18166"/>
                <wp:lineTo x="14676" y="15726"/>
                <wp:lineTo x="15941" y="14099"/>
                <wp:lineTo x="14929" y="13014"/>
                <wp:lineTo x="9868" y="11387"/>
                <wp:lineTo x="10121" y="10032"/>
                <wp:lineTo x="9362" y="7592"/>
                <wp:lineTo x="8097" y="6507"/>
                <wp:lineTo x="6073" y="6507"/>
              </wp:wrapPolygon>
            </wp:wrapThrough>
            <wp:docPr id="1029852366" name="Picture 2" descr="A blue and black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and black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26235" cy="1517650"/>
                    </a:xfrm>
                    <a:prstGeom prst="rect">
                      <a:avLst/>
                    </a:prstGeom>
                    <a:noFill/>
                    <a:ln>
                      <a:noFill/>
                    </a:ln>
                  </pic:spPr>
                </pic:pic>
              </a:graphicData>
            </a:graphic>
            <wp14:sizeRelH relativeFrom="margin">
              <wp14:pctWidth>0</wp14:pctWidth>
            </wp14:sizeRelH>
            <wp14:sizeRelV relativeFrom="page">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12244"/>
    <w:multiLevelType w:val="hybridMultilevel"/>
    <w:tmpl w:val="17DA4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783CEF"/>
    <w:multiLevelType w:val="hybridMultilevel"/>
    <w:tmpl w:val="EB1C2C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9" w15:restartNumberingAfterBreak="0">
    <w:nsid w:val="39581214"/>
    <w:multiLevelType w:val="hybridMultilevel"/>
    <w:tmpl w:val="A4747D46"/>
    <w:lvl w:ilvl="0" w:tplc="BD5AABC2">
      <w:numFmt w:val="bullet"/>
      <w:lvlText w:val=""/>
      <w:lvlJc w:val="left"/>
      <w:pPr>
        <w:ind w:left="360" w:hanging="360"/>
      </w:pPr>
      <w:rPr>
        <w:rFonts w:ascii="Symbol" w:eastAsiaTheme="minorHAnsi" w:hAnsi="Symbo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342862"/>
    <w:multiLevelType w:val="hybridMultilevel"/>
    <w:tmpl w:val="F2D8FA00"/>
    <w:lvl w:ilvl="0" w:tplc="778C90D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132637">
    <w:abstractNumId w:val="13"/>
  </w:num>
  <w:num w:numId="2" w16cid:durableId="1354989045">
    <w:abstractNumId w:val="7"/>
  </w:num>
  <w:num w:numId="3" w16cid:durableId="813721682">
    <w:abstractNumId w:val="14"/>
  </w:num>
  <w:num w:numId="4" w16cid:durableId="1666081596">
    <w:abstractNumId w:val="8"/>
  </w:num>
  <w:num w:numId="5" w16cid:durableId="2005818124">
    <w:abstractNumId w:val="0"/>
  </w:num>
  <w:num w:numId="6" w16cid:durableId="2111511005">
    <w:abstractNumId w:val="12"/>
  </w:num>
  <w:num w:numId="7" w16cid:durableId="949776362">
    <w:abstractNumId w:val="3"/>
  </w:num>
  <w:num w:numId="8" w16cid:durableId="1202328979">
    <w:abstractNumId w:val="11"/>
  </w:num>
  <w:num w:numId="9" w16cid:durableId="1941525244">
    <w:abstractNumId w:val="5"/>
  </w:num>
  <w:num w:numId="10" w16cid:durableId="1045639228">
    <w:abstractNumId w:val="4"/>
  </w:num>
  <w:num w:numId="11" w16cid:durableId="487943692">
    <w:abstractNumId w:val="2"/>
  </w:num>
  <w:num w:numId="12" w16cid:durableId="9173306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3026586">
    <w:abstractNumId w:val="9"/>
  </w:num>
  <w:num w:numId="14" w16cid:durableId="613756589">
    <w:abstractNumId w:val="9"/>
  </w:num>
  <w:num w:numId="15" w16cid:durableId="18631262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23272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y Kam">
    <w15:presenceInfo w15:providerId="AD" w15:userId="S::ivy.kam@hk.zurich.com::76e773f0-0d3a-472b-a831-ef25a764ac13"/>
  </w15:person>
  <w15:person w15:author="Kitchens, Darcy">
    <w15:presenceInfo w15:providerId="AD" w15:userId="S::Darcy.Kitchens@aig.com::9c9e2e40-835b-4d09-adab-f5006cf9e004"/>
  </w15:person>
  <w15:person w15:author="Santos, Stuart">
    <w15:presenceInfo w15:providerId="AD" w15:userId="S::Stuart.Santos@travelguard.com::ec8e27c0-a077-4092-8e52-102a1ed83662"/>
  </w15:person>
  <w15:person w15:author="Kitchens, Darcy [2]">
    <w15:presenceInfo w15:providerId="AD" w15:userId="S::Darcy.Kitchens@travelguard.com::9c9e2e40-835b-4d09-adab-f5006cf9e004"/>
  </w15:person>
  <w15:person w15:author="Stamp, Alexandra">
    <w15:presenceInfo w15:providerId="AD" w15:userId="S::ASTAMP@r3aig.com::a4e4fad8-5801-48af-8c03-9d88721ab3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0"/>
    <w:rsid w:val="00003DCF"/>
    <w:rsid w:val="0000489A"/>
    <w:rsid w:val="00007B8D"/>
    <w:rsid w:val="00012A6B"/>
    <w:rsid w:val="000142FD"/>
    <w:rsid w:val="00016BFE"/>
    <w:rsid w:val="00017977"/>
    <w:rsid w:val="000205C4"/>
    <w:rsid w:val="00022244"/>
    <w:rsid w:val="000235CD"/>
    <w:rsid w:val="000238EB"/>
    <w:rsid w:val="00025264"/>
    <w:rsid w:val="000267E0"/>
    <w:rsid w:val="000313DF"/>
    <w:rsid w:val="00032065"/>
    <w:rsid w:val="0003226B"/>
    <w:rsid w:val="00035F56"/>
    <w:rsid w:val="00042911"/>
    <w:rsid w:val="00044B91"/>
    <w:rsid w:val="0004609A"/>
    <w:rsid w:val="0005501C"/>
    <w:rsid w:val="00055BFF"/>
    <w:rsid w:val="00064FF3"/>
    <w:rsid w:val="00066B7C"/>
    <w:rsid w:val="00075174"/>
    <w:rsid w:val="000812C7"/>
    <w:rsid w:val="000824A8"/>
    <w:rsid w:val="00083BED"/>
    <w:rsid w:val="00084337"/>
    <w:rsid w:val="00086E8A"/>
    <w:rsid w:val="00087603"/>
    <w:rsid w:val="00093818"/>
    <w:rsid w:val="0009447A"/>
    <w:rsid w:val="0009773F"/>
    <w:rsid w:val="000A010C"/>
    <w:rsid w:val="000A233F"/>
    <w:rsid w:val="000A4AC2"/>
    <w:rsid w:val="000A7704"/>
    <w:rsid w:val="000B019C"/>
    <w:rsid w:val="000B2C80"/>
    <w:rsid w:val="000B52A2"/>
    <w:rsid w:val="000B66C4"/>
    <w:rsid w:val="000C0601"/>
    <w:rsid w:val="000C08BC"/>
    <w:rsid w:val="000C0E38"/>
    <w:rsid w:val="000C1248"/>
    <w:rsid w:val="000C1AF0"/>
    <w:rsid w:val="000D0DEE"/>
    <w:rsid w:val="000D11A3"/>
    <w:rsid w:val="000D44F7"/>
    <w:rsid w:val="000D478E"/>
    <w:rsid w:val="000D4A1A"/>
    <w:rsid w:val="000D52AF"/>
    <w:rsid w:val="000D54CA"/>
    <w:rsid w:val="000D6A76"/>
    <w:rsid w:val="000D7A69"/>
    <w:rsid w:val="000E3AC7"/>
    <w:rsid w:val="000F09C6"/>
    <w:rsid w:val="000F0A11"/>
    <w:rsid w:val="000F1942"/>
    <w:rsid w:val="000F19DE"/>
    <w:rsid w:val="000F79CF"/>
    <w:rsid w:val="00100750"/>
    <w:rsid w:val="0010249F"/>
    <w:rsid w:val="001025A6"/>
    <w:rsid w:val="00115611"/>
    <w:rsid w:val="001173F8"/>
    <w:rsid w:val="0012099B"/>
    <w:rsid w:val="00126487"/>
    <w:rsid w:val="00126D8A"/>
    <w:rsid w:val="00133D72"/>
    <w:rsid w:val="0014156B"/>
    <w:rsid w:val="001472D9"/>
    <w:rsid w:val="0014734D"/>
    <w:rsid w:val="0014759B"/>
    <w:rsid w:val="00150005"/>
    <w:rsid w:val="00151CF5"/>
    <w:rsid w:val="001526DC"/>
    <w:rsid w:val="0015510C"/>
    <w:rsid w:val="00155DFD"/>
    <w:rsid w:val="001574CF"/>
    <w:rsid w:val="00157764"/>
    <w:rsid w:val="00160739"/>
    <w:rsid w:val="00162CEA"/>
    <w:rsid w:val="0016411F"/>
    <w:rsid w:val="001665D1"/>
    <w:rsid w:val="001673B2"/>
    <w:rsid w:val="001725DF"/>
    <w:rsid w:val="00172BD6"/>
    <w:rsid w:val="0017316A"/>
    <w:rsid w:val="00174528"/>
    <w:rsid w:val="00175757"/>
    <w:rsid w:val="00176780"/>
    <w:rsid w:val="00180498"/>
    <w:rsid w:val="00181E28"/>
    <w:rsid w:val="00182293"/>
    <w:rsid w:val="0018368B"/>
    <w:rsid w:val="00184F3E"/>
    <w:rsid w:val="0018681A"/>
    <w:rsid w:val="00186C18"/>
    <w:rsid w:val="00190F51"/>
    <w:rsid w:val="00191967"/>
    <w:rsid w:val="00195BBC"/>
    <w:rsid w:val="001A0976"/>
    <w:rsid w:val="001A32B0"/>
    <w:rsid w:val="001A4AE8"/>
    <w:rsid w:val="001A5E3D"/>
    <w:rsid w:val="001A642D"/>
    <w:rsid w:val="001B0678"/>
    <w:rsid w:val="001B0DEB"/>
    <w:rsid w:val="001B1811"/>
    <w:rsid w:val="001B2A5D"/>
    <w:rsid w:val="001B60EA"/>
    <w:rsid w:val="001B7265"/>
    <w:rsid w:val="001B7C91"/>
    <w:rsid w:val="001C02CD"/>
    <w:rsid w:val="001C1287"/>
    <w:rsid w:val="001C5320"/>
    <w:rsid w:val="001D1D38"/>
    <w:rsid w:val="001D2481"/>
    <w:rsid w:val="001D3491"/>
    <w:rsid w:val="001D487B"/>
    <w:rsid w:val="001E2979"/>
    <w:rsid w:val="001E29FA"/>
    <w:rsid w:val="001E5A69"/>
    <w:rsid w:val="001E675F"/>
    <w:rsid w:val="001E7637"/>
    <w:rsid w:val="001F0D33"/>
    <w:rsid w:val="001F1529"/>
    <w:rsid w:val="001F1D0D"/>
    <w:rsid w:val="001F38B5"/>
    <w:rsid w:val="001F4CB5"/>
    <w:rsid w:val="00201B93"/>
    <w:rsid w:val="00203776"/>
    <w:rsid w:val="00204170"/>
    <w:rsid w:val="002052C7"/>
    <w:rsid w:val="00205C51"/>
    <w:rsid w:val="00210281"/>
    <w:rsid w:val="00212761"/>
    <w:rsid w:val="002154FD"/>
    <w:rsid w:val="0021713D"/>
    <w:rsid w:val="0022077D"/>
    <w:rsid w:val="0022318F"/>
    <w:rsid w:val="0022552D"/>
    <w:rsid w:val="002256F0"/>
    <w:rsid w:val="0022616C"/>
    <w:rsid w:val="00227BF7"/>
    <w:rsid w:val="00240D5A"/>
    <w:rsid w:val="00243A08"/>
    <w:rsid w:val="00246CB6"/>
    <w:rsid w:val="002562D5"/>
    <w:rsid w:val="00256942"/>
    <w:rsid w:val="00256A9B"/>
    <w:rsid w:val="002579F6"/>
    <w:rsid w:val="00260613"/>
    <w:rsid w:val="00263722"/>
    <w:rsid w:val="00264FF9"/>
    <w:rsid w:val="00265196"/>
    <w:rsid w:val="00266A8A"/>
    <w:rsid w:val="002805E6"/>
    <w:rsid w:val="00281176"/>
    <w:rsid w:val="00287E72"/>
    <w:rsid w:val="00293E3A"/>
    <w:rsid w:val="002946C7"/>
    <w:rsid w:val="002A0D95"/>
    <w:rsid w:val="002A22DD"/>
    <w:rsid w:val="002A2567"/>
    <w:rsid w:val="002A2B32"/>
    <w:rsid w:val="002A31A6"/>
    <w:rsid w:val="002B7457"/>
    <w:rsid w:val="002B76EB"/>
    <w:rsid w:val="002C182F"/>
    <w:rsid w:val="002C1E08"/>
    <w:rsid w:val="002C4029"/>
    <w:rsid w:val="002C4E9A"/>
    <w:rsid w:val="002C5215"/>
    <w:rsid w:val="002C5B36"/>
    <w:rsid w:val="002C6A43"/>
    <w:rsid w:val="002D07D9"/>
    <w:rsid w:val="002D1EBC"/>
    <w:rsid w:val="002D24B6"/>
    <w:rsid w:val="002D3AB7"/>
    <w:rsid w:val="002E11E3"/>
    <w:rsid w:val="002E2A6A"/>
    <w:rsid w:val="002E49E7"/>
    <w:rsid w:val="002E4E9D"/>
    <w:rsid w:val="002E4F7D"/>
    <w:rsid w:val="002E7B1B"/>
    <w:rsid w:val="002F0A88"/>
    <w:rsid w:val="002F3C5D"/>
    <w:rsid w:val="002F48A0"/>
    <w:rsid w:val="002F6248"/>
    <w:rsid w:val="002F62DD"/>
    <w:rsid w:val="002F7F2D"/>
    <w:rsid w:val="003021E3"/>
    <w:rsid w:val="00303678"/>
    <w:rsid w:val="00304DA7"/>
    <w:rsid w:val="00305580"/>
    <w:rsid w:val="00306789"/>
    <w:rsid w:val="003114CD"/>
    <w:rsid w:val="00311C8C"/>
    <w:rsid w:val="003207B6"/>
    <w:rsid w:val="00321B58"/>
    <w:rsid w:val="0032291C"/>
    <w:rsid w:val="00323244"/>
    <w:rsid w:val="00332040"/>
    <w:rsid w:val="003342D9"/>
    <w:rsid w:val="00335808"/>
    <w:rsid w:val="00337F3F"/>
    <w:rsid w:val="0034087C"/>
    <w:rsid w:val="00340F81"/>
    <w:rsid w:val="00343029"/>
    <w:rsid w:val="00346AF2"/>
    <w:rsid w:val="00347408"/>
    <w:rsid w:val="0034775C"/>
    <w:rsid w:val="003500DD"/>
    <w:rsid w:val="003506C5"/>
    <w:rsid w:val="0035216A"/>
    <w:rsid w:val="00354F64"/>
    <w:rsid w:val="003635C4"/>
    <w:rsid w:val="003648AE"/>
    <w:rsid w:val="00370EBC"/>
    <w:rsid w:val="003834A0"/>
    <w:rsid w:val="003849F1"/>
    <w:rsid w:val="00384ECF"/>
    <w:rsid w:val="00385863"/>
    <w:rsid w:val="00385B92"/>
    <w:rsid w:val="00385F9E"/>
    <w:rsid w:val="00390989"/>
    <w:rsid w:val="00390E41"/>
    <w:rsid w:val="00396ECF"/>
    <w:rsid w:val="003A305E"/>
    <w:rsid w:val="003A5363"/>
    <w:rsid w:val="003B430B"/>
    <w:rsid w:val="003C0294"/>
    <w:rsid w:val="003C074D"/>
    <w:rsid w:val="003C4CD1"/>
    <w:rsid w:val="003C5E1B"/>
    <w:rsid w:val="003C7E28"/>
    <w:rsid w:val="003D3AD8"/>
    <w:rsid w:val="003D7446"/>
    <w:rsid w:val="003D7B34"/>
    <w:rsid w:val="003E3C58"/>
    <w:rsid w:val="003E624F"/>
    <w:rsid w:val="003E68DD"/>
    <w:rsid w:val="003E7665"/>
    <w:rsid w:val="003E797B"/>
    <w:rsid w:val="003F01AF"/>
    <w:rsid w:val="003F1861"/>
    <w:rsid w:val="003F21B6"/>
    <w:rsid w:val="003F263A"/>
    <w:rsid w:val="003F3B06"/>
    <w:rsid w:val="0040164E"/>
    <w:rsid w:val="00401E25"/>
    <w:rsid w:val="0040357D"/>
    <w:rsid w:val="0040683C"/>
    <w:rsid w:val="004142EE"/>
    <w:rsid w:val="00414862"/>
    <w:rsid w:val="004151F7"/>
    <w:rsid w:val="0042008B"/>
    <w:rsid w:val="004207E8"/>
    <w:rsid w:val="004275BE"/>
    <w:rsid w:val="00432FCB"/>
    <w:rsid w:val="00433713"/>
    <w:rsid w:val="00445A59"/>
    <w:rsid w:val="00452728"/>
    <w:rsid w:val="0045409F"/>
    <w:rsid w:val="0046798F"/>
    <w:rsid w:val="0048151D"/>
    <w:rsid w:val="0048528E"/>
    <w:rsid w:val="00487B6F"/>
    <w:rsid w:val="00494FEC"/>
    <w:rsid w:val="0049629F"/>
    <w:rsid w:val="004A12E2"/>
    <w:rsid w:val="004A2AC9"/>
    <w:rsid w:val="004A5545"/>
    <w:rsid w:val="004A5AF5"/>
    <w:rsid w:val="004B3CFA"/>
    <w:rsid w:val="004C128C"/>
    <w:rsid w:val="004C31BB"/>
    <w:rsid w:val="004C34B5"/>
    <w:rsid w:val="004C5003"/>
    <w:rsid w:val="004C5963"/>
    <w:rsid w:val="004C67E1"/>
    <w:rsid w:val="004D1D1D"/>
    <w:rsid w:val="004D2E20"/>
    <w:rsid w:val="004D3101"/>
    <w:rsid w:val="004D42AA"/>
    <w:rsid w:val="004D68BD"/>
    <w:rsid w:val="004E050A"/>
    <w:rsid w:val="004E40BD"/>
    <w:rsid w:val="004E60DE"/>
    <w:rsid w:val="004E7F55"/>
    <w:rsid w:val="004F03C0"/>
    <w:rsid w:val="004F1037"/>
    <w:rsid w:val="004F198F"/>
    <w:rsid w:val="004F4AED"/>
    <w:rsid w:val="004F7FB2"/>
    <w:rsid w:val="00501F10"/>
    <w:rsid w:val="00502237"/>
    <w:rsid w:val="0050223C"/>
    <w:rsid w:val="0050674E"/>
    <w:rsid w:val="00506EEB"/>
    <w:rsid w:val="0050735C"/>
    <w:rsid w:val="005109F5"/>
    <w:rsid w:val="00510AB3"/>
    <w:rsid w:val="005163E0"/>
    <w:rsid w:val="00520A3D"/>
    <w:rsid w:val="005217A3"/>
    <w:rsid w:val="00525F28"/>
    <w:rsid w:val="005306B0"/>
    <w:rsid w:val="00530962"/>
    <w:rsid w:val="00532954"/>
    <w:rsid w:val="005356CF"/>
    <w:rsid w:val="005360D2"/>
    <w:rsid w:val="005364F2"/>
    <w:rsid w:val="00537517"/>
    <w:rsid w:val="00541E98"/>
    <w:rsid w:val="0054257A"/>
    <w:rsid w:val="0054300A"/>
    <w:rsid w:val="005435BC"/>
    <w:rsid w:val="005523D5"/>
    <w:rsid w:val="00557DA0"/>
    <w:rsid w:val="005648E8"/>
    <w:rsid w:val="00566F7D"/>
    <w:rsid w:val="005703D3"/>
    <w:rsid w:val="0057124B"/>
    <w:rsid w:val="00573F10"/>
    <w:rsid w:val="00574A09"/>
    <w:rsid w:val="00575A29"/>
    <w:rsid w:val="00580808"/>
    <w:rsid w:val="005812AC"/>
    <w:rsid w:val="005826A7"/>
    <w:rsid w:val="0058445A"/>
    <w:rsid w:val="00585853"/>
    <w:rsid w:val="00585B07"/>
    <w:rsid w:val="005875C4"/>
    <w:rsid w:val="0059061A"/>
    <w:rsid w:val="005959D2"/>
    <w:rsid w:val="0059779E"/>
    <w:rsid w:val="00597BA5"/>
    <w:rsid w:val="005A0AA0"/>
    <w:rsid w:val="005A3980"/>
    <w:rsid w:val="005A6F91"/>
    <w:rsid w:val="005B104E"/>
    <w:rsid w:val="005B395A"/>
    <w:rsid w:val="005B3FAC"/>
    <w:rsid w:val="005B5E6A"/>
    <w:rsid w:val="005B6690"/>
    <w:rsid w:val="005C3343"/>
    <w:rsid w:val="005C4C3D"/>
    <w:rsid w:val="005D1D65"/>
    <w:rsid w:val="005D21A0"/>
    <w:rsid w:val="005D2372"/>
    <w:rsid w:val="005D2EEA"/>
    <w:rsid w:val="005E0A9F"/>
    <w:rsid w:val="005E1502"/>
    <w:rsid w:val="005E2F39"/>
    <w:rsid w:val="005E2F6C"/>
    <w:rsid w:val="005E3902"/>
    <w:rsid w:val="005E4501"/>
    <w:rsid w:val="005E548F"/>
    <w:rsid w:val="005E686B"/>
    <w:rsid w:val="005E6BAB"/>
    <w:rsid w:val="005E6FB0"/>
    <w:rsid w:val="005F3C22"/>
    <w:rsid w:val="005F5617"/>
    <w:rsid w:val="005F71EE"/>
    <w:rsid w:val="00601D46"/>
    <w:rsid w:val="00602D31"/>
    <w:rsid w:val="00603453"/>
    <w:rsid w:val="00603CC1"/>
    <w:rsid w:val="006112CE"/>
    <w:rsid w:val="006137B8"/>
    <w:rsid w:val="0061500E"/>
    <w:rsid w:val="00621802"/>
    <w:rsid w:val="00624815"/>
    <w:rsid w:val="00632256"/>
    <w:rsid w:val="00636E45"/>
    <w:rsid w:val="00637CA1"/>
    <w:rsid w:val="00641ED5"/>
    <w:rsid w:val="00644CFF"/>
    <w:rsid w:val="00647A64"/>
    <w:rsid w:val="00651D38"/>
    <w:rsid w:val="00653F01"/>
    <w:rsid w:val="006540A5"/>
    <w:rsid w:val="006560C5"/>
    <w:rsid w:val="006561EA"/>
    <w:rsid w:val="00656E9F"/>
    <w:rsid w:val="00661098"/>
    <w:rsid w:val="00663AA5"/>
    <w:rsid w:val="00675D60"/>
    <w:rsid w:val="00676C29"/>
    <w:rsid w:val="00676F28"/>
    <w:rsid w:val="00677EC4"/>
    <w:rsid w:val="006809BC"/>
    <w:rsid w:val="00680A9D"/>
    <w:rsid w:val="00685D1B"/>
    <w:rsid w:val="00692AE1"/>
    <w:rsid w:val="00692C48"/>
    <w:rsid w:val="006932D0"/>
    <w:rsid w:val="00693430"/>
    <w:rsid w:val="0069658A"/>
    <w:rsid w:val="006965C1"/>
    <w:rsid w:val="006A01CD"/>
    <w:rsid w:val="006A0868"/>
    <w:rsid w:val="006A1B03"/>
    <w:rsid w:val="006A1BC8"/>
    <w:rsid w:val="006A79CB"/>
    <w:rsid w:val="006B0614"/>
    <w:rsid w:val="006B0C3F"/>
    <w:rsid w:val="006B7A12"/>
    <w:rsid w:val="006C01A2"/>
    <w:rsid w:val="006C2EA1"/>
    <w:rsid w:val="006C407B"/>
    <w:rsid w:val="006C6C31"/>
    <w:rsid w:val="006C6FD2"/>
    <w:rsid w:val="006C701F"/>
    <w:rsid w:val="006C754F"/>
    <w:rsid w:val="006D3E46"/>
    <w:rsid w:val="006D3E5C"/>
    <w:rsid w:val="006D466C"/>
    <w:rsid w:val="006D5824"/>
    <w:rsid w:val="006E0697"/>
    <w:rsid w:val="006E0DF8"/>
    <w:rsid w:val="006E0E60"/>
    <w:rsid w:val="006E188F"/>
    <w:rsid w:val="006E6F5D"/>
    <w:rsid w:val="006F05DF"/>
    <w:rsid w:val="006F06A2"/>
    <w:rsid w:val="006F1F92"/>
    <w:rsid w:val="006F3327"/>
    <w:rsid w:val="006F3803"/>
    <w:rsid w:val="006F4136"/>
    <w:rsid w:val="00700A92"/>
    <w:rsid w:val="00703478"/>
    <w:rsid w:val="007046AA"/>
    <w:rsid w:val="0070563A"/>
    <w:rsid w:val="007057E6"/>
    <w:rsid w:val="00711FDA"/>
    <w:rsid w:val="007128AF"/>
    <w:rsid w:val="00712AA3"/>
    <w:rsid w:val="0071351F"/>
    <w:rsid w:val="00714F6F"/>
    <w:rsid w:val="00721401"/>
    <w:rsid w:val="00721DDD"/>
    <w:rsid w:val="00725C70"/>
    <w:rsid w:val="00730F63"/>
    <w:rsid w:val="00737DEF"/>
    <w:rsid w:val="00741F8D"/>
    <w:rsid w:val="00750074"/>
    <w:rsid w:val="00754A3B"/>
    <w:rsid w:val="007560A0"/>
    <w:rsid w:val="00756240"/>
    <w:rsid w:val="00756271"/>
    <w:rsid w:val="00756D0F"/>
    <w:rsid w:val="0075702B"/>
    <w:rsid w:val="00757517"/>
    <w:rsid w:val="007605B9"/>
    <w:rsid w:val="007611AA"/>
    <w:rsid w:val="00762C3E"/>
    <w:rsid w:val="00762D64"/>
    <w:rsid w:val="00764022"/>
    <w:rsid w:val="00764A12"/>
    <w:rsid w:val="0076516F"/>
    <w:rsid w:val="007653D2"/>
    <w:rsid w:val="0076711F"/>
    <w:rsid w:val="007717AC"/>
    <w:rsid w:val="00772CD4"/>
    <w:rsid w:val="0077439B"/>
    <w:rsid w:val="00775A56"/>
    <w:rsid w:val="00777929"/>
    <w:rsid w:val="007873DB"/>
    <w:rsid w:val="00792C91"/>
    <w:rsid w:val="0079370A"/>
    <w:rsid w:val="00794541"/>
    <w:rsid w:val="00794F46"/>
    <w:rsid w:val="00796600"/>
    <w:rsid w:val="007B1877"/>
    <w:rsid w:val="007B62C9"/>
    <w:rsid w:val="007B746B"/>
    <w:rsid w:val="007B7933"/>
    <w:rsid w:val="007B7AE6"/>
    <w:rsid w:val="007B7FB1"/>
    <w:rsid w:val="007C038C"/>
    <w:rsid w:val="007C2D1E"/>
    <w:rsid w:val="007C483D"/>
    <w:rsid w:val="007D030F"/>
    <w:rsid w:val="007D2140"/>
    <w:rsid w:val="007D2579"/>
    <w:rsid w:val="007D3D60"/>
    <w:rsid w:val="007D696B"/>
    <w:rsid w:val="007D6C66"/>
    <w:rsid w:val="007E13F9"/>
    <w:rsid w:val="007E170E"/>
    <w:rsid w:val="007E305D"/>
    <w:rsid w:val="007E347A"/>
    <w:rsid w:val="007E4C46"/>
    <w:rsid w:val="007F1091"/>
    <w:rsid w:val="007F63DE"/>
    <w:rsid w:val="007F6B37"/>
    <w:rsid w:val="00803EE3"/>
    <w:rsid w:val="0080545B"/>
    <w:rsid w:val="00810D85"/>
    <w:rsid w:val="0081184B"/>
    <w:rsid w:val="0081433A"/>
    <w:rsid w:val="00817109"/>
    <w:rsid w:val="00821A59"/>
    <w:rsid w:val="00823564"/>
    <w:rsid w:val="0082686D"/>
    <w:rsid w:val="00826D3D"/>
    <w:rsid w:val="0082786E"/>
    <w:rsid w:val="00832A41"/>
    <w:rsid w:val="00833304"/>
    <w:rsid w:val="008341A5"/>
    <w:rsid w:val="0083633A"/>
    <w:rsid w:val="00842B05"/>
    <w:rsid w:val="00845849"/>
    <w:rsid w:val="008468DD"/>
    <w:rsid w:val="00850E68"/>
    <w:rsid w:val="008565E8"/>
    <w:rsid w:val="00857AF4"/>
    <w:rsid w:val="00865BCA"/>
    <w:rsid w:val="00866493"/>
    <w:rsid w:val="00874502"/>
    <w:rsid w:val="00877702"/>
    <w:rsid w:val="0088076C"/>
    <w:rsid w:val="00884CF1"/>
    <w:rsid w:val="00886C95"/>
    <w:rsid w:val="008941F1"/>
    <w:rsid w:val="00895157"/>
    <w:rsid w:val="008A2562"/>
    <w:rsid w:val="008A2F82"/>
    <w:rsid w:val="008A4054"/>
    <w:rsid w:val="008B0A58"/>
    <w:rsid w:val="008B1D10"/>
    <w:rsid w:val="008B2FDC"/>
    <w:rsid w:val="008B37BA"/>
    <w:rsid w:val="008B7C8F"/>
    <w:rsid w:val="008C0B3E"/>
    <w:rsid w:val="008C21A4"/>
    <w:rsid w:val="008C21BE"/>
    <w:rsid w:val="008C36B5"/>
    <w:rsid w:val="008C3BF0"/>
    <w:rsid w:val="008C5EF2"/>
    <w:rsid w:val="008D203A"/>
    <w:rsid w:val="008D2B51"/>
    <w:rsid w:val="008D315B"/>
    <w:rsid w:val="008D7797"/>
    <w:rsid w:val="008D7889"/>
    <w:rsid w:val="008E31AC"/>
    <w:rsid w:val="008E4C41"/>
    <w:rsid w:val="008E7081"/>
    <w:rsid w:val="008F06C6"/>
    <w:rsid w:val="008F1068"/>
    <w:rsid w:val="008F1E69"/>
    <w:rsid w:val="008F24FB"/>
    <w:rsid w:val="008F26D4"/>
    <w:rsid w:val="008F3281"/>
    <w:rsid w:val="008F42DD"/>
    <w:rsid w:val="008F684B"/>
    <w:rsid w:val="009007BA"/>
    <w:rsid w:val="00903A29"/>
    <w:rsid w:val="009052F3"/>
    <w:rsid w:val="00910072"/>
    <w:rsid w:val="00917D02"/>
    <w:rsid w:val="0092115B"/>
    <w:rsid w:val="00921A4A"/>
    <w:rsid w:val="00925999"/>
    <w:rsid w:val="00927372"/>
    <w:rsid w:val="00931946"/>
    <w:rsid w:val="00932085"/>
    <w:rsid w:val="00937E97"/>
    <w:rsid w:val="00941355"/>
    <w:rsid w:val="009453CD"/>
    <w:rsid w:val="00947052"/>
    <w:rsid w:val="009573E2"/>
    <w:rsid w:val="0096249C"/>
    <w:rsid w:val="009624DD"/>
    <w:rsid w:val="00963B74"/>
    <w:rsid w:val="009656DD"/>
    <w:rsid w:val="009664D2"/>
    <w:rsid w:val="00966D04"/>
    <w:rsid w:val="00970BE4"/>
    <w:rsid w:val="00972016"/>
    <w:rsid w:val="009733D8"/>
    <w:rsid w:val="00976460"/>
    <w:rsid w:val="00980F9B"/>
    <w:rsid w:val="00981760"/>
    <w:rsid w:val="009846D7"/>
    <w:rsid w:val="0098511C"/>
    <w:rsid w:val="0098766E"/>
    <w:rsid w:val="00992F02"/>
    <w:rsid w:val="0099472F"/>
    <w:rsid w:val="009954C1"/>
    <w:rsid w:val="00996912"/>
    <w:rsid w:val="009A0CBE"/>
    <w:rsid w:val="009A2124"/>
    <w:rsid w:val="009A2B0F"/>
    <w:rsid w:val="009A385F"/>
    <w:rsid w:val="009A5EAB"/>
    <w:rsid w:val="009A7DCE"/>
    <w:rsid w:val="009B2727"/>
    <w:rsid w:val="009B291C"/>
    <w:rsid w:val="009B3736"/>
    <w:rsid w:val="009B4001"/>
    <w:rsid w:val="009B4193"/>
    <w:rsid w:val="009B541F"/>
    <w:rsid w:val="009C2356"/>
    <w:rsid w:val="009C2743"/>
    <w:rsid w:val="009C41E3"/>
    <w:rsid w:val="009C5565"/>
    <w:rsid w:val="009C6828"/>
    <w:rsid w:val="009D179C"/>
    <w:rsid w:val="009D2A9D"/>
    <w:rsid w:val="009D4049"/>
    <w:rsid w:val="009D5512"/>
    <w:rsid w:val="009D736A"/>
    <w:rsid w:val="009E0418"/>
    <w:rsid w:val="009E0FB6"/>
    <w:rsid w:val="009E184F"/>
    <w:rsid w:val="009E6402"/>
    <w:rsid w:val="009E7733"/>
    <w:rsid w:val="009F181E"/>
    <w:rsid w:val="009F304A"/>
    <w:rsid w:val="009F4EDD"/>
    <w:rsid w:val="00A0164D"/>
    <w:rsid w:val="00A04043"/>
    <w:rsid w:val="00A04EA5"/>
    <w:rsid w:val="00A15565"/>
    <w:rsid w:val="00A1579B"/>
    <w:rsid w:val="00A1589F"/>
    <w:rsid w:val="00A15F3D"/>
    <w:rsid w:val="00A179BE"/>
    <w:rsid w:val="00A20DB9"/>
    <w:rsid w:val="00A225EC"/>
    <w:rsid w:val="00A23B83"/>
    <w:rsid w:val="00A26493"/>
    <w:rsid w:val="00A31286"/>
    <w:rsid w:val="00A35B94"/>
    <w:rsid w:val="00A45D56"/>
    <w:rsid w:val="00A4608C"/>
    <w:rsid w:val="00A503BA"/>
    <w:rsid w:val="00A55FF5"/>
    <w:rsid w:val="00A56E57"/>
    <w:rsid w:val="00A5739D"/>
    <w:rsid w:val="00A6392A"/>
    <w:rsid w:val="00A6702E"/>
    <w:rsid w:val="00A70FDE"/>
    <w:rsid w:val="00A7150D"/>
    <w:rsid w:val="00A71685"/>
    <w:rsid w:val="00A76211"/>
    <w:rsid w:val="00A766ED"/>
    <w:rsid w:val="00A769D1"/>
    <w:rsid w:val="00A76C06"/>
    <w:rsid w:val="00A82FBE"/>
    <w:rsid w:val="00A8526E"/>
    <w:rsid w:val="00A90CC9"/>
    <w:rsid w:val="00A90DAD"/>
    <w:rsid w:val="00A9196E"/>
    <w:rsid w:val="00A92AAE"/>
    <w:rsid w:val="00A96024"/>
    <w:rsid w:val="00A965B4"/>
    <w:rsid w:val="00A9769A"/>
    <w:rsid w:val="00A9799E"/>
    <w:rsid w:val="00AA0731"/>
    <w:rsid w:val="00AB19F0"/>
    <w:rsid w:val="00AB20E7"/>
    <w:rsid w:val="00AB2263"/>
    <w:rsid w:val="00AB4098"/>
    <w:rsid w:val="00AB77B3"/>
    <w:rsid w:val="00AD0010"/>
    <w:rsid w:val="00AD1D6A"/>
    <w:rsid w:val="00AD25DA"/>
    <w:rsid w:val="00AD43A2"/>
    <w:rsid w:val="00AD4B72"/>
    <w:rsid w:val="00AD73FC"/>
    <w:rsid w:val="00AE0DCB"/>
    <w:rsid w:val="00AE3B27"/>
    <w:rsid w:val="00AE462E"/>
    <w:rsid w:val="00AE624A"/>
    <w:rsid w:val="00AF1495"/>
    <w:rsid w:val="00AF6078"/>
    <w:rsid w:val="00AF6FAC"/>
    <w:rsid w:val="00B027B3"/>
    <w:rsid w:val="00B02DDC"/>
    <w:rsid w:val="00B056F7"/>
    <w:rsid w:val="00B0692A"/>
    <w:rsid w:val="00B07D3A"/>
    <w:rsid w:val="00B167C7"/>
    <w:rsid w:val="00B17818"/>
    <w:rsid w:val="00B20533"/>
    <w:rsid w:val="00B26696"/>
    <w:rsid w:val="00B301B1"/>
    <w:rsid w:val="00B318BE"/>
    <w:rsid w:val="00B3236D"/>
    <w:rsid w:val="00B32D18"/>
    <w:rsid w:val="00B377FF"/>
    <w:rsid w:val="00B42E0A"/>
    <w:rsid w:val="00B47E5B"/>
    <w:rsid w:val="00B51B2A"/>
    <w:rsid w:val="00B52722"/>
    <w:rsid w:val="00B53205"/>
    <w:rsid w:val="00B53C16"/>
    <w:rsid w:val="00B53C7C"/>
    <w:rsid w:val="00B602A1"/>
    <w:rsid w:val="00B60980"/>
    <w:rsid w:val="00B657ED"/>
    <w:rsid w:val="00B723B0"/>
    <w:rsid w:val="00B73CF2"/>
    <w:rsid w:val="00B73E49"/>
    <w:rsid w:val="00B748D2"/>
    <w:rsid w:val="00B7633B"/>
    <w:rsid w:val="00B778E3"/>
    <w:rsid w:val="00B82F1A"/>
    <w:rsid w:val="00B9058D"/>
    <w:rsid w:val="00B910ED"/>
    <w:rsid w:val="00B9448E"/>
    <w:rsid w:val="00B9596F"/>
    <w:rsid w:val="00B9607F"/>
    <w:rsid w:val="00B96ECD"/>
    <w:rsid w:val="00B97CD5"/>
    <w:rsid w:val="00BA00AD"/>
    <w:rsid w:val="00BA46C7"/>
    <w:rsid w:val="00BA5391"/>
    <w:rsid w:val="00BA7F21"/>
    <w:rsid w:val="00BB0D53"/>
    <w:rsid w:val="00BB2AAF"/>
    <w:rsid w:val="00BB33D8"/>
    <w:rsid w:val="00BC15CD"/>
    <w:rsid w:val="00BC25AE"/>
    <w:rsid w:val="00BC308A"/>
    <w:rsid w:val="00BC3CF3"/>
    <w:rsid w:val="00BC79E3"/>
    <w:rsid w:val="00BC7EF0"/>
    <w:rsid w:val="00BD1DBC"/>
    <w:rsid w:val="00BD2031"/>
    <w:rsid w:val="00BD7B4F"/>
    <w:rsid w:val="00BE138F"/>
    <w:rsid w:val="00BE3462"/>
    <w:rsid w:val="00BE5A3D"/>
    <w:rsid w:val="00BE609A"/>
    <w:rsid w:val="00BF087A"/>
    <w:rsid w:val="00BF1BD0"/>
    <w:rsid w:val="00BF4365"/>
    <w:rsid w:val="00C051A1"/>
    <w:rsid w:val="00C12DB0"/>
    <w:rsid w:val="00C15DA9"/>
    <w:rsid w:val="00C16E53"/>
    <w:rsid w:val="00C20006"/>
    <w:rsid w:val="00C201E6"/>
    <w:rsid w:val="00C2162F"/>
    <w:rsid w:val="00C21BF4"/>
    <w:rsid w:val="00C22C56"/>
    <w:rsid w:val="00C2313B"/>
    <w:rsid w:val="00C30A01"/>
    <w:rsid w:val="00C3504F"/>
    <w:rsid w:val="00C40099"/>
    <w:rsid w:val="00C43A5A"/>
    <w:rsid w:val="00C44000"/>
    <w:rsid w:val="00C462C3"/>
    <w:rsid w:val="00C5266E"/>
    <w:rsid w:val="00C53019"/>
    <w:rsid w:val="00C53F45"/>
    <w:rsid w:val="00C546A1"/>
    <w:rsid w:val="00C54A6B"/>
    <w:rsid w:val="00C5516B"/>
    <w:rsid w:val="00C6031D"/>
    <w:rsid w:val="00C61117"/>
    <w:rsid w:val="00C70DC0"/>
    <w:rsid w:val="00C742A0"/>
    <w:rsid w:val="00C75013"/>
    <w:rsid w:val="00C75A41"/>
    <w:rsid w:val="00C82DD8"/>
    <w:rsid w:val="00C84916"/>
    <w:rsid w:val="00C854DC"/>
    <w:rsid w:val="00C86257"/>
    <w:rsid w:val="00C862DB"/>
    <w:rsid w:val="00C87C3E"/>
    <w:rsid w:val="00C92993"/>
    <w:rsid w:val="00CA26B0"/>
    <w:rsid w:val="00CA2B97"/>
    <w:rsid w:val="00CA57A0"/>
    <w:rsid w:val="00CA7D81"/>
    <w:rsid w:val="00CB405C"/>
    <w:rsid w:val="00CB5575"/>
    <w:rsid w:val="00CB63BD"/>
    <w:rsid w:val="00CC1A7C"/>
    <w:rsid w:val="00CD13EE"/>
    <w:rsid w:val="00CD594D"/>
    <w:rsid w:val="00CE04EB"/>
    <w:rsid w:val="00CE05C2"/>
    <w:rsid w:val="00CE56EF"/>
    <w:rsid w:val="00CF06EC"/>
    <w:rsid w:val="00CF60CC"/>
    <w:rsid w:val="00CF7C5C"/>
    <w:rsid w:val="00D01542"/>
    <w:rsid w:val="00D019E5"/>
    <w:rsid w:val="00D03830"/>
    <w:rsid w:val="00D0446C"/>
    <w:rsid w:val="00D055CF"/>
    <w:rsid w:val="00D0738F"/>
    <w:rsid w:val="00D146A6"/>
    <w:rsid w:val="00D16B1A"/>
    <w:rsid w:val="00D22509"/>
    <w:rsid w:val="00D24C9E"/>
    <w:rsid w:val="00D27AB3"/>
    <w:rsid w:val="00D318BE"/>
    <w:rsid w:val="00D31A11"/>
    <w:rsid w:val="00D32983"/>
    <w:rsid w:val="00D3363D"/>
    <w:rsid w:val="00D33B36"/>
    <w:rsid w:val="00D374D0"/>
    <w:rsid w:val="00D40364"/>
    <w:rsid w:val="00D40915"/>
    <w:rsid w:val="00D4099D"/>
    <w:rsid w:val="00D42A42"/>
    <w:rsid w:val="00D4365A"/>
    <w:rsid w:val="00D44CD7"/>
    <w:rsid w:val="00D45DE4"/>
    <w:rsid w:val="00D45FE6"/>
    <w:rsid w:val="00D5018E"/>
    <w:rsid w:val="00D51998"/>
    <w:rsid w:val="00D543F7"/>
    <w:rsid w:val="00D551FA"/>
    <w:rsid w:val="00D55483"/>
    <w:rsid w:val="00D55EDB"/>
    <w:rsid w:val="00D6029F"/>
    <w:rsid w:val="00D61FF0"/>
    <w:rsid w:val="00D64E72"/>
    <w:rsid w:val="00D666D5"/>
    <w:rsid w:val="00D66A08"/>
    <w:rsid w:val="00D66F3C"/>
    <w:rsid w:val="00D70B64"/>
    <w:rsid w:val="00D73349"/>
    <w:rsid w:val="00D74201"/>
    <w:rsid w:val="00D76899"/>
    <w:rsid w:val="00D8052A"/>
    <w:rsid w:val="00D80587"/>
    <w:rsid w:val="00D903B5"/>
    <w:rsid w:val="00D91791"/>
    <w:rsid w:val="00D937AC"/>
    <w:rsid w:val="00D944D4"/>
    <w:rsid w:val="00DA0F9A"/>
    <w:rsid w:val="00DA25BA"/>
    <w:rsid w:val="00DA26F7"/>
    <w:rsid w:val="00DA32A6"/>
    <w:rsid w:val="00DA4517"/>
    <w:rsid w:val="00DA489F"/>
    <w:rsid w:val="00DA4BFD"/>
    <w:rsid w:val="00DB03FA"/>
    <w:rsid w:val="00DB0575"/>
    <w:rsid w:val="00DB25FA"/>
    <w:rsid w:val="00DB281E"/>
    <w:rsid w:val="00DB4BFD"/>
    <w:rsid w:val="00DB5C54"/>
    <w:rsid w:val="00DB6033"/>
    <w:rsid w:val="00DC221F"/>
    <w:rsid w:val="00DC54BF"/>
    <w:rsid w:val="00DC6341"/>
    <w:rsid w:val="00DD03D3"/>
    <w:rsid w:val="00DD1BB5"/>
    <w:rsid w:val="00DD3CA6"/>
    <w:rsid w:val="00DD60C3"/>
    <w:rsid w:val="00DE2F94"/>
    <w:rsid w:val="00DE521F"/>
    <w:rsid w:val="00DE661C"/>
    <w:rsid w:val="00E0205D"/>
    <w:rsid w:val="00E03FE2"/>
    <w:rsid w:val="00E04167"/>
    <w:rsid w:val="00E06521"/>
    <w:rsid w:val="00E14731"/>
    <w:rsid w:val="00E14FC0"/>
    <w:rsid w:val="00E17E68"/>
    <w:rsid w:val="00E2481E"/>
    <w:rsid w:val="00E261B9"/>
    <w:rsid w:val="00E2729F"/>
    <w:rsid w:val="00E274C9"/>
    <w:rsid w:val="00E31E6A"/>
    <w:rsid w:val="00E36CF7"/>
    <w:rsid w:val="00E36FE8"/>
    <w:rsid w:val="00E4191B"/>
    <w:rsid w:val="00E44929"/>
    <w:rsid w:val="00E4618F"/>
    <w:rsid w:val="00E507CC"/>
    <w:rsid w:val="00E560DC"/>
    <w:rsid w:val="00E5720A"/>
    <w:rsid w:val="00E6477A"/>
    <w:rsid w:val="00E64A82"/>
    <w:rsid w:val="00E66CF3"/>
    <w:rsid w:val="00E75CF3"/>
    <w:rsid w:val="00E81AD8"/>
    <w:rsid w:val="00E839D5"/>
    <w:rsid w:val="00E910AC"/>
    <w:rsid w:val="00E9230C"/>
    <w:rsid w:val="00E93236"/>
    <w:rsid w:val="00E94FF5"/>
    <w:rsid w:val="00E96F88"/>
    <w:rsid w:val="00E9793A"/>
    <w:rsid w:val="00EA0D0C"/>
    <w:rsid w:val="00EA25C6"/>
    <w:rsid w:val="00EB31AA"/>
    <w:rsid w:val="00EB63C8"/>
    <w:rsid w:val="00EB6CAD"/>
    <w:rsid w:val="00EB7D8C"/>
    <w:rsid w:val="00EC3336"/>
    <w:rsid w:val="00EC3AD7"/>
    <w:rsid w:val="00EC3FCF"/>
    <w:rsid w:val="00EC4A46"/>
    <w:rsid w:val="00EC67A3"/>
    <w:rsid w:val="00ED3351"/>
    <w:rsid w:val="00ED34EB"/>
    <w:rsid w:val="00ED6161"/>
    <w:rsid w:val="00ED748A"/>
    <w:rsid w:val="00ED76B1"/>
    <w:rsid w:val="00ED771E"/>
    <w:rsid w:val="00EE01C3"/>
    <w:rsid w:val="00EE41F0"/>
    <w:rsid w:val="00EE55B5"/>
    <w:rsid w:val="00EE55C3"/>
    <w:rsid w:val="00EE78F7"/>
    <w:rsid w:val="00EF2C18"/>
    <w:rsid w:val="00EF31C3"/>
    <w:rsid w:val="00EF47FC"/>
    <w:rsid w:val="00F00078"/>
    <w:rsid w:val="00F01499"/>
    <w:rsid w:val="00F01953"/>
    <w:rsid w:val="00F0244C"/>
    <w:rsid w:val="00F12D0C"/>
    <w:rsid w:val="00F1426D"/>
    <w:rsid w:val="00F143D9"/>
    <w:rsid w:val="00F14FE0"/>
    <w:rsid w:val="00F15B1A"/>
    <w:rsid w:val="00F15C0B"/>
    <w:rsid w:val="00F2150B"/>
    <w:rsid w:val="00F218A5"/>
    <w:rsid w:val="00F223E8"/>
    <w:rsid w:val="00F22D4C"/>
    <w:rsid w:val="00F24C7C"/>
    <w:rsid w:val="00F24E38"/>
    <w:rsid w:val="00F320EB"/>
    <w:rsid w:val="00F34EA3"/>
    <w:rsid w:val="00F36535"/>
    <w:rsid w:val="00F36BEE"/>
    <w:rsid w:val="00F37986"/>
    <w:rsid w:val="00F37C2A"/>
    <w:rsid w:val="00F42B3B"/>
    <w:rsid w:val="00F448C0"/>
    <w:rsid w:val="00F44F53"/>
    <w:rsid w:val="00F5091C"/>
    <w:rsid w:val="00F5157A"/>
    <w:rsid w:val="00F51C2C"/>
    <w:rsid w:val="00F530C7"/>
    <w:rsid w:val="00F53DB2"/>
    <w:rsid w:val="00F57812"/>
    <w:rsid w:val="00F603DF"/>
    <w:rsid w:val="00F604EA"/>
    <w:rsid w:val="00F6148B"/>
    <w:rsid w:val="00F630C5"/>
    <w:rsid w:val="00F6323D"/>
    <w:rsid w:val="00F66D30"/>
    <w:rsid w:val="00F67E97"/>
    <w:rsid w:val="00F71F35"/>
    <w:rsid w:val="00F72D35"/>
    <w:rsid w:val="00F7452D"/>
    <w:rsid w:val="00F767BF"/>
    <w:rsid w:val="00F86323"/>
    <w:rsid w:val="00F900B8"/>
    <w:rsid w:val="00F90273"/>
    <w:rsid w:val="00F921A5"/>
    <w:rsid w:val="00F93EC6"/>
    <w:rsid w:val="00F94408"/>
    <w:rsid w:val="00F94601"/>
    <w:rsid w:val="00FA0123"/>
    <w:rsid w:val="00FA4327"/>
    <w:rsid w:val="00FA4AFC"/>
    <w:rsid w:val="00FA5551"/>
    <w:rsid w:val="00FA7625"/>
    <w:rsid w:val="00FB653C"/>
    <w:rsid w:val="00FC00D8"/>
    <w:rsid w:val="00FC0E21"/>
    <w:rsid w:val="00FC1730"/>
    <w:rsid w:val="00FC3BA0"/>
    <w:rsid w:val="00FC3FF1"/>
    <w:rsid w:val="00FC52F6"/>
    <w:rsid w:val="00FC6B5F"/>
    <w:rsid w:val="00FC7743"/>
    <w:rsid w:val="00FD1D2E"/>
    <w:rsid w:val="00FD261A"/>
    <w:rsid w:val="00FD2914"/>
    <w:rsid w:val="00FD665C"/>
    <w:rsid w:val="00FD6B12"/>
    <w:rsid w:val="00FE1E2E"/>
    <w:rsid w:val="00FE33A2"/>
    <w:rsid w:val="00FE4C11"/>
    <w:rsid w:val="00FE6C66"/>
    <w:rsid w:val="1F5B6284"/>
    <w:rsid w:val="53BDE64A"/>
    <w:rsid w:val="74953B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AA24DF02-2195-4CB3-8F4D-F41B25A2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character" w:styleId="FollowedHyperlink">
    <w:name w:val="FollowedHyperlink"/>
    <w:basedOn w:val="DefaultParagraphFont"/>
    <w:uiPriority w:val="99"/>
    <w:semiHidden/>
    <w:unhideWhenUsed/>
    <w:rsid w:val="00B73CF2"/>
    <w:rPr>
      <w:color w:val="333333" w:themeColor="followedHyperlink"/>
      <w:u w:val="single"/>
    </w:rPr>
  </w:style>
  <w:style w:type="paragraph" w:styleId="Revision">
    <w:name w:val="Revision"/>
    <w:hidden/>
    <w:uiPriority w:val="99"/>
    <w:semiHidden/>
    <w:rsid w:val="002B7457"/>
    <w:pPr>
      <w:spacing w:after="0" w:line="240" w:lineRule="auto"/>
    </w:pPr>
  </w:style>
  <w:style w:type="character" w:styleId="UnresolvedMention">
    <w:name w:val="Unresolved Mention"/>
    <w:basedOn w:val="DefaultParagraphFont"/>
    <w:uiPriority w:val="99"/>
    <w:semiHidden/>
    <w:unhideWhenUsed/>
    <w:rsid w:val="00970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5455">
      <w:bodyDiv w:val="1"/>
      <w:marLeft w:val="0"/>
      <w:marRight w:val="0"/>
      <w:marTop w:val="0"/>
      <w:marBottom w:val="0"/>
      <w:divBdr>
        <w:top w:val="none" w:sz="0" w:space="0" w:color="auto"/>
        <w:left w:val="none" w:sz="0" w:space="0" w:color="auto"/>
        <w:bottom w:val="none" w:sz="0" w:space="0" w:color="auto"/>
        <w:right w:val="none" w:sz="0" w:space="0" w:color="auto"/>
      </w:divBdr>
    </w:div>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490635251">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887374196">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999428637">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230926102">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xsi:nil="true"/>
    <lcf76f155ced4ddcb4097134ff3c332f xmlns="fc3c24a1-568e-439a-b362-56fd2d714a95">
      <Terms xmlns="http://schemas.microsoft.com/office/infopath/2007/PartnerControls"/>
    </lcf76f155ced4ddcb4097134ff3c332f>
    <SharedWithUsers xmlns="8b5671ec-d820-46eb-b915-4cb6a0c57ac2">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2E985-3702-4E05-8818-41B91504D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4.xml><?xml version="1.0" encoding="utf-8"?>
<ds:datastoreItem xmlns:ds="http://schemas.openxmlformats.org/officeDocument/2006/customXml" ds:itemID="{912E31F6-BD56-4192-B2F1-8C538456D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RachelL</dc:creator>
  <cp:lastModifiedBy>Stuart Santos</cp:lastModifiedBy>
  <cp:revision>2</cp:revision>
  <cp:lastPrinted>2016-04-26T15:31:00Z</cp:lastPrinted>
  <dcterms:created xsi:type="dcterms:W3CDTF">2026-01-29T01:30:00Z</dcterms:created>
  <dcterms:modified xsi:type="dcterms:W3CDTF">2026-03-17T12:25:00Z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0x010100DF323F649DC78242896C54FFE69D7634</vt:lpwstr>
  </property>
  <property fmtid="{D5CDD505-2E9C-101B-9397-08002B2CF9AE}" pid="3" name="_dlc_DocIdItemGuid">
    <vt:lpwstr>019b6dea-a520-4c47-8347-f36fa16098d9</vt:lpwstr>
  </property>
  <property fmtid="{D5CDD505-2E9C-101B-9397-08002B2CF9AE}" pid="4" name="MediaServiceImageTags">
    <vt:lpwstr/>
  </property>
  <property fmtid="{D5CDD505-2E9C-101B-9397-08002B2CF9AE}" pid="5" name="MSIP_Label_0837e400-a07c-4077-92e8-ea6f7a01e9ad_Enabled">
    <vt:lpwstr>true</vt:lpwstr>
  </property>
  <property fmtid="{D5CDD505-2E9C-101B-9397-08002B2CF9AE}" pid="6" name="MSIP_Label_0837e400-a07c-4077-92e8-ea6f7a01e9ad_SetDate">
    <vt:lpwstr>2025-11-13T05:32:39Z</vt:lpwstr>
  </property>
  <property fmtid="{D5CDD505-2E9C-101B-9397-08002B2CF9AE}" pid="7" name="MSIP_Label_0837e400-a07c-4077-92e8-ea6f7a01e9ad_Method">
    <vt:lpwstr>Privileged</vt:lpwstr>
  </property>
  <property fmtid="{D5CDD505-2E9C-101B-9397-08002B2CF9AE}" pid="8" name="MSIP_Label_0837e400-a07c-4077-92e8-ea6f7a01e9ad_Name">
    <vt:lpwstr>0837e400-a07c-4077-92e8-ea6f7a01e9ad</vt:lpwstr>
  </property>
  <property fmtid="{D5CDD505-2E9C-101B-9397-08002B2CF9AE}" pid="9" name="MSIP_Label_0837e400-a07c-4077-92e8-ea6f7a01e9ad_SiteId">
    <vt:lpwstr>95d1d810-50cf-4169-8565-6bfba279a0cd</vt:lpwstr>
  </property>
  <property fmtid="{D5CDD505-2E9C-101B-9397-08002B2CF9AE}" pid="10" name="MSIP_Label_0837e400-a07c-4077-92e8-ea6f7a01e9ad_ActionId">
    <vt:lpwstr>6c9fae43-0a21-4c8b-8710-5f368d95262e</vt:lpwstr>
  </property>
  <property fmtid="{D5CDD505-2E9C-101B-9397-08002B2CF9AE}" pid="11" name="MSIP_Label_0837e400-a07c-4077-92e8-ea6f7a01e9ad_ContentBits">
    <vt:lpwstr>0</vt:lpwstr>
  </property>
  <property fmtid="{D5CDD505-2E9C-101B-9397-08002B2CF9AE}" pid="12" name="MSIP_Label_0837e400-a07c-4077-92e8-ea6f7a01e9ad_Tag">
    <vt:lpwstr>10, 0, 1, 1</vt:lpwstr>
  </property>
  <property fmtid="{D5CDD505-2E9C-101B-9397-08002B2CF9AE}" pid="13" name="Order">
    <vt:r8>1239700</vt:r8>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ClassificationContentMarkingFooterShapeIds">
    <vt:lpwstr>52e9ce07,55305690,691e70ed</vt:lpwstr>
  </property>
  <property fmtid="{D5CDD505-2E9C-101B-9397-08002B2CF9AE}" pid="18" name="ClassificationContentMarkingFooterFontProps">
    <vt:lpwstr>#000000,10,Aptos</vt:lpwstr>
  </property>
  <property fmtid="{D5CDD505-2E9C-101B-9397-08002B2CF9AE}" pid="19" name="ClassificationContentMarkingFooterText">
    <vt:lpwstr>INTERNAL USE ONLY</vt:lpwstr>
  </property>
  <property fmtid="{D5CDD505-2E9C-101B-9397-08002B2CF9AE}" pid="20" name="MSIP_Label_9108d454-5c13-4905-93be-12ec8059c842_Enabled">
    <vt:lpwstr>true</vt:lpwstr>
  </property>
  <property fmtid="{D5CDD505-2E9C-101B-9397-08002B2CF9AE}" pid="21" name="MSIP_Label_9108d454-5c13-4905-93be-12ec8059c842_SetDate">
    <vt:lpwstr>2026-03-17T12:25:30Z</vt:lpwstr>
  </property>
  <property fmtid="{D5CDD505-2E9C-101B-9397-08002B2CF9AE}" pid="22" name="MSIP_Label_9108d454-5c13-4905-93be-12ec8059c842_Method">
    <vt:lpwstr>Privileged</vt:lpwstr>
  </property>
  <property fmtid="{D5CDD505-2E9C-101B-9397-08002B2CF9AE}" pid="23" name="MSIP_Label_9108d454-5c13-4905-93be-12ec8059c842_Name">
    <vt:lpwstr>9108d454-5c13-4905-93be-12ec8059c842</vt:lpwstr>
  </property>
  <property fmtid="{D5CDD505-2E9C-101B-9397-08002B2CF9AE}" pid="24" name="MSIP_Label_9108d454-5c13-4905-93be-12ec8059c842_SiteId">
    <vt:lpwstr>473672ba-cd07-4371-a2ae-788b4c61840e</vt:lpwstr>
  </property>
  <property fmtid="{D5CDD505-2E9C-101B-9397-08002B2CF9AE}" pid="25" name="MSIP_Label_9108d454-5c13-4905-93be-12ec8059c842_ActionId">
    <vt:lpwstr>76181495-8498-4c40-be54-8d0eaddc5839</vt:lpwstr>
  </property>
  <property fmtid="{D5CDD505-2E9C-101B-9397-08002B2CF9AE}" pid="26" name="MSIP_Label_9108d454-5c13-4905-93be-12ec8059c842_ContentBits">
    <vt:lpwstr>2</vt:lpwstr>
  </property>
  <property fmtid="{D5CDD505-2E9C-101B-9397-08002B2CF9AE}" pid="27" name="MSIP_Label_9108d454-5c13-4905-93be-12ec8059c842_Tag">
    <vt:lpwstr>10, 0, 1, 1</vt:lpwstr>
  </property>
</Properties>
</file>