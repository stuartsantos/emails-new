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726B" w:rsidRDefault="0084726B" w:rsidP="0084726B">
      <w:pPr>
        <w:rPr>
          <w:ins w:id="0" w:author="Katerina Thoua" w:date="2026-07-20T16:20:00Z" w16du:dateUtc="2026-07-20T15:20:00Z"/>
          <w:b/>
          <w:bCs/>
          <w:lang w:val="pt-PT"/>
        </w:rPr>
      </w:pPr>
      <w:ins w:id="1" w:author="Katerina Thoua" w:date="2026-07-20T16:20:00Z" w16du:dateUtc="2026-07-20T15:20:00Z">
        <w:r w:rsidRPr="0084726B">
          <w:rPr>
            <w:b/>
            <w:bCs/>
            <w:lang w:val="pt-PT"/>
            <w:rPrChange w:id="2" w:author="Katerina Thoua" w:date="2026-07-20T16:20:00Z" w16du:dateUtc="2026-07-20T15:20:00Z">
              <w:rPr>
                <w:b/>
                <w:bCs/>
                <w:lang w:val="en"/>
              </w:rPr>
            </w:rPrChange>
          </w:rPr>
          <w:t xml:space="preserve">Travel Guard </w:t>
        </w:r>
        <w:r>
          <w:rPr>
            <w:b/>
            <w:bCs/>
            <w:lang w:val="pt-PT"/>
          </w:rPr>
          <w:fldChar w:fldCharType="begin"/>
        </w:r>
        <w:r>
          <w:rPr>
            <w:b/>
            <w:bCs/>
            <w:lang w:val="pt-PT"/>
          </w:rPr>
          <w:instrText>HYPERLINK "mailto:</w:instrText>
        </w:r>
        <w:r w:rsidRPr="0084726B">
          <w:rPr>
            <w:b/>
            <w:bCs/>
            <w:lang w:val="pt-PT"/>
            <w:rPrChange w:id="3" w:author="Katerina Thoua" w:date="2026-07-20T16:20:00Z" w16du:dateUtc="2026-07-20T15:20:00Z">
              <w:rPr>
                <w:b/>
                <w:bCs/>
                <w:lang w:val="en"/>
              </w:rPr>
            </w:rPrChange>
          </w:rPr>
          <w:instrText>n</w:instrText>
        </w:r>
        <w:r>
          <w:rPr>
            <w:b/>
            <w:bCs/>
            <w:lang w:val="pt-PT"/>
          </w:rPr>
          <w:instrText>oreply@travelguard.com"</w:instrText>
        </w:r>
        <w:r>
          <w:rPr>
            <w:b/>
            <w:bCs/>
            <w:lang w:val="pt-PT"/>
          </w:rPr>
        </w:r>
        <w:r>
          <w:rPr>
            <w:b/>
            <w:bCs/>
            <w:lang w:val="pt-PT"/>
          </w:rPr>
          <w:fldChar w:fldCharType="separate"/>
        </w:r>
        <w:r w:rsidRPr="001C1308">
          <w:rPr>
            <w:rStyle w:val="Hyperlink"/>
            <w:lang w:val="pt-PT"/>
            <w:rPrChange w:id="4" w:author="Katerina Thoua" w:date="2026-07-20T16:20:00Z" w16du:dateUtc="2026-07-20T15:20:00Z">
              <w:rPr>
                <w:b/>
                <w:bCs/>
                <w:lang w:val="en"/>
              </w:rPr>
            </w:rPrChange>
          </w:rPr>
          <w:t>n</w:t>
        </w:r>
        <w:r w:rsidRPr="001C1308">
          <w:rPr>
            <w:rStyle w:val="Hyperlink"/>
            <w:b/>
            <w:bCs/>
            <w:lang w:val="pt-PT"/>
          </w:rPr>
          <w:t>oreply@travelguard.com</w:t>
        </w:r>
        <w:r>
          <w:rPr>
            <w:b/>
            <w:bCs/>
            <w:lang w:val="pt-PT"/>
          </w:rPr>
          <w:fldChar w:fldCharType="end"/>
        </w:r>
      </w:ins>
    </w:p>
    <w:p w:rsidR="0084726B" w:rsidRPr="0084726B" w:rsidRDefault="0084726B" w:rsidP="0084726B">
      <w:pPr>
        <w:rPr>
          <w:ins w:id="5" w:author="Katerina Thoua" w:date="2026-07-20T16:19:00Z" w16du:dateUtc="2026-07-20T15:19:00Z"/>
          <w:b/>
          <w:bCs/>
          <w:lang w:val="pt-PT"/>
          <w:rPrChange w:id="6" w:author="Katerina Thoua" w:date="2026-07-20T16:20:00Z" w16du:dateUtc="2026-07-20T15:20:00Z">
            <w:rPr>
              <w:ins w:id="7" w:author="Katerina Thoua" w:date="2026-07-20T16:19:00Z" w16du:dateUtc="2026-07-20T15:19:00Z"/>
              <w:b/>
              <w:bCs/>
              <w:lang w:val="en"/>
            </w:rPr>
          </w:rPrChange>
        </w:rPr>
      </w:pPr>
      <w:ins w:id="8" w:author="Katerina Thoua" w:date="2026-07-20T16:20:00Z" w16du:dateUtc="2026-07-20T15:20:00Z">
        <w:r w:rsidRPr="0084726B">
          <w:rPr>
            <w:b/>
            <w:bCs/>
            <w:lang w:val="pt-PT"/>
          </w:rPr>
          <w:t xml:space="preserve">Your </w:t>
        </w:r>
        <w:r>
          <w:rPr>
            <w:b/>
            <w:bCs/>
            <w:lang w:val="pt-PT"/>
          </w:rPr>
          <w:t>Travel Guard</w:t>
        </w:r>
        <w:r w:rsidRPr="0084726B">
          <w:rPr>
            <w:b/>
            <w:bCs/>
            <w:lang w:val="pt-PT"/>
          </w:rPr>
          <w:t xml:space="preserve"> Travel insurance documents</w:t>
        </w:r>
      </w:ins>
    </w:p>
    <w:p w:rsidR="0084726B" w:rsidRPr="0084726B" w:rsidRDefault="0084726B" w:rsidP="0084726B">
      <w:pPr>
        <w:rPr>
          <w:ins w:id="9" w:author="Katerina Thoua" w:date="2026-07-20T16:19:00Z" w16du:dateUtc="2026-07-20T15:19:00Z"/>
          <w:b/>
          <w:bCs/>
          <w:lang w:val="pt-PT"/>
          <w:rPrChange w:id="10" w:author="Katerina Thoua" w:date="2026-07-20T16:20:00Z" w16du:dateUtc="2026-07-20T15:20:00Z">
            <w:rPr>
              <w:ins w:id="11" w:author="Katerina Thoua" w:date="2026-07-20T16:19:00Z" w16du:dateUtc="2026-07-20T15:19:00Z"/>
              <w:b/>
              <w:bCs/>
              <w:lang w:val="en"/>
            </w:rPr>
          </w:rPrChange>
        </w:rPr>
      </w:pPr>
    </w:p>
    <w:p w:rsidR="0084726B" w:rsidRPr="0084726B" w:rsidRDefault="0084726B" w:rsidP="0084726B">
      <w:pPr>
        <w:rPr>
          <w:lang w:val="pt-PT"/>
          <w:rPrChange w:id="12" w:author="Katerina Thoua" w:date="2026-07-20T16:20:00Z" w16du:dateUtc="2026-07-20T15:20:00Z">
            <w:rPr>
              <w:lang w:val="en"/>
            </w:rPr>
          </w:rPrChange>
        </w:rPr>
      </w:pPr>
      <w:r w:rsidRPr="0084726B">
        <w:rPr>
          <w:b/>
          <w:bCs/>
          <w:lang w:val="pt-PT"/>
          <w:rPrChange w:id="13" w:author="Katerina Thoua" w:date="2026-07-20T16:20:00Z" w16du:dateUtc="2026-07-20T15:20:00Z">
            <w:rPr>
              <w:b/>
              <w:bCs/>
              <w:lang w:val="en"/>
            </w:rPr>
          </w:rPrChange>
        </w:rPr>
        <w:t>Travel Insurance</w:t>
      </w:r>
    </w:p>
    <w:p w:rsidR="0084726B" w:rsidRPr="0084726B" w:rsidRDefault="0084726B" w:rsidP="0084726B">
      <w:pPr>
        <w:rPr>
          <w:lang w:val="en"/>
        </w:rPr>
      </w:pPr>
      <w:r w:rsidRPr="0084726B">
        <w:rPr>
          <w:lang w:val="pt-PT"/>
          <w:rPrChange w:id="14" w:author="Katerina Thoua" w:date="2026-07-20T16:20:00Z" w16du:dateUtc="2026-07-20T15:20:00Z">
            <w:rPr>
              <w:lang w:val="en"/>
            </w:rPr>
          </w:rPrChange>
        </w:rPr>
        <w:br/>
      </w:r>
      <w:r w:rsidRPr="0084726B">
        <w:rPr>
          <w:lang w:val="en"/>
        </w:rPr>
        <w:t>Hello 01UAT-MALTA-ENGLISH EMIRATESTEST,</w:t>
      </w:r>
      <w:r w:rsidRPr="0084726B">
        <w:rPr>
          <w:lang w:val="en"/>
        </w:rPr>
        <w:br/>
      </w:r>
      <w:r w:rsidRPr="0084726B">
        <w:rPr>
          <w:lang w:val="en"/>
        </w:rPr>
        <w:br/>
      </w:r>
      <w:r w:rsidRPr="0084726B">
        <w:rPr>
          <w:lang w:val="en"/>
        </w:rPr>
        <w:br/>
        <w:t>Thank you for choosing a Travel Guard® Insurance Policy</w:t>
      </w:r>
      <w:del w:id="15" w:author="Katerina Thoua" w:date="2026-07-20T16:16:00Z" w16du:dateUtc="2026-07-20T15:16:00Z">
        <w:r w:rsidRPr="0084726B" w:rsidDel="0084726B">
          <w:rPr>
            <w:lang w:val="en"/>
          </w:rPr>
          <w:delText xml:space="preserve"> from AIG Travel</w:delText>
        </w:r>
      </w:del>
      <w:r w:rsidRPr="0084726B">
        <w:rPr>
          <w:lang w:val="en"/>
        </w:rPr>
        <w:t>!</w:t>
      </w:r>
      <w:r w:rsidRPr="0084726B">
        <w:rPr>
          <w:lang w:val="en"/>
        </w:rPr>
        <w:br/>
        <w:t>Your Policy Number is 836164314.</w:t>
      </w:r>
      <w:r w:rsidRPr="0084726B">
        <w:rPr>
          <w:lang w:val="en"/>
        </w:rPr>
        <w:br/>
      </w:r>
      <w:r w:rsidRPr="0084726B">
        <w:rPr>
          <w:lang w:val="en"/>
        </w:rPr>
        <w:br/>
        <w:t xml:space="preserve">Please </w:t>
      </w:r>
      <w:hyperlink r:id="rId9" w:tgtFrame="_blank" w:history="1">
        <w:r w:rsidRPr="0084726B">
          <w:rPr>
            <w:rStyle w:val="Hyperlink"/>
            <w:b/>
            <w:bCs/>
            <w:lang w:val="en"/>
          </w:rPr>
          <w:t>click here</w:t>
        </w:r>
      </w:hyperlink>
      <w:r w:rsidRPr="0084726B">
        <w:rPr>
          <w:lang w:val="en"/>
        </w:rPr>
        <w:t xml:space="preserve"> to view your </w:t>
      </w:r>
      <w:r w:rsidRPr="0084726B">
        <w:rPr>
          <w:b/>
          <w:bCs/>
          <w:lang w:val="en"/>
        </w:rPr>
        <w:t>Certificate of Insurance (COI)</w:t>
      </w:r>
      <w:r w:rsidRPr="0084726B">
        <w:rPr>
          <w:lang w:val="en"/>
        </w:rPr>
        <w:t xml:space="preserve"> and your </w:t>
      </w:r>
      <w:r w:rsidRPr="0084726B">
        <w:rPr>
          <w:b/>
          <w:bCs/>
          <w:lang w:val="en"/>
        </w:rPr>
        <w:t>Policy Wording.</w:t>
      </w:r>
      <w:r w:rsidRPr="0084726B">
        <w:rPr>
          <w:b/>
          <w:bCs/>
          <w:lang w:val="en"/>
        </w:rPr>
        <w:br/>
      </w:r>
      <w:r w:rsidRPr="0084726B">
        <w:rPr>
          <w:lang w:val="en"/>
        </w:rPr>
        <w:t>To log on, you will need your Policy Number, and your Last Name. </w:t>
      </w:r>
      <w:r w:rsidRPr="0084726B">
        <w:rPr>
          <w:lang w:val="en"/>
        </w:rPr>
        <w:br/>
      </w:r>
      <w:r w:rsidRPr="0084726B">
        <w:rPr>
          <w:lang w:val="en"/>
        </w:rPr>
        <w:br/>
      </w:r>
      <w:r w:rsidRPr="0084726B">
        <w:rPr>
          <w:b/>
          <w:bCs/>
          <w:lang w:val="en"/>
        </w:rPr>
        <w:t>What am I covered for?</w:t>
      </w:r>
      <w:r w:rsidRPr="0084726B">
        <w:rPr>
          <w:lang w:val="en"/>
        </w:rPr>
        <w:br/>
      </w:r>
      <w:r w:rsidRPr="0084726B">
        <w:rPr>
          <w:lang w:val="en"/>
        </w:rPr>
        <w:br/>
        <w:t>You have purchased the Emirates Travel Guard Protection Round Trip. The Benefits included in your policy are stated in your COI and Policy Wording.</w:t>
      </w:r>
      <w:r w:rsidRPr="0084726B">
        <w:rPr>
          <w:lang w:val="en"/>
        </w:rPr>
        <w:br/>
      </w:r>
      <w:r w:rsidRPr="0084726B">
        <w:rPr>
          <w:lang w:val="en"/>
        </w:rPr>
        <w:br/>
        <w:t>You should take the time to read your Policy Wording to ensure that it meets your specific requirements before you travel. This policy provides cover for specified situations and events during your trip. There are certain exclusions that may apply to specific circumstances, so it is best to review the Policy Wording as soon as you can.</w:t>
      </w:r>
    </w:p>
    <w:p w:rsidR="0084726B" w:rsidRPr="0084726B" w:rsidRDefault="0084726B" w:rsidP="0084726B">
      <w:pPr>
        <w:rPr>
          <w:lang w:val="en"/>
        </w:rPr>
      </w:pPr>
      <w:r w:rsidRPr="0084726B">
        <w:rPr>
          <w:b/>
          <w:bCs/>
          <w:lang w:val="en"/>
        </w:rPr>
        <w:t>ELIGIBILITY REMINDERS:</w:t>
      </w:r>
    </w:p>
    <w:tbl>
      <w:tblPr>
        <w:tblW w:w="0" w:type="auto"/>
        <w:tblCellSpacing w:w="15" w:type="dxa"/>
        <w:tblLook w:val="04A0" w:firstRow="1" w:lastRow="0" w:firstColumn="1" w:lastColumn="0" w:noHBand="0" w:noVBand="1"/>
      </w:tblPr>
      <w:tblGrid>
        <w:gridCol w:w="674"/>
        <w:gridCol w:w="6228"/>
      </w:tblGrid>
      <w:tr w:rsidR="0084726B" w:rsidRPr="0084726B">
        <w:trPr>
          <w:tblCellSpacing w:w="15" w:type="dxa"/>
        </w:trPr>
        <w:tc>
          <w:tcPr>
            <w:tcW w:w="0" w:type="auto"/>
            <w:tcMar>
              <w:top w:w="0" w:type="dxa"/>
              <w:left w:w="300" w:type="dxa"/>
              <w:bottom w:w="0" w:type="dxa"/>
              <w:right w:w="225" w:type="dxa"/>
            </w:tcMar>
            <w:vAlign w:val="center"/>
            <w:hideMark/>
          </w:tcPr>
          <w:p w:rsidR="0084726B" w:rsidRPr="0084726B" w:rsidRDefault="0084726B" w:rsidP="0084726B">
            <w:pPr>
              <w:rPr>
                <w:lang w:val="en-GB"/>
              </w:rPr>
            </w:pPr>
            <w:r w:rsidRPr="0084726B">
              <w:rPr>
                <w:lang w:val="en-GB"/>
              </w:rPr>
              <w:t>•</w:t>
            </w:r>
          </w:p>
        </w:tc>
        <w:tc>
          <w:tcPr>
            <w:tcW w:w="0" w:type="auto"/>
            <w:tcMar>
              <w:top w:w="15" w:type="dxa"/>
              <w:left w:w="15" w:type="dxa"/>
              <w:bottom w:w="15" w:type="dxa"/>
              <w:right w:w="15" w:type="dxa"/>
            </w:tcMar>
            <w:vAlign w:val="center"/>
            <w:hideMark/>
          </w:tcPr>
          <w:p w:rsidR="0084726B" w:rsidRPr="0084726B" w:rsidRDefault="0084726B" w:rsidP="0084726B">
            <w:pPr>
              <w:rPr>
                <w:lang w:val="en-GB"/>
              </w:rPr>
            </w:pPr>
            <w:r w:rsidRPr="0084726B">
              <w:rPr>
                <w:lang w:val="en-GB"/>
              </w:rPr>
              <w:t>All Insured Persons must be residents of MALTA.</w:t>
            </w:r>
          </w:p>
        </w:tc>
      </w:tr>
      <w:tr w:rsidR="0084726B" w:rsidRPr="0084726B">
        <w:trPr>
          <w:tblCellSpacing w:w="15" w:type="dxa"/>
        </w:trPr>
        <w:tc>
          <w:tcPr>
            <w:tcW w:w="0" w:type="auto"/>
            <w:tcMar>
              <w:top w:w="0" w:type="dxa"/>
              <w:left w:w="300" w:type="dxa"/>
              <w:bottom w:w="0" w:type="dxa"/>
              <w:right w:w="225" w:type="dxa"/>
            </w:tcMar>
            <w:vAlign w:val="center"/>
            <w:hideMark/>
          </w:tcPr>
          <w:p w:rsidR="0084726B" w:rsidRPr="0084726B" w:rsidRDefault="0084726B" w:rsidP="0084726B">
            <w:pPr>
              <w:rPr>
                <w:lang w:val="en-GB"/>
              </w:rPr>
            </w:pPr>
            <w:r w:rsidRPr="0084726B">
              <w:rPr>
                <w:lang w:val="en-GB"/>
              </w:rPr>
              <w:t>•</w:t>
            </w:r>
          </w:p>
        </w:tc>
        <w:tc>
          <w:tcPr>
            <w:tcW w:w="0" w:type="auto"/>
            <w:tcMar>
              <w:top w:w="15" w:type="dxa"/>
              <w:left w:w="15" w:type="dxa"/>
              <w:bottom w:w="15" w:type="dxa"/>
              <w:right w:w="15" w:type="dxa"/>
            </w:tcMar>
            <w:vAlign w:val="center"/>
            <w:hideMark/>
          </w:tcPr>
          <w:p w:rsidR="0084726B" w:rsidRPr="0084726B" w:rsidRDefault="0084726B" w:rsidP="0084726B">
            <w:pPr>
              <w:rPr>
                <w:lang w:val="en-GB"/>
              </w:rPr>
            </w:pPr>
            <w:r w:rsidRPr="0084726B">
              <w:rPr>
                <w:lang w:val="en-GB"/>
              </w:rPr>
              <w:t>Please check your policy for the full list of eligibility requirements.</w:t>
            </w:r>
          </w:p>
        </w:tc>
      </w:tr>
    </w:tbl>
    <w:p w:rsidR="0084726B" w:rsidRPr="0084726B" w:rsidRDefault="0084726B" w:rsidP="0084726B">
      <w:pPr>
        <w:rPr>
          <w:lang w:val="en"/>
        </w:rPr>
      </w:pPr>
      <w:r w:rsidRPr="0084726B">
        <w:rPr>
          <w:lang w:val="en"/>
        </w:rPr>
        <w:br/>
      </w:r>
      <w:r w:rsidRPr="0084726B">
        <w:rPr>
          <w:b/>
          <w:bCs/>
          <w:lang w:val="en"/>
        </w:rPr>
        <w:t>IMPORTANT Contact Information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0"/>
        <w:gridCol w:w="5938"/>
      </w:tblGrid>
      <w:tr w:rsidR="0084726B" w:rsidRPr="0084726B">
        <w:trPr>
          <w:tblCellSpacing w:w="0" w:type="dxa"/>
        </w:trPr>
        <w:tc>
          <w:tcPr>
            <w:tcW w:w="25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4726B" w:rsidRPr="0084726B" w:rsidRDefault="0084726B" w:rsidP="0084726B">
            <w:pPr>
              <w:rPr>
                <w:lang w:val="en-GB"/>
              </w:rPr>
            </w:pPr>
            <w:r w:rsidRPr="0084726B">
              <w:rPr>
                <w:b/>
                <w:bCs/>
                <w:lang w:val="en-GB"/>
              </w:rPr>
              <w:t>What if I have a policy question?</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hideMark/>
          </w:tcPr>
          <w:p w:rsidR="0084726B" w:rsidRDefault="0084726B" w:rsidP="0084726B">
            <w:pPr>
              <w:rPr>
                <w:ins w:id="16" w:author="Katerina Thoua" w:date="2026-07-20T16:17:00Z" w16du:dateUtc="2026-07-20T15:17:00Z"/>
                <w:lang w:val="en-GB"/>
              </w:rPr>
            </w:pPr>
            <w:del w:id="17" w:author="Katerina Thoua" w:date="2026-07-20T16:17:00Z" w16du:dateUtc="2026-07-20T15:17:00Z">
              <w:r w:rsidRPr="0084726B" w:rsidDel="0084726B">
                <w:rPr>
                  <w:lang w:val="en-GB"/>
                </w:rPr>
                <w:delText xml:space="preserve">Please call +356 21 238 500, 09:00 - 17:00 OR email us at </w:delText>
              </w:r>
              <w:r w:rsidRPr="0084726B" w:rsidDel="0084726B">
                <w:rPr>
                  <w:lang w:val="en-GB"/>
                </w:rPr>
                <w:fldChar w:fldCharType="begin"/>
              </w:r>
              <w:r w:rsidRPr="0084726B" w:rsidDel="0084726B">
                <w:rPr>
                  <w:lang w:val="en-GB"/>
                </w:rPr>
                <w:delInstrText>HYPERLINK "mailto:info@montaldoinsurance.com"</w:delInstrText>
              </w:r>
              <w:r w:rsidRPr="0084726B" w:rsidDel="0084726B">
                <w:rPr>
                  <w:lang w:val="en-GB"/>
                </w:rPr>
              </w:r>
              <w:r w:rsidRPr="0084726B" w:rsidDel="0084726B">
                <w:rPr>
                  <w:lang w:val="en-GB"/>
                </w:rPr>
                <w:fldChar w:fldCharType="separate"/>
              </w:r>
              <w:r w:rsidRPr="0084726B" w:rsidDel="0084726B">
                <w:rPr>
                  <w:rStyle w:val="Hyperlink"/>
                  <w:lang w:val="en-GB"/>
                </w:rPr>
                <w:delText>info@montaldoinsurance.com</w:delText>
              </w:r>
              <w:r w:rsidRPr="0084726B" w:rsidDel="0084726B">
                <w:fldChar w:fldCharType="end"/>
              </w:r>
              <w:r w:rsidRPr="0084726B" w:rsidDel="0084726B">
                <w:rPr>
                  <w:lang w:val="en-GB"/>
                </w:rPr>
                <w:delText xml:space="preserve"> and quote your policy number.</w:delText>
              </w:r>
              <w:r w:rsidRPr="0084726B" w:rsidDel="0084726B">
                <w:rPr>
                  <w:lang w:val="en-GB"/>
                </w:rPr>
                <w:br/>
              </w:r>
              <w:r w:rsidRPr="0084726B" w:rsidDel="0084726B">
                <w:rPr>
                  <w:lang w:val="en-GB"/>
                </w:rPr>
                <w:br/>
                <w:delText>If you would like to receive your policy documentation by post, you can call us or email us using the information provided above to make a request.</w:delText>
              </w:r>
            </w:del>
          </w:p>
          <w:p w:rsidR="0084726B" w:rsidRDefault="0084726B" w:rsidP="0084726B">
            <w:pPr>
              <w:rPr>
                <w:ins w:id="18" w:author="Katerina Thoua" w:date="2026-07-20T16:17:00Z" w16du:dateUtc="2026-07-20T15:17:00Z"/>
                <w:rFonts w:ascii="Aptos Narrow" w:hAnsi="Aptos Narrow"/>
                <w:color w:val="000000"/>
                <w:lang w:val="en-GB"/>
              </w:rPr>
            </w:pPr>
            <w:ins w:id="19" w:author="Katerina Thoua" w:date="2026-07-20T16:17:00Z" w16du:dateUtc="2026-07-20T15:17:00Z">
              <w:r w:rsidRPr="0084726B">
                <w:rPr>
                  <w:rFonts w:ascii="Aptos Narrow" w:hAnsi="Aptos Narrow"/>
                  <w:color w:val="000000"/>
                  <w:lang w:val="en-GB"/>
                  <w:rPrChange w:id="20" w:author="Katerina Thoua" w:date="2026-07-20T16:17:00Z" w16du:dateUtc="2026-07-20T15:17:00Z">
                    <w:rPr>
                      <w:rFonts w:ascii="Aptos Narrow" w:hAnsi="Aptos Narrow"/>
                      <w:color w:val="000000"/>
                    </w:rPr>
                  </w:rPrChange>
                </w:rPr>
                <w:t>If you have any questions about your insurance, you can contact us at:</w:t>
              </w:r>
              <w:r w:rsidRPr="0084726B">
                <w:rPr>
                  <w:rFonts w:ascii="Aptos Narrow" w:hAnsi="Aptos Narrow"/>
                  <w:color w:val="000000"/>
                  <w:lang w:val="en-GB"/>
                  <w:rPrChange w:id="21" w:author="Katerina Thoua" w:date="2026-07-20T16:17:00Z" w16du:dateUtc="2026-07-20T15:17:00Z">
                    <w:rPr>
                      <w:rFonts w:ascii="Aptos Narrow" w:hAnsi="Aptos Narrow"/>
                      <w:color w:val="000000"/>
                    </w:rPr>
                  </w:rPrChange>
                </w:rPr>
                <w:br/>
                <w:t>- Website: {{Customer services Website}} (MVS)</w:t>
              </w:r>
              <w:r w:rsidRPr="0084726B">
                <w:rPr>
                  <w:rFonts w:ascii="Aptos Narrow" w:hAnsi="Aptos Narrow"/>
                  <w:color w:val="000000"/>
                  <w:lang w:val="en-GB"/>
                  <w:rPrChange w:id="22" w:author="Katerina Thoua" w:date="2026-07-20T16:17:00Z" w16du:dateUtc="2026-07-20T15:17:00Z">
                    <w:rPr>
                      <w:rFonts w:ascii="Aptos Narrow" w:hAnsi="Aptos Narrow"/>
                      <w:color w:val="000000"/>
                    </w:rPr>
                  </w:rPrChange>
                </w:rPr>
                <w:br/>
                <w:t>- Email: {{Customer services email address}} (MVS)</w:t>
              </w:r>
              <w:r w:rsidRPr="0084726B">
                <w:rPr>
                  <w:rFonts w:ascii="Aptos Narrow" w:hAnsi="Aptos Narrow"/>
                  <w:color w:val="000000"/>
                  <w:lang w:val="en-GB"/>
                  <w:rPrChange w:id="23" w:author="Katerina Thoua" w:date="2026-07-20T16:17:00Z" w16du:dateUtc="2026-07-20T15:17:00Z">
                    <w:rPr>
                      <w:rFonts w:ascii="Aptos Narrow" w:hAnsi="Aptos Narrow"/>
                      <w:color w:val="000000"/>
                    </w:rPr>
                  </w:rPrChange>
                </w:rPr>
                <w:br/>
                <w:t>- Telephone: {{Customer services contact number}} (MVS)</w:t>
              </w:r>
              <w:r w:rsidRPr="0084726B">
                <w:rPr>
                  <w:rFonts w:ascii="Aptos Narrow" w:hAnsi="Aptos Narrow"/>
                  <w:color w:val="000000"/>
                  <w:lang w:val="en-GB"/>
                  <w:rPrChange w:id="24" w:author="Katerina Thoua" w:date="2026-07-20T16:17:00Z" w16du:dateUtc="2026-07-20T15:17:00Z">
                    <w:rPr>
                      <w:rFonts w:ascii="Aptos Narrow" w:hAnsi="Aptos Narrow"/>
                      <w:color w:val="000000"/>
                    </w:rPr>
                  </w:rPrChange>
                </w:rPr>
                <w:br/>
              </w:r>
            </w:ins>
          </w:p>
          <w:p w:rsidR="0084726B" w:rsidRPr="0084726B" w:rsidRDefault="0084726B" w:rsidP="0084726B">
            <w:pPr>
              <w:rPr>
                <w:ins w:id="25" w:author="Katerina Thoua" w:date="2026-07-20T16:17:00Z" w16du:dateUtc="2026-07-20T15:17:00Z"/>
                <w:rFonts w:ascii="Aptos Narrow" w:hAnsi="Aptos Narrow"/>
                <w:color w:val="000000"/>
                <w:lang w:val="en-GB"/>
                <w:rPrChange w:id="26" w:author="Katerina Thoua" w:date="2026-07-20T16:17:00Z" w16du:dateUtc="2026-07-20T15:17:00Z">
                  <w:rPr>
                    <w:ins w:id="27" w:author="Katerina Thoua" w:date="2026-07-20T16:17:00Z" w16du:dateUtc="2026-07-20T15:17:00Z"/>
                    <w:rFonts w:ascii="Aptos Narrow" w:hAnsi="Aptos Narrow"/>
                    <w:color w:val="000000"/>
                  </w:rPr>
                </w:rPrChange>
              </w:rPr>
            </w:pPr>
            <w:ins w:id="28" w:author="Katerina Thoua" w:date="2026-07-20T16:17:00Z" w16du:dateUtc="2026-07-20T15:17:00Z">
              <w:r w:rsidRPr="0084726B">
                <w:rPr>
                  <w:rFonts w:ascii="Aptos Narrow" w:hAnsi="Aptos Narrow"/>
                  <w:color w:val="000000"/>
                  <w:lang w:val="en-GB"/>
                  <w:rPrChange w:id="29" w:author="Katerina Thoua" w:date="2026-07-20T16:17:00Z" w16du:dateUtc="2026-07-20T15:17:00Z">
                    <w:rPr>
                      <w:rFonts w:ascii="Aptos Narrow" w:hAnsi="Aptos Narrow"/>
                      <w:color w:val="000000"/>
                    </w:rPr>
                  </w:rPrChange>
                </w:rPr>
                <w:t>Opening hours: {{Customer Service Operating Hours}} (MVS)</w:t>
              </w:r>
              <w:r w:rsidRPr="0084726B">
                <w:rPr>
                  <w:rFonts w:ascii="Aptos Narrow" w:hAnsi="Aptos Narrow"/>
                  <w:color w:val="000000"/>
                  <w:lang w:val="en-GB"/>
                  <w:rPrChange w:id="30" w:author="Katerina Thoua" w:date="2026-07-20T16:17:00Z" w16du:dateUtc="2026-07-20T15:17:00Z">
                    <w:rPr>
                      <w:rFonts w:ascii="Aptos Narrow" w:hAnsi="Aptos Narrow"/>
                      <w:color w:val="000000"/>
                    </w:rPr>
                  </w:rPrChange>
                </w:rPr>
                <w:br/>
              </w:r>
              <w:r w:rsidRPr="0084726B">
                <w:rPr>
                  <w:rFonts w:ascii="Aptos Narrow" w:hAnsi="Aptos Narrow"/>
                  <w:color w:val="000000"/>
                  <w:lang w:val="en-GB"/>
                  <w:rPrChange w:id="31" w:author="Katerina Thoua" w:date="2026-07-20T16:17:00Z" w16du:dateUtc="2026-07-20T15:17:00Z">
                    <w:rPr>
                      <w:rFonts w:ascii="Aptos Narrow" w:hAnsi="Aptos Narrow"/>
                      <w:color w:val="000000"/>
                    </w:rPr>
                  </w:rPrChange>
                </w:rPr>
                <w:br/>
                <w:t>If you would like to receive your policy documentation by post, you can call us or email us using the information provided above to make a request</w:t>
              </w:r>
            </w:ins>
          </w:p>
          <w:p w:rsidR="0084726B" w:rsidRPr="0084726B" w:rsidRDefault="0084726B" w:rsidP="0084726B">
            <w:pPr>
              <w:rPr>
                <w:lang w:val="en-GB"/>
              </w:rPr>
            </w:pPr>
          </w:p>
        </w:tc>
      </w:tr>
      <w:tr w:rsidR="0084726B" w:rsidRPr="0084726B">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4726B" w:rsidRPr="0084726B" w:rsidRDefault="0084726B" w:rsidP="0084726B">
            <w:pPr>
              <w:rPr>
                <w:lang w:val="en-GB"/>
              </w:rPr>
            </w:pPr>
            <w:r w:rsidRPr="0084726B">
              <w:rPr>
                <w:b/>
                <w:bCs/>
                <w:lang w:val="en-GB"/>
              </w:rPr>
              <w:t>What if I have an emergency overseas?</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150" w:type="dxa"/>
              <w:right w:w="75" w:type="dxa"/>
            </w:tcMar>
            <w:hideMark/>
          </w:tcPr>
          <w:p w:rsidR="0084726B" w:rsidRPr="0084726B" w:rsidRDefault="0084726B" w:rsidP="0084726B">
            <w:pPr>
              <w:rPr>
                <w:lang w:val="en-GB"/>
              </w:rPr>
            </w:pPr>
            <w:r w:rsidRPr="0084726B">
              <w:rPr>
                <w:lang w:val="en-GB"/>
              </w:rPr>
              <w:t xml:space="preserve">Call </w:t>
            </w:r>
            <w:del w:id="32" w:author="Katerina Thoua" w:date="2026-07-20T16:18:00Z" w16du:dateUtc="2026-07-20T15:18:00Z">
              <w:r w:rsidRPr="0084726B" w:rsidDel="0084726B">
                <w:rPr>
                  <w:lang w:val="en-GB"/>
                </w:rPr>
                <w:delText>AIG Travel</w:delText>
              </w:r>
            </w:del>
            <w:ins w:id="33" w:author="Katerina Thoua" w:date="2026-07-20T16:18:00Z" w16du:dateUtc="2026-07-20T15:18:00Z">
              <w:r>
                <w:rPr>
                  <w:lang w:val="en-GB"/>
                </w:rPr>
                <w:t>us</w:t>
              </w:r>
            </w:ins>
            <w:r w:rsidRPr="0084726B">
              <w:rPr>
                <w:lang w:val="en-GB"/>
              </w:rPr>
              <w:t xml:space="preserve"> any time on </w:t>
            </w:r>
            <w:r w:rsidRPr="0084726B">
              <w:rPr>
                <w:highlight w:val="yellow"/>
                <w:lang w:val="en-GB"/>
                <w:rPrChange w:id="34" w:author="Katerina Thoua" w:date="2026-07-20T16:18:00Z" w16du:dateUtc="2026-07-20T15:18:00Z">
                  <w:rPr>
                    <w:lang w:val="en-GB"/>
                  </w:rPr>
                </w:rPrChange>
              </w:rPr>
              <w:t>+44 (0)1273 456 679</w:t>
            </w:r>
            <w:r w:rsidRPr="0084726B">
              <w:rPr>
                <w:lang w:val="en-GB"/>
              </w:rPr>
              <w:t xml:space="preserve"> or email </w:t>
            </w:r>
            <w:r w:rsidRPr="0084726B">
              <w:rPr>
                <w:highlight w:val="yellow"/>
                <w:lang w:val="en-GB"/>
                <w:rPrChange w:id="35" w:author="Katerina Thoua" w:date="2026-07-20T16:18:00Z" w16du:dateUtc="2026-07-20T15:18:00Z">
                  <w:rPr>
                    <w:lang w:val="en-GB"/>
                  </w:rPr>
                </w:rPrChange>
              </w:rPr>
              <w:fldChar w:fldCharType="begin"/>
            </w:r>
            <w:r w:rsidRPr="0084726B">
              <w:rPr>
                <w:highlight w:val="yellow"/>
                <w:lang w:val="en-GB"/>
                <w:rPrChange w:id="36" w:author="Katerina Thoua" w:date="2026-07-20T16:18:00Z" w16du:dateUtc="2026-07-20T15:18:00Z">
                  <w:rPr>
                    <w:lang w:val="en-GB"/>
                  </w:rPr>
                </w:rPrChange>
              </w:rPr>
              <w:instrText>HYPERLINK "mailto:UK.assistance@aig.com"</w:instrText>
            </w:r>
            <w:r w:rsidRPr="002E76D6">
              <w:rPr>
                <w:highlight w:val="yellow"/>
                <w:lang w:val="en-GB"/>
              </w:rPr>
            </w:r>
            <w:r w:rsidRPr="0084726B">
              <w:rPr>
                <w:highlight w:val="yellow"/>
                <w:lang w:val="en-GB"/>
                <w:rPrChange w:id="37" w:author="Katerina Thoua" w:date="2026-07-20T16:18:00Z" w16du:dateUtc="2026-07-20T15:18:00Z">
                  <w:rPr/>
                </w:rPrChange>
              </w:rPr>
              <w:fldChar w:fldCharType="separate"/>
            </w:r>
            <w:r w:rsidRPr="0084726B">
              <w:rPr>
                <w:rStyle w:val="Hyperlink"/>
                <w:highlight w:val="yellow"/>
                <w:lang w:val="en-GB"/>
                <w:rPrChange w:id="38" w:author="Katerina Thoua" w:date="2026-07-20T16:18:00Z" w16du:dateUtc="2026-07-20T15:18:00Z">
                  <w:rPr>
                    <w:rStyle w:val="Hyperlink"/>
                    <w:lang w:val="en-GB"/>
                  </w:rPr>
                </w:rPrChange>
              </w:rPr>
              <w:t>UK.assistance@aig.com</w:t>
            </w:r>
            <w:r w:rsidRPr="0084726B">
              <w:rPr>
                <w:highlight w:val="yellow"/>
                <w:rPrChange w:id="39" w:author="Katerina Thoua" w:date="2026-07-20T16:18:00Z" w16du:dateUtc="2026-07-20T15:18:00Z">
                  <w:rPr/>
                </w:rPrChange>
              </w:rPr>
              <w:fldChar w:fldCharType="end"/>
            </w:r>
            <w:r w:rsidRPr="0084726B">
              <w:rPr>
                <w:highlight w:val="yellow"/>
                <w:lang w:val="en-GB"/>
                <w:rPrChange w:id="40" w:author="Katerina Thoua" w:date="2026-07-20T16:18:00Z" w16du:dateUtc="2026-07-20T15:18:00Z">
                  <w:rPr>
                    <w:lang w:val="en-GB"/>
                  </w:rPr>
                </w:rPrChange>
              </w:rPr>
              <w:t>.</w:t>
            </w:r>
            <w:r w:rsidRPr="0084726B">
              <w:rPr>
                <w:lang w:val="en-GB"/>
              </w:rPr>
              <w:br/>
              <w:t>Our service centres are open 24/7.</w:t>
            </w:r>
          </w:p>
        </w:tc>
      </w:tr>
      <w:tr w:rsidR="0084726B" w:rsidRPr="0084726B">
        <w:trPr>
          <w:tblCellSpacing w:w="0" w:type="dxa"/>
        </w:trPr>
        <w:tc>
          <w:tcPr>
            <w:tcW w:w="150" w:type="dxa"/>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4726B" w:rsidRPr="0084726B" w:rsidRDefault="0084726B" w:rsidP="0084726B">
            <w:pPr>
              <w:rPr>
                <w:lang w:val="en-GB"/>
              </w:rPr>
            </w:pPr>
            <w:r w:rsidRPr="0084726B">
              <w:rPr>
                <w:b/>
                <w:bCs/>
                <w:lang w:val="en-GB"/>
              </w:rPr>
              <w:t>How do I file a claim?</w:t>
            </w:r>
          </w:p>
        </w:tc>
        <w:tc>
          <w:tcPr>
            <w:tcW w:w="0" w:type="auto"/>
            <w:tcBorders>
              <w:top w:val="outset" w:sz="6" w:space="0" w:color="auto"/>
              <w:left w:val="outset" w:sz="6" w:space="0" w:color="auto"/>
              <w:bottom w:val="outset" w:sz="6" w:space="0" w:color="auto"/>
              <w:right w:val="outset" w:sz="6" w:space="0" w:color="auto"/>
            </w:tcBorders>
            <w:tcMar>
              <w:top w:w="30" w:type="dxa"/>
              <w:left w:w="75" w:type="dxa"/>
              <w:bottom w:w="0" w:type="dxa"/>
              <w:right w:w="0" w:type="dxa"/>
            </w:tcMar>
            <w:hideMark/>
          </w:tcPr>
          <w:p w:rsidR="0084726B" w:rsidRPr="0084726B" w:rsidRDefault="0084726B" w:rsidP="0084726B">
            <w:pPr>
              <w:rPr>
                <w:lang w:val="en-GB"/>
              </w:rPr>
            </w:pPr>
            <w:r w:rsidRPr="0084726B">
              <w:rPr>
                <w:lang w:val="en-GB"/>
              </w:rPr>
              <w:t xml:space="preserve">Telephone our Claims team on </w:t>
            </w:r>
            <w:r w:rsidRPr="0084726B">
              <w:rPr>
                <w:highlight w:val="yellow"/>
                <w:lang w:val="en-GB"/>
                <w:rPrChange w:id="41" w:author="Katerina Thoua" w:date="2026-07-20T16:18:00Z" w16du:dateUtc="2026-07-20T15:18:00Z">
                  <w:rPr>
                    <w:lang w:val="en-GB"/>
                  </w:rPr>
                </w:rPrChange>
              </w:rPr>
              <w:t>+356 21 238 500, 09:00 - 17:00</w:t>
            </w:r>
            <w:r w:rsidRPr="0084726B">
              <w:rPr>
                <w:lang w:val="en-GB"/>
              </w:rPr>
              <w:t xml:space="preserve"> or email </w:t>
            </w:r>
            <w:r w:rsidRPr="0084726B">
              <w:rPr>
                <w:highlight w:val="yellow"/>
                <w:lang w:val="en-GB"/>
                <w:rPrChange w:id="42" w:author="Katerina Thoua" w:date="2026-07-20T16:18:00Z" w16du:dateUtc="2026-07-20T15:18:00Z">
                  <w:rPr>
                    <w:lang w:val="en-GB"/>
                  </w:rPr>
                </w:rPrChange>
              </w:rPr>
              <w:fldChar w:fldCharType="begin"/>
            </w:r>
            <w:r w:rsidRPr="0084726B">
              <w:rPr>
                <w:highlight w:val="yellow"/>
                <w:lang w:val="en-GB"/>
                <w:rPrChange w:id="43" w:author="Katerina Thoua" w:date="2026-07-20T16:18:00Z" w16du:dateUtc="2026-07-20T15:18:00Z">
                  <w:rPr>
                    <w:lang w:val="en-GB"/>
                  </w:rPr>
                </w:rPrChange>
              </w:rPr>
              <w:instrText>HYPERLINK "mailto:info@montaldoinsurance.com"</w:instrText>
            </w:r>
            <w:r w:rsidRPr="002E76D6">
              <w:rPr>
                <w:highlight w:val="yellow"/>
                <w:lang w:val="en-GB"/>
              </w:rPr>
            </w:r>
            <w:r w:rsidRPr="0084726B">
              <w:rPr>
                <w:highlight w:val="yellow"/>
                <w:lang w:val="en-GB"/>
                <w:rPrChange w:id="44" w:author="Katerina Thoua" w:date="2026-07-20T16:18:00Z" w16du:dateUtc="2026-07-20T15:18:00Z">
                  <w:rPr/>
                </w:rPrChange>
              </w:rPr>
              <w:fldChar w:fldCharType="separate"/>
            </w:r>
            <w:r w:rsidRPr="0084726B">
              <w:rPr>
                <w:rStyle w:val="Hyperlink"/>
                <w:highlight w:val="yellow"/>
                <w:lang w:val="en-GB"/>
                <w:rPrChange w:id="45" w:author="Katerina Thoua" w:date="2026-07-20T16:18:00Z" w16du:dateUtc="2026-07-20T15:18:00Z">
                  <w:rPr>
                    <w:rStyle w:val="Hyperlink"/>
                    <w:lang w:val="en-GB"/>
                  </w:rPr>
                </w:rPrChange>
              </w:rPr>
              <w:t>info@montaldoinsurance.com</w:t>
            </w:r>
            <w:r w:rsidRPr="0084726B">
              <w:rPr>
                <w:highlight w:val="yellow"/>
                <w:rPrChange w:id="46" w:author="Katerina Thoua" w:date="2026-07-20T16:18:00Z" w16du:dateUtc="2026-07-20T15:18:00Z">
                  <w:rPr/>
                </w:rPrChange>
              </w:rPr>
              <w:fldChar w:fldCharType="end"/>
            </w:r>
          </w:p>
        </w:tc>
      </w:tr>
    </w:tbl>
    <w:p w:rsidR="0084726B" w:rsidRPr="0084726B" w:rsidRDefault="0084726B" w:rsidP="0084726B">
      <w:pPr>
        <w:rPr>
          <w:lang w:val="en"/>
        </w:rPr>
      </w:pPr>
    </w:p>
    <w:p w:rsidR="0084726B" w:rsidRPr="0084726B" w:rsidRDefault="0084726B" w:rsidP="0084726B">
      <w:pPr>
        <w:rPr>
          <w:lang w:val="en"/>
        </w:rPr>
      </w:pPr>
      <w:r w:rsidRPr="0084726B">
        <w:rPr>
          <w:lang w:val="en"/>
        </w:rPr>
        <w:t> </w:t>
      </w:r>
    </w:p>
    <w:p w:rsidR="0084726B" w:rsidRPr="0084726B" w:rsidRDefault="0084726B" w:rsidP="0084726B">
      <w:pPr>
        <w:rPr>
          <w:lang w:val="en"/>
        </w:rPr>
      </w:pPr>
      <w:r w:rsidRPr="0084726B">
        <w:rPr>
          <w:lang w:val="en"/>
        </w:rPr>
        <w:t>Safe travels!</w:t>
      </w:r>
      <w:r w:rsidRPr="0084726B">
        <w:rPr>
          <w:lang w:val="en"/>
        </w:rPr>
        <w:br/>
      </w:r>
      <w:del w:id="47" w:author="Katerina Thoua" w:date="2026-07-20T16:18:00Z" w16du:dateUtc="2026-07-20T15:18:00Z">
        <w:r w:rsidRPr="0084726B" w:rsidDel="0084726B">
          <w:rPr>
            <w:b/>
            <w:bCs/>
            <w:lang w:val="en"/>
          </w:rPr>
          <w:delText>AIG Travel</w:delText>
        </w:r>
      </w:del>
      <w:ins w:id="48" w:author="Katerina Thoua" w:date="2026-07-20T16:18:00Z" w16du:dateUtc="2026-07-20T15:18:00Z">
        <w:r>
          <w:rPr>
            <w:b/>
            <w:bCs/>
            <w:lang w:val="en"/>
          </w:rPr>
          <w:t xml:space="preserve"> Travel Guard</w:t>
        </w:r>
      </w:ins>
    </w:p>
    <w:p w:rsidR="001A682F" w:rsidRDefault="001A682F"/>
    <w:sectPr w:rsidR="001A682F">
      <w:footerReference w:type="even" r:id="rId10"/>
      <w:footerReference w:type="defaul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5754" w:rsidRDefault="00895754" w:rsidP="00B234DB">
      <w:pPr>
        <w:spacing w:after="0" w:line="240" w:lineRule="auto"/>
      </w:pPr>
      <w:r>
        <w:separator/>
      </w:r>
    </w:p>
  </w:endnote>
  <w:endnote w:type="continuationSeparator" w:id="0">
    <w:p w:rsidR="00895754" w:rsidRDefault="00895754" w:rsidP="00B23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84726B">
    <w:pPr>
      <w:pStyle w:val="Footer"/>
    </w:pPr>
    <w:r>
      <w:rPr>
        <w:noProof/>
      </w:rPr>
      <mc:AlternateContent>
        <mc:Choice Requires="wps">
          <w:drawing>
            <wp:anchor distT="0" distB="0" distL="0" distR="0" simplePos="0" relativeHeight="251659264" behindDoc="0" locked="0" layoutInCell="1" allowOverlap="1" wp14:anchorId="551BD46B" wp14:editId="37E5A5D8">
              <wp:simplePos x="635" y="635"/>
              <wp:positionH relativeFrom="page">
                <wp:align>left</wp:align>
              </wp:positionH>
              <wp:positionV relativeFrom="page">
                <wp:align>bottom</wp:align>
              </wp:positionV>
              <wp:extent cx="1398270" cy="357505"/>
              <wp:effectExtent l="0" t="0" r="11430" b="0"/>
              <wp:wrapNone/>
              <wp:docPr id="1013565846"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84726B" w:rsidRPr="0084726B" w:rsidRDefault="0084726B" w:rsidP="0084726B">
                          <w:pPr>
                            <w:spacing w:after="0"/>
                            <w:rPr>
                              <w:rFonts w:ascii="Aptos" w:eastAsia="Aptos" w:hAnsi="Aptos" w:cs="Aptos"/>
                              <w:noProof/>
                              <w:color w:val="000000"/>
                              <w:sz w:val="20"/>
                              <w:szCs w:val="20"/>
                            </w:rPr>
                          </w:pPr>
                          <w:r w:rsidRPr="0084726B">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1BD46B" id="_x0000_t202" coordsize="21600,21600" o:spt="202" path="m,l,21600r21600,l21600,xe">
              <v:stroke joinstyle="miter"/>
              <v:path gradientshapeok="t" o:connecttype="rect"/>
            </v:shapetype>
            <v:shape id="Text Box 2" o:spid="_x0000_s1026" type="#_x0000_t202" alt="INTERNAL USE ONLY" style="position:absolute;margin-left:0;margin-top:0;width:110.1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" filled="f" stroked="f">
              <v:textbox style="mso-fit-shape-to-text:t" inset="20pt,0,0,15pt">
                <w:txbxContent>
                  <w:p w:rsidR="0084726B" w:rsidRPr="0084726B" w:rsidRDefault="0084726B" w:rsidP="0084726B">
                    <w:pPr>
                      <w:spacing w:after="0"/>
                      <w:rPr>
                        <w:rFonts w:ascii="Aptos" w:eastAsia="Aptos" w:hAnsi="Aptos" w:cs="Aptos"/>
                        <w:noProof/>
                        <w:color w:val="000000"/>
                        <w:sz w:val="20"/>
                        <w:szCs w:val="20"/>
                      </w:rPr>
                    </w:pPr>
                    <w:r w:rsidRPr="0084726B">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84726B">
    <w:pPr>
      <w:pStyle w:val="Footer"/>
    </w:pPr>
    <w:r>
      <w:rPr>
        <w:noProof/>
      </w:rPr>
      <mc:AlternateContent>
        <mc:Choice Requires="wps">
          <w:drawing>
            <wp:anchor distT="0" distB="0" distL="0" distR="0" simplePos="0" relativeHeight="251660288" behindDoc="0" locked="0" layoutInCell="1" allowOverlap="1" wp14:anchorId="60FE8910" wp14:editId="071FB458">
              <wp:simplePos x="635" y="635"/>
              <wp:positionH relativeFrom="page">
                <wp:align>left</wp:align>
              </wp:positionH>
              <wp:positionV relativeFrom="page">
                <wp:align>bottom</wp:align>
              </wp:positionV>
              <wp:extent cx="1398270" cy="357505"/>
              <wp:effectExtent l="0" t="0" r="11430" b="0"/>
              <wp:wrapNone/>
              <wp:docPr id="1441248120"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84726B" w:rsidRPr="0084726B" w:rsidRDefault="0084726B" w:rsidP="0084726B">
                          <w:pPr>
                            <w:spacing w:after="0"/>
                            <w:rPr>
                              <w:rFonts w:ascii="Aptos" w:eastAsia="Aptos" w:hAnsi="Aptos" w:cs="Aptos"/>
                              <w:noProof/>
                              <w:color w:val="000000"/>
                              <w:sz w:val="20"/>
                              <w:szCs w:val="20"/>
                            </w:rPr>
                          </w:pPr>
                          <w:r w:rsidRPr="0084726B">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FE8910" id="_x0000_t202" coordsize="21600,21600" o:spt="202" path="m,l,21600r21600,l21600,xe">
              <v:stroke joinstyle="miter"/>
              <v:path gradientshapeok="t" o:connecttype="rect"/>
            </v:shapetype>
            <v:shape id="Text Box 3" o:spid="_x0000_s1027" type="#_x0000_t202" alt="INTERNAL USE ONLY" style="position:absolute;margin-left:0;margin-top:0;width:110.1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" filled="f" stroked="f">
              <v:textbox style="mso-fit-shape-to-text:t" inset="20pt,0,0,15pt">
                <w:txbxContent>
                  <w:p w:rsidR="0084726B" w:rsidRPr="0084726B" w:rsidRDefault="0084726B" w:rsidP="0084726B">
                    <w:pPr>
                      <w:spacing w:after="0"/>
                      <w:rPr>
                        <w:rFonts w:ascii="Aptos" w:eastAsia="Aptos" w:hAnsi="Aptos" w:cs="Aptos"/>
                        <w:noProof/>
                        <w:color w:val="000000"/>
                        <w:sz w:val="20"/>
                        <w:szCs w:val="20"/>
                      </w:rPr>
                    </w:pPr>
                    <w:r w:rsidRPr="0084726B">
                      <w:rPr>
                        <w:rFonts w:ascii="Aptos" w:eastAsia="Aptos" w:hAnsi="Aptos" w:cs="Aptos"/>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34DB" w:rsidRDefault="0084726B">
    <w:pPr>
      <w:pStyle w:val="Footer"/>
    </w:pPr>
    <w:r>
      <w:rPr>
        <w:noProof/>
      </w:rPr>
      <mc:AlternateContent>
        <mc:Choice Requires="wps">
          <w:drawing>
            <wp:anchor distT="0" distB="0" distL="0" distR="0" simplePos="0" relativeHeight="251658240" behindDoc="0" locked="0" layoutInCell="1" allowOverlap="1" wp14:anchorId="4BD0D58B" wp14:editId="1F3CF35B">
              <wp:simplePos x="635" y="635"/>
              <wp:positionH relativeFrom="page">
                <wp:align>left</wp:align>
              </wp:positionH>
              <wp:positionV relativeFrom="page">
                <wp:align>bottom</wp:align>
              </wp:positionV>
              <wp:extent cx="1398270" cy="357505"/>
              <wp:effectExtent l="0" t="0" r="11430" b="0"/>
              <wp:wrapNone/>
              <wp:docPr id="110626271"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8270" cy="357505"/>
                      </a:xfrm>
                      <a:prstGeom prst="rect">
                        <a:avLst/>
                      </a:prstGeom>
                      <a:noFill/>
                      <a:ln>
                        <a:noFill/>
                      </a:ln>
                    </wps:spPr>
                    <wps:txbx>
                      <w:txbxContent>
                        <w:p w:rsidR="0084726B" w:rsidRPr="0084726B" w:rsidRDefault="0084726B" w:rsidP="0084726B">
                          <w:pPr>
                            <w:spacing w:after="0"/>
                            <w:rPr>
                              <w:rFonts w:ascii="Aptos" w:eastAsia="Aptos" w:hAnsi="Aptos" w:cs="Aptos"/>
                              <w:noProof/>
                              <w:color w:val="000000"/>
                              <w:sz w:val="20"/>
                              <w:szCs w:val="20"/>
                            </w:rPr>
                          </w:pPr>
                          <w:r w:rsidRPr="0084726B">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D0D58B" id="_x0000_t202" coordsize="21600,21600" o:spt="202" path="m,l,21600r21600,l21600,xe">
              <v:stroke joinstyle="miter"/>
              <v:path gradientshapeok="t" o:connecttype="rect"/>
            </v:shapetype>
            <v:shape id="Text Box 1" o:spid="_x0000_s1028" type="#_x0000_t202" alt="INTERNAL USE ONLY" style="position:absolute;margin-left:0;margin-top:0;width:110.1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" filled="f" stroked="f">
              <v:textbox style="mso-fit-shape-to-text:t" inset="20pt,0,0,15pt">
                <w:txbxContent>
                  <w:p w:rsidR="0084726B" w:rsidRPr="0084726B" w:rsidRDefault="0084726B" w:rsidP="0084726B">
                    <w:pPr>
                      <w:spacing w:after="0"/>
                      <w:rPr>
                        <w:rFonts w:ascii="Aptos" w:eastAsia="Aptos" w:hAnsi="Aptos" w:cs="Aptos"/>
                        <w:noProof/>
                        <w:color w:val="000000"/>
                        <w:sz w:val="20"/>
                        <w:szCs w:val="20"/>
                      </w:rPr>
                    </w:pPr>
                    <w:r w:rsidRPr="0084726B">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5754" w:rsidRDefault="00895754" w:rsidP="00B234DB">
      <w:pPr>
        <w:spacing w:after="0" w:line="240" w:lineRule="auto"/>
      </w:pPr>
      <w:r>
        <w:separator/>
      </w:r>
    </w:p>
  </w:footnote>
  <w:footnote w:type="continuationSeparator" w:id="0">
    <w:p w:rsidR="00895754" w:rsidRDefault="00895754" w:rsidP="00B234D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rina Thoua">
    <w15:presenceInfo w15:providerId="AD" w15:userId="S::katerina.thoua@travelguard.com::a3b6667d-5555-4fad-bde5-0b9de91271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6B"/>
    <w:rsid w:val="001A682F"/>
    <w:rsid w:val="00267289"/>
    <w:rsid w:val="00294E8D"/>
    <w:rsid w:val="002E76D6"/>
    <w:rsid w:val="003C4430"/>
    <w:rsid w:val="004542E7"/>
    <w:rsid w:val="005F02A2"/>
    <w:rsid w:val="00634494"/>
    <w:rsid w:val="0084726B"/>
    <w:rsid w:val="00895754"/>
    <w:rsid w:val="00B2041F"/>
    <w:rsid w:val="00B234DB"/>
    <w:rsid w:val="00B95348"/>
    <w:rsid w:val="00CC3BFD"/>
    <w:rsid w:val="00CD32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F6D7"/>
  <w15:chartTrackingRefBased/>
  <w15:docId w15:val="{EDEA97E9-4CAD-4D43-99C9-EDDA2902B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BFD"/>
    <w:pPr>
      <w:keepNext/>
      <w:keepLines/>
      <w:spacing w:before="360" w:after="80"/>
      <w:outlineLvl w:val="0"/>
    </w:pPr>
    <w:rPr>
      <w:rFonts w:asciiTheme="majorHAnsi" w:eastAsiaTheme="majorEastAsia" w:hAnsiTheme="majorHAnsi" w:cstheme="majorBidi"/>
      <w:color w:val="184C82" w:themeColor="accent1" w:themeShade="BF"/>
      <w:sz w:val="40"/>
      <w:szCs w:val="40"/>
    </w:rPr>
  </w:style>
  <w:style w:type="paragraph" w:styleId="Heading2">
    <w:name w:val="heading 2"/>
    <w:basedOn w:val="Normal"/>
    <w:next w:val="Normal"/>
    <w:link w:val="Heading2Char"/>
    <w:uiPriority w:val="9"/>
    <w:semiHidden/>
    <w:unhideWhenUsed/>
    <w:qFormat/>
    <w:rsid w:val="00CC3BFD"/>
    <w:pPr>
      <w:keepNext/>
      <w:keepLines/>
      <w:spacing w:before="160" w:after="80"/>
      <w:outlineLvl w:val="1"/>
    </w:pPr>
    <w:rPr>
      <w:rFonts w:asciiTheme="majorHAnsi" w:eastAsiaTheme="majorEastAsia" w:hAnsiTheme="majorHAnsi" w:cstheme="majorBidi"/>
      <w:color w:val="184C82" w:themeColor="accent1" w:themeShade="BF"/>
      <w:sz w:val="32"/>
      <w:szCs w:val="32"/>
    </w:rPr>
  </w:style>
  <w:style w:type="paragraph" w:styleId="Heading3">
    <w:name w:val="heading 3"/>
    <w:basedOn w:val="Normal"/>
    <w:next w:val="Normal"/>
    <w:link w:val="Heading3Char"/>
    <w:uiPriority w:val="9"/>
    <w:semiHidden/>
    <w:unhideWhenUsed/>
    <w:qFormat/>
    <w:rsid w:val="00CC3BFD"/>
    <w:pPr>
      <w:keepNext/>
      <w:keepLines/>
      <w:spacing w:before="160" w:after="80"/>
      <w:outlineLvl w:val="2"/>
    </w:pPr>
    <w:rPr>
      <w:rFonts w:eastAsiaTheme="majorEastAsia" w:cstheme="majorBidi"/>
      <w:color w:val="184C82" w:themeColor="accent1" w:themeShade="BF"/>
      <w:sz w:val="28"/>
      <w:szCs w:val="28"/>
    </w:rPr>
  </w:style>
  <w:style w:type="paragraph" w:styleId="Heading4">
    <w:name w:val="heading 4"/>
    <w:basedOn w:val="Normal"/>
    <w:next w:val="Normal"/>
    <w:link w:val="Heading4Char"/>
    <w:uiPriority w:val="9"/>
    <w:semiHidden/>
    <w:unhideWhenUsed/>
    <w:qFormat/>
    <w:rsid w:val="00CC3BFD"/>
    <w:pPr>
      <w:keepNext/>
      <w:keepLines/>
      <w:spacing w:before="80" w:after="40"/>
      <w:outlineLvl w:val="3"/>
    </w:pPr>
    <w:rPr>
      <w:rFonts w:eastAsiaTheme="majorEastAsia" w:cstheme="majorBidi"/>
      <w:i/>
      <w:iCs/>
      <w:color w:val="184C82" w:themeColor="accent1" w:themeShade="BF"/>
    </w:rPr>
  </w:style>
  <w:style w:type="paragraph" w:styleId="Heading5">
    <w:name w:val="heading 5"/>
    <w:basedOn w:val="Normal"/>
    <w:next w:val="Normal"/>
    <w:link w:val="Heading5Char"/>
    <w:uiPriority w:val="9"/>
    <w:semiHidden/>
    <w:unhideWhenUsed/>
    <w:qFormat/>
    <w:rsid w:val="00CC3BFD"/>
    <w:pPr>
      <w:keepNext/>
      <w:keepLines/>
      <w:spacing w:before="80" w:after="40"/>
      <w:outlineLvl w:val="4"/>
    </w:pPr>
    <w:rPr>
      <w:rFonts w:eastAsiaTheme="majorEastAsia" w:cstheme="majorBidi"/>
      <w:color w:val="184C82" w:themeColor="accent1" w:themeShade="BF"/>
    </w:rPr>
  </w:style>
  <w:style w:type="paragraph" w:styleId="Heading6">
    <w:name w:val="heading 6"/>
    <w:basedOn w:val="Normal"/>
    <w:next w:val="Normal"/>
    <w:link w:val="Heading6Char"/>
    <w:uiPriority w:val="9"/>
    <w:semiHidden/>
    <w:unhideWhenUsed/>
    <w:qFormat/>
    <w:rsid w:val="00CC3BFD"/>
    <w:pPr>
      <w:keepNext/>
      <w:keepLines/>
      <w:spacing w:before="40" w:after="0"/>
      <w:outlineLvl w:val="5"/>
    </w:pPr>
    <w:rPr>
      <w:rFonts w:eastAsiaTheme="majorEastAsia" w:cstheme="majorBidi"/>
      <w:i/>
      <w:iCs/>
      <w:color w:val="4A69C6" w:themeColor="text1" w:themeTint="A6"/>
    </w:rPr>
  </w:style>
  <w:style w:type="paragraph" w:styleId="Heading7">
    <w:name w:val="heading 7"/>
    <w:basedOn w:val="Normal"/>
    <w:next w:val="Normal"/>
    <w:link w:val="Heading7Char"/>
    <w:uiPriority w:val="9"/>
    <w:semiHidden/>
    <w:unhideWhenUsed/>
    <w:qFormat/>
    <w:rsid w:val="00CC3BFD"/>
    <w:pPr>
      <w:keepNext/>
      <w:keepLines/>
      <w:spacing w:before="40" w:after="0"/>
      <w:outlineLvl w:val="6"/>
    </w:pPr>
    <w:rPr>
      <w:rFonts w:eastAsiaTheme="majorEastAsia" w:cstheme="majorBidi"/>
      <w:color w:val="4A69C6" w:themeColor="text1" w:themeTint="A6"/>
    </w:rPr>
  </w:style>
  <w:style w:type="paragraph" w:styleId="Heading8">
    <w:name w:val="heading 8"/>
    <w:basedOn w:val="Normal"/>
    <w:next w:val="Normal"/>
    <w:link w:val="Heading8Char"/>
    <w:uiPriority w:val="9"/>
    <w:semiHidden/>
    <w:unhideWhenUsed/>
    <w:qFormat/>
    <w:rsid w:val="00CC3BFD"/>
    <w:pPr>
      <w:keepNext/>
      <w:keepLines/>
      <w:spacing w:after="0"/>
      <w:outlineLvl w:val="7"/>
    </w:pPr>
    <w:rPr>
      <w:rFonts w:eastAsiaTheme="majorEastAsia" w:cstheme="majorBidi"/>
      <w:i/>
      <w:iCs/>
      <w:color w:val="304A99" w:themeColor="text1" w:themeTint="D8"/>
    </w:rPr>
  </w:style>
  <w:style w:type="paragraph" w:styleId="Heading9">
    <w:name w:val="heading 9"/>
    <w:basedOn w:val="Normal"/>
    <w:next w:val="Normal"/>
    <w:link w:val="Heading9Char"/>
    <w:uiPriority w:val="9"/>
    <w:semiHidden/>
    <w:unhideWhenUsed/>
    <w:qFormat/>
    <w:rsid w:val="00CC3BFD"/>
    <w:pPr>
      <w:keepNext/>
      <w:keepLines/>
      <w:spacing w:after="0"/>
      <w:outlineLvl w:val="8"/>
    </w:pPr>
    <w:rPr>
      <w:rFonts w:eastAsiaTheme="majorEastAsia" w:cstheme="majorBidi"/>
      <w:color w:val="304A9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BFD"/>
    <w:rPr>
      <w:rFonts w:asciiTheme="majorHAnsi" w:eastAsiaTheme="majorEastAsia" w:hAnsiTheme="majorHAnsi" w:cstheme="majorBidi"/>
      <w:color w:val="184C82" w:themeColor="accent1" w:themeShade="BF"/>
      <w:sz w:val="40"/>
      <w:szCs w:val="40"/>
    </w:rPr>
  </w:style>
  <w:style w:type="character" w:customStyle="1" w:styleId="Heading2Char">
    <w:name w:val="Heading 2 Char"/>
    <w:basedOn w:val="DefaultParagraphFont"/>
    <w:link w:val="Heading2"/>
    <w:uiPriority w:val="9"/>
    <w:semiHidden/>
    <w:rsid w:val="00CC3BFD"/>
    <w:rPr>
      <w:rFonts w:asciiTheme="majorHAnsi" w:eastAsiaTheme="majorEastAsia" w:hAnsiTheme="majorHAnsi" w:cstheme="majorBidi"/>
      <w:color w:val="184C82" w:themeColor="accent1" w:themeShade="BF"/>
      <w:sz w:val="32"/>
      <w:szCs w:val="32"/>
    </w:rPr>
  </w:style>
  <w:style w:type="character" w:customStyle="1" w:styleId="Heading3Char">
    <w:name w:val="Heading 3 Char"/>
    <w:basedOn w:val="DefaultParagraphFont"/>
    <w:link w:val="Heading3"/>
    <w:uiPriority w:val="9"/>
    <w:semiHidden/>
    <w:rsid w:val="00CC3BFD"/>
    <w:rPr>
      <w:rFonts w:eastAsiaTheme="majorEastAsia" w:cstheme="majorBidi"/>
      <w:color w:val="184C82" w:themeColor="accent1" w:themeShade="BF"/>
      <w:sz w:val="28"/>
      <w:szCs w:val="28"/>
    </w:rPr>
  </w:style>
  <w:style w:type="character" w:customStyle="1" w:styleId="Heading4Char">
    <w:name w:val="Heading 4 Char"/>
    <w:basedOn w:val="DefaultParagraphFont"/>
    <w:link w:val="Heading4"/>
    <w:uiPriority w:val="9"/>
    <w:semiHidden/>
    <w:rsid w:val="00CC3BFD"/>
    <w:rPr>
      <w:rFonts w:eastAsiaTheme="majorEastAsia" w:cstheme="majorBidi"/>
      <w:i/>
      <w:iCs/>
      <w:color w:val="184C82" w:themeColor="accent1" w:themeShade="BF"/>
    </w:rPr>
  </w:style>
  <w:style w:type="character" w:customStyle="1" w:styleId="Heading5Char">
    <w:name w:val="Heading 5 Char"/>
    <w:basedOn w:val="DefaultParagraphFont"/>
    <w:link w:val="Heading5"/>
    <w:uiPriority w:val="9"/>
    <w:semiHidden/>
    <w:rsid w:val="00CC3BFD"/>
    <w:rPr>
      <w:rFonts w:eastAsiaTheme="majorEastAsia" w:cstheme="majorBidi"/>
      <w:color w:val="184C82" w:themeColor="accent1" w:themeShade="BF"/>
    </w:rPr>
  </w:style>
  <w:style w:type="character" w:customStyle="1" w:styleId="Heading6Char">
    <w:name w:val="Heading 6 Char"/>
    <w:basedOn w:val="DefaultParagraphFont"/>
    <w:link w:val="Heading6"/>
    <w:uiPriority w:val="9"/>
    <w:semiHidden/>
    <w:rsid w:val="00CC3BFD"/>
    <w:rPr>
      <w:rFonts w:eastAsiaTheme="majorEastAsia" w:cstheme="majorBidi"/>
      <w:i/>
      <w:iCs/>
      <w:color w:val="4A69C6" w:themeColor="text1" w:themeTint="A6"/>
    </w:rPr>
  </w:style>
  <w:style w:type="character" w:customStyle="1" w:styleId="Heading7Char">
    <w:name w:val="Heading 7 Char"/>
    <w:basedOn w:val="DefaultParagraphFont"/>
    <w:link w:val="Heading7"/>
    <w:uiPriority w:val="9"/>
    <w:semiHidden/>
    <w:rsid w:val="00CC3BFD"/>
    <w:rPr>
      <w:rFonts w:eastAsiaTheme="majorEastAsia" w:cstheme="majorBidi"/>
      <w:color w:val="4A69C6" w:themeColor="text1" w:themeTint="A6"/>
    </w:rPr>
  </w:style>
  <w:style w:type="character" w:customStyle="1" w:styleId="Heading8Char">
    <w:name w:val="Heading 8 Char"/>
    <w:basedOn w:val="DefaultParagraphFont"/>
    <w:link w:val="Heading8"/>
    <w:uiPriority w:val="9"/>
    <w:semiHidden/>
    <w:rsid w:val="00CC3BFD"/>
    <w:rPr>
      <w:rFonts w:eastAsiaTheme="majorEastAsia" w:cstheme="majorBidi"/>
      <w:i/>
      <w:iCs/>
      <w:color w:val="304A99" w:themeColor="text1" w:themeTint="D8"/>
    </w:rPr>
  </w:style>
  <w:style w:type="character" w:customStyle="1" w:styleId="Heading9Char">
    <w:name w:val="Heading 9 Char"/>
    <w:basedOn w:val="DefaultParagraphFont"/>
    <w:link w:val="Heading9"/>
    <w:uiPriority w:val="9"/>
    <w:semiHidden/>
    <w:rsid w:val="00CC3BFD"/>
    <w:rPr>
      <w:rFonts w:eastAsiaTheme="majorEastAsia" w:cstheme="majorBidi"/>
      <w:color w:val="304A99" w:themeColor="text1" w:themeTint="D8"/>
    </w:rPr>
  </w:style>
  <w:style w:type="paragraph" w:styleId="Title">
    <w:name w:val="Title"/>
    <w:basedOn w:val="Normal"/>
    <w:next w:val="Normal"/>
    <w:link w:val="TitleChar"/>
    <w:uiPriority w:val="10"/>
    <w:qFormat/>
    <w:rsid w:val="00CC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BFD"/>
    <w:pPr>
      <w:numPr>
        <w:ilvl w:val="1"/>
      </w:numPr>
    </w:pPr>
    <w:rPr>
      <w:rFonts w:eastAsiaTheme="majorEastAsia" w:cstheme="majorBidi"/>
      <w:color w:val="4A69C6" w:themeColor="text1" w:themeTint="A6"/>
      <w:spacing w:val="15"/>
      <w:sz w:val="28"/>
      <w:szCs w:val="28"/>
    </w:rPr>
  </w:style>
  <w:style w:type="character" w:customStyle="1" w:styleId="SubtitleChar">
    <w:name w:val="Subtitle Char"/>
    <w:basedOn w:val="DefaultParagraphFont"/>
    <w:link w:val="Subtitle"/>
    <w:uiPriority w:val="11"/>
    <w:rsid w:val="00CC3BFD"/>
    <w:rPr>
      <w:rFonts w:eastAsiaTheme="majorEastAsia" w:cstheme="majorBidi"/>
      <w:color w:val="4A69C6" w:themeColor="text1" w:themeTint="A6"/>
      <w:spacing w:val="15"/>
      <w:sz w:val="28"/>
      <w:szCs w:val="28"/>
    </w:rPr>
  </w:style>
  <w:style w:type="paragraph" w:styleId="Quote">
    <w:name w:val="Quote"/>
    <w:basedOn w:val="Normal"/>
    <w:next w:val="Normal"/>
    <w:link w:val="QuoteChar"/>
    <w:uiPriority w:val="29"/>
    <w:qFormat/>
    <w:rsid w:val="00CC3BFD"/>
    <w:pPr>
      <w:spacing w:before="160"/>
      <w:jc w:val="center"/>
    </w:pPr>
    <w:rPr>
      <w:i/>
      <w:iCs/>
      <w:color w:val="3957B4" w:themeColor="text1" w:themeTint="BF"/>
    </w:rPr>
  </w:style>
  <w:style w:type="character" w:customStyle="1" w:styleId="QuoteChar">
    <w:name w:val="Quote Char"/>
    <w:basedOn w:val="DefaultParagraphFont"/>
    <w:link w:val="Quote"/>
    <w:uiPriority w:val="29"/>
    <w:rsid w:val="00CC3BFD"/>
    <w:rPr>
      <w:i/>
      <w:iCs/>
      <w:color w:val="3957B4" w:themeColor="text1" w:themeTint="BF"/>
    </w:rPr>
  </w:style>
  <w:style w:type="paragraph" w:styleId="ListParagraph">
    <w:name w:val="List Paragraph"/>
    <w:basedOn w:val="Normal"/>
    <w:uiPriority w:val="34"/>
    <w:qFormat/>
    <w:rsid w:val="00CC3BFD"/>
    <w:pPr>
      <w:ind w:left="720"/>
      <w:contextualSpacing/>
    </w:pPr>
  </w:style>
  <w:style w:type="character" w:styleId="IntenseEmphasis">
    <w:name w:val="Intense Emphasis"/>
    <w:basedOn w:val="DefaultParagraphFont"/>
    <w:uiPriority w:val="21"/>
    <w:qFormat/>
    <w:rsid w:val="00CC3BFD"/>
    <w:rPr>
      <w:i/>
      <w:iCs/>
      <w:color w:val="184C82" w:themeColor="accent1" w:themeShade="BF"/>
    </w:rPr>
  </w:style>
  <w:style w:type="paragraph" w:styleId="IntenseQuote">
    <w:name w:val="Intense Quote"/>
    <w:basedOn w:val="Normal"/>
    <w:next w:val="Normal"/>
    <w:link w:val="IntenseQuoteChar"/>
    <w:uiPriority w:val="30"/>
    <w:qFormat/>
    <w:rsid w:val="00CC3BFD"/>
    <w:pPr>
      <w:pBdr>
        <w:top w:val="single" w:sz="4" w:space="10" w:color="184C82" w:themeColor="accent1" w:themeShade="BF"/>
        <w:bottom w:val="single" w:sz="4" w:space="10" w:color="184C82" w:themeColor="accent1" w:themeShade="BF"/>
      </w:pBdr>
      <w:spacing w:before="360" w:after="360"/>
      <w:ind w:left="864" w:right="864"/>
      <w:jc w:val="center"/>
    </w:pPr>
    <w:rPr>
      <w:i/>
      <w:iCs/>
      <w:color w:val="184C82" w:themeColor="accent1" w:themeShade="BF"/>
    </w:rPr>
  </w:style>
  <w:style w:type="character" w:customStyle="1" w:styleId="IntenseQuoteChar">
    <w:name w:val="Intense Quote Char"/>
    <w:basedOn w:val="DefaultParagraphFont"/>
    <w:link w:val="IntenseQuote"/>
    <w:uiPriority w:val="30"/>
    <w:rsid w:val="00CC3BFD"/>
    <w:rPr>
      <w:i/>
      <w:iCs/>
      <w:color w:val="184C82" w:themeColor="accent1" w:themeShade="BF"/>
    </w:rPr>
  </w:style>
  <w:style w:type="character" w:styleId="IntenseReference">
    <w:name w:val="Intense Reference"/>
    <w:basedOn w:val="DefaultParagraphFont"/>
    <w:uiPriority w:val="32"/>
    <w:qFormat/>
    <w:rsid w:val="00CC3BFD"/>
    <w:rPr>
      <w:b/>
      <w:bCs/>
      <w:smallCaps/>
      <w:color w:val="184C82" w:themeColor="accent1" w:themeShade="BF"/>
      <w:spacing w:val="5"/>
    </w:rPr>
  </w:style>
  <w:style w:type="paragraph" w:styleId="Footer">
    <w:name w:val="footer"/>
    <w:basedOn w:val="Normal"/>
    <w:link w:val="FooterChar"/>
    <w:uiPriority w:val="99"/>
    <w:unhideWhenUsed/>
    <w:rsid w:val="00B23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4DB"/>
  </w:style>
  <w:style w:type="character" w:styleId="Hyperlink">
    <w:name w:val="Hyperlink"/>
    <w:basedOn w:val="DefaultParagraphFont"/>
    <w:uiPriority w:val="99"/>
    <w:unhideWhenUsed/>
    <w:rsid w:val="0084726B"/>
    <w:rPr>
      <w:color w:val="1FB1E6" w:themeColor="hyperlink"/>
      <w:u w:val="single"/>
    </w:rPr>
  </w:style>
  <w:style w:type="character" w:styleId="UnresolvedMention">
    <w:name w:val="Unresolved Mention"/>
    <w:basedOn w:val="DefaultParagraphFont"/>
    <w:uiPriority w:val="99"/>
    <w:semiHidden/>
    <w:unhideWhenUsed/>
    <w:rsid w:val="0084726B"/>
    <w:rPr>
      <w:color w:val="605E5C"/>
      <w:shd w:val="clear" w:color="auto" w:fill="E1DFDD"/>
    </w:rPr>
  </w:style>
  <w:style w:type="paragraph" w:styleId="Revision">
    <w:name w:val="Revision"/>
    <w:hidden/>
    <w:uiPriority w:val="99"/>
    <w:semiHidden/>
    <w:rsid w:val="008472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urldefense.com/v3/__https:/policy.uat.travelguard.com/aig-travel/mt/en__;!!FVajH6CFHhmYMuQ!5fUFIob6t2y20mEbojegX9BPDFfgoDDH8YC239nly_P-rOm5wwsqBRBjUb_CuODEPXVODGZDQKPmovEV2P5iNu_cqR8x34E$" TargetMode="External"/><Relationship Id="rId14" Type="http://schemas.microsoft.com/office/2011/relationships/people" Target="people.xml"/></Relationships>
</file>

<file path=word/theme/theme1.xml><?xml version="1.0" encoding="utf-8"?>
<a:theme xmlns:a="http://schemas.openxmlformats.org/drawingml/2006/main" name="Tema de Office">
  <a:themeElements>
    <a:clrScheme name="Zurich">
      <a:dk1>
        <a:srgbClr val="23366F"/>
      </a:dk1>
      <a:lt1>
        <a:srgbClr val="FFFFFF"/>
      </a:lt1>
      <a:dk2>
        <a:srgbClr val="23366F"/>
      </a:dk2>
      <a:lt2>
        <a:srgbClr val="1FB1E6"/>
      </a:lt2>
      <a:accent1>
        <a:srgbClr val="2167AE"/>
      </a:accent1>
      <a:accent2>
        <a:srgbClr val="91BFE3"/>
      </a:accent2>
      <a:accent3>
        <a:srgbClr val="5495CF"/>
      </a:accent3>
      <a:accent4>
        <a:srgbClr val="DAD2BD"/>
      </a:accent4>
      <a:accent5>
        <a:srgbClr val="EEF0F1"/>
      </a:accent5>
      <a:accent6>
        <a:srgbClr val="DDE4E3"/>
      </a:accent6>
      <a:hlink>
        <a:srgbClr val="1FB1E6"/>
      </a:hlink>
      <a:folHlink>
        <a:srgbClr val="1FB1E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Moss">
      <a:srgbClr val="3A8367"/>
    </a:custClr>
    <a:custClr name="Teal">
      <a:srgbClr val="00CBC1"/>
    </a:custClr>
    <a:custClr name="Mint">
      <a:srgbClr val="A6E9AB"/>
    </a:custClr>
    <a:custClr name="Lime">
      <a:srgbClr val="E1EE92"/>
    </a:custClr>
    <a:custClr name="Lemon">
      <a:srgbClr val="F9E547"/>
    </a:custClr>
    <a:custClr name="Peach">
      <a:srgbClr val="FD7C6D"/>
    </a:custClr>
    <a:custClr name="Rust">
      <a:srgbClr val="BA4538"/>
    </a:custClr>
    <a:custClr name="Candy">
      <a:srgbClr val="C44692"/>
    </a:custClr>
    <a:custClr name="Powder Pink">
      <a:srgbClr val="FFC5EA"/>
    </a:custClr>
    <a:custClr name="Lilac">
      <a:srgbClr val="6D6BC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c8f01c7e-174e-4b49-aa48-05c6956353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8DCC56A753C054C8B95774AE1C04336" ma:contentTypeVersion="14" ma:contentTypeDescription="Crear nuevo documento." ma:contentTypeScope="" ma:versionID="222229fc3004fd7002284231412a6e8c">
  <xsd:schema xmlns:xsd="http://www.w3.org/2001/XMLSchema" xmlns:xs="http://www.w3.org/2001/XMLSchema" xmlns:p="http://schemas.microsoft.com/office/2006/metadata/properties" xmlns:ns1="http://schemas.microsoft.com/sharepoint/v3" xmlns:ns3="c8f01c7e-174e-4b49-aa48-05c69563538b" targetNamespace="http://schemas.microsoft.com/office/2006/metadata/properties" ma:root="true" ma:fieldsID="ec194203d1a55ef746967872b067facc" ns1:_="" ns3:_="">
    <xsd:import namespace="http://schemas.microsoft.com/sharepoint/v3"/>
    <xsd:import namespace="c8f01c7e-174e-4b49-aa48-05c69563538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_activity" minOccurs="0"/>
                <xsd:element ref="ns3:MediaServiceDateTaken" minOccurs="0"/>
                <xsd:element ref="ns3:MediaLengthInSeconds" minOccurs="0"/>
                <xsd:element ref="ns3:MediaServiceOCR" minOccurs="0"/>
                <xsd:element ref="ns3:MediaServiceObjectDetectorVersions" minOccurs="0"/>
                <xsd:element ref="ns3:MediaServiceSearchProperties" minOccurs="0"/>
                <xsd:element ref="ns3:MediaServiceSystem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iedades de la Directiva de cumplimiento unificado" ma:hidden="true" ma:internalName="_ip_UnifiedCompliancePolicyProperties">
      <xsd:simpleType>
        <xsd:restriction base="dms:Note"/>
      </xsd:simpleType>
    </xsd:element>
    <xsd:element name="_ip_UnifiedCompliancePolicyUIAction" ma:index="21"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f01c7e-174e-4b49-aa48-05c695635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AC3050-B6AE-4A8B-8B0D-6807CA3545B3}">
  <ds:schemaRefs>
    <ds:schemaRef ds:uri="http://schemas.microsoft.com/office/2006/metadata/properties"/>
    <ds:schemaRef ds:uri="http://schemas.microsoft.com/office/infopath/2007/PartnerControls"/>
    <ds:schemaRef ds:uri="http://schemas.microsoft.com/sharepoint/v3"/>
    <ds:schemaRef ds:uri="c8f01c7e-174e-4b49-aa48-05c69563538b"/>
  </ds:schemaRefs>
</ds:datastoreItem>
</file>

<file path=customXml/itemProps2.xml><?xml version="1.0" encoding="utf-8"?>
<ds:datastoreItem xmlns:ds="http://schemas.openxmlformats.org/officeDocument/2006/customXml" ds:itemID="{BD1AD95C-F120-459B-9B52-66B9ABA3AD66}">
  <ds:schemaRefs>
    <ds:schemaRef ds:uri="http://schemas.microsoft.com/sharepoint/v3/contenttype/forms"/>
  </ds:schemaRefs>
</ds:datastoreItem>
</file>

<file path=customXml/itemProps3.xml><?xml version="1.0" encoding="utf-8"?>
<ds:datastoreItem xmlns:ds="http://schemas.openxmlformats.org/officeDocument/2006/customXml" ds:itemID="{6F50B3B4-4827-49B5-995D-D73AA84BE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8f01c7e-174e-4b49-aa48-05c695635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2182</Characters>
  <Application>Microsoft Office Word</Application>
  <DocSecurity>0</DocSecurity>
  <Lines>136</Lines>
  <Paragraphs>67</Paragraphs>
  <ScaleCrop>false</ScaleCrop>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Thoua</dc:creator>
  <cp:keywords/>
  <dc:description/>
  <cp:lastModifiedBy>Stuart Santos</cp:lastModifiedBy>
  <cp:revision>1</cp:revision>
  <dcterms:created xsi:type="dcterms:W3CDTF">2026-08-18T20:22:00Z</dcterms:created>
  <dcterms:modified xsi:type="dcterms:W3CDTF">2026-08-18T20:22:00Z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69805df,3c69c996,55e7b378</vt:lpwstr>
  </property>
  <property fmtid="{D5CDD505-2E9C-101B-9397-08002B2CF9AE}" pid="3" name="ClassificationContentMarkingFooterFontProps">
    <vt:lpwstr>#000000,10,Aptos</vt:lpwstr>
  </property>
  <property fmtid="{D5CDD505-2E9C-101B-9397-08002B2CF9AE}" pid="4" name="ClassificationContentMarkingFooterText">
    <vt:lpwstr>INTERNAL USE ONLY</vt:lpwstr>
  </property>
  <property fmtid="{D5CDD505-2E9C-101B-9397-08002B2CF9AE}" pid="5" name="MSIP_Label_9108d454-5c13-4905-93be-12ec8059c842_Enabled">
    <vt:lpwstr>true</vt:lpwstr>
  </property>
  <property fmtid="{D5CDD505-2E9C-101B-9397-08002B2CF9AE}" pid="6" name="MSIP_Label_9108d454-5c13-4905-93be-12ec8059c842_SetDate">
    <vt:lpwstr>2026-07-20T15:21:03Z</vt:lpwstr>
  </property>
  <property fmtid="{D5CDD505-2E9C-101B-9397-08002B2CF9AE}" pid="7" name="MSIP_Label_9108d454-5c13-4905-93be-12ec8059c842_Method">
    <vt:lpwstr>Privileged</vt:lpwstr>
  </property>
  <property fmtid="{D5CDD505-2E9C-101B-9397-08002B2CF9AE}" pid="8" name="MSIP_Label_9108d454-5c13-4905-93be-12ec8059c842_Name">
    <vt:lpwstr>9108d454-5c13-4905-93be-12ec8059c842</vt:lpwstr>
  </property>
  <property fmtid="{D5CDD505-2E9C-101B-9397-08002B2CF9AE}" pid="9" name="MSIP_Label_9108d454-5c13-4905-93be-12ec8059c842_SiteId">
    <vt:lpwstr>473672ba-cd07-4371-a2ae-788b4c61840e</vt:lpwstr>
  </property>
  <property fmtid="{D5CDD505-2E9C-101B-9397-08002B2CF9AE}" pid="10" name="MSIP_Label_9108d454-5c13-4905-93be-12ec8059c842_ActionId">
    <vt:lpwstr>33adbd07-f774-493a-8ede-98ade330daa1</vt:lpwstr>
  </property>
  <property fmtid="{D5CDD505-2E9C-101B-9397-08002B2CF9AE}" pid="11" name="MSIP_Label_9108d454-5c13-4905-93be-12ec8059c842_ContentBits">
    <vt:lpwstr>2</vt:lpwstr>
  </property>
  <property fmtid="{D5CDD505-2E9C-101B-9397-08002B2CF9AE}" pid="12" name="MSIP_Label_9108d454-5c13-4905-93be-12ec8059c842_Tag">
    <vt:lpwstr>10, 0, 1, 1</vt:lpwstr>
  </property>
</Properties>
</file>