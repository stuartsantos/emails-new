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081C" w:rsidRDefault="0049081C" w:rsidP="00FE666C">
      <w:pPr>
        <w:rPr>
          <w:ins w:id="0" w:author="Katerina Thoua" w:date="2026-07-20T11:18:00Z" w16du:dateUtc="2026-07-20T10:18:00Z"/>
          <w:b/>
          <w:bCs/>
          <w:lang w:val="en"/>
        </w:rPr>
      </w:pPr>
      <w:ins w:id="1" w:author="Katerina Thoua" w:date="2026-07-20T11:18:00Z" w16du:dateUtc="2026-07-20T10:18:00Z">
        <w:r>
          <w:rPr>
            <w:b/>
            <w:bCs/>
            <w:lang w:val="en"/>
          </w:rPr>
          <w:t xml:space="preserve">From: Travel Guard </w:t>
        </w:r>
        <w:r>
          <w:rPr>
            <w:b/>
            <w:bCs/>
            <w:lang w:val="en"/>
          </w:rPr>
          <w:fldChar w:fldCharType="begin"/>
        </w:r>
        <w:r>
          <w:rPr>
            <w:b/>
            <w:bCs/>
            <w:lang w:val="en"/>
          </w:rPr>
          <w:instrText>HYPERLINK "mailto:noreply@travelguard.com"</w:instrText>
        </w:r>
        <w:r>
          <w:rPr>
            <w:b/>
            <w:bCs/>
            <w:lang w:val="en"/>
          </w:rPr>
        </w:r>
        <w:r>
          <w:rPr>
            <w:b/>
            <w:bCs/>
            <w:lang w:val="en"/>
          </w:rPr>
          <w:fldChar w:fldCharType="separate"/>
        </w:r>
        <w:r w:rsidRPr="006775C0">
          <w:rPr>
            <w:rStyle w:val="Hyperlink"/>
            <w:b/>
            <w:bCs/>
            <w:lang w:val="en"/>
          </w:rPr>
          <w:t>noreply@travelguard.com</w:t>
        </w:r>
        <w:r>
          <w:rPr>
            <w:b/>
            <w:bCs/>
            <w:lang w:val="en"/>
          </w:rPr>
          <w:fldChar w:fldCharType="end"/>
        </w:r>
      </w:ins>
    </w:p>
    <w:p w:rsidR="0049081C" w:rsidRDefault="0049081C" w:rsidP="00FE666C">
      <w:pPr>
        <w:rPr>
          <w:ins w:id="2" w:author="Katerina Thoua" w:date="2026-07-20T11:18:00Z" w16du:dateUtc="2026-07-20T10:18:00Z"/>
          <w:b/>
          <w:bCs/>
          <w:lang w:val="en"/>
        </w:rPr>
      </w:pPr>
      <w:ins w:id="3" w:author="Katerina Thoua" w:date="2026-07-20T11:18:00Z" w16du:dateUtc="2026-07-20T10:18:00Z">
        <w:r>
          <w:rPr>
            <w:b/>
            <w:bCs/>
            <w:lang w:val="en"/>
          </w:rPr>
          <w:t>Subject: Your Travel Guard travel insurance documents</w:t>
        </w:r>
      </w:ins>
    </w:p>
    <w:p w:rsidR="0049081C" w:rsidRDefault="0049081C" w:rsidP="00FE666C">
      <w:pPr>
        <w:rPr>
          <w:ins w:id="4" w:author="Katerina Thoua" w:date="2026-07-20T11:18:00Z" w16du:dateUtc="2026-07-20T10:18:00Z"/>
          <w:b/>
          <w:bCs/>
          <w:lang w:val="en"/>
        </w:rPr>
      </w:pPr>
    </w:p>
    <w:p w:rsidR="00FE666C" w:rsidRPr="00FE666C" w:rsidRDefault="00FE666C" w:rsidP="00FE666C">
      <w:pPr>
        <w:rPr>
          <w:lang w:val="en"/>
        </w:rPr>
      </w:pPr>
      <w:r w:rsidRPr="00FE666C">
        <w:rPr>
          <w:b/>
          <w:bCs/>
          <w:lang w:val="en"/>
        </w:rPr>
        <w:t>Travel Insurance</w:t>
      </w:r>
    </w:p>
    <w:p w:rsidR="00FE666C" w:rsidRPr="00FE666C" w:rsidRDefault="00FE666C" w:rsidP="00FE666C">
      <w:pPr>
        <w:rPr>
          <w:lang w:val="en"/>
        </w:rPr>
      </w:pPr>
      <w:r w:rsidRPr="00FE666C">
        <w:rPr>
          <w:lang w:val="en"/>
        </w:rPr>
        <w:br/>
        <w:t>Hello 01UAT-DENMARK-ENGLISH EMIRATESTEST,</w:t>
      </w:r>
      <w:r w:rsidRPr="00FE666C">
        <w:rPr>
          <w:lang w:val="en"/>
        </w:rPr>
        <w:br/>
      </w:r>
      <w:r w:rsidRPr="00FE666C">
        <w:rPr>
          <w:lang w:val="en"/>
        </w:rPr>
        <w:br/>
      </w:r>
      <w:r w:rsidRPr="00FE666C">
        <w:rPr>
          <w:lang w:val="en"/>
        </w:rPr>
        <w:br/>
        <w:t>Thank you for choosing a Travel Guard® Insurance Policy</w:t>
      </w:r>
      <w:del w:id="5" w:author="Katerina Thoua" w:date="2026-07-20T11:14:00Z" w16du:dateUtc="2026-07-20T10:14:00Z">
        <w:r w:rsidRPr="00FE666C" w:rsidDel="00FE666C">
          <w:rPr>
            <w:lang w:val="en"/>
          </w:rPr>
          <w:delText xml:space="preserve"> from AIG Travel</w:delText>
        </w:r>
      </w:del>
      <w:r w:rsidRPr="00FE666C">
        <w:rPr>
          <w:lang w:val="en"/>
        </w:rPr>
        <w:t>!</w:t>
      </w:r>
      <w:r w:rsidRPr="00FE666C">
        <w:rPr>
          <w:lang w:val="en"/>
        </w:rPr>
        <w:br/>
        <w:t>Your Policy Number is 836164299.</w:t>
      </w:r>
      <w:r w:rsidRPr="00FE666C">
        <w:rPr>
          <w:lang w:val="en"/>
        </w:rPr>
        <w:br/>
      </w:r>
      <w:r w:rsidRPr="00FE666C">
        <w:rPr>
          <w:lang w:val="en"/>
        </w:rPr>
        <w:br/>
        <w:t xml:space="preserve">Please </w:t>
      </w:r>
      <w:hyperlink r:id="rId9" w:tgtFrame="_blank" w:history="1">
        <w:r w:rsidRPr="00FE666C">
          <w:rPr>
            <w:rStyle w:val="Hyperlink"/>
            <w:b/>
            <w:bCs/>
            <w:lang w:val="en"/>
          </w:rPr>
          <w:t>click here</w:t>
        </w:r>
      </w:hyperlink>
      <w:r w:rsidRPr="00FE666C">
        <w:rPr>
          <w:lang w:val="en"/>
        </w:rPr>
        <w:t xml:space="preserve"> to view your </w:t>
      </w:r>
      <w:r w:rsidRPr="00FE666C">
        <w:rPr>
          <w:b/>
          <w:bCs/>
          <w:lang w:val="en"/>
        </w:rPr>
        <w:t>Certificate of Insurance (COI)</w:t>
      </w:r>
      <w:r w:rsidRPr="00FE666C">
        <w:rPr>
          <w:lang w:val="en"/>
        </w:rPr>
        <w:t xml:space="preserve"> and your </w:t>
      </w:r>
      <w:r w:rsidRPr="00FE666C">
        <w:rPr>
          <w:b/>
          <w:bCs/>
          <w:lang w:val="en"/>
        </w:rPr>
        <w:t>Policy Wording.</w:t>
      </w:r>
      <w:r w:rsidRPr="00FE666C">
        <w:rPr>
          <w:b/>
          <w:bCs/>
          <w:lang w:val="en"/>
        </w:rPr>
        <w:br/>
      </w:r>
      <w:r w:rsidRPr="00FE666C">
        <w:rPr>
          <w:lang w:val="en"/>
        </w:rPr>
        <w:t>To log on, you will need your Policy Number, and your Last Name. </w:t>
      </w:r>
      <w:r w:rsidRPr="00FE666C">
        <w:rPr>
          <w:lang w:val="en"/>
        </w:rPr>
        <w:br/>
      </w:r>
      <w:r w:rsidRPr="00FE666C">
        <w:rPr>
          <w:lang w:val="en"/>
        </w:rPr>
        <w:br/>
      </w:r>
      <w:r w:rsidRPr="00FE666C">
        <w:rPr>
          <w:b/>
          <w:bCs/>
          <w:lang w:val="en"/>
        </w:rPr>
        <w:t>What am I covered for?</w:t>
      </w:r>
      <w:r w:rsidRPr="00FE666C">
        <w:rPr>
          <w:lang w:val="en"/>
        </w:rPr>
        <w:br/>
      </w:r>
      <w:r w:rsidRPr="00FE666C">
        <w:rPr>
          <w:lang w:val="en"/>
        </w:rPr>
        <w:br/>
        <w:t>You have purchased the Emirates Travel Guard Protection One Way Trip. The Benefits included in your policy are stated in your COI and Policy Wording.</w:t>
      </w:r>
      <w:r w:rsidRPr="00FE666C">
        <w:rPr>
          <w:lang w:val="en"/>
        </w:rPr>
        <w:br/>
      </w:r>
      <w:r w:rsidRPr="00FE666C">
        <w:rPr>
          <w:lang w:val="en"/>
        </w:rPr>
        <w:br/>
        <w:t>You should take the time to read your Policy Wording to ensure that it meets your specific requirements before you travel. This policy provides cover for specified situations and events during your trip. There are certain exclusions that may apply to specific circumstances, so it is best to review the Policy Wording as soon as you can.</w:t>
      </w:r>
    </w:p>
    <w:p w:rsidR="00FE666C" w:rsidRPr="00FE666C" w:rsidRDefault="00FE666C" w:rsidP="00FE666C">
      <w:pPr>
        <w:rPr>
          <w:lang w:val="en"/>
        </w:rPr>
      </w:pPr>
      <w:r w:rsidRPr="00FE666C">
        <w:rPr>
          <w:b/>
          <w:bCs/>
          <w:lang w:val="en"/>
        </w:rPr>
        <w:t>ELIGIBILITY REMINDERS:</w:t>
      </w:r>
    </w:p>
    <w:tbl>
      <w:tblPr>
        <w:tblW w:w="0" w:type="auto"/>
        <w:tblCellSpacing w:w="15" w:type="dxa"/>
        <w:tblLook w:val="04A0" w:firstRow="1" w:lastRow="0" w:firstColumn="1" w:lastColumn="0" w:noHBand="0" w:noVBand="1"/>
      </w:tblPr>
      <w:tblGrid>
        <w:gridCol w:w="674"/>
        <w:gridCol w:w="6228"/>
      </w:tblGrid>
      <w:tr w:rsidR="00FE666C" w:rsidRPr="00FE666C">
        <w:trPr>
          <w:tblCellSpacing w:w="15" w:type="dxa"/>
        </w:trPr>
        <w:tc>
          <w:tcPr>
            <w:tcW w:w="0" w:type="auto"/>
            <w:tcMar>
              <w:top w:w="0" w:type="dxa"/>
              <w:left w:w="300" w:type="dxa"/>
              <w:bottom w:w="0" w:type="dxa"/>
              <w:right w:w="225" w:type="dxa"/>
            </w:tcMar>
            <w:vAlign w:val="center"/>
            <w:hideMark/>
          </w:tcPr>
          <w:p w:rsidR="00FE666C" w:rsidRPr="00FE666C" w:rsidRDefault="00FE666C" w:rsidP="00FE666C">
            <w:pPr>
              <w:rPr>
                <w:lang w:val="en-GB"/>
              </w:rPr>
            </w:pPr>
            <w:r w:rsidRPr="00FE666C">
              <w:rPr>
                <w:lang w:val="en-GB"/>
              </w:rPr>
              <w:t>•</w:t>
            </w:r>
          </w:p>
        </w:tc>
        <w:tc>
          <w:tcPr>
            <w:tcW w:w="0" w:type="auto"/>
            <w:tcMar>
              <w:top w:w="15" w:type="dxa"/>
              <w:left w:w="15" w:type="dxa"/>
              <w:bottom w:w="15" w:type="dxa"/>
              <w:right w:w="15" w:type="dxa"/>
            </w:tcMar>
            <w:vAlign w:val="center"/>
            <w:hideMark/>
          </w:tcPr>
          <w:p w:rsidR="00FE666C" w:rsidRPr="00FE666C" w:rsidRDefault="00FE666C" w:rsidP="00FE666C">
            <w:pPr>
              <w:rPr>
                <w:lang w:val="en-GB"/>
              </w:rPr>
            </w:pPr>
            <w:r w:rsidRPr="00FE666C">
              <w:rPr>
                <w:lang w:val="en-GB"/>
              </w:rPr>
              <w:t>All Insured Persons must be residents of DENMARK.</w:t>
            </w:r>
          </w:p>
        </w:tc>
      </w:tr>
      <w:tr w:rsidR="00FE666C" w:rsidRPr="00FE666C">
        <w:trPr>
          <w:tblCellSpacing w:w="15" w:type="dxa"/>
        </w:trPr>
        <w:tc>
          <w:tcPr>
            <w:tcW w:w="0" w:type="auto"/>
            <w:tcMar>
              <w:top w:w="0" w:type="dxa"/>
              <w:left w:w="300" w:type="dxa"/>
              <w:bottom w:w="0" w:type="dxa"/>
              <w:right w:w="225" w:type="dxa"/>
            </w:tcMar>
            <w:vAlign w:val="center"/>
            <w:hideMark/>
          </w:tcPr>
          <w:p w:rsidR="00FE666C" w:rsidRPr="00FE666C" w:rsidRDefault="00FE666C" w:rsidP="00FE666C">
            <w:pPr>
              <w:rPr>
                <w:lang w:val="en-GB"/>
              </w:rPr>
            </w:pPr>
            <w:r w:rsidRPr="00FE666C">
              <w:rPr>
                <w:lang w:val="en-GB"/>
              </w:rPr>
              <w:t>•</w:t>
            </w:r>
          </w:p>
        </w:tc>
        <w:tc>
          <w:tcPr>
            <w:tcW w:w="0" w:type="auto"/>
            <w:tcMar>
              <w:top w:w="15" w:type="dxa"/>
              <w:left w:w="15" w:type="dxa"/>
              <w:bottom w:w="15" w:type="dxa"/>
              <w:right w:w="15" w:type="dxa"/>
            </w:tcMar>
            <w:vAlign w:val="center"/>
            <w:hideMark/>
          </w:tcPr>
          <w:p w:rsidR="00FE666C" w:rsidRPr="00FE666C" w:rsidRDefault="00FE666C" w:rsidP="00FE666C">
            <w:pPr>
              <w:rPr>
                <w:lang w:val="en-GB"/>
              </w:rPr>
            </w:pPr>
            <w:r w:rsidRPr="00FE666C">
              <w:rPr>
                <w:lang w:val="en-GB"/>
              </w:rPr>
              <w:t>Please check your policy for the full list of eligibility requirements.</w:t>
            </w:r>
          </w:p>
        </w:tc>
      </w:tr>
    </w:tbl>
    <w:p w:rsidR="00FE666C" w:rsidRPr="00FE666C" w:rsidRDefault="00FE666C" w:rsidP="00FE666C">
      <w:pPr>
        <w:rPr>
          <w:lang w:val="en"/>
        </w:rPr>
      </w:pPr>
      <w:r w:rsidRPr="00FE666C">
        <w:rPr>
          <w:lang w:val="en"/>
        </w:rPr>
        <w:br/>
      </w:r>
      <w:r w:rsidRPr="00FE666C">
        <w:rPr>
          <w:b/>
          <w:bCs/>
          <w:lang w:val="en"/>
        </w:rPr>
        <w:t>IMPORTANT Contact Information</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0"/>
        <w:gridCol w:w="5938"/>
      </w:tblGrid>
      <w:tr w:rsidR="00FE666C" w:rsidRPr="00FE666C">
        <w:trPr>
          <w:tblCellSpacing w:w="0" w:type="dxa"/>
        </w:trPr>
        <w:tc>
          <w:tcPr>
            <w:tcW w:w="2550" w:type="dxa"/>
            <w:tcBorders>
              <w:top w:val="outset" w:sz="6" w:space="0" w:color="auto"/>
              <w:left w:val="outset" w:sz="6" w:space="0" w:color="auto"/>
              <w:bottom w:val="outset" w:sz="6" w:space="0" w:color="auto"/>
              <w:right w:val="outset" w:sz="6" w:space="0" w:color="auto"/>
            </w:tcBorders>
            <w:tcMar>
              <w:top w:w="30" w:type="dxa"/>
              <w:left w:w="75" w:type="dxa"/>
              <w:bottom w:w="0" w:type="dxa"/>
              <w:right w:w="0" w:type="dxa"/>
            </w:tcMar>
            <w:hideMark/>
          </w:tcPr>
          <w:p w:rsidR="00FE666C" w:rsidRPr="00FE666C" w:rsidRDefault="00FE666C" w:rsidP="00FE666C">
            <w:pPr>
              <w:rPr>
                <w:lang w:val="en-GB"/>
              </w:rPr>
            </w:pPr>
            <w:r w:rsidRPr="00FE666C">
              <w:rPr>
                <w:b/>
                <w:bCs/>
                <w:lang w:val="en-GB"/>
              </w:rPr>
              <w:t>What if I have a policy question?</w:t>
            </w:r>
          </w:p>
        </w:tc>
        <w:tc>
          <w:tcPr>
            <w:tcW w:w="0" w:type="auto"/>
            <w:tcBorders>
              <w:top w:val="outset" w:sz="6" w:space="0" w:color="auto"/>
              <w:left w:val="outset" w:sz="6" w:space="0" w:color="auto"/>
              <w:bottom w:val="outset" w:sz="6" w:space="0" w:color="auto"/>
              <w:right w:val="outset" w:sz="6" w:space="0" w:color="auto"/>
            </w:tcBorders>
            <w:tcMar>
              <w:top w:w="30" w:type="dxa"/>
              <w:left w:w="75" w:type="dxa"/>
              <w:bottom w:w="150" w:type="dxa"/>
              <w:right w:w="75" w:type="dxa"/>
            </w:tcMar>
            <w:hideMark/>
          </w:tcPr>
          <w:p w:rsidR="00FE666C" w:rsidRPr="00FE666C" w:rsidRDefault="00FE666C" w:rsidP="00FE666C">
            <w:pPr>
              <w:rPr>
                <w:ins w:id="6" w:author="Katerina Thoua" w:date="2026-07-20T11:15:00Z" w16du:dateUtc="2026-07-20T10:15:00Z"/>
                <w:lang w:val="en-GB"/>
              </w:rPr>
            </w:pPr>
            <w:ins w:id="7" w:author="Katerina Thoua" w:date="2026-07-20T11:15:00Z" w16du:dateUtc="2026-07-20T10:15:00Z">
              <w:r w:rsidRPr="00FE666C">
                <w:rPr>
                  <w:lang w:val="en-GB"/>
                </w:rPr>
                <w:t>If you have any questions about your insurance, you can contact us at:</w:t>
              </w:r>
            </w:ins>
          </w:p>
          <w:p w:rsidR="00FE666C" w:rsidRPr="00FE666C" w:rsidRDefault="00FE666C" w:rsidP="00FE666C">
            <w:pPr>
              <w:rPr>
                <w:ins w:id="8" w:author="Katerina Thoua" w:date="2026-07-20T11:15:00Z" w16du:dateUtc="2026-07-20T10:15:00Z"/>
                <w:lang w:val="en-GB"/>
              </w:rPr>
            </w:pPr>
            <w:ins w:id="9" w:author="Katerina Thoua" w:date="2026-07-20T11:15:00Z" w16du:dateUtc="2026-07-20T10:15:00Z">
              <w:r w:rsidRPr="00FE666C">
                <w:rPr>
                  <w:lang w:val="en-GB"/>
                </w:rPr>
                <w:t>- Website: {{Customer services Website}} (MVS)</w:t>
              </w:r>
            </w:ins>
          </w:p>
          <w:p w:rsidR="00FE666C" w:rsidRPr="00FE666C" w:rsidRDefault="00FE666C" w:rsidP="00FE666C">
            <w:pPr>
              <w:rPr>
                <w:ins w:id="10" w:author="Katerina Thoua" w:date="2026-07-20T11:15:00Z" w16du:dateUtc="2026-07-20T10:15:00Z"/>
                <w:lang w:val="en-GB"/>
              </w:rPr>
            </w:pPr>
            <w:ins w:id="11" w:author="Katerina Thoua" w:date="2026-07-20T11:15:00Z" w16du:dateUtc="2026-07-20T10:15:00Z">
              <w:r w:rsidRPr="00FE666C">
                <w:rPr>
                  <w:lang w:val="en-GB"/>
                </w:rPr>
                <w:t>- Email: {{Customer services email address}} (MVS)</w:t>
              </w:r>
            </w:ins>
          </w:p>
          <w:p w:rsidR="00FE666C" w:rsidRPr="00FE666C" w:rsidRDefault="00FE666C" w:rsidP="00FE666C">
            <w:pPr>
              <w:rPr>
                <w:ins w:id="12" w:author="Katerina Thoua" w:date="2026-07-20T11:15:00Z" w16du:dateUtc="2026-07-20T10:15:00Z"/>
                <w:lang w:val="en-GB"/>
              </w:rPr>
            </w:pPr>
            <w:ins w:id="13" w:author="Katerina Thoua" w:date="2026-07-20T11:15:00Z" w16du:dateUtc="2026-07-20T10:15:00Z">
              <w:r w:rsidRPr="00FE666C">
                <w:rPr>
                  <w:lang w:val="en-GB"/>
                </w:rPr>
                <w:t>- Telephone: {{Customer services contact number}} (MVS)</w:t>
              </w:r>
            </w:ins>
          </w:p>
          <w:p w:rsidR="00FE666C" w:rsidRPr="00FE666C" w:rsidRDefault="00FE666C" w:rsidP="00FE666C">
            <w:pPr>
              <w:rPr>
                <w:ins w:id="14" w:author="Katerina Thoua" w:date="2026-07-20T11:15:00Z" w16du:dateUtc="2026-07-20T10:15:00Z"/>
                <w:lang w:val="en-GB"/>
              </w:rPr>
            </w:pPr>
            <w:ins w:id="15" w:author="Katerina Thoua" w:date="2026-07-20T11:15:00Z" w16du:dateUtc="2026-07-20T10:15:00Z">
              <w:r w:rsidRPr="00FE666C">
                <w:rPr>
                  <w:lang w:val="en-GB"/>
                </w:rPr>
                <w:t>- Opening hours: {{Customer Service Operating Hours}} (MVS)</w:t>
              </w:r>
            </w:ins>
          </w:p>
          <w:p w:rsidR="00FE666C" w:rsidRPr="00FE666C" w:rsidRDefault="00FE666C" w:rsidP="00FE666C">
            <w:pPr>
              <w:rPr>
                <w:ins w:id="16" w:author="Katerina Thoua" w:date="2026-07-20T11:15:00Z" w16du:dateUtc="2026-07-20T10:15:00Z"/>
                <w:lang w:val="en-GB"/>
              </w:rPr>
            </w:pPr>
          </w:p>
          <w:p w:rsidR="00FE666C" w:rsidRDefault="00FE666C" w:rsidP="00FE666C">
            <w:pPr>
              <w:rPr>
                <w:ins w:id="17" w:author="Katerina Thoua" w:date="2026-07-20T11:16:00Z" w16du:dateUtc="2026-07-20T10:16:00Z"/>
                <w:lang w:val="en-GB"/>
              </w:rPr>
            </w:pPr>
            <w:ins w:id="18" w:author="Katerina Thoua" w:date="2026-07-20T11:15:00Z" w16du:dateUtc="2026-07-20T10:15:00Z">
              <w:r w:rsidRPr="00FE666C">
                <w:rPr>
                  <w:lang w:val="en-GB"/>
                </w:rPr>
                <w:t>If you would like to receive your policy documentation by post, you can call us or email us using the information provided above to make a request</w:t>
              </w:r>
            </w:ins>
          </w:p>
          <w:p w:rsidR="00FE666C" w:rsidRDefault="00FE666C" w:rsidP="00FE666C">
            <w:pPr>
              <w:rPr>
                <w:ins w:id="19" w:author="Katerina Thoua" w:date="2026-07-20T11:16:00Z" w16du:dateUtc="2026-07-20T10:16:00Z"/>
                <w:lang w:val="en-GB"/>
              </w:rPr>
            </w:pPr>
          </w:p>
          <w:p w:rsidR="00FE666C" w:rsidRPr="00FE666C" w:rsidRDefault="00FE666C" w:rsidP="00FE666C">
            <w:pPr>
              <w:rPr>
                <w:lang w:val="en-GB"/>
              </w:rPr>
            </w:pPr>
            <w:del w:id="20" w:author="Katerina Thoua" w:date="2026-07-20T11:15:00Z" w16du:dateUtc="2026-07-20T10:15:00Z">
              <w:r w:rsidRPr="00FE666C" w:rsidDel="00FE666C">
                <w:rPr>
                  <w:lang w:val="en-GB"/>
                </w:rPr>
                <w:delText xml:space="preserve">Please call +45 70 26 76 76, monday to thursday: 8.30-16.00 friday: 9.00 - 16.00 OR email us at </w:delText>
              </w:r>
              <w:r w:rsidRPr="00FE666C" w:rsidDel="00FE666C">
                <w:rPr>
                  <w:lang w:val="en-GB"/>
                </w:rPr>
                <w:fldChar w:fldCharType="begin"/>
              </w:r>
              <w:r w:rsidRPr="00FE666C" w:rsidDel="00FE666C">
                <w:rPr>
                  <w:lang w:val="en-GB"/>
                </w:rPr>
                <w:delInstrText>HYPERLINK "mailto:rejse@aig.com"</w:delInstrText>
              </w:r>
              <w:r w:rsidRPr="00FE666C" w:rsidDel="00FE666C">
                <w:rPr>
                  <w:lang w:val="en-GB"/>
                </w:rPr>
              </w:r>
              <w:r w:rsidRPr="00FE666C" w:rsidDel="00FE666C">
                <w:rPr>
                  <w:lang w:val="en-GB"/>
                </w:rPr>
                <w:fldChar w:fldCharType="separate"/>
              </w:r>
              <w:r w:rsidRPr="00FE666C" w:rsidDel="00FE666C">
                <w:rPr>
                  <w:rStyle w:val="Hyperlink"/>
                  <w:lang w:val="en-GB"/>
                </w:rPr>
                <w:delText>rejse@aig.com</w:delText>
              </w:r>
              <w:r w:rsidRPr="00FE666C" w:rsidDel="00FE666C">
                <w:fldChar w:fldCharType="end"/>
              </w:r>
              <w:r w:rsidRPr="00FE666C" w:rsidDel="00FE666C">
                <w:rPr>
                  <w:lang w:val="en-GB"/>
                </w:rPr>
                <w:delText xml:space="preserve"> and quote your policy number.</w:delText>
              </w:r>
              <w:r w:rsidRPr="00FE666C" w:rsidDel="00FE666C">
                <w:rPr>
                  <w:lang w:val="en-GB"/>
                </w:rPr>
                <w:br/>
              </w:r>
              <w:r w:rsidRPr="00FE666C" w:rsidDel="00FE666C">
                <w:rPr>
                  <w:lang w:val="en-GB"/>
                </w:rPr>
                <w:br/>
                <w:delText>If you would like to receive your policy documentation by post, you can call us or email us using the information provided above to make a request.</w:delText>
              </w:r>
            </w:del>
          </w:p>
        </w:tc>
      </w:tr>
      <w:tr w:rsidR="00FE666C" w:rsidRPr="00FE666C">
        <w:trPr>
          <w:tblCellSpacing w:w="0" w:type="dxa"/>
        </w:trPr>
        <w:tc>
          <w:tcPr>
            <w:tcW w:w="150" w:type="dxa"/>
            <w:tcBorders>
              <w:top w:val="outset" w:sz="6" w:space="0" w:color="auto"/>
              <w:left w:val="outset" w:sz="6" w:space="0" w:color="auto"/>
              <w:bottom w:val="outset" w:sz="6" w:space="0" w:color="auto"/>
              <w:right w:val="outset" w:sz="6" w:space="0" w:color="auto"/>
            </w:tcBorders>
            <w:tcMar>
              <w:top w:w="30" w:type="dxa"/>
              <w:left w:w="75" w:type="dxa"/>
              <w:bottom w:w="0" w:type="dxa"/>
              <w:right w:w="0" w:type="dxa"/>
            </w:tcMar>
            <w:hideMark/>
          </w:tcPr>
          <w:p w:rsidR="00FE666C" w:rsidRPr="00FE666C" w:rsidRDefault="00FE666C" w:rsidP="00FE666C">
            <w:pPr>
              <w:rPr>
                <w:lang w:val="en-GB"/>
              </w:rPr>
            </w:pPr>
            <w:r w:rsidRPr="00FE666C">
              <w:rPr>
                <w:b/>
                <w:bCs/>
                <w:lang w:val="en-GB"/>
              </w:rPr>
              <w:t>What if I have an emergency overseas?</w:t>
            </w:r>
          </w:p>
        </w:tc>
        <w:tc>
          <w:tcPr>
            <w:tcW w:w="0" w:type="auto"/>
            <w:tcBorders>
              <w:top w:val="outset" w:sz="6" w:space="0" w:color="auto"/>
              <w:left w:val="outset" w:sz="6" w:space="0" w:color="auto"/>
              <w:bottom w:val="outset" w:sz="6" w:space="0" w:color="auto"/>
              <w:right w:val="outset" w:sz="6" w:space="0" w:color="auto"/>
            </w:tcBorders>
            <w:tcMar>
              <w:top w:w="30" w:type="dxa"/>
              <w:left w:w="75" w:type="dxa"/>
              <w:bottom w:w="150" w:type="dxa"/>
              <w:right w:w="75" w:type="dxa"/>
            </w:tcMar>
            <w:hideMark/>
          </w:tcPr>
          <w:p w:rsidR="00FE666C" w:rsidRPr="00FE666C" w:rsidRDefault="00FE666C" w:rsidP="00FE666C">
            <w:pPr>
              <w:rPr>
                <w:lang w:val="en-GB"/>
              </w:rPr>
            </w:pPr>
            <w:r w:rsidRPr="00FE666C">
              <w:rPr>
                <w:lang w:val="en-GB"/>
              </w:rPr>
              <w:t xml:space="preserve">Call </w:t>
            </w:r>
            <w:del w:id="21" w:author="Katerina Thoua" w:date="2026-07-20T11:16:00Z" w16du:dateUtc="2026-07-20T10:16:00Z">
              <w:r w:rsidRPr="00FE666C" w:rsidDel="00FE666C">
                <w:rPr>
                  <w:lang w:val="en-GB"/>
                </w:rPr>
                <w:delText>AIG Travel</w:delText>
              </w:r>
            </w:del>
            <w:ins w:id="22" w:author="Katerina Thoua" w:date="2026-07-20T11:16:00Z" w16du:dateUtc="2026-07-20T10:16:00Z">
              <w:r>
                <w:rPr>
                  <w:lang w:val="en-GB"/>
                </w:rPr>
                <w:t>us</w:t>
              </w:r>
            </w:ins>
            <w:r w:rsidRPr="00FE666C">
              <w:rPr>
                <w:lang w:val="en-GB"/>
              </w:rPr>
              <w:t xml:space="preserve"> any time on </w:t>
            </w:r>
            <w:ins w:id="23" w:author="Katerina Thoua" w:date="2026-07-20T11:17:00Z" w16du:dateUtc="2026-07-20T10:17:00Z">
              <w:r>
                <w:rPr>
                  <w:lang w:val="en-GB"/>
                </w:rPr>
                <w:t>{</w:t>
              </w:r>
              <w:proofErr w:type="spellStart"/>
              <w:r>
                <w:rPr>
                  <w:lang w:val="en-GB"/>
                </w:rPr>
                <w:t>AssistanceServicesPhoneNumber</w:t>
              </w:r>
              <w:proofErr w:type="spellEnd"/>
              <w:r>
                <w:rPr>
                  <w:lang w:val="en-GB"/>
                </w:rPr>
                <w:t xml:space="preserve">} </w:t>
              </w:r>
            </w:ins>
            <w:del w:id="24" w:author="Katerina Thoua" w:date="2026-07-20T11:16:00Z" w16du:dateUtc="2026-07-20T10:16:00Z">
              <w:r w:rsidRPr="00FE666C" w:rsidDel="00FE666C">
                <w:rPr>
                  <w:lang w:val="en-GB"/>
                </w:rPr>
                <w:delText>+45 38 48 93 38</w:delText>
              </w:r>
            </w:del>
            <w:r w:rsidRPr="00FE666C">
              <w:rPr>
                <w:lang w:val="en-GB"/>
              </w:rPr>
              <w:t xml:space="preserve"> or email </w:t>
            </w:r>
            <w:del w:id="25" w:author="Katerina Thoua" w:date="2026-07-20T11:17:00Z" w16du:dateUtc="2026-07-20T10:17:00Z">
              <w:r w:rsidRPr="00FE666C" w:rsidDel="00FE666C">
                <w:rPr>
                  <w:lang w:val="en-GB"/>
                </w:rPr>
                <w:fldChar w:fldCharType="begin"/>
              </w:r>
              <w:r w:rsidRPr="00FE666C" w:rsidDel="00FE666C">
                <w:rPr>
                  <w:lang w:val="en-GB"/>
                </w:rPr>
                <w:delInstrText>HYPERLINK "mailto:sos@sos.eu"</w:delInstrText>
              </w:r>
              <w:r w:rsidRPr="00FE666C" w:rsidDel="00FE666C">
                <w:rPr>
                  <w:lang w:val="en-GB"/>
                </w:rPr>
              </w:r>
              <w:r w:rsidRPr="00FE666C" w:rsidDel="00FE666C">
                <w:rPr>
                  <w:lang w:val="en-GB"/>
                </w:rPr>
                <w:fldChar w:fldCharType="separate"/>
              </w:r>
              <w:r w:rsidRPr="00FE666C" w:rsidDel="00FE666C">
                <w:rPr>
                  <w:rStyle w:val="Hyperlink"/>
                  <w:lang w:val="en-GB"/>
                </w:rPr>
                <w:delText>sos@sos.eu</w:delText>
              </w:r>
              <w:r w:rsidRPr="00FE666C" w:rsidDel="00FE666C">
                <w:fldChar w:fldCharType="end"/>
              </w:r>
            </w:del>
            <w:ins w:id="26" w:author="Katerina Thoua" w:date="2026-07-20T11:17:00Z" w16du:dateUtc="2026-07-20T10:17:00Z">
              <w:r w:rsidRPr="00FE666C">
                <w:rPr>
                  <w:lang w:val="en-GB"/>
                </w:rPr>
                <w:fldChar w:fldCharType="begin"/>
              </w:r>
              <w:r w:rsidRPr="00FE666C">
                <w:rPr>
                  <w:lang w:val="en-GB"/>
                </w:rPr>
                <w:instrText>HYPERLINK "mailto:sos@sos.eu"</w:instrText>
              </w:r>
              <w:r w:rsidRPr="00FE666C">
                <w:rPr>
                  <w:lang w:val="en-GB"/>
                </w:rPr>
              </w:r>
              <w:r w:rsidRPr="00FE666C">
                <w:rPr>
                  <w:lang w:val="en-GB"/>
                </w:rPr>
                <w:fldChar w:fldCharType="separate"/>
              </w:r>
              <w:r>
                <w:rPr>
                  <w:rStyle w:val="Hyperlink"/>
                  <w:lang w:val="en-GB"/>
                </w:rPr>
                <w:t>{</w:t>
              </w:r>
              <w:proofErr w:type="spellStart"/>
              <w:r w:rsidRPr="00FE666C">
                <w:rPr>
                  <w:rStyle w:val="Hyperlink"/>
                  <w:lang w:val="en-GB"/>
                </w:rPr>
                <w:t>AssistanceServicesEmail</w:t>
              </w:r>
              <w:proofErr w:type="spellEnd"/>
              <w:r w:rsidRPr="00FE666C">
                <w:rPr>
                  <w:rStyle w:val="Hyperlink"/>
                  <w:lang w:val="en-GB"/>
                </w:rPr>
                <w:t>}</w:t>
              </w:r>
              <w:r w:rsidRPr="00FE666C">
                <w:fldChar w:fldCharType="end"/>
              </w:r>
            </w:ins>
            <w:r w:rsidRPr="00FE666C">
              <w:rPr>
                <w:lang w:val="en-GB"/>
              </w:rPr>
              <w:t>.</w:t>
            </w:r>
            <w:r w:rsidRPr="00FE666C">
              <w:rPr>
                <w:lang w:val="en-GB"/>
              </w:rPr>
              <w:br/>
              <w:t>Our service centres are open 24/7.</w:t>
            </w:r>
          </w:p>
        </w:tc>
      </w:tr>
      <w:tr w:rsidR="00FE666C" w:rsidRPr="00FE666C">
        <w:trPr>
          <w:tblCellSpacing w:w="0" w:type="dxa"/>
        </w:trPr>
        <w:tc>
          <w:tcPr>
            <w:tcW w:w="150" w:type="dxa"/>
            <w:tcBorders>
              <w:top w:val="outset" w:sz="6" w:space="0" w:color="auto"/>
              <w:left w:val="outset" w:sz="6" w:space="0" w:color="auto"/>
              <w:bottom w:val="outset" w:sz="6" w:space="0" w:color="auto"/>
              <w:right w:val="outset" w:sz="6" w:space="0" w:color="auto"/>
            </w:tcBorders>
            <w:tcMar>
              <w:top w:w="30" w:type="dxa"/>
              <w:left w:w="75" w:type="dxa"/>
              <w:bottom w:w="0" w:type="dxa"/>
              <w:right w:w="0" w:type="dxa"/>
            </w:tcMar>
            <w:hideMark/>
          </w:tcPr>
          <w:p w:rsidR="00FE666C" w:rsidRPr="00FE666C" w:rsidRDefault="00FE666C" w:rsidP="00FE666C">
            <w:pPr>
              <w:rPr>
                <w:lang w:val="en-GB"/>
              </w:rPr>
            </w:pPr>
            <w:r w:rsidRPr="00FE666C">
              <w:rPr>
                <w:b/>
                <w:bCs/>
                <w:lang w:val="en-GB"/>
              </w:rPr>
              <w:t>How do I file a claim?</w:t>
            </w:r>
          </w:p>
        </w:tc>
        <w:tc>
          <w:tcPr>
            <w:tcW w:w="0" w:type="auto"/>
            <w:tcBorders>
              <w:top w:val="outset" w:sz="6" w:space="0" w:color="auto"/>
              <w:left w:val="outset" w:sz="6" w:space="0" w:color="auto"/>
              <w:bottom w:val="outset" w:sz="6" w:space="0" w:color="auto"/>
              <w:right w:val="outset" w:sz="6" w:space="0" w:color="auto"/>
            </w:tcBorders>
            <w:tcMar>
              <w:top w:w="30" w:type="dxa"/>
              <w:left w:w="75" w:type="dxa"/>
              <w:bottom w:w="0" w:type="dxa"/>
              <w:right w:w="0" w:type="dxa"/>
            </w:tcMar>
            <w:hideMark/>
          </w:tcPr>
          <w:p w:rsidR="00FE666C" w:rsidRPr="00FE666C" w:rsidRDefault="00FE666C" w:rsidP="00FE666C">
            <w:pPr>
              <w:rPr>
                <w:ins w:id="27" w:author="Katerina Thoua" w:date="2026-07-20T11:16:00Z" w16du:dateUtc="2026-07-20T10:16:00Z"/>
                <w:lang w:val="en-GB"/>
              </w:rPr>
            </w:pPr>
            <w:ins w:id="28" w:author="Katerina Thoua" w:date="2026-07-20T11:16:00Z" w16du:dateUtc="2026-07-20T10:16:00Z">
              <w:r w:rsidRPr="00FE666C">
                <w:rPr>
                  <w:lang w:val="en-GB"/>
                </w:rPr>
                <w:t>Report your claim via: (Claims website)</w:t>
              </w:r>
            </w:ins>
          </w:p>
          <w:p w:rsidR="00FE666C" w:rsidRPr="00FE666C" w:rsidRDefault="00FE666C" w:rsidP="00FE666C">
            <w:pPr>
              <w:rPr>
                <w:ins w:id="29" w:author="Katerina Thoua" w:date="2026-07-20T11:16:00Z" w16du:dateUtc="2026-07-20T10:16:00Z"/>
                <w:lang w:val="en-GB"/>
              </w:rPr>
            </w:pPr>
          </w:p>
          <w:p w:rsidR="00FE666C" w:rsidRPr="00FE666C" w:rsidRDefault="00FE666C" w:rsidP="00FE666C">
            <w:pPr>
              <w:rPr>
                <w:ins w:id="30" w:author="Katerina Thoua" w:date="2026-07-20T11:16:00Z" w16du:dateUtc="2026-07-20T10:16:00Z"/>
                <w:lang w:val="en-GB"/>
              </w:rPr>
            </w:pPr>
            <w:ins w:id="31" w:author="Katerina Thoua" w:date="2026-07-20T11:16:00Z" w16du:dateUtc="2026-07-20T10:16:00Z">
              <w:r w:rsidRPr="00FE666C">
                <w:rPr>
                  <w:lang w:val="en-GB"/>
                </w:rPr>
                <w:t>Telephone our Claims team on (</w:t>
              </w:r>
              <w:proofErr w:type="spellStart"/>
              <w:r w:rsidRPr="00FE666C">
                <w:rPr>
                  <w:lang w:val="en-GB"/>
                </w:rPr>
                <w:t>claimscontactnumber</w:t>
              </w:r>
              <w:proofErr w:type="spellEnd"/>
              <w:r w:rsidRPr="00FE666C">
                <w:rPr>
                  <w:lang w:val="en-GB"/>
                </w:rPr>
                <w:t>)</w:t>
              </w:r>
            </w:ins>
          </w:p>
          <w:p w:rsidR="00FE666C" w:rsidRDefault="00FE666C" w:rsidP="00FE666C">
            <w:pPr>
              <w:rPr>
                <w:ins w:id="32" w:author="Katerina Thoua" w:date="2026-07-20T11:16:00Z" w16du:dateUtc="2026-07-20T10:16:00Z"/>
                <w:lang w:val="en-GB"/>
              </w:rPr>
            </w:pPr>
            <w:ins w:id="33" w:author="Katerina Thoua" w:date="2026-07-20T11:16:00Z" w16du:dateUtc="2026-07-20T10:16:00Z">
              <w:r w:rsidRPr="00FE666C">
                <w:rPr>
                  <w:lang w:val="en-GB"/>
                </w:rPr>
                <w:t>(claims operating hours) or email (</w:t>
              </w:r>
              <w:proofErr w:type="spellStart"/>
              <w:r w:rsidRPr="00FE666C">
                <w:rPr>
                  <w:lang w:val="en-GB"/>
                </w:rPr>
                <w:t>claimsEmailAddress</w:t>
              </w:r>
              <w:proofErr w:type="spellEnd"/>
              <w:r w:rsidRPr="00FE666C">
                <w:rPr>
                  <w:lang w:val="en-GB"/>
                </w:rPr>
                <w:t>)</w:t>
              </w:r>
            </w:ins>
          </w:p>
          <w:p w:rsidR="00FE666C" w:rsidRDefault="00FE666C" w:rsidP="00FE666C">
            <w:pPr>
              <w:rPr>
                <w:ins w:id="34" w:author="Katerina Thoua" w:date="2026-07-20T11:16:00Z" w16du:dateUtc="2026-07-20T10:16:00Z"/>
                <w:lang w:val="en-GB"/>
              </w:rPr>
            </w:pPr>
          </w:p>
          <w:p w:rsidR="00FE666C" w:rsidRPr="00FE666C" w:rsidRDefault="00FE666C" w:rsidP="00FE666C">
            <w:pPr>
              <w:rPr>
                <w:lang w:val="en-GB"/>
              </w:rPr>
            </w:pPr>
            <w:del w:id="35" w:author="Katerina Thoua" w:date="2026-07-20T11:16:00Z" w16du:dateUtc="2026-07-20T10:16:00Z">
              <w:r w:rsidRPr="00FE666C" w:rsidDel="00FE666C">
                <w:rPr>
                  <w:lang w:val="en-GB"/>
                </w:rPr>
                <w:delText>If you need to file a claim this has to be done online - through </w:delText>
              </w:r>
              <w:r w:rsidRPr="00FE666C" w:rsidDel="00FE666C">
                <w:rPr>
                  <w:lang w:val="en-GB"/>
                </w:rPr>
                <w:fldChar w:fldCharType="begin"/>
              </w:r>
              <w:r w:rsidRPr="00FE666C" w:rsidDel="00FE666C">
                <w:rPr>
                  <w:lang w:val="en-GB"/>
                </w:rPr>
                <w:delInstrText>HYPERLINK "https://urldefense.com/v3/__http:/www.aig.dk/skader__;!!FVajH6CFHhmYMuQ!-vHQ2LMU_epJwgE4x5UlRltcitzPDGi2jE65cNK74ee6aGfEthWM9-fPgnfl2-luUUzICGzhd83my9JkwlSmbs4QmWYuPdc$"</w:delInstrText>
              </w:r>
              <w:r w:rsidRPr="00FE666C" w:rsidDel="00FE666C">
                <w:rPr>
                  <w:lang w:val="en-GB"/>
                </w:rPr>
              </w:r>
              <w:r w:rsidRPr="00FE666C" w:rsidDel="00FE666C">
                <w:rPr>
                  <w:lang w:val="en-GB"/>
                </w:rPr>
                <w:fldChar w:fldCharType="separate"/>
              </w:r>
              <w:r w:rsidRPr="00FE666C" w:rsidDel="00FE666C">
                <w:rPr>
                  <w:rStyle w:val="Hyperlink"/>
                  <w:lang w:val="en-GB"/>
                </w:rPr>
                <w:delText>www.aig.dk/skader</w:delText>
              </w:r>
              <w:r w:rsidRPr="00FE666C" w:rsidDel="00FE666C">
                <w:fldChar w:fldCharType="end"/>
              </w:r>
              <w:r w:rsidRPr="00FE666C" w:rsidDel="00FE666C">
                <w:rPr>
                  <w:lang w:val="en-GB"/>
                </w:rPr>
                <w:delText>. If any questions please contact our claims team on +45 91 37 53 00, monday to thursday: 8.30-16:00 friday 9.00-16.00 or by e-mail </w:delText>
              </w:r>
              <w:r w:rsidRPr="00FE666C" w:rsidDel="00FE666C">
                <w:rPr>
                  <w:lang w:val="en-GB"/>
                </w:rPr>
                <w:fldChar w:fldCharType="begin"/>
              </w:r>
              <w:r w:rsidRPr="00FE666C" w:rsidDel="00FE666C">
                <w:rPr>
                  <w:lang w:val="en-GB"/>
                </w:rPr>
                <w:delInstrText>HYPERLINK "mailto:anmeldelse@aig.com"</w:delInstrText>
              </w:r>
              <w:r w:rsidRPr="00FE666C" w:rsidDel="00FE666C">
                <w:rPr>
                  <w:lang w:val="en-GB"/>
                </w:rPr>
              </w:r>
              <w:r w:rsidRPr="00FE666C" w:rsidDel="00FE666C">
                <w:rPr>
                  <w:lang w:val="en-GB"/>
                </w:rPr>
                <w:fldChar w:fldCharType="separate"/>
              </w:r>
              <w:r w:rsidRPr="00FE666C" w:rsidDel="00FE666C">
                <w:rPr>
                  <w:rStyle w:val="Hyperlink"/>
                  <w:lang w:val="en-GB"/>
                </w:rPr>
                <w:delText>anmeldelse@aig.com</w:delText>
              </w:r>
              <w:r w:rsidRPr="00FE666C" w:rsidDel="00FE666C">
                <w:fldChar w:fldCharType="end"/>
              </w:r>
            </w:del>
          </w:p>
        </w:tc>
      </w:tr>
    </w:tbl>
    <w:p w:rsidR="00FE666C" w:rsidRPr="00FE666C" w:rsidRDefault="00FE666C" w:rsidP="00FE666C">
      <w:pPr>
        <w:rPr>
          <w:lang w:val="en"/>
        </w:rPr>
      </w:pPr>
      <w:r w:rsidRPr="00FE666C">
        <w:rPr>
          <w:lang w:val="en"/>
        </w:rPr>
        <w:br/>
      </w:r>
      <w:del w:id="36" w:author="Katerina Thoua" w:date="2026-07-20T11:17:00Z" w16du:dateUtc="2026-07-20T10:17:00Z">
        <w:r w:rsidRPr="00FE666C" w:rsidDel="00FE666C">
          <w:rPr>
            <w:lang w:val="en"/>
          </w:rPr>
          <w:fldChar w:fldCharType="begin"/>
        </w:r>
        <w:r w:rsidRPr="00FE666C" w:rsidDel="00FE666C">
          <w:rPr>
            <w:lang w:val="en"/>
          </w:rPr>
          <w:delInstrText>HYPERLINK "https://urldefense.com/v3/__https:/policy.uat.travelguard.com/aig-travel/dk/da__;!!FVajH6CFHhmYMuQ!-vHQ2LMU_epJwgE4x5UlRltcitzPDGi2jE65cNK74ee6aGfEthWM9-fPgnfl2-luUUzICGzhd83my9JkwlSmbs4QOWnzKIU$" \t "_blank"</w:delInstrText>
        </w:r>
        <w:r w:rsidRPr="00FE666C" w:rsidDel="00FE666C">
          <w:rPr>
            <w:lang w:val="en"/>
          </w:rPr>
        </w:r>
        <w:r w:rsidRPr="00FE666C" w:rsidDel="00FE666C">
          <w:rPr>
            <w:lang w:val="en"/>
          </w:rPr>
          <w:fldChar w:fldCharType="separate"/>
        </w:r>
        <w:r w:rsidRPr="00FE666C" w:rsidDel="00FE666C">
          <w:rPr>
            <w:rStyle w:val="Hyperlink"/>
            <w:lang w:val="en"/>
          </w:rPr>
          <w:delText>Klik her</w:delText>
        </w:r>
        <w:r w:rsidRPr="00FE666C" w:rsidDel="00FE666C">
          <w:fldChar w:fldCharType="end"/>
        </w:r>
        <w:r w:rsidRPr="00FE666C" w:rsidDel="00FE666C">
          <w:rPr>
            <w:lang w:val="en"/>
          </w:rPr>
          <w:delText xml:space="preserve"> for at se policen på dansk.</w:delText>
        </w:r>
      </w:del>
    </w:p>
    <w:p w:rsidR="00FE666C" w:rsidRPr="00FE666C" w:rsidRDefault="00FE666C" w:rsidP="00FE666C">
      <w:pPr>
        <w:rPr>
          <w:lang w:val="en"/>
        </w:rPr>
      </w:pPr>
      <w:r w:rsidRPr="00FE666C">
        <w:rPr>
          <w:lang w:val="en"/>
        </w:rPr>
        <w:t> </w:t>
      </w:r>
    </w:p>
    <w:p w:rsidR="00FE666C" w:rsidRDefault="00FE666C" w:rsidP="00FE666C">
      <w:pPr>
        <w:rPr>
          <w:ins w:id="37" w:author="Katerina Thoua" w:date="2026-07-20T11:17:00Z" w16du:dateUtc="2026-07-20T10:17:00Z"/>
          <w:b/>
          <w:bCs/>
          <w:lang w:val="en"/>
        </w:rPr>
      </w:pPr>
      <w:r w:rsidRPr="00FE666C">
        <w:rPr>
          <w:lang w:val="en"/>
        </w:rPr>
        <w:t>Safe travels!</w:t>
      </w:r>
      <w:r w:rsidRPr="00FE666C">
        <w:rPr>
          <w:lang w:val="en"/>
        </w:rPr>
        <w:br/>
      </w:r>
      <w:del w:id="38" w:author="Katerina Thoua" w:date="2026-07-20T11:17:00Z" w16du:dateUtc="2026-07-20T10:17:00Z">
        <w:r w:rsidRPr="00FE666C" w:rsidDel="00FE666C">
          <w:rPr>
            <w:b/>
            <w:bCs/>
            <w:lang w:val="en"/>
          </w:rPr>
          <w:delText>AIG Travel</w:delText>
        </w:r>
      </w:del>
    </w:p>
    <w:p w:rsidR="00FE666C" w:rsidRPr="00FE666C" w:rsidRDefault="00FE666C" w:rsidP="00FE666C">
      <w:pPr>
        <w:rPr>
          <w:lang w:val="en"/>
        </w:rPr>
      </w:pPr>
      <w:ins w:id="39" w:author="Katerina Thoua" w:date="2026-07-20T11:17:00Z" w16du:dateUtc="2026-07-20T10:17:00Z">
        <w:r>
          <w:rPr>
            <w:b/>
            <w:bCs/>
            <w:lang w:val="en"/>
          </w:rPr>
          <w:t>Travel Guard</w:t>
        </w:r>
      </w:ins>
    </w:p>
    <w:p w:rsidR="00FE666C" w:rsidRPr="00FE666C" w:rsidRDefault="00FE666C" w:rsidP="00FE666C">
      <w:pPr>
        <w:rPr>
          <w:lang w:val="en"/>
        </w:rPr>
      </w:pPr>
      <w:r w:rsidRPr="00FE666C">
        <w:rPr>
          <w:lang w:val="en"/>
        </w:rPr>
        <w:t> </w:t>
      </w:r>
    </w:p>
    <w:p w:rsidR="00FE666C" w:rsidRPr="00FE666C" w:rsidRDefault="00FE666C" w:rsidP="00FE666C">
      <w:pPr>
        <w:rPr>
          <w:lang w:val="en"/>
        </w:rPr>
      </w:pPr>
      <w:r w:rsidRPr="00FE666C">
        <w:rPr>
          <w:lang w:val="en"/>
        </w:rPr>
        <w:t> </w:t>
      </w:r>
    </w:p>
    <w:p w:rsidR="001A682F" w:rsidRPr="00A07AB2" w:rsidRDefault="001A682F" w:rsidP="00A07AB2"/>
    <w:sectPr w:rsidR="001A682F" w:rsidRPr="00A07AB2">
      <w:footerReference w:type="even" r:id="rId10"/>
      <w:footerReference w:type="defaul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1177" w:rsidRDefault="00D31177" w:rsidP="00B234DB">
      <w:pPr>
        <w:spacing w:after="0" w:line="240" w:lineRule="auto"/>
      </w:pPr>
      <w:r>
        <w:separator/>
      </w:r>
    </w:p>
  </w:endnote>
  <w:endnote w:type="continuationSeparator" w:id="0">
    <w:p w:rsidR="00D31177" w:rsidRDefault="00D31177" w:rsidP="00B23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34DB" w:rsidRDefault="00FE666C">
    <w:pPr>
      <w:pStyle w:val="Footer"/>
    </w:pPr>
    <w:r>
      <w:rPr>
        <w:noProof/>
      </w:rPr>
      <mc:AlternateContent>
        <mc:Choice Requires="wps">
          <w:drawing>
            <wp:anchor distT="0" distB="0" distL="0" distR="0" simplePos="0" relativeHeight="251659264" behindDoc="0" locked="0" layoutInCell="1" allowOverlap="1" wp14:anchorId="1A857051" wp14:editId="7C2313BA">
              <wp:simplePos x="635" y="635"/>
              <wp:positionH relativeFrom="page">
                <wp:align>left</wp:align>
              </wp:positionH>
              <wp:positionV relativeFrom="page">
                <wp:align>bottom</wp:align>
              </wp:positionV>
              <wp:extent cx="1398270" cy="357505"/>
              <wp:effectExtent l="0" t="0" r="11430" b="0"/>
              <wp:wrapNone/>
              <wp:docPr id="1196421203"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8270" cy="357505"/>
                      </a:xfrm>
                      <a:prstGeom prst="rect">
                        <a:avLst/>
                      </a:prstGeom>
                      <a:noFill/>
                      <a:ln>
                        <a:noFill/>
                      </a:ln>
                    </wps:spPr>
                    <wps:txbx>
                      <w:txbxContent>
                        <w:p w:rsidR="00FE666C" w:rsidRPr="00FE666C" w:rsidRDefault="00FE666C" w:rsidP="00FE666C">
                          <w:pPr>
                            <w:spacing w:after="0"/>
                            <w:rPr>
                              <w:rFonts w:ascii="Aptos" w:eastAsia="Aptos" w:hAnsi="Aptos" w:cs="Aptos"/>
                              <w:noProof/>
                              <w:color w:val="000000"/>
                              <w:sz w:val="20"/>
                              <w:szCs w:val="20"/>
                            </w:rPr>
                          </w:pPr>
                          <w:r w:rsidRPr="00FE666C">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857051" id="_x0000_t202" coordsize="21600,21600" o:spt="202" path="m,l,21600r21600,l21600,xe">
              <v:stroke joinstyle="miter"/>
              <v:path gradientshapeok="t" o:connecttype="rect"/>
            </v:shapetype>
            <v:shape id="Text Box 2" o:spid="_x0000_s1026" type="#_x0000_t202" alt="INTERNAL USE ONLY" style="position:absolute;margin-left:0;margin-top:0;width:110.1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" filled="f" stroked="f">
              <v:textbox style="mso-fit-shape-to-text:t" inset="20pt,0,0,15pt">
                <w:txbxContent>
                  <w:p w:rsidR="00FE666C" w:rsidRPr="00FE666C" w:rsidRDefault="00FE666C" w:rsidP="00FE666C">
                    <w:pPr>
                      <w:spacing w:after="0"/>
                      <w:rPr>
                        <w:rFonts w:ascii="Aptos" w:eastAsia="Aptos" w:hAnsi="Aptos" w:cs="Aptos"/>
                        <w:noProof/>
                        <w:color w:val="000000"/>
                        <w:sz w:val="20"/>
                        <w:szCs w:val="20"/>
                      </w:rPr>
                    </w:pPr>
                    <w:r w:rsidRPr="00FE666C">
                      <w:rPr>
                        <w:rFonts w:ascii="Aptos" w:eastAsia="Aptos" w:hAnsi="Aptos" w:cs="Aptos"/>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34DB" w:rsidRDefault="00FE666C">
    <w:pPr>
      <w:pStyle w:val="Footer"/>
    </w:pPr>
    <w:r>
      <w:rPr>
        <w:noProof/>
      </w:rPr>
      <mc:AlternateContent>
        <mc:Choice Requires="wps">
          <w:drawing>
            <wp:anchor distT="0" distB="0" distL="0" distR="0" simplePos="0" relativeHeight="251660288" behindDoc="0" locked="0" layoutInCell="1" allowOverlap="1" wp14:anchorId="551EDC6D" wp14:editId="4803A464">
              <wp:simplePos x="635" y="635"/>
              <wp:positionH relativeFrom="page">
                <wp:align>left</wp:align>
              </wp:positionH>
              <wp:positionV relativeFrom="page">
                <wp:align>bottom</wp:align>
              </wp:positionV>
              <wp:extent cx="1398270" cy="357505"/>
              <wp:effectExtent l="0" t="0" r="11430" b="0"/>
              <wp:wrapNone/>
              <wp:docPr id="301970887"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8270" cy="357505"/>
                      </a:xfrm>
                      <a:prstGeom prst="rect">
                        <a:avLst/>
                      </a:prstGeom>
                      <a:noFill/>
                      <a:ln>
                        <a:noFill/>
                      </a:ln>
                    </wps:spPr>
                    <wps:txbx>
                      <w:txbxContent>
                        <w:p w:rsidR="00FE666C" w:rsidRPr="00FE666C" w:rsidRDefault="00FE666C" w:rsidP="00FE666C">
                          <w:pPr>
                            <w:spacing w:after="0"/>
                            <w:rPr>
                              <w:rFonts w:ascii="Aptos" w:eastAsia="Aptos" w:hAnsi="Aptos" w:cs="Aptos"/>
                              <w:noProof/>
                              <w:color w:val="000000"/>
                              <w:sz w:val="20"/>
                              <w:szCs w:val="20"/>
                            </w:rPr>
                          </w:pPr>
                          <w:r w:rsidRPr="00FE666C">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1EDC6D" id="_x0000_t202" coordsize="21600,21600" o:spt="202" path="m,l,21600r21600,l21600,xe">
              <v:stroke joinstyle="miter"/>
              <v:path gradientshapeok="t" o:connecttype="rect"/>
            </v:shapetype>
            <v:shape id="Text Box 3" o:spid="_x0000_s1027" type="#_x0000_t202" alt="INTERNAL USE ONLY" style="position:absolute;margin-left:0;margin-top:0;width:110.1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" filled="f" stroked="f">
              <v:textbox style="mso-fit-shape-to-text:t" inset="20pt,0,0,15pt">
                <w:txbxContent>
                  <w:p w:rsidR="00FE666C" w:rsidRPr="00FE666C" w:rsidRDefault="00FE666C" w:rsidP="00FE666C">
                    <w:pPr>
                      <w:spacing w:after="0"/>
                      <w:rPr>
                        <w:rFonts w:ascii="Aptos" w:eastAsia="Aptos" w:hAnsi="Aptos" w:cs="Aptos"/>
                        <w:noProof/>
                        <w:color w:val="000000"/>
                        <w:sz w:val="20"/>
                        <w:szCs w:val="20"/>
                      </w:rPr>
                    </w:pPr>
                    <w:r w:rsidRPr="00FE666C">
                      <w:rPr>
                        <w:rFonts w:ascii="Aptos" w:eastAsia="Aptos" w:hAnsi="Aptos" w:cs="Aptos"/>
                        <w:noProof/>
                        <w:color w:val="000000"/>
                        <w:sz w:val="20"/>
                        <w:szCs w:val="20"/>
                      </w:rPr>
                      <w:t>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34DB" w:rsidRDefault="00FE666C">
    <w:pPr>
      <w:pStyle w:val="Footer"/>
    </w:pPr>
    <w:r>
      <w:rPr>
        <w:noProof/>
      </w:rPr>
      <mc:AlternateContent>
        <mc:Choice Requires="wps">
          <w:drawing>
            <wp:anchor distT="0" distB="0" distL="0" distR="0" simplePos="0" relativeHeight="251658240" behindDoc="0" locked="0" layoutInCell="1" allowOverlap="1" wp14:anchorId="7F7961BC" wp14:editId="42D430BA">
              <wp:simplePos x="635" y="635"/>
              <wp:positionH relativeFrom="page">
                <wp:align>left</wp:align>
              </wp:positionH>
              <wp:positionV relativeFrom="page">
                <wp:align>bottom</wp:align>
              </wp:positionV>
              <wp:extent cx="1398270" cy="357505"/>
              <wp:effectExtent l="0" t="0" r="11430" b="0"/>
              <wp:wrapNone/>
              <wp:docPr id="66559774"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8270" cy="357505"/>
                      </a:xfrm>
                      <a:prstGeom prst="rect">
                        <a:avLst/>
                      </a:prstGeom>
                      <a:noFill/>
                      <a:ln>
                        <a:noFill/>
                      </a:ln>
                    </wps:spPr>
                    <wps:txbx>
                      <w:txbxContent>
                        <w:p w:rsidR="00FE666C" w:rsidRPr="00FE666C" w:rsidRDefault="00FE666C" w:rsidP="00FE666C">
                          <w:pPr>
                            <w:spacing w:after="0"/>
                            <w:rPr>
                              <w:rFonts w:ascii="Aptos" w:eastAsia="Aptos" w:hAnsi="Aptos" w:cs="Aptos"/>
                              <w:noProof/>
                              <w:color w:val="000000"/>
                              <w:sz w:val="20"/>
                              <w:szCs w:val="20"/>
                            </w:rPr>
                          </w:pPr>
                          <w:r w:rsidRPr="00FE666C">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7961BC" id="_x0000_t202" coordsize="21600,21600" o:spt="202" path="m,l,21600r21600,l21600,xe">
              <v:stroke joinstyle="miter"/>
              <v:path gradientshapeok="t" o:connecttype="rect"/>
            </v:shapetype>
            <v:shape id="Text Box 1" o:spid="_x0000_s1028" type="#_x0000_t202" alt="INTERNAL USE ONLY" style="position:absolute;margin-left:0;margin-top:0;width:110.1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" filled="f" stroked="f">
              <v:textbox style="mso-fit-shape-to-text:t" inset="20pt,0,0,15pt">
                <w:txbxContent>
                  <w:p w:rsidR="00FE666C" w:rsidRPr="00FE666C" w:rsidRDefault="00FE666C" w:rsidP="00FE666C">
                    <w:pPr>
                      <w:spacing w:after="0"/>
                      <w:rPr>
                        <w:rFonts w:ascii="Aptos" w:eastAsia="Aptos" w:hAnsi="Aptos" w:cs="Aptos"/>
                        <w:noProof/>
                        <w:color w:val="000000"/>
                        <w:sz w:val="20"/>
                        <w:szCs w:val="20"/>
                      </w:rPr>
                    </w:pPr>
                    <w:r w:rsidRPr="00FE666C">
                      <w:rPr>
                        <w:rFonts w:ascii="Aptos" w:eastAsia="Aptos" w:hAnsi="Aptos" w:cs="Aptos"/>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1177" w:rsidRDefault="00D31177" w:rsidP="00B234DB">
      <w:pPr>
        <w:spacing w:after="0" w:line="240" w:lineRule="auto"/>
      </w:pPr>
      <w:r>
        <w:separator/>
      </w:r>
    </w:p>
  </w:footnote>
  <w:footnote w:type="continuationSeparator" w:id="0">
    <w:p w:rsidR="00D31177" w:rsidRDefault="00D31177" w:rsidP="00B234DB">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erina Thoua">
    <w15:presenceInfo w15:providerId="AD" w15:userId="S::katerina.thoua@travelguard.com::a3b6667d-5555-4fad-bde5-0b9de91271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AB2"/>
    <w:rsid w:val="00027757"/>
    <w:rsid w:val="001A682F"/>
    <w:rsid w:val="00267289"/>
    <w:rsid w:val="003C4430"/>
    <w:rsid w:val="0049081C"/>
    <w:rsid w:val="005F02A2"/>
    <w:rsid w:val="00685A54"/>
    <w:rsid w:val="00855642"/>
    <w:rsid w:val="00A07AB2"/>
    <w:rsid w:val="00A82835"/>
    <w:rsid w:val="00AA2BB8"/>
    <w:rsid w:val="00B2041F"/>
    <w:rsid w:val="00B234DB"/>
    <w:rsid w:val="00CC3BFD"/>
    <w:rsid w:val="00CD3297"/>
    <w:rsid w:val="00D31177"/>
    <w:rsid w:val="00FE66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F80BB"/>
  <w15:chartTrackingRefBased/>
  <w15:docId w15:val="{27C9ECE1-CD2C-4B05-BDAC-D877B83E8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BFD"/>
    <w:pPr>
      <w:keepNext/>
      <w:keepLines/>
      <w:spacing w:before="360" w:after="80"/>
      <w:outlineLvl w:val="0"/>
    </w:pPr>
    <w:rPr>
      <w:rFonts w:asciiTheme="majorHAnsi" w:eastAsiaTheme="majorEastAsia" w:hAnsiTheme="majorHAnsi" w:cstheme="majorBidi"/>
      <w:color w:val="184C82" w:themeColor="accent1" w:themeShade="BF"/>
      <w:sz w:val="40"/>
      <w:szCs w:val="40"/>
    </w:rPr>
  </w:style>
  <w:style w:type="paragraph" w:styleId="Heading2">
    <w:name w:val="heading 2"/>
    <w:basedOn w:val="Normal"/>
    <w:next w:val="Normal"/>
    <w:link w:val="Heading2Char"/>
    <w:uiPriority w:val="9"/>
    <w:semiHidden/>
    <w:unhideWhenUsed/>
    <w:qFormat/>
    <w:rsid w:val="00CC3BFD"/>
    <w:pPr>
      <w:keepNext/>
      <w:keepLines/>
      <w:spacing w:before="160" w:after="80"/>
      <w:outlineLvl w:val="1"/>
    </w:pPr>
    <w:rPr>
      <w:rFonts w:asciiTheme="majorHAnsi" w:eastAsiaTheme="majorEastAsia" w:hAnsiTheme="majorHAnsi" w:cstheme="majorBidi"/>
      <w:color w:val="184C82" w:themeColor="accent1" w:themeShade="BF"/>
      <w:sz w:val="32"/>
      <w:szCs w:val="32"/>
    </w:rPr>
  </w:style>
  <w:style w:type="paragraph" w:styleId="Heading3">
    <w:name w:val="heading 3"/>
    <w:basedOn w:val="Normal"/>
    <w:next w:val="Normal"/>
    <w:link w:val="Heading3Char"/>
    <w:uiPriority w:val="9"/>
    <w:semiHidden/>
    <w:unhideWhenUsed/>
    <w:qFormat/>
    <w:rsid w:val="00CC3BFD"/>
    <w:pPr>
      <w:keepNext/>
      <w:keepLines/>
      <w:spacing w:before="160" w:after="80"/>
      <w:outlineLvl w:val="2"/>
    </w:pPr>
    <w:rPr>
      <w:rFonts w:eastAsiaTheme="majorEastAsia" w:cstheme="majorBidi"/>
      <w:color w:val="184C82" w:themeColor="accent1" w:themeShade="BF"/>
      <w:sz w:val="28"/>
      <w:szCs w:val="28"/>
    </w:rPr>
  </w:style>
  <w:style w:type="paragraph" w:styleId="Heading4">
    <w:name w:val="heading 4"/>
    <w:basedOn w:val="Normal"/>
    <w:next w:val="Normal"/>
    <w:link w:val="Heading4Char"/>
    <w:uiPriority w:val="9"/>
    <w:semiHidden/>
    <w:unhideWhenUsed/>
    <w:qFormat/>
    <w:rsid w:val="00CC3BFD"/>
    <w:pPr>
      <w:keepNext/>
      <w:keepLines/>
      <w:spacing w:before="80" w:after="40"/>
      <w:outlineLvl w:val="3"/>
    </w:pPr>
    <w:rPr>
      <w:rFonts w:eastAsiaTheme="majorEastAsia" w:cstheme="majorBidi"/>
      <w:i/>
      <w:iCs/>
      <w:color w:val="184C82" w:themeColor="accent1" w:themeShade="BF"/>
    </w:rPr>
  </w:style>
  <w:style w:type="paragraph" w:styleId="Heading5">
    <w:name w:val="heading 5"/>
    <w:basedOn w:val="Normal"/>
    <w:next w:val="Normal"/>
    <w:link w:val="Heading5Char"/>
    <w:uiPriority w:val="9"/>
    <w:semiHidden/>
    <w:unhideWhenUsed/>
    <w:qFormat/>
    <w:rsid w:val="00CC3BFD"/>
    <w:pPr>
      <w:keepNext/>
      <w:keepLines/>
      <w:spacing w:before="80" w:after="40"/>
      <w:outlineLvl w:val="4"/>
    </w:pPr>
    <w:rPr>
      <w:rFonts w:eastAsiaTheme="majorEastAsia" w:cstheme="majorBidi"/>
      <w:color w:val="184C82" w:themeColor="accent1" w:themeShade="BF"/>
    </w:rPr>
  </w:style>
  <w:style w:type="paragraph" w:styleId="Heading6">
    <w:name w:val="heading 6"/>
    <w:basedOn w:val="Normal"/>
    <w:next w:val="Normal"/>
    <w:link w:val="Heading6Char"/>
    <w:uiPriority w:val="9"/>
    <w:semiHidden/>
    <w:unhideWhenUsed/>
    <w:qFormat/>
    <w:rsid w:val="00CC3BFD"/>
    <w:pPr>
      <w:keepNext/>
      <w:keepLines/>
      <w:spacing w:before="40" w:after="0"/>
      <w:outlineLvl w:val="5"/>
    </w:pPr>
    <w:rPr>
      <w:rFonts w:eastAsiaTheme="majorEastAsia" w:cstheme="majorBidi"/>
      <w:i/>
      <w:iCs/>
      <w:color w:val="4A69C6" w:themeColor="text1" w:themeTint="A6"/>
    </w:rPr>
  </w:style>
  <w:style w:type="paragraph" w:styleId="Heading7">
    <w:name w:val="heading 7"/>
    <w:basedOn w:val="Normal"/>
    <w:next w:val="Normal"/>
    <w:link w:val="Heading7Char"/>
    <w:uiPriority w:val="9"/>
    <w:semiHidden/>
    <w:unhideWhenUsed/>
    <w:qFormat/>
    <w:rsid w:val="00CC3BFD"/>
    <w:pPr>
      <w:keepNext/>
      <w:keepLines/>
      <w:spacing w:before="40" w:after="0"/>
      <w:outlineLvl w:val="6"/>
    </w:pPr>
    <w:rPr>
      <w:rFonts w:eastAsiaTheme="majorEastAsia" w:cstheme="majorBidi"/>
      <w:color w:val="4A69C6" w:themeColor="text1" w:themeTint="A6"/>
    </w:rPr>
  </w:style>
  <w:style w:type="paragraph" w:styleId="Heading8">
    <w:name w:val="heading 8"/>
    <w:basedOn w:val="Normal"/>
    <w:next w:val="Normal"/>
    <w:link w:val="Heading8Char"/>
    <w:uiPriority w:val="9"/>
    <w:semiHidden/>
    <w:unhideWhenUsed/>
    <w:qFormat/>
    <w:rsid w:val="00CC3BFD"/>
    <w:pPr>
      <w:keepNext/>
      <w:keepLines/>
      <w:spacing w:after="0"/>
      <w:outlineLvl w:val="7"/>
    </w:pPr>
    <w:rPr>
      <w:rFonts w:eastAsiaTheme="majorEastAsia" w:cstheme="majorBidi"/>
      <w:i/>
      <w:iCs/>
      <w:color w:val="304A99" w:themeColor="text1" w:themeTint="D8"/>
    </w:rPr>
  </w:style>
  <w:style w:type="paragraph" w:styleId="Heading9">
    <w:name w:val="heading 9"/>
    <w:basedOn w:val="Normal"/>
    <w:next w:val="Normal"/>
    <w:link w:val="Heading9Char"/>
    <w:uiPriority w:val="9"/>
    <w:semiHidden/>
    <w:unhideWhenUsed/>
    <w:qFormat/>
    <w:rsid w:val="00CC3BFD"/>
    <w:pPr>
      <w:keepNext/>
      <w:keepLines/>
      <w:spacing w:after="0"/>
      <w:outlineLvl w:val="8"/>
    </w:pPr>
    <w:rPr>
      <w:rFonts w:eastAsiaTheme="majorEastAsia" w:cstheme="majorBidi"/>
      <w:color w:val="304A99"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BFD"/>
    <w:rPr>
      <w:rFonts w:asciiTheme="majorHAnsi" w:eastAsiaTheme="majorEastAsia" w:hAnsiTheme="majorHAnsi" w:cstheme="majorBidi"/>
      <w:color w:val="184C82" w:themeColor="accent1" w:themeShade="BF"/>
      <w:sz w:val="40"/>
      <w:szCs w:val="40"/>
    </w:rPr>
  </w:style>
  <w:style w:type="character" w:customStyle="1" w:styleId="Heading2Char">
    <w:name w:val="Heading 2 Char"/>
    <w:basedOn w:val="DefaultParagraphFont"/>
    <w:link w:val="Heading2"/>
    <w:uiPriority w:val="9"/>
    <w:semiHidden/>
    <w:rsid w:val="00CC3BFD"/>
    <w:rPr>
      <w:rFonts w:asciiTheme="majorHAnsi" w:eastAsiaTheme="majorEastAsia" w:hAnsiTheme="majorHAnsi" w:cstheme="majorBidi"/>
      <w:color w:val="184C82" w:themeColor="accent1" w:themeShade="BF"/>
      <w:sz w:val="32"/>
      <w:szCs w:val="32"/>
    </w:rPr>
  </w:style>
  <w:style w:type="character" w:customStyle="1" w:styleId="Heading3Char">
    <w:name w:val="Heading 3 Char"/>
    <w:basedOn w:val="DefaultParagraphFont"/>
    <w:link w:val="Heading3"/>
    <w:uiPriority w:val="9"/>
    <w:semiHidden/>
    <w:rsid w:val="00CC3BFD"/>
    <w:rPr>
      <w:rFonts w:eastAsiaTheme="majorEastAsia" w:cstheme="majorBidi"/>
      <w:color w:val="184C82" w:themeColor="accent1" w:themeShade="BF"/>
      <w:sz w:val="28"/>
      <w:szCs w:val="28"/>
    </w:rPr>
  </w:style>
  <w:style w:type="character" w:customStyle="1" w:styleId="Heading4Char">
    <w:name w:val="Heading 4 Char"/>
    <w:basedOn w:val="DefaultParagraphFont"/>
    <w:link w:val="Heading4"/>
    <w:uiPriority w:val="9"/>
    <w:semiHidden/>
    <w:rsid w:val="00CC3BFD"/>
    <w:rPr>
      <w:rFonts w:eastAsiaTheme="majorEastAsia" w:cstheme="majorBidi"/>
      <w:i/>
      <w:iCs/>
      <w:color w:val="184C82" w:themeColor="accent1" w:themeShade="BF"/>
    </w:rPr>
  </w:style>
  <w:style w:type="character" w:customStyle="1" w:styleId="Heading5Char">
    <w:name w:val="Heading 5 Char"/>
    <w:basedOn w:val="DefaultParagraphFont"/>
    <w:link w:val="Heading5"/>
    <w:uiPriority w:val="9"/>
    <w:semiHidden/>
    <w:rsid w:val="00CC3BFD"/>
    <w:rPr>
      <w:rFonts w:eastAsiaTheme="majorEastAsia" w:cstheme="majorBidi"/>
      <w:color w:val="184C82" w:themeColor="accent1" w:themeShade="BF"/>
    </w:rPr>
  </w:style>
  <w:style w:type="character" w:customStyle="1" w:styleId="Heading6Char">
    <w:name w:val="Heading 6 Char"/>
    <w:basedOn w:val="DefaultParagraphFont"/>
    <w:link w:val="Heading6"/>
    <w:uiPriority w:val="9"/>
    <w:semiHidden/>
    <w:rsid w:val="00CC3BFD"/>
    <w:rPr>
      <w:rFonts w:eastAsiaTheme="majorEastAsia" w:cstheme="majorBidi"/>
      <w:i/>
      <w:iCs/>
      <w:color w:val="4A69C6" w:themeColor="text1" w:themeTint="A6"/>
    </w:rPr>
  </w:style>
  <w:style w:type="character" w:customStyle="1" w:styleId="Heading7Char">
    <w:name w:val="Heading 7 Char"/>
    <w:basedOn w:val="DefaultParagraphFont"/>
    <w:link w:val="Heading7"/>
    <w:uiPriority w:val="9"/>
    <w:semiHidden/>
    <w:rsid w:val="00CC3BFD"/>
    <w:rPr>
      <w:rFonts w:eastAsiaTheme="majorEastAsia" w:cstheme="majorBidi"/>
      <w:color w:val="4A69C6" w:themeColor="text1" w:themeTint="A6"/>
    </w:rPr>
  </w:style>
  <w:style w:type="character" w:customStyle="1" w:styleId="Heading8Char">
    <w:name w:val="Heading 8 Char"/>
    <w:basedOn w:val="DefaultParagraphFont"/>
    <w:link w:val="Heading8"/>
    <w:uiPriority w:val="9"/>
    <w:semiHidden/>
    <w:rsid w:val="00CC3BFD"/>
    <w:rPr>
      <w:rFonts w:eastAsiaTheme="majorEastAsia" w:cstheme="majorBidi"/>
      <w:i/>
      <w:iCs/>
      <w:color w:val="304A99" w:themeColor="text1" w:themeTint="D8"/>
    </w:rPr>
  </w:style>
  <w:style w:type="character" w:customStyle="1" w:styleId="Heading9Char">
    <w:name w:val="Heading 9 Char"/>
    <w:basedOn w:val="DefaultParagraphFont"/>
    <w:link w:val="Heading9"/>
    <w:uiPriority w:val="9"/>
    <w:semiHidden/>
    <w:rsid w:val="00CC3BFD"/>
    <w:rPr>
      <w:rFonts w:eastAsiaTheme="majorEastAsia" w:cstheme="majorBidi"/>
      <w:color w:val="304A99" w:themeColor="text1" w:themeTint="D8"/>
    </w:rPr>
  </w:style>
  <w:style w:type="paragraph" w:styleId="Title">
    <w:name w:val="Title"/>
    <w:basedOn w:val="Normal"/>
    <w:next w:val="Normal"/>
    <w:link w:val="TitleChar"/>
    <w:uiPriority w:val="10"/>
    <w:qFormat/>
    <w:rsid w:val="00CC3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BFD"/>
    <w:pPr>
      <w:numPr>
        <w:ilvl w:val="1"/>
      </w:numPr>
    </w:pPr>
    <w:rPr>
      <w:rFonts w:eastAsiaTheme="majorEastAsia" w:cstheme="majorBidi"/>
      <w:color w:val="4A69C6" w:themeColor="text1" w:themeTint="A6"/>
      <w:spacing w:val="15"/>
      <w:sz w:val="28"/>
      <w:szCs w:val="28"/>
    </w:rPr>
  </w:style>
  <w:style w:type="character" w:customStyle="1" w:styleId="SubtitleChar">
    <w:name w:val="Subtitle Char"/>
    <w:basedOn w:val="DefaultParagraphFont"/>
    <w:link w:val="Subtitle"/>
    <w:uiPriority w:val="11"/>
    <w:rsid w:val="00CC3BFD"/>
    <w:rPr>
      <w:rFonts w:eastAsiaTheme="majorEastAsia" w:cstheme="majorBidi"/>
      <w:color w:val="4A69C6" w:themeColor="text1" w:themeTint="A6"/>
      <w:spacing w:val="15"/>
      <w:sz w:val="28"/>
      <w:szCs w:val="28"/>
    </w:rPr>
  </w:style>
  <w:style w:type="paragraph" w:styleId="Quote">
    <w:name w:val="Quote"/>
    <w:basedOn w:val="Normal"/>
    <w:next w:val="Normal"/>
    <w:link w:val="QuoteChar"/>
    <w:uiPriority w:val="29"/>
    <w:qFormat/>
    <w:rsid w:val="00CC3BFD"/>
    <w:pPr>
      <w:spacing w:before="160"/>
      <w:jc w:val="center"/>
    </w:pPr>
    <w:rPr>
      <w:i/>
      <w:iCs/>
      <w:color w:val="3957B4" w:themeColor="text1" w:themeTint="BF"/>
    </w:rPr>
  </w:style>
  <w:style w:type="character" w:customStyle="1" w:styleId="QuoteChar">
    <w:name w:val="Quote Char"/>
    <w:basedOn w:val="DefaultParagraphFont"/>
    <w:link w:val="Quote"/>
    <w:uiPriority w:val="29"/>
    <w:rsid w:val="00CC3BFD"/>
    <w:rPr>
      <w:i/>
      <w:iCs/>
      <w:color w:val="3957B4" w:themeColor="text1" w:themeTint="BF"/>
    </w:rPr>
  </w:style>
  <w:style w:type="paragraph" w:styleId="ListParagraph">
    <w:name w:val="List Paragraph"/>
    <w:basedOn w:val="Normal"/>
    <w:uiPriority w:val="34"/>
    <w:qFormat/>
    <w:rsid w:val="00CC3BFD"/>
    <w:pPr>
      <w:ind w:left="720"/>
      <w:contextualSpacing/>
    </w:pPr>
  </w:style>
  <w:style w:type="character" w:styleId="IntenseEmphasis">
    <w:name w:val="Intense Emphasis"/>
    <w:basedOn w:val="DefaultParagraphFont"/>
    <w:uiPriority w:val="21"/>
    <w:qFormat/>
    <w:rsid w:val="00CC3BFD"/>
    <w:rPr>
      <w:i/>
      <w:iCs/>
      <w:color w:val="184C82" w:themeColor="accent1" w:themeShade="BF"/>
    </w:rPr>
  </w:style>
  <w:style w:type="paragraph" w:styleId="IntenseQuote">
    <w:name w:val="Intense Quote"/>
    <w:basedOn w:val="Normal"/>
    <w:next w:val="Normal"/>
    <w:link w:val="IntenseQuoteChar"/>
    <w:uiPriority w:val="30"/>
    <w:qFormat/>
    <w:rsid w:val="00CC3BFD"/>
    <w:pPr>
      <w:pBdr>
        <w:top w:val="single" w:sz="4" w:space="10" w:color="184C82" w:themeColor="accent1" w:themeShade="BF"/>
        <w:bottom w:val="single" w:sz="4" w:space="10" w:color="184C82" w:themeColor="accent1" w:themeShade="BF"/>
      </w:pBdr>
      <w:spacing w:before="360" w:after="360"/>
      <w:ind w:left="864" w:right="864"/>
      <w:jc w:val="center"/>
    </w:pPr>
    <w:rPr>
      <w:i/>
      <w:iCs/>
      <w:color w:val="184C82" w:themeColor="accent1" w:themeShade="BF"/>
    </w:rPr>
  </w:style>
  <w:style w:type="character" w:customStyle="1" w:styleId="IntenseQuoteChar">
    <w:name w:val="Intense Quote Char"/>
    <w:basedOn w:val="DefaultParagraphFont"/>
    <w:link w:val="IntenseQuote"/>
    <w:uiPriority w:val="30"/>
    <w:rsid w:val="00CC3BFD"/>
    <w:rPr>
      <w:i/>
      <w:iCs/>
      <w:color w:val="184C82" w:themeColor="accent1" w:themeShade="BF"/>
    </w:rPr>
  </w:style>
  <w:style w:type="character" w:styleId="IntenseReference">
    <w:name w:val="Intense Reference"/>
    <w:basedOn w:val="DefaultParagraphFont"/>
    <w:uiPriority w:val="32"/>
    <w:qFormat/>
    <w:rsid w:val="00CC3BFD"/>
    <w:rPr>
      <w:b/>
      <w:bCs/>
      <w:smallCaps/>
      <w:color w:val="184C82" w:themeColor="accent1" w:themeShade="BF"/>
      <w:spacing w:val="5"/>
    </w:rPr>
  </w:style>
  <w:style w:type="paragraph" w:styleId="Footer">
    <w:name w:val="footer"/>
    <w:basedOn w:val="Normal"/>
    <w:link w:val="FooterChar"/>
    <w:uiPriority w:val="99"/>
    <w:unhideWhenUsed/>
    <w:rsid w:val="00B234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4DB"/>
  </w:style>
  <w:style w:type="character" w:styleId="Hyperlink">
    <w:name w:val="Hyperlink"/>
    <w:basedOn w:val="DefaultParagraphFont"/>
    <w:uiPriority w:val="99"/>
    <w:unhideWhenUsed/>
    <w:rsid w:val="00FE666C"/>
    <w:rPr>
      <w:color w:val="1FB1E6" w:themeColor="hyperlink"/>
      <w:u w:val="single"/>
    </w:rPr>
  </w:style>
  <w:style w:type="character" w:styleId="UnresolvedMention">
    <w:name w:val="Unresolved Mention"/>
    <w:basedOn w:val="DefaultParagraphFont"/>
    <w:uiPriority w:val="99"/>
    <w:semiHidden/>
    <w:unhideWhenUsed/>
    <w:rsid w:val="00FE666C"/>
    <w:rPr>
      <w:color w:val="605E5C"/>
      <w:shd w:val="clear" w:color="auto" w:fill="E1DFDD"/>
    </w:rPr>
  </w:style>
  <w:style w:type="paragraph" w:styleId="Revision">
    <w:name w:val="Revision"/>
    <w:hidden/>
    <w:uiPriority w:val="99"/>
    <w:semiHidden/>
    <w:rsid w:val="00FE66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urldefense.com/v3/__https:/policy.uat.travelguard.com/aig-travel/dk/en__;!!FVajH6CFHhmYMuQ!-vHQ2LMU_epJwgE4x5UlRltcitzPDGi2jE65cNK74ee6aGfEthWM9-fPgnfl2-luUUzICGzhd83my9JkwlSmbs4QqgzXugA$" TargetMode="External"/><Relationship Id="rId14" Type="http://schemas.microsoft.com/office/2011/relationships/people" Target="people.xml"/></Relationships>
</file>

<file path=word/theme/theme1.xml><?xml version="1.0" encoding="utf-8"?>
<a:theme xmlns:a="http://schemas.openxmlformats.org/drawingml/2006/main" name="Tema de Office">
  <a:themeElements>
    <a:clrScheme name="Zurich">
      <a:dk1>
        <a:srgbClr val="23366F"/>
      </a:dk1>
      <a:lt1>
        <a:srgbClr val="FFFFFF"/>
      </a:lt1>
      <a:dk2>
        <a:srgbClr val="23366F"/>
      </a:dk2>
      <a:lt2>
        <a:srgbClr val="1FB1E6"/>
      </a:lt2>
      <a:accent1>
        <a:srgbClr val="2167AE"/>
      </a:accent1>
      <a:accent2>
        <a:srgbClr val="91BFE3"/>
      </a:accent2>
      <a:accent3>
        <a:srgbClr val="5495CF"/>
      </a:accent3>
      <a:accent4>
        <a:srgbClr val="DAD2BD"/>
      </a:accent4>
      <a:accent5>
        <a:srgbClr val="EEF0F1"/>
      </a:accent5>
      <a:accent6>
        <a:srgbClr val="DDE4E3"/>
      </a:accent6>
      <a:hlink>
        <a:srgbClr val="1FB1E6"/>
      </a:hlink>
      <a:folHlink>
        <a:srgbClr val="1FB1E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Moss">
      <a:srgbClr val="3A8367"/>
    </a:custClr>
    <a:custClr name="Teal">
      <a:srgbClr val="00CBC1"/>
    </a:custClr>
    <a:custClr name="Mint">
      <a:srgbClr val="A6E9AB"/>
    </a:custClr>
    <a:custClr name="Lime">
      <a:srgbClr val="E1EE92"/>
    </a:custClr>
    <a:custClr name="Lemon">
      <a:srgbClr val="F9E547"/>
    </a:custClr>
    <a:custClr name="Peach">
      <a:srgbClr val="FD7C6D"/>
    </a:custClr>
    <a:custClr name="Rust">
      <a:srgbClr val="BA4538"/>
    </a:custClr>
    <a:custClr name="Candy">
      <a:srgbClr val="C44692"/>
    </a:custClr>
    <a:custClr name="Powder Pink">
      <a:srgbClr val="FFC5EA"/>
    </a:custClr>
    <a:custClr name="Lilac">
      <a:srgbClr val="6D6BCF"/>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c8f01c7e-174e-4b49-aa48-05c69563538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8DCC56A753C054C8B95774AE1C04336" ma:contentTypeVersion="14" ma:contentTypeDescription="Crear nuevo documento." ma:contentTypeScope="" ma:versionID="222229fc3004fd7002284231412a6e8c">
  <xsd:schema xmlns:xsd="http://www.w3.org/2001/XMLSchema" xmlns:xs="http://www.w3.org/2001/XMLSchema" xmlns:p="http://schemas.microsoft.com/office/2006/metadata/properties" xmlns:ns1="http://schemas.microsoft.com/sharepoint/v3" xmlns:ns3="c8f01c7e-174e-4b49-aa48-05c69563538b" targetNamespace="http://schemas.microsoft.com/office/2006/metadata/properties" ma:root="true" ma:fieldsID="ec194203d1a55ef746967872b067facc" ns1:_="" ns3:_="">
    <xsd:import namespace="http://schemas.microsoft.com/sharepoint/v3"/>
    <xsd:import namespace="c8f01c7e-174e-4b49-aa48-05c69563538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_activity" minOccurs="0"/>
                <xsd:element ref="ns3:MediaServiceDateTaken" minOccurs="0"/>
                <xsd:element ref="ns3:MediaLengthInSeconds" minOccurs="0"/>
                <xsd:element ref="ns3:MediaServiceOCR" minOccurs="0"/>
                <xsd:element ref="ns3:MediaServiceObjectDetectorVersions" minOccurs="0"/>
                <xsd:element ref="ns3:MediaServiceSearchProperties" minOccurs="0"/>
                <xsd:element ref="ns3:MediaServiceSystemTag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Propiedades de la Directiva de cumplimiento unificado" ma:hidden="true" ma:internalName="_ip_UnifiedCompliancePolicyProperties">
      <xsd:simpleType>
        <xsd:restriction base="dms:Note"/>
      </xsd:simpleType>
    </xsd:element>
    <xsd:element name="_ip_UnifiedCompliancePolicyUIAction" ma:index="21"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f01c7e-174e-4b49-aa48-05c6956353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AC3050-B6AE-4A8B-8B0D-6807CA3545B3}">
  <ds:schemaRefs>
    <ds:schemaRef ds:uri="http://schemas.microsoft.com/office/2006/metadata/properties"/>
    <ds:schemaRef ds:uri="http://schemas.microsoft.com/office/infopath/2007/PartnerControls"/>
    <ds:schemaRef ds:uri="http://schemas.microsoft.com/sharepoint/v3"/>
    <ds:schemaRef ds:uri="c8f01c7e-174e-4b49-aa48-05c69563538b"/>
  </ds:schemaRefs>
</ds:datastoreItem>
</file>

<file path=customXml/itemProps2.xml><?xml version="1.0" encoding="utf-8"?>
<ds:datastoreItem xmlns:ds="http://schemas.openxmlformats.org/officeDocument/2006/customXml" ds:itemID="{BD1AD95C-F120-459B-9B52-66B9ABA3AD66}">
  <ds:schemaRefs>
    <ds:schemaRef ds:uri="http://schemas.microsoft.com/sharepoint/v3/contenttype/forms"/>
  </ds:schemaRefs>
</ds:datastoreItem>
</file>

<file path=customXml/itemProps3.xml><?xml version="1.0" encoding="utf-8"?>
<ds:datastoreItem xmlns:ds="http://schemas.openxmlformats.org/officeDocument/2006/customXml" ds:itemID="{6F50B3B4-4827-49B5-995D-D73AA84BE2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8f01c7e-174e-4b49-aa48-05c6956353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464</Words>
  <Characters>2915</Characters>
  <Application>Microsoft Office Word</Application>
  <DocSecurity>0</DocSecurity>
  <Lines>194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Katerina Thoua</dc:creator>
  <cp:keywords/>
  <dc:description/>
  <cp:lastModifiedBy>Stuart Santos</cp:lastModifiedBy>
  <cp:revision>1</cp:revision>
  <dcterms:created xsi:type="dcterms:W3CDTF">2026-08-18T15:03:00Z</dcterms:created>
  <dcterms:modified xsi:type="dcterms:W3CDTF">2026-08-18T15:03:00Z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3f79f1e,474ff053,11ffb5c7</vt:lpwstr>
  </property>
  <property fmtid="{D5CDD505-2E9C-101B-9397-08002B2CF9AE}" pid="3" name="ClassificationContentMarkingFooterFontProps">
    <vt:lpwstr>#000000,10,Aptos</vt:lpwstr>
  </property>
  <property fmtid="{D5CDD505-2E9C-101B-9397-08002B2CF9AE}" pid="4" name="ClassificationContentMarkingFooterText">
    <vt:lpwstr>INTERNAL USE ONLY</vt:lpwstr>
  </property>
  <property fmtid="{D5CDD505-2E9C-101B-9397-08002B2CF9AE}" pid="5" name="MSIP_Label_9108d454-5c13-4905-93be-12ec8059c842_Enabled">
    <vt:lpwstr>true</vt:lpwstr>
  </property>
  <property fmtid="{D5CDD505-2E9C-101B-9397-08002B2CF9AE}" pid="6" name="MSIP_Label_9108d454-5c13-4905-93be-12ec8059c842_SetDate">
    <vt:lpwstr>2026-07-20T10:17:57Z</vt:lpwstr>
  </property>
  <property fmtid="{D5CDD505-2E9C-101B-9397-08002B2CF9AE}" pid="7" name="MSIP_Label_9108d454-5c13-4905-93be-12ec8059c842_Method">
    <vt:lpwstr>Privileged</vt:lpwstr>
  </property>
  <property fmtid="{D5CDD505-2E9C-101B-9397-08002B2CF9AE}" pid="8" name="MSIP_Label_9108d454-5c13-4905-93be-12ec8059c842_Name">
    <vt:lpwstr>9108d454-5c13-4905-93be-12ec8059c842</vt:lpwstr>
  </property>
  <property fmtid="{D5CDD505-2E9C-101B-9397-08002B2CF9AE}" pid="9" name="MSIP_Label_9108d454-5c13-4905-93be-12ec8059c842_SiteId">
    <vt:lpwstr>473672ba-cd07-4371-a2ae-788b4c61840e</vt:lpwstr>
  </property>
  <property fmtid="{D5CDD505-2E9C-101B-9397-08002B2CF9AE}" pid="10" name="MSIP_Label_9108d454-5c13-4905-93be-12ec8059c842_ActionId">
    <vt:lpwstr>f1da55c8-fd42-433d-a9fa-c50899dc506b</vt:lpwstr>
  </property>
  <property fmtid="{D5CDD505-2E9C-101B-9397-08002B2CF9AE}" pid="11" name="MSIP_Label_9108d454-5c13-4905-93be-12ec8059c842_ContentBits">
    <vt:lpwstr>2</vt:lpwstr>
  </property>
  <property fmtid="{D5CDD505-2E9C-101B-9397-08002B2CF9AE}" pid="12" name="MSIP_Label_9108d454-5c13-4905-93be-12ec8059c842_Tag">
    <vt:lpwstr>10, 0, 1, 1</vt:lpwstr>
  </property>
</Properties>
</file>