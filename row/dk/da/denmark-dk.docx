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11AC8" w:rsidRDefault="00811AC8" w:rsidP="00811AC8">
      <w:pPr>
        <w:rPr>
          <w:lang w:val="da-DK"/>
        </w:rPr>
      </w:pPr>
      <w:r>
        <w:rPr>
          <w:lang w:val="da-DK"/>
        </w:rPr>
        <w:t xml:space="preserve">From: Travel Guard </w:t>
      </w:r>
      <w:r>
        <w:fldChar w:fldCharType="begin"/>
      </w:r>
      <w:r>
        <w:instrText>HYPERLINK "mailto:noreply@travelguard.com"</w:instrText>
      </w:r>
      <w:r>
        <w:fldChar w:fldCharType="separate"/>
      </w:r>
      <w:r w:rsidRPr="006775C0">
        <w:rPr>
          <w:rStyle w:val="Hyperlink"/>
          <w:lang w:val="da-DK"/>
        </w:rPr>
        <w:t>noreply@travelguard.com</w:t>
      </w:r>
      <w:r>
        <w:fldChar w:fldCharType="end"/>
      </w:r>
    </w:p>
    <w:p w:rsidR="00811AC8" w:rsidRPr="00811AC8" w:rsidRDefault="00811AC8" w:rsidP="00811AC8">
      <w:pPr>
        <w:rPr>
          <w:ins w:id="0" w:author="Katerina Thoua" w:date="2026-07-20T11:26:00Z"/>
          <w:lang w:val="en-GB"/>
        </w:rPr>
      </w:pPr>
      <w:r>
        <w:rPr>
          <w:lang w:val="da-DK"/>
        </w:rPr>
        <w:t xml:space="preserve">Subject: </w:t>
      </w:r>
      <w:proofErr w:type="spellStart"/>
      <w:ins w:id="1" w:author="Katerina Thoua" w:date="2026-07-20T11:26:00Z">
        <w:r w:rsidRPr="00811AC8">
          <w:rPr>
            <w:lang w:val="en-GB"/>
          </w:rPr>
          <w:t>Bekræftelse</w:t>
        </w:r>
        <w:proofErr w:type="spellEnd"/>
        <w:r w:rsidRPr="00811AC8">
          <w:rPr>
            <w:lang w:val="en-GB"/>
          </w:rPr>
          <w:t xml:space="preserve"> </w:t>
        </w:r>
        <w:proofErr w:type="spellStart"/>
        <w:r w:rsidRPr="00811AC8">
          <w:rPr>
            <w:lang w:val="en-GB"/>
          </w:rPr>
          <w:t>af</w:t>
        </w:r>
        <w:proofErr w:type="spellEnd"/>
        <w:r w:rsidRPr="00811AC8">
          <w:rPr>
            <w:lang w:val="en-GB"/>
          </w:rPr>
          <w:t xml:space="preserve"> Travel Guard </w:t>
        </w:r>
        <w:proofErr w:type="spellStart"/>
        <w:r w:rsidRPr="00811AC8">
          <w:rPr>
            <w:lang w:val="en-GB"/>
          </w:rPr>
          <w:t>rejseforsikring</w:t>
        </w:r>
        <w:proofErr w:type="spellEnd"/>
      </w:ins>
    </w:p>
    <w:p w:rsidR="00811AC8" w:rsidDel="00811AC8" w:rsidRDefault="00811AC8" w:rsidP="00811AC8">
      <w:pPr>
        <w:rPr>
          <w:del w:id="2" w:author="Katerina Thoua" w:date="2026-07-20T11:26:00Z" w16du:dateUtc="2026-07-20T10:26:00Z"/>
          <w:lang w:val="da-DK"/>
        </w:rPr>
      </w:pPr>
    </w:p>
    <w:p w:rsidR="00811AC8" w:rsidRPr="00811AC8" w:rsidRDefault="00811AC8" w:rsidP="00811AC8">
      <w:pPr>
        <w:rPr>
          <w:lang w:val="da-DK"/>
        </w:rPr>
      </w:pPr>
    </w:p>
    <w:p w:rsidR="00811AC8" w:rsidRPr="00811AC8" w:rsidRDefault="00811AC8" w:rsidP="00811AC8">
      <w:pPr>
        <w:rPr>
          <w:lang w:val="da-DK"/>
        </w:rPr>
      </w:pPr>
      <w:r w:rsidRPr="00811AC8">
        <w:rPr>
          <w:b/>
          <w:bCs/>
          <w:lang w:val="da-DK"/>
        </w:rPr>
        <w:t>Rejseforsikring</w:t>
      </w:r>
    </w:p>
    <w:p w:rsidR="00811AC8" w:rsidRPr="00811AC8" w:rsidRDefault="00811AC8" w:rsidP="00811AC8">
      <w:pPr>
        <w:rPr>
          <w:lang w:val="da-DK"/>
        </w:rPr>
      </w:pPr>
      <w:r w:rsidRPr="00811AC8">
        <w:rPr>
          <w:lang w:val="da-DK"/>
        </w:rPr>
        <w:br/>
        <w:t>Kære 03UAT-DENMARK-DANISH EMIRATESTEST,</w:t>
      </w:r>
      <w:r w:rsidRPr="00811AC8">
        <w:rPr>
          <w:lang w:val="da-DK"/>
        </w:rPr>
        <w:br/>
      </w:r>
      <w:r w:rsidRPr="00811AC8">
        <w:rPr>
          <w:lang w:val="da-DK"/>
        </w:rPr>
        <w:br/>
      </w:r>
      <w:r w:rsidRPr="00811AC8">
        <w:rPr>
          <w:lang w:val="da-DK"/>
        </w:rPr>
        <w:br/>
        <w:t>Tak fordi du har valgt en Travel Guard® forsikring</w:t>
      </w:r>
      <w:del w:id="3" w:author="Katerina Thoua" w:date="2026-07-20T11:23:00Z" w16du:dateUtc="2026-07-20T10:23:00Z">
        <w:r w:rsidRPr="00811AC8" w:rsidDel="00811AC8">
          <w:rPr>
            <w:lang w:val="da-DK"/>
          </w:rPr>
          <w:delText xml:space="preserve"> hos AIG Travel</w:delText>
        </w:r>
      </w:del>
      <w:r w:rsidRPr="00811AC8">
        <w:rPr>
          <w:lang w:val="da-DK"/>
        </w:rPr>
        <w:t>!</w:t>
      </w:r>
      <w:r w:rsidRPr="00811AC8">
        <w:rPr>
          <w:lang w:val="da-DK"/>
        </w:rPr>
        <w:br/>
        <w:t>Policenummeret på din forsikringspolice er 836164680.</w:t>
      </w:r>
    </w:p>
    <w:p w:rsidR="00811AC8" w:rsidRPr="00811AC8" w:rsidRDefault="00811AC8" w:rsidP="00811AC8">
      <w:pPr>
        <w:rPr>
          <w:lang w:val="da-DK"/>
        </w:rPr>
      </w:pPr>
      <w:r w:rsidRPr="00811AC8">
        <w:rPr>
          <w:lang w:val="da-DK"/>
        </w:rPr>
        <w:br/>
      </w:r>
      <w:hyperlink r:id="rId9" w:tgtFrame="_blank" w:history="1">
        <w:r w:rsidRPr="00811AC8">
          <w:rPr>
            <w:rStyle w:val="Hyperlink"/>
            <w:b/>
            <w:bCs/>
            <w:lang w:val="da-DK"/>
          </w:rPr>
          <w:t>Klik her</w:t>
        </w:r>
      </w:hyperlink>
      <w:r w:rsidRPr="00811AC8">
        <w:rPr>
          <w:lang w:val="da-DK"/>
        </w:rPr>
        <w:t xml:space="preserve"> for at se dit </w:t>
      </w:r>
      <w:r w:rsidRPr="00811AC8">
        <w:rPr>
          <w:b/>
          <w:bCs/>
          <w:lang w:val="da-DK"/>
        </w:rPr>
        <w:t>Forsikringsbevis</w:t>
      </w:r>
      <w:r w:rsidRPr="00811AC8">
        <w:rPr>
          <w:lang w:val="da-DK"/>
        </w:rPr>
        <w:t xml:space="preserve"> samt </w:t>
      </w:r>
      <w:r w:rsidRPr="00811AC8">
        <w:rPr>
          <w:b/>
          <w:bCs/>
          <w:lang w:val="da-DK"/>
        </w:rPr>
        <w:t>forsikringsbetingelserne.</w:t>
      </w:r>
      <w:r w:rsidRPr="00811AC8">
        <w:rPr>
          <w:b/>
          <w:bCs/>
          <w:lang w:val="da-DK"/>
        </w:rPr>
        <w:br/>
      </w:r>
      <w:r w:rsidRPr="00811AC8">
        <w:rPr>
          <w:lang w:val="da-DK"/>
        </w:rPr>
        <w:t>Du kan logge ind med dit policenr. og dit efternavn.</w:t>
      </w:r>
      <w:r w:rsidRPr="00811AC8">
        <w:rPr>
          <w:lang w:val="da-DK"/>
        </w:rPr>
        <w:br/>
      </w:r>
      <w:r w:rsidRPr="00811AC8">
        <w:rPr>
          <w:lang w:val="da-DK"/>
        </w:rPr>
        <w:br/>
      </w:r>
      <w:r w:rsidRPr="00811AC8">
        <w:rPr>
          <w:b/>
          <w:bCs/>
          <w:lang w:val="da-DK"/>
        </w:rPr>
        <w:t>Hvad er jeg dækket for?</w:t>
      </w:r>
      <w:r w:rsidRPr="00811AC8">
        <w:rPr>
          <w:lang w:val="da-DK"/>
        </w:rPr>
        <w:br/>
      </w:r>
      <w:r w:rsidRPr="00811AC8">
        <w:rPr>
          <w:lang w:val="da-DK"/>
        </w:rPr>
        <w:br/>
        <w:t>Du har købt forsikringen Emirates Travel Guard Protection Round Trip. Fordelene ved din forsikring er angivet i dit forsikringsbevis, samt betingelser.</w:t>
      </w:r>
      <w:r w:rsidRPr="00811AC8">
        <w:rPr>
          <w:lang w:val="da-DK"/>
        </w:rPr>
        <w:br/>
      </w:r>
      <w:r w:rsidRPr="00811AC8">
        <w:rPr>
          <w:lang w:val="da-DK"/>
        </w:rPr>
        <w:br/>
        <w:t>Du bør læse forsikringsbetingelserne for at sikre dig, at dækningen svarer til dine forventninger, før du rejser. Denne forsikring dækker specifikke situationer og hændelser på din rejse. Der er visse undtagelserr, som kan gøre sig gældende under særlige omstændigheder, så vi </w:t>
      </w:r>
      <w:r w:rsidRPr="00811AC8">
        <w:rPr>
          <w:b/>
          <w:bCs/>
          <w:lang w:val="da-DK"/>
        </w:rPr>
        <w:t>foreslår du læser forsikringsbetingelserne</w:t>
      </w:r>
      <w:r w:rsidRPr="00811AC8">
        <w:rPr>
          <w:lang w:val="da-DK"/>
        </w:rPr>
        <w:t> grundigt.</w:t>
      </w:r>
    </w:p>
    <w:p w:rsidR="00811AC8" w:rsidRPr="00811AC8" w:rsidRDefault="00811AC8" w:rsidP="00811AC8">
      <w:pPr>
        <w:rPr>
          <w:lang w:val="da-DK"/>
        </w:rPr>
      </w:pPr>
      <w:r w:rsidRPr="00811AC8">
        <w:rPr>
          <w:b/>
          <w:bCs/>
          <w:lang w:val="da-DK"/>
        </w:rPr>
        <w:t>Påmindelse om kriterier for aktiveret forsikring:</w:t>
      </w:r>
    </w:p>
    <w:tbl>
      <w:tblPr>
        <w:tblW w:w="0" w:type="auto"/>
        <w:tblCellSpacing w:w="15" w:type="dxa"/>
        <w:tblLook w:val="04A0" w:firstRow="1" w:lastRow="0" w:firstColumn="1" w:lastColumn="0" w:noHBand="0" w:noVBand="1"/>
      </w:tblPr>
      <w:tblGrid>
        <w:gridCol w:w="674"/>
        <w:gridCol w:w="7830"/>
      </w:tblGrid>
      <w:tr w:rsidR="00811AC8" w:rsidRPr="00811AC8">
        <w:trPr>
          <w:tblCellSpacing w:w="15" w:type="dxa"/>
        </w:trPr>
        <w:tc>
          <w:tcPr>
            <w:tcW w:w="0" w:type="auto"/>
            <w:tcMar>
              <w:top w:w="0" w:type="dxa"/>
              <w:left w:w="300" w:type="dxa"/>
              <w:bottom w:w="0" w:type="dxa"/>
              <w:right w:w="225" w:type="dxa"/>
            </w:tcMar>
            <w:vAlign w:val="center"/>
            <w:hideMark/>
          </w:tcPr>
          <w:p w:rsidR="00811AC8" w:rsidRPr="00811AC8" w:rsidRDefault="00811AC8" w:rsidP="00811AC8">
            <w:pPr>
              <w:rPr>
                <w:lang w:val="en-GB"/>
              </w:rPr>
            </w:pPr>
            <w:r w:rsidRPr="00811AC8">
              <w:rPr>
                <w:lang w:val="en-GB"/>
              </w:rPr>
              <w:t>•</w:t>
            </w:r>
          </w:p>
        </w:tc>
        <w:tc>
          <w:tcPr>
            <w:tcW w:w="0" w:type="auto"/>
            <w:tcMar>
              <w:top w:w="15" w:type="dxa"/>
              <w:left w:w="15" w:type="dxa"/>
              <w:bottom w:w="15" w:type="dxa"/>
              <w:right w:w="15" w:type="dxa"/>
            </w:tcMar>
            <w:vAlign w:val="center"/>
            <w:hideMark/>
          </w:tcPr>
          <w:p w:rsidR="00811AC8" w:rsidRPr="00811AC8" w:rsidRDefault="00811AC8" w:rsidP="00811AC8">
            <w:pPr>
              <w:rPr>
                <w:lang w:val="en-GB"/>
              </w:rPr>
            </w:pPr>
            <w:r w:rsidRPr="00811AC8">
              <w:rPr>
                <w:lang w:val="en-GB"/>
              </w:rPr>
              <w:t xml:space="preserve">Denne </w:t>
            </w:r>
            <w:proofErr w:type="spellStart"/>
            <w:r w:rsidRPr="00811AC8">
              <w:rPr>
                <w:lang w:val="en-GB"/>
              </w:rPr>
              <w:t>forsikring</w:t>
            </w:r>
            <w:proofErr w:type="spellEnd"/>
            <w:r w:rsidRPr="00811AC8">
              <w:rPr>
                <w:lang w:val="en-GB"/>
              </w:rPr>
              <w:t xml:space="preserve"> </w:t>
            </w:r>
            <w:proofErr w:type="spellStart"/>
            <w:r w:rsidRPr="00811AC8">
              <w:rPr>
                <w:lang w:val="en-GB"/>
              </w:rPr>
              <w:t>dækker</w:t>
            </w:r>
            <w:proofErr w:type="spellEnd"/>
            <w:r w:rsidRPr="00811AC8">
              <w:rPr>
                <w:lang w:val="en-GB"/>
              </w:rPr>
              <w:t xml:space="preserve"> </w:t>
            </w:r>
            <w:proofErr w:type="spellStart"/>
            <w:r w:rsidRPr="00811AC8">
              <w:rPr>
                <w:lang w:val="en-GB"/>
              </w:rPr>
              <w:t>kun</w:t>
            </w:r>
            <w:proofErr w:type="spellEnd"/>
            <w:r w:rsidRPr="00811AC8">
              <w:rPr>
                <w:lang w:val="en-GB"/>
              </w:rPr>
              <w:t xml:space="preserve"> </w:t>
            </w:r>
            <w:proofErr w:type="spellStart"/>
            <w:r w:rsidRPr="00811AC8">
              <w:rPr>
                <w:lang w:val="en-GB"/>
              </w:rPr>
              <w:t>personer</w:t>
            </w:r>
            <w:proofErr w:type="spellEnd"/>
            <w:r w:rsidRPr="00811AC8">
              <w:rPr>
                <w:lang w:val="en-GB"/>
              </w:rPr>
              <w:t xml:space="preserve"> med </w:t>
            </w:r>
            <w:proofErr w:type="spellStart"/>
            <w:r w:rsidRPr="00811AC8">
              <w:rPr>
                <w:lang w:val="en-GB"/>
              </w:rPr>
              <w:t>bopæl</w:t>
            </w:r>
            <w:proofErr w:type="spellEnd"/>
            <w:r w:rsidRPr="00811AC8">
              <w:rPr>
                <w:lang w:val="en-GB"/>
              </w:rPr>
              <w:t xml:space="preserve"> </w:t>
            </w:r>
            <w:proofErr w:type="spellStart"/>
            <w:r w:rsidRPr="00811AC8">
              <w:rPr>
                <w:lang w:val="en-GB"/>
              </w:rPr>
              <w:t>i</w:t>
            </w:r>
            <w:proofErr w:type="spellEnd"/>
            <w:r w:rsidRPr="00811AC8">
              <w:rPr>
                <w:lang w:val="en-GB"/>
              </w:rPr>
              <w:t xml:space="preserve"> DANMARK med et </w:t>
            </w:r>
            <w:proofErr w:type="spellStart"/>
            <w:r w:rsidRPr="00811AC8">
              <w:rPr>
                <w:lang w:val="en-GB"/>
              </w:rPr>
              <w:t>sundhedskort</w:t>
            </w:r>
            <w:proofErr w:type="spellEnd"/>
            <w:r w:rsidRPr="00811AC8">
              <w:rPr>
                <w:lang w:val="en-GB"/>
              </w:rPr>
              <w:t xml:space="preserve"> (er </w:t>
            </w:r>
            <w:proofErr w:type="spellStart"/>
            <w:r w:rsidRPr="00811AC8">
              <w:rPr>
                <w:lang w:val="en-GB"/>
              </w:rPr>
              <w:t>berettiget</w:t>
            </w:r>
            <w:proofErr w:type="spellEnd"/>
            <w:r w:rsidRPr="00811AC8">
              <w:rPr>
                <w:lang w:val="en-GB"/>
              </w:rPr>
              <w:t xml:space="preserve"> </w:t>
            </w:r>
            <w:proofErr w:type="spellStart"/>
            <w:r w:rsidRPr="00811AC8">
              <w:rPr>
                <w:lang w:val="en-GB"/>
              </w:rPr>
              <w:t>til</w:t>
            </w:r>
            <w:proofErr w:type="spellEnd"/>
            <w:r w:rsidRPr="00811AC8">
              <w:rPr>
                <w:lang w:val="en-GB"/>
              </w:rPr>
              <w:t xml:space="preserve"> </w:t>
            </w:r>
            <w:proofErr w:type="spellStart"/>
            <w:r w:rsidRPr="00811AC8">
              <w:rPr>
                <w:lang w:val="en-GB"/>
              </w:rPr>
              <w:t>ydelser</w:t>
            </w:r>
            <w:proofErr w:type="spellEnd"/>
            <w:r w:rsidRPr="00811AC8">
              <w:rPr>
                <w:lang w:val="en-GB"/>
              </w:rPr>
              <w:t xml:space="preserve"> </w:t>
            </w:r>
            <w:proofErr w:type="spellStart"/>
            <w:r w:rsidRPr="00811AC8">
              <w:rPr>
                <w:lang w:val="en-GB"/>
              </w:rPr>
              <w:t>i</w:t>
            </w:r>
            <w:proofErr w:type="spellEnd"/>
            <w:r w:rsidRPr="00811AC8">
              <w:rPr>
                <w:lang w:val="en-GB"/>
              </w:rPr>
              <w:t xml:space="preserve"> </w:t>
            </w:r>
            <w:proofErr w:type="spellStart"/>
            <w:r w:rsidRPr="00811AC8">
              <w:rPr>
                <w:lang w:val="en-GB"/>
              </w:rPr>
              <w:t>henhold</w:t>
            </w:r>
            <w:proofErr w:type="spellEnd"/>
            <w:r w:rsidRPr="00811AC8">
              <w:rPr>
                <w:lang w:val="en-GB"/>
              </w:rPr>
              <w:t xml:space="preserve"> </w:t>
            </w:r>
            <w:proofErr w:type="spellStart"/>
            <w:r w:rsidRPr="00811AC8">
              <w:rPr>
                <w:lang w:val="en-GB"/>
              </w:rPr>
              <w:t>til</w:t>
            </w:r>
            <w:proofErr w:type="spellEnd"/>
            <w:r w:rsidRPr="00811AC8">
              <w:rPr>
                <w:lang w:val="en-GB"/>
              </w:rPr>
              <w:t xml:space="preserve"> Lov om </w:t>
            </w:r>
            <w:proofErr w:type="spellStart"/>
            <w:r w:rsidRPr="00811AC8">
              <w:rPr>
                <w:lang w:val="en-GB"/>
              </w:rPr>
              <w:t>offentlig</w:t>
            </w:r>
            <w:proofErr w:type="spellEnd"/>
            <w:r w:rsidRPr="00811AC8">
              <w:rPr>
                <w:lang w:val="en-GB"/>
              </w:rPr>
              <w:t xml:space="preserve"> </w:t>
            </w:r>
            <w:proofErr w:type="spellStart"/>
            <w:r w:rsidRPr="00811AC8">
              <w:rPr>
                <w:lang w:val="en-GB"/>
              </w:rPr>
              <w:t>sygesikring</w:t>
            </w:r>
            <w:proofErr w:type="spellEnd"/>
            <w:r w:rsidRPr="00811AC8">
              <w:rPr>
                <w:lang w:val="en-GB"/>
              </w:rPr>
              <w:t xml:space="preserve">), der er </w:t>
            </w:r>
            <w:proofErr w:type="spellStart"/>
            <w:r w:rsidRPr="00811AC8">
              <w:rPr>
                <w:lang w:val="en-GB"/>
              </w:rPr>
              <w:t>gyldigt</w:t>
            </w:r>
            <w:proofErr w:type="spellEnd"/>
            <w:r w:rsidRPr="00811AC8">
              <w:rPr>
                <w:lang w:val="en-GB"/>
              </w:rPr>
              <w:t xml:space="preserve"> </w:t>
            </w:r>
            <w:proofErr w:type="spellStart"/>
            <w:r w:rsidRPr="00811AC8">
              <w:rPr>
                <w:lang w:val="en-GB"/>
              </w:rPr>
              <w:t>på</w:t>
            </w:r>
            <w:proofErr w:type="spellEnd"/>
            <w:r w:rsidRPr="00811AC8">
              <w:rPr>
                <w:lang w:val="en-GB"/>
              </w:rPr>
              <w:t xml:space="preserve"> </w:t>
            </w:r>
            <w:proofErr w:type="spellStart"/>
            <w:r w:rsidRPr="00811AC8">
              <w:rPr>
                <w:lang w:val="en-GB"/>
              </w:rPr>
              <w:t>afrejsetidspunktet</w:t>
            </w:r>
            <w:proofErr w:type="spellEnd"/>
            <w:r w:rsidRPr="00811AC8">
              <w:rPr>
                <w:lang w:val="en-GB"/>
              </w:rPr>
              <w:t>.</w:t>
            </w:r>
          </w:p>
        </w:tc>
      </w:tr>
      <w:tr w:rsidR="00811AC8" w:rsidRPr="00811AC8">
        <w:trPr>
          <w:tblCellSpacing w:w="15" w:type="dxa"/>
        </w:trPr>
        <w:tc>
          <w:tcPr>
            <w:tcW w:w="0" w:type="auto"/>
            <w:tcMar>
              <w:top w:w="0" w:type="dxa"/>
              <w:left w:w="300" w:type="dxa"/>
              <w:bottom w:w="0" w:type="dxa"/>
              <w:right w:w="225" w:type="dxa"/>
            </w:tcMar>
            <w:vAlign w:val="center"/>
            <w:hideMark/>
          </w:tcPr>
          <w:p w:rsidR="00811AC8" w:rsidRPr="00811AC8" w:rsidRDefault="00811AC8" w:rsidP="00811AC8">
            <w:pPr>
              <w:rPr>
                <w:lang w:val="en-GB"/>
              </w:rPr>
            </w:pPr>
            <w:r w:rsidRPr="00811AC8">
              <w:rPr>
                <w:lang w:val="en-GB"/>
              </w:rPr>
              <w:t>•</w:t>
            </w:r>
          </w:p>
        </w:tc>
        <w:tc>
          <w:tcPr>
            <w:tcW w:w="0" w:type="auto"/>
            <w:tcMar>
              <w:top w:w="15" w:type="dxa"/>
              <w:left w:w="15" w:type="dxa"/>
              <w:bottom w:w="15" w:type="dxa"/>
              <w:right w:w="15" w:type="dxa"/>
            </w:tcMar>
            <w:vAlign w:val="center"/>
            <w:hideMark/>
          </w:tcPr>
          <w:p w:rsidR="00811AC8" w:rsidRPr="00811AC8" w:rsidRDefault="00811AC8" w:rsidP="00811AC8">
            <w:pPr>
              <w:rPr>
                <w:lang w:val="en-GB"/>
              </w:rPr>
            </w:pPr>
            <w:r w:rsidRPr="00811AC8">
              <w:rPr>
                <w:lang w:val="de-DE"/>
              </w:rPr>
              <w:t xml:space="preserve">For afbestillingsforsikringen gælder det at forsikrede skal være under 75 år. </w:t>
            </w:r>
            <w:proofErr w:type="spellStart"/>
            <w:r w:rsidRPr="00811AC8">
              <w:rPr>
                <w:lang w:val="en-GB"/>
              </w:rPr>
              <w:t>Rejseforsikringen</w:t>
            </w:r>
            <w:proofErr w:type="spellEnd"/>
            <w:r w:rsidRPr="00811AC8">
              <w:rPr>
                <w:lang w:val="en-GB"/>
              </w:rPr>
              <w:t xml:space="preserve"> </w:t>
            </w:r>
            <w:proofErr w:type="spellStart"/>
            <w:r w:rsidRPr="00811AC8">
              <w:rPr>
                <w:lang w:val="en-GB"/>
              </w:rPr>
              <w:t>dækker</w:t>
            </w:r>
            <w:proofErr w:type="spellEnd"/>
            <w:r w:rsidRPr="00811AC8">
              <w:rPr>
                <w:lang w:val="en-GB"/>
              </w:rPr>
              <w:t xml:space="preserve"> </w:t>
            </w:r>
            <w:proofErr w:type="spellStart"/>
            <w:r w:rsidRPr="00811AC8">
              <w:rPr>
                <w:lang w:val="en-GB"/>
              </w:rPr>
              <w:t>personer</w:t>
            </w:r>
            <w:proofErr w:type="spellEnd"/>
            <w:r w:rsidRPr="00811AC8">
              <w:rPr>
                <w:lang w:val="en-GB"/>
              </w:rPr>
              <w:t xml:space="preserve"> op 65 </w:t>
            </w:r>
            <w:proofErr w:type="spellStart"/>
            <w:r w:rsidRPr="00811AC8">
              <w:rPr>
                <w:lang w:val="en-GB"/>
              </w:rPr>
              <w:t>år</w:t>
            </w:r>
            <w:proofErr w:type="spellEnd"/>
            <w:r w:rsidRPr="00811AC8">
              <w:rPr>
                <w:lang w:val="en-GB"/>
              </w:rPr>
              <w:t xml:space="preserve">. Du </w:t>
            </w:r>
            <w:proofErr w:type="spellStart"/>
            <w:r w:rsidRPr="00811AC8">
              <w:rPr>
                <w:lang w:val="en-GB"/>
              </w:rPr>
              <w:t>har</w:t>
            </w:r>
            <w:proofErr w:type="spellEnd"/>
            <w:r w:rsidRPr="00811AC8">
              <w:rPr>
                <w:lang w:val="en-GB"/>
              </w:rPr>
              <w:t xml:space="preserve"> </w:t>
            </w:r>
            <w:proofErr w:type="spellStart"/>
            <w:r w:rsidRPr="00811AC8">
              <w:rPr>
                <w:lang w:val="en-GB"/>
              </w:rPr>
              <w:t>købt</w:t>
            </w:r>
            <w:proofErr w:type="spellEnd"/>
            <w:r w:rsidRPr="00811AC8">
              <w:rPr>
                <w:lang w:val="en-GB"/>
              </w:rPr>
              <w:t xml:space="preserve"> </w:t>
            </w:r>
            <w:proofErr w:type="spellStart"/>
            <w:r w:rsidRPr="00811AC8">
              <w:rPr>
                <w:lang w:val="en-GB"/>
              </w:rPr>
              <w:t>forsikringen</w:t>
            </w:r>
            <w:proofErr w:type="spellEnd"/>
            <w:r w:rsidRPr="00811AC8">
              <w:rPr>
                <w:lang w:val="en-GB"/>
              </w:rPr>
              <w:t xml:space="preserve"> Emirates Travel Guard Protection.</w:t>
            </w:r>
          </w:p>
        </w:tc>
      </w:tr>
      <w:tr w:rsidR="00811AC8" w:rsidRPr="00811AC8">
        <w:trPr>
          <w:tblCellSpacing w:w="15" w:type="dxa"/>
        </w:trPr>
        <w:tc>
          <w:tcPr>
            <w:tcW w:w="0" w:type="auto"/>
            <w:tcMar>
              <w:top w:w="0" w:type="dxa"/>
              <w:left w:w="300" w:type="dxa"/>
              <w:bottom w:w="0" w:type="dxa"/>
              <w:right w:w="225" w:type="dxa"/>
            </w:tcMar>
            <w:vAlign w:val="center"/>
            <w:hideMark/>
          </w:tcPr>
          <w:p w:rsidR="00811AC8" w:rsidRPr="00811AC8" w:rsidRDefault="00811AC8" w:rsidP="00811AC8">
            <w:pPr>
              <w:rPr>
                <w:lang w:val="en-GB"/>
              </w:rPr>
            </w:pPr>
            <w:r w:rsidRPr="00811AC8">
              <w:rPr>
                <w:lang w:val="en-GB"/>
              </w:rPr>
              <w:t>•</w:t>
            </w:r>
          </w:p>
        </w:tc>
        <w:tc>
          <w:tcPr>
            <w:tcW w:w="0" w:type="auto"/>
            <w:tcMar>
              <w:top w:w="15" w:type="dxa"/>
              <w:left w:w="15" w:type="dxa"/>
              <w:bottom w:w="15" w:type="dxa"/>
              <w:right w:w="15" w:type="dxa"/>
            </w:tcMar>
            <w:vAlign w:val="center"/>
            <w:hideMark/>
          </w:tcPr>
          <w:p w:rsidR="00811AC8" w:rsidRPr="00811AC8" w:rsidRDefault="00811AC8" w:rsidP="00811AC8">
            <w:pPr>
              <w:rPr>
                <w:lang w:val="de-DE"/>
              </w:rPr>
            </w:pPr>
            <w:r w:rsidRPr="00811AC8">
              <w:rPr>
                <w:lang w:val="de-DE"/>
              </w:rPr>
              <w:t>Tjek din police for hvilke kriterier der ligger til grund for aktivering af forsikringen.</w:t>
            </w:r>
          </w:p>
        </w:tc>
      </w:tr>
    </w:tbl>
    <w:p w:rsidR="00811AC8" w:rsidRPr="00811AC8" w:rsidRDefault="00811AC8" w:rsidP="00811AC8">
      <w:pPr>
        <w:rPr>
          <w:lang w:val="da-DK"/>
        </w:rPr>
      </w:pPr>
      <w:r w:rsidRPr="00811AC8">
        <w:rPr>
          <w:lang w:val="da-DK"/>
        </w:rPr>
        <w:br/>
      </w:r>
      <w:r w:rsidRPr="00811AC8">
        <w:rPr>
          <w:b/>
          <w:bCs/>
          <w:lang w:val="da-DK"/>
        </w:rPr>
        <w:t>Kontakt information</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50"/>
        <w:gridCol w:w="5938"/>
      </w:tblGrid>
      <w:tr w:rsidR="00811AC8" w:rsidRPr="00811AC8" w:rsidTr="00811AC8">
        <w:trPr>
          <w:tblCellSpacing w:w="0" w:type="dxa"/>
        </w:trPr>
        <w:tc>
          <w:tcPr>
            <w:tcW w:w="2550" w:type="dxa"/>
            <w:tcBorders>
              <w:top w:val="outset" w:sz="6" w:space="0" w:color="auto"/>
              <w:left w:val="outset" w:sz="6" w:space="0" w:color="auto"/>
              <w:bottom w:val="outset" w:sz="6" w:space="0" w:color="auto"/>
              <w:right w:val="outset" w:sz="6" w:space="0" w:color="auto"/>
            </w:tcBorders>
            <w:tcMar>
              <w:top w:w="30" w:type="dxa"/>
              <w:left w:w="75" w:type="dxa"/>
              <w:bottom w:w="0" w:type="dxa"/>
              <w:right w:w="0" w:type="dxa"/>
            </w:tcMar>
            <w:hideMark/>
          </w:tcPr>
          <w:p w:rsidR="00811AC8" w:rsidRPr="00811AC8" w:rsidRDefault="00811AC8" w:rsidP="00811AC8">
            <w:pPr>
              <w:rPr>
                <w:lang w:val="da-DK"/>
              </w:rPr>
            </w:pPr>
            <w:r w:rsidRPr="00811AC8">
              <w:rPr>
                <w:b/>
                <w:bCs/>
                <w:lang w:val="da-DK"/>
              </w:rPr>
              <w:t>Hvis jeg har spørgsmål til forsikringen?</w:t>
            </w:r>
          </w:p>
        </w:tc>
        <w:tc>
          <w:tcPr>
            <w:tcW w:w="0" w:type="auto"/>
            <w:tcBorders>
              <w:top w:val="outset" w:sz="6" w:space="0" w:color="auto"/>
              <w:left w:val="outset" w:sz="6" w:space="0" w:color="auto"/>
              <w:bottom w:val="outset" w:sz="6" w:space="0" w:color="auto"/>
              <w:right w:val="outset" w:sz="6" w:space="0" w:color="auto"/>
            </w:tcBorders>
            <w:tcMar>
              <w:top w:w="30" w:type="dxa"/>
              <w:left w:w="75" w:type="dxa"/>
              <w:bottom w:w="150" w:type="dxa"/>
              <w:right w:w="75" w:type="dxa"/>
            </w:tcMar>
          </w:tcPr>
          <w:p w:rsidR="00811AC8" w:rsidRPr="00811AC8" w:rsidRDefault="00811AC8" w:rsidP="00811AC8">
            <w:pPr>
              <w:rPr>
                <w:ins w:id="4" w:author="Katerina Thoua" w:date="2026-07-20T11:24:00Z" w16du:dateUtc="2026-07-20T10:24:00Z"/>
                <w:lang w:val="da-DK"/>
              </w:rPr>
            </w:pPr>
            <w:ins w:id="5" w:author="Katerina Thoua" w:date="2026-07-20T11:24:00Z" w16du:dateUtc="2026-07-20T10:24:00Z">
              <w:r w:rsidRPr="00811AC8">
                <w:rPr>
                  <w:lang w:val="da-DK"/>
                </w:rPr>
                <w:t>Hvis du har spørgsmål om din forsikring, kan du kontakte os på:</w:t>
              </w:r>
            </w:ins>
          </w:p>
          <w:p w:rsidR="00811AC8" w:rsidRPr="00811AC8" w:rsidRDefault="00811AC8" w:rsidP="00811AC8">
            <w:pPr>
              <w:rPr>
                <w:ins w:id="6" w:author="Katerina Thoua" w:date="2026-07-20T11:24:00Z" w16du:dateUtc="2026-07-20T10:24:00Z"/>
                <w:lang w:val="da-DK"/>
              </w:rPr>
            </w:pPr>
            <w:ins w:id="7" w:author="Katerina Thoua" w:date="2026-07-20T11:24:00Z" w16du:dateUtc="2026-07-20T10:24:00Z">
              <w:r w:rsidRPr="00811AC8">
                <w:rPr>
                  <w:lang w:val="da-DK"/>
                </w:rPr>
                <w:t>- Hjemmeside: {{</w:t>
              </w:r>
              <w:r>
                <w:rPr>
                  <w:lang w:val="da-DK"/>
                </w:rPr>
                <w:t>CustomerServicesURL</w:t>
              </w:r>
              <w:r w:rsidRPr="00811AC8">
                <w:rPr>
                  <w:lang w:val="da-DK"/>
                </w:rPr>
                <w:t>}} (MVS)</w:t>
              </w:r>
            </w:ins>
          </w:p>
          <w:p w:rsidR="00811AC8" w:rsidRPr="00811AC8" w:rsidRDefault="00811AC8" w:rsidP="00811AC8">
            <w:pPr>
              <w:rPr>
                <w:ins w:id="8" w:author="Katerina Thoua" w:date="2026-07-20T11:24:00Z" w16du:dateUtc="2026-07-20T10:24:00Z"/>
                <w:lang w:val="da-DK"/>
              </w:rPr>
            </w:pPr>
            <w:ins w:id="9" w:author="Katerina Thoua" w:date="2026-07-20T11:24:00Z" w16du:dateUtc="2026-07-20T10:24:00Z">
              <w:r w:rsidRPr="00811AC8">
                <w:rPr>
                  <w:lang w:val="da-DK"/>
                </w:rPr>
                <w:t>- E-mail: {{</w:t>
              </w:r>
            </w:ins>
            <w:ins w:id="10" w:author="Katerina Thoua" w:date="2026-07-20T11:25:00Z" w16du:dateUtc="2026-07-20T10:25:00Z">
              <w:r w:rsidRPr="00811AC8">
                <w:rPr>
                  <w:lang w:val="da-DK"/>
                </w:rPr>
                <w:t>Customerservicesemail</w:t>
              </w:r>
            </w:ins>
            <w:ins w:id="11" w:author="Katerina Thoua" w:date="2026-07-20T11:24:00Z" w16du:dateUtc="2026-07-20T10:24:00Z">
              <w:r w:rsidRPr="00811AC8">
                <w:rPr>
                  <w:lang w:val="da-DK"/>
                </w:rPr>
                <w:t>}} (MVS)</w:t>
              </w:r>
            </w:ins>
          </w:p>
          <w:p w:rsidR="00811AC8" w:rsidRPr="00811AC8" w:rsidRDefault="00811AC8" w:rsidP="00811AC8">
            <w:pPr>
              <w:rPr>
                <w:ins w:id="12" w:author="Katerina Thoua" w:date="2026-07-20T11:24:00Z" w16du:dateUtc="2026-07-20T10:24:00Z"/>
                <w:lang w:val="da-DK"/>
              </w:rPr>
            </w:pPr>
            <w:ins w:id="13" w:author="Katerina Thoua" w:date="2026-07-20T11:24:00Z" w16du:dateUtc="2026-07-20T10:24:00Z">
              <w:r w:rsidRPr="00811AC8">
                <w:rPr>
                  <w:lang w:val="da-DK"/>
                </w:rPr>
                <w:t>- Telefon: {{</w:t>
              </w:r>
            </w:ins>
            <w:ins w:id="14" w:author="Katerina Thoua" w:date="2026-07-20T11:25:00Z" w16du:dateUtc="2026-07-20T10:25:00Z">
              <w:r w:rsidRPr="00811AC8">
                <w:rPr>
                  <w:lang w:val="da-DK"/>
                </w:rPr>
                <w:t>customerservicescontactnumber</w:t>
              </w:r>
            </w:ins>
            <w:ins w:id="15" w:author="Katerina Thoua" w:date="2026-07-20T11:24:00Z" w16du:dateUtc="2026-07-20T10:24:00Z">
              <w:r w:rsidRPr="00811AC8">
                <w:rPr>
                  <w:lang w:val="da-DK"/>
                </w:rPr>
                <w:t>}} (MVS)</w:t>
              </w:r>
            </w:ins>
          </w:p>
          <w:p w:rsidR="00811AC8" w:rsidRPr="00811AC8" w:rsidRDefault="00811AC8" w:rsidP="00811AC8">
            <w:pPr>
              <w:rPr>
                <w:ins w:id="16" w:author="Katerina Thoua" w:date="2026-07-20T11:24:00Z" w16du:dateUtc="2026-07-20T10:24:00Z"/>
                <w:lang w:val="da-DK"/>
              </w:rPr>
            </w:pPr>
            <w:ins w:id="17" w:author="Katerina Thoua" w:date="2026-07-20T11:24:00Z" w16du:dateUtc="2026-07-20T10:24:00Z">
              <w:r w:rsidRPr="00811AC8">
                <w:rPr>
                  <w:lang w:val="da-DK"/>
                </w:rPr>
                <w:t>- Åbningstider: {{</w:t>
              </w:r>
            </w:ins>
            <w:ins w:id="18" w:author="Katerina Thoua" w:date="2026-07-20T11:25:00Z" w16du:dateUtc="2026-07-20T10:25:00Z">
              <w:r w:rsidRPr="00811AC8">
                <w:rPr>
                  <w:lang w:val="da-DK"/>
                </w:rPr>
                <w:t>operatinghours</w:t>
              </w:r>
            </w:ins>
            <w:ins w:id="19" w:author="Katerina Thoua" w:date="2026-07-20T11:24:00Z" w16du:dateUtc="2026-07-20T10:24:00Z">
              <w:r w:rsidRPr="00811AC8">
                <w:rPr>
                  <w:lang w:val="da-DK"/>
                </w:rPr>
                <w:t>}} (MVS)</w:t>
              </w:r>
            </w:ins>
          </w:p>
          <w:p w:rsidR="00811AC8" w:rsidRPr="00811AC8" w:rsidRDefault="00811AC8" w:rsidP="00811AC8">
            <w:pPr>
              <w:rPr>
                <w:ins w:id="20" w:author="Katerina Thoua" w:date="2026-07-20T11:24:00Z" w16du:dateUtc="2026-07-20T10:24:00Z"/>
                <w:lang w:val="da-DK"/>
              </w:rPr>
            </w:pPr>
          </w:p>
          <w:p w:rsidR="00811AC8" w:rsidRPr="00811AC8" w:rsidRDefault="00811AC8" w:rsidP="00811AC8">
            <w:pPr>
              <w:rPr>
                <w:ins w:id="21" w:author="Katerina Thoua" w:date="2026-07-20T11:24:00Z" w16du:dateUtc="2026-07-20T10:24:00Z"/>
                <w:lang w:val="pt-PT"/>
              </w:rPr>
            </w:pPr>
            <w:ins w:id="22" w:author="Katerina Thoua" w:date="2026-07-20T11:24:00Z" w16du:dateUtc="2026-07-20T10:24:00Z">
              <w:r w:rsidRPr="00811AC8">
                <w:rPr>
                  <w:lang w:val="pt-PT"/>
                </w:rPr>
                <w:t>Hvis du ønsker at modtage din police med posten, kan du ringe til os eller sende os en e-mail ved hjælp af ovenstående oplysninger for at fremsætte en anmodning.</w:t>
              </w:r>
            </w:ins>
          </w:p>
          <w:p w:rsidR="00811AC8" w:rsidRPr="00811AC8" w:rsidRDefault="00811AC8" w:rsidP="00811AC8">
            <w:pPr>
              <w:rPr>
                <w:ins w:id="23" w:author="Katerina Thoua" w:date="2026-07-20T11:24:00Z" w16du:dateUtc="2026-07-20T10:24:00Z"/>
                <w:lang w:val="pt-PT"/>
              </w:rPr>
            </w:pPr>
          </w:p>
          <w:p w:rsidR="00811AC8" w:rsidRPr="00811AC8" w:rsidRDefault="00811AC8" w:rsidP="00811AC8">
            <w:pPr>
              <w:rPr>
                <w:lang w:val="pt-PT"/>
                <w:rPrChange w:id="24" w:author="Katerina Thoua" w:date="2026-07-20T11:24:00Z" w16du:dateUtc="2026-07-20T10:24:00Z">
                  <w:rPr>
                    <w:lang w:val="en-GB"/>
                  </w:rPr>
                </w:rPrChange>
              </w:rPr>
            </w:pPr>
            <w:del w:id="25" w:author="Katerina Thoua" w:date="2026-07-20T11:24:00Z" w16du:dateUtc="2026-07-20T10:24:00Z">
              <w:r w:rsidRPr="00811AC8" w:rsidDel="00811AC8">
                <w:rPr>
                  <w:lang w:val="pt-PT"/>
                </w:rPr>
                <w:delText xml:space="preserve">Hvis du har spørgsmål, kan du ringe til os på +45 70 26 76 76, mandag til torsdag: 8.30-16 fredag 9.00-16.00  ELLER sende en e-mail til </w:delText>
              </w:r>
              <w:r w:rsidRPr="00811AC8" w:rsidDel="00811AC8">
                <w:rPr>
                  <w:lang w:val="pt-PT"/>
                  <w:rPrChange w:id="26" w:author="Katerina Thoua" w:date="2026-07-20T11:24:00Z" w16du:dateUtc="2026-07-20T10:24:00Z">
                    <w:rPr>
                      <w:lang w:val="en-GB"/>
                    </w:rPr>
                  </w:rPrChange>
                </w:rPr>
                <w:delText> med angivelse af dit policenr. 836164680. </w:delText>
              </w:r>
              <w:r w:rsidRPr="00811AC8" w:rsidDel="00811AC8">
                <w:rPr>
                  <w:lang w:val="pt-PT"/>
                  <w:rPrChange w:id="27" w:author="Katerina Thoua" w:date="2026-07-20T11:24:00Z" w16du:dateUtc="2026-07-20T10:24:00Z">
                    <w:rPr>
                      <w:lang w:val="en-GB"/>
                    </w:rPr>
                  </w:rPrChange>
                </w:rPr>
                <w:br/>
              </w:r>
              <w:r w:rsidRPr="00811AC8" w:rsidDel="00811AC8">
                <w:rPr>
                  <w:lang w:val="pt-PT"/>
                  <w:rPrChange w:id="28" w:author="Katerina Thoua" w:date="2026-07-20T11:24:00Z" w16du:dateUtc="2026-07-20T10:24:00Z">
                    <w:rPr>
                      <w:lang w:val="en-GB"/>
                    </w:rPr>
                  </w:rPrChange>
                </w:rPr>
                <w:br/>
                <w:delText>Såfremt du ønsker at </w:delText>
              </w:r>
              <w:r w:rsidRPr="00811AC8" w:rsidDel="00811AC8">
                <w:rPr>
                  <w:u w:val="single"/>
                  <w:lang w:val="pt-PT"/>
                  <w:rPrChange w:id="29" w:author="Katerina Thoua" w:date="2026-07-20T11:24:00Z" w16du:dateUtc="2026-07-20T10:24:00Z">
                    <w:rPr>
                      <w:u w:val="single"/>
                      <w:lang w:val="en-GB"/>
                    </w:rPr>
                  </w:rPrChange>
                </w:rPr>
                <w:delText>modtage forsikringsmaterialet pr. post</w:delText>
              </w:r>
              <w:r w:rsidRPr="00811AC8" w:rsidDel="00811AC8">
                <w:rPr>
                  <w:lang w:val="pt-PT"/>
                  <w:rPrChange w:id="30" w:author="Katerina Thoua" w:date="2026-07-20T11:24:00Z" w16du:dateUtc="2026-07-20T10:24:00Z">
                    <w:rPr>
                      <w:lang w:val="en-GB"/>
                    </w:rPr>
                  </w:rPrChange>
                </w:rPr>
                <w:delText>, kan du anmode derom pr. telefon eller email som anført ovenfor.</w:delText>
              </w:r>
            </w:del>
          </w:p>
        </w:tc>
      </w:tr>
      <w:tr w:rsidR="00811AC8" w:rsidRPr="00811AC8">
        <w:trPr>
          <w:tblCellSpacing w:w="0" w:type="dxa"/>
        </w:trPr>
        <w:tc>
          <w:tcPr>
            <w:tcW w:w="150" w:type="dxa"/>
            <w:tcBorders>
              <w:top w:val="outset" w:sz="6" w:space="0" w:color="auto"/>
              <w:left w:val="outset" w:sz="6" w:space="0" w:color="auto"/>
              <w:bottom w:val="outset" w:sz="6" w:space="0" w:color="auto"/>
              <w:right w:val="outset" w:sz="6" w:space="0" w:color="auto"/>
            </w:tcBorders>
            <w:tcMar>
              <w:top w:w="30" w:type="dxa"/>
              <w:left w:w="75" w:type="dxa"/>
              <w:bottom w:w="0" w:type="dxa"/>
              <w:right w:w="0" w:type="dxa"/>
            </w:tcMar>
            <w:hideMark/>
          </w:tcPr>
          <w:p w:rsidR="00811AC8" w:rsidRPr="00811AC8" w:rsidRDefault="00811AC8" w:rsidP="00811AC8">
            <w:pPr>
              <w:rPr>
                <w:lang w:val="de-DE"/>
              </w:rPr>
            </w:pPr>
            <w:r w:rsidRPr="00811AC8">
              <w:rPr>
                <w:b/>
                <w:bCs/>
                <w:lang w:val="de-DE"/>
              </w:rPr>
              <w:t>Hvis jeg befinder mig i en nødsituation i udlandet?</w:t>
            </w:r>
          </w:p>
        </w:tc>
        <w:tc>
          <w:tcPr>
            <w:tcW w:w="0" w:type="auto"/>
            <w:tcBorders>
              <w:top w:val="outset" w:sz="6" w:space="0" w:color="auto"/>
              <w:left w:val="outset" w:sz="6" w:space="0" w:color="auto"/>
              <w:bottom w:val="outset" w:sz="6" w:space="0" w:color="auto"/>
              <w:right w:val="outset" w:sz="6" w:space="0" w:color="auto"/>
            </w:tcBorders>
            <w:tcMar>
              <w:top w:w="30" w:type="dxa"/>
              <w:left w:w="75" w:type="dxa"/>
              <w:bottom w:w="150" w:type="dxa"/>
              <w:right w:w="75" w:type="dxa"/>
            </w:tcMar>
            <w:hideMark/>
          </w:tcPr>
          <w:p w:rsidR="00811AC8" w:rsidRDefault="00811AC8" w:rsidP="00811AC8">
            <w:pPr>
              <w:rPr>
                <w:ins w:id="31" w:author="Katerina Thoua" w:date="2026-07-20T11:28:00Z" w16du:dateUtc="2026-07-20T10:28:00Z"/>
              </w:rPr>
            </w:pPr>
            <w:del w:id="32" w:author="Katerina Thoua" w:date="2026-07-20T11:28:00Z" w16du:dateUtc="2026-07-20T10:28:00Z">
              <w:r w:rsidRPr="00811AC8" w:rsidDel="00811AC8">
                <w:rPr>
                  <w:lang w:val="de-DE"/>
                </w:rPr>
                <w:delText xml:space="preserve">Du kan altid ringe til SOS International på +45 38 48 93 38 eller e-mail </w:delText>
              </w:r>
              <w:r w:rsidRPr="00811AC8" w:rsidDel="00811AC8">
                <w:rPr>
                  <w:lang w:val="en-GB"/>
                </w:rPr>
                <w:fldChar w:fldCharType="begin"/>
              </w:r>
              <w:r w:rsidRPr="00811AC8" w:rsidDel="00811AC8">
                <w:rPr>
                  <w:lang w:val="de-DE"/>
                </w:rPr>
                <w:delInstrText>HYPERLINK "mailto:sos@sos.eu"</w:delInstrText>
              </w:r>
              <w:r w:rsidRPr="00811AC8" w:rsidDel="00811AC8">
                <w:rPr>
                  <w:lang w:val="en-GB"/>
                </w:rPr>
              </w:r>
              <w:r w:rsidRPr="00811AC8" w:rsidDel="00811AC8">
                <w:rPr>
                  <w:lang w:val="en-GB"/>
                </w:rPr>
                <w:fldChar w:fldCharType="separate"/>
              </w:r>
              <w:r w:rsidRPr="00811AC8" w:rsidDel="00811AC8">
                <w:rPr>
                  <w:rStyle w:val="Hyperlink"/>
                  <w:lang w:val="de-DE"/>
                </w:rPr>
                <w:delText>sos@sos.eu</w:delText>
              </w:r>
              <w:r w:rsidRPr="00811AC8" w:rsidDel="00811AC8">
                <w:fldChar w:fldCharType="end"/>
              </w:r>
            </w:del>
          </w:p>
          <w:p w:rsidR="00811AC8" w:rsidRPr="00811AC8" w:rsidRDefault="00811AC8" w:rsidP="00811AC8">
            <w:pPr>
              <w:rPr>
                <w:ins w:id="33" w:author="Katerina Thoua" w:date="2026-07-20T11:28:00Z"/>
              </w:rPr>
            </w:pPr>
            <w:ins w:id="34" w:author="Katerina Thoua" w:date="2026-07-20T11:28:00Z">
              <w:r w:rsidRPr="00811AC8">
                <w:t xml:space="preserve">Du kan </w:t>
              </w:r>
              <w:proofErr w:type="spellStart"/>
              <w:r w:rsidRPr="00811AC8">
                <w:t>altid</w:t>
              </w:r>
              <w:proofErr w:type="spellEnd"/>
              <w:r w:rsidRPr="00811AC8">
                <w:t xml:space="preserve"> </w:t>
              </w:r>
              <w:proofErr w:type="spellStart"/>
              <w:r w:rsidRPr="00811AC8">
                <w:t>kontakte</w:t>
              </w:r>
              <w:proofErr w:type="spellEnd"/>
              <w:r w:rsidRPr="00811AC8">
                <w:t xml:space="preserve"> os </w:t>
              </w:r>
              <w:proofErr w:type="spellStart"/>
              <w:r w:rsidRPr="00811AC8">
                <w:t>på</w:t>
              </w:r>
              <w:proofErr w:type="spellEnd"/>
              <w:r w:rsidRPr="00811AC8">
                <w:t xml:space="preserve"> </w:t>
              </w:r>
            </w:ins>
            <w:ins w:id="35" w:author="Katerina Thoua" w:date="2026-07-20T11:28:00Z" w16du:dateUtc="2026-07-20T10:28:00Z">
              <w:r w:rsidRPr="00811AC8">
                <w:t>{</w:t>
              </w:r>
              <w:proofErr w:type="spellStart"/>
              <w:r w:rsidRPr="00811AC8">
                <w:t>AssistanceServicesContactNumber</w:t>
              </w:r>
              <w:proofErr w:type="spellEnd"/>
              <w:r w:rsidRPr="00811AC8">
                <w:t>}</w:t>
              </w:r>
            </w:ins>
            <w:ins w:id="36" w:author="Katerina Thoua" w:date="2026-07-20T11:28:00Z">
              <w:r w:rsidRPr="00811AC8">
                <w:t xml:space="preserve"> </w:t>
              </w:r>
              <w:proofErr w:type="spellStart"/>
              <w:r w:rsidRPr="00811AC8">
                <w:t>eller</w:t>
              </w:r>
              <w:proofErr w:type="spellEnd"/>
              <w:r w:rsidRPr="00811AC8">
                <w:t xml:space="preserve"> </w:t>
              </w:r>
              <w:proofErr w:type="spellStart"/>
              <w:r w:rsidRPr="00811AC8">
                <w:t>via</w:t>
              </w:r>
              <w:proofErr w:type="spellEnd"/>
              <w:r w:rsidRPr="00811AC8">
                <w:t xml:space="preserve"> e-mail </w:t>
              </w:r>
              <w:proofErr w:type="spellStart"/>
              <w:r w:rsidRPr="00811AC8">
                <w:t>på</w:t>
              </w:r>
              <w:proofErr w:type="spellEnd"/>
              <w:r w:rsidRPr="00811AC8">
                <w:t xml:space="preserve"> </w:t>
              </w:r>
            </w:ins>
            <w:ins w:id="37" w:author="Katerina Thoua" w:date="2026-07-20T11:28:00Z" w16du:dateUtc="2026-07-20T10:28:00Z">
              <w:r>
                <w:t>{</w:t>
              </w:r>
              <w:proofErr w:type="spellStart"/>
              <w:r>
                <w:t>AssistanceServicesEmailA</w:t>
              </w:r>
            </w:ins>
            <w:ins w:id="38" w:author="Katerina Thoua" w:date="2026-07-20T11:29:00Z" w16du:dateUtc="2026-07-20T10:29:00Z">
              <w:r>
                <w:t>ddress</w:t>
              </w:r>
              <w:proofErr w:type="spellEnd"/>
              <w:r>
                <w:t>}</w:t>
              </w:r>
            </w:ins>
            <w:ins w:id="39" w:author="Katerina Thoua" w:date="2026-07-20T11:28:00Z">
              <w:r w:rsidRPr="00811AC8">
                <w:t>.</w:t>
              </w:r>
            </w:ins>
          </w:p>
          <w:p w:rsidR="00811AC8" w:rsidRPr="00811AC8" w:rsidRDefault="00811AC8" w:rsidP="00811AC8">
            <w:pPr>
              <w:rPr>
                <w:lang w:val="de-DE"/>
              </w:rPr>
            </w:pPr>
            <w:r w:rsidRPr="00811AC8">
              <w:br/>
            </w:r>
            <w:r w:rsidRPr="00811AC8">
              <w:rPr>
                <w:lang w:val="de-DE"/>
              </w:rPr>
              <w:t>Vores servicecenter har åbent døgnet rundt.</w:t>
            </w:r>
          </w:p>
        </w:tc>
      </w:tr>
      <w:tr w:rsidR="00811AC8" w:rsidRPr="00811AC8">
        <w:trPr>
          <w:tblCellSpacing w:w="0" w:type="dxa"/>
        </w:trPr>
        <w:tc>
          <w:tcPr>
            <w:tcW w:w="150" w:type="dxa"/>
            <w:tcBorders>
              <w:top w:val="outset" w:sz="6" w:space="0" w:color="auto"/>
              <w:left w:val="outset" w:sz="6" w:space="0" w:color="auto"/>
              <w:bottom w:val="outset" w:sz="6" w:space="0" w:color="auto"/>
              <w:right w:val="outset" w:sz="6" w:space="0" w:color="auto"/>
            </w:tcBorders>
            <w:tcMar>
              <w:top w:w="30" w:type="dxa"/>
              <w:left w:w="75" w:type="dxa"/>
              <w:bottom w:w="0" w:type="dxa"/>
              <w:right w:w="0" w:type="dxa"/>
            </w:tcMar>
            <w:hideMark/>
          </w:tcPr>
          <w:p w:rsidR="00811AC8" w:rsidRPr="00811AC8" w:rsidRDefault="00811AC8" w:rsidP="00811AC8">
            <w:pPr>
              <w:rPr>
                <w:lang w:val="en-GB"/>
              </w:rPr>
            </w:pPr>
            <w:proofErr w:type="spellStart"/>
            <w:r w:rsidRPr="00811AC8">
              <w:rPr>
                <w:b/>
                <w:bCs/>
                <w:lang w:val="en-GB"/>
              </w:rPr>
              <w:t>Hvordan</w:t>
            </w:r>
            <w:proofErr w:type="spellEnd"/>
            <w:r w:rsidRPr="00811AC8">
              <w:rPr>
                <w:b/>
                <w:bCs/>
                <w:lang w:val="en-GB"/>
              </w:rPr>
              <w:t xml:space="preserve"> </w:t>
            </w:r>
            <w:proofErr w:type="spellStart"/>
            <w:r w:rsidRPr="00811AC8">
              <w:rPr>
                <w:b/>
                <w:bCs/>
                <w:lang w:val="en-GB"/>
              </w:rPr>
              <w:t>anmeldes</w:t>
            </w:r>
            <w:proofErr w:type="spellEnd"/>
            <w:r w:rsidRPr="00811AC8">
              <w:rPr>
                <w:b/>
                <w:bCs/>
                <w:lang w:val="en-GB"/>
              </w:rPr>
              <w:t xml:space="preserve"> </w:t>
            </w:r>
            <w:proofErr w:type="spellStart"/>
            <w:r w:rsidRPr="00811AC8">
              <w:rPr>
                <w:b/>
                <w:bCs/>
                <w:lang w:val="en-GB"/>
              </w:rPr>
              <w:t>en</w:t>
            </w:r>
            <w:proofErr w:type="spellEnd"/>
            <w:r w:rsidRPr="00811AC8">
              <w:rPr>
                <w:b/>
                <w:bCs/>
                <w:lang w:val="en-GB"/>
              </w:rPr>
              <w:t xml:space="preserve"> </w:t>
            </w:r>
            <w:proofErr w:type="spellStart"/>
            <w:r w:rsidRPr="00811AC8">
              <w:rPr>
                <w:b/>
                <w:bCs/>
                <w:lang w:val="en-GB"/>
              </w:rPr>
              <w:t>skade</w:t>
            </w:r>
            <w:proofErr w:type="spellEnd"/>
            <w:r w:rsidRPr="00811AC8">
              <w:rPr>
                <w:b/>
                <w:bCs/>
                <w:lang w:val="en-GB"/>
              </w:rPr>
              <w:t>?</w:t>
            </w:r>
          </w:p>
        </w:tc>
        <w:tc>
          <w:tcPr>
            <w:tcW w:w="0" w:type="auto"/>
            <w:tcBorders>
              <w:top w:val="outset" w:sz="6" w:space="0" w:color="auto"/>
              <w:left w:val="outset" w:sz="6" w:space="0" w:color="auto"/>
              <w:bottom w:val="outset" w:sz="6" w:space="0" w:color="auto"/>
              <w:right w:val="outset" w:sz="6" w:space="0" w:color="auto"/>
            </w:tcBorders>
            <w:tcMar>
              <w:top w:w="30" w:type="dxa"/>
              <w:left w:w="75" w:type="dxa"/>
              <w:bottom w:w="0" w:type="dxa"/>
              <w:right w:w="0" w:type="dxa"/>
            </w:tcMar>
            <w:hideMark/>
          </w:tcPr>
          <w:p w:rsidR="00811AC8" w:rsidRDefault="00811AC8" w:rsidP="00811AC8">
            <w:pPr>
              <w:rPr>
                <w:ins w:id="40" w:author="Katerina Thoua" w:date="2026-07-20T11:27:00Z" w16du:dateUtc="2026-07-20T10:27:00Z"/>
              </w:rPr>
            </w:pPr>
            <w:del w:id="41" w:author="Katerina Thoua" w:date="2026-07-20T11:27:00Z" w16du:dateUtc="2026-07-20T10:27:00Z">
              <w:r w:rsidRPr="00811AC8" w:rsidDel="00811AC8">
                <w:rPr>
                  <w:lang w:val="en-GB"/>
                </w:rPr>
                <w:delText>For at vi kan behandle skaden skal du anmelde skaden via følgende link: </w:delText>
              </w:r>
              <w:r w:rsidRPr="00811AC8" w:rsidDel="00811AC8">
                <w:rPr>
                  <w:lang w:val="en-GB"/>
                </w:rPr>
                <w:fldChar w:fldCharType="begin"/>
              </w:r>
              <w:r w:rsidRPr="00811AC8" w:rsidDel="00811AC8">
                <w:rPr>
                  <w:lang w:val="en-GB"/>
                </w:rPr>
                <w:delInstrText>HYPERLINK "https://urldefense.com/v3/__http:/www.aig.dk/skader__;!!FVajH6CFHhmYMuQ!_TQxkW9u8ZD2ANbSFezyvtXu2VZpTjCSl78bd7vzWPJgjmHONMLfYznRlePh4MgMNTzsNknP_N2pe0xrte54FF03OQ$"</w:delInstrText>
              </w:r>
              <w:r w:rsidRPr="00811AC8" w:rsidDel="00811AC8">
                <w:rPr>
                  <w:lang w:val="en-GB"/>
                </w:rPr>
              </w:r>
              <w:r w:rsidRPr="00811AC8" w:rsidDel="00811AC8">
                <w:rPr>
                  <w:lang w:val="en-GB"/>
                </w:rPr>
                <w:fldChar w:fldCharType="separate"/>
              </w:r>
              <w:r w:rsidRPr="00811AC8" w:rsidDel="00811AC8">
                <w:rPr>
                  <w:rStyle w:val="Hyperlink"/>
                  <w:lang w:val="en-GB"/>
                </w:rPr>
                <w:delText>www.aig.dk/skader</w:delText>
              </w:r>
              <w:r w:rsidRPr="00811AC8" w:rsidDel="00811AC8">
                <w:fldChar w:fldCharType="end"/>
              </w:r>
              <w:r w:rsidRPr="00811AC8" w:rsidDel="00811AC8">
                <w:rPr>
                  <w:lang w:val="en-GB"/>
                </w:rPr>
                <w:delText>. Hvis du har spørgsmål til en skade kontakt vores skadesafdeling på tlf.nr.: +45 91 37 53 00, mandag til torsdag: 8.30-16 fredag 9.00-16.00 eller via mail: </w:delText>
              </w:r>
              <w:r w:rsidRPr="00811AC8" w:rsidDel="00811AC8">
                <w:rPr>
                  <w:lang w:val="en-GB"/>
                </w:rPr>
                <w:fldChar w:fldCharType="begin"/>
              </w:r>
              <w:r w:rsidRPr="00811AC8" w:rsidDel="00811AC8">
                <w:rPr>
                  <w:lang w:val="en-GB"/>
                </w:rPr>
                <w:delInstrText>HYPERLINK "mailto:anmeldelse@aig.com"</w:delInstrText>
              </w:r>
              <w:r w:rsidRPr="00811AC8" w:rsidDel="00811AC8">
                <w:rPr>
                  <w:lang w:val="en-GB"/>
                </w:rPr>
              </w:r>
              <w:r w:rsidRPr="00811AC8" w:rsidDel="00811AC8">
                <w:rPr>
                  <w:lang w:val="en-GB"/>
                </w:rPr>
                <w:fldChar w:fldCharType="separate"/>
              </w:r>
              <w:r w:rsidRPr="00811AC8" w:rsidDel="00811AC8">
                <w:rPr>
                  <w:rStyle w:val="Hyperlink"/>
                  <w:lang w:val="en-GB"/>
                </w:rPr>
                <w:delText>anmeldelse@aig.com</w:delText>
              </w:r>
              <w:r w:rsidRPr="00811AC8" w:rsidDel="00811AC8">
                <w:fldChar w:fldCharType="end"/>
              </w:r>
            </w:del>
          </w:p>
          <w:p w:rsidR="00811AC8" w:rsidRDefault="00811AC8" w:rsidP="00811AC8">
            <w:pPr>
              <w:rPr>
                <w:ins w:id="42" w:author="Katerina Thoua" w:date="2026-07-20T11:27:00Z" w16du:dateUtc="2026-07-20T10:27:00Z"/>
              </w:rPr>
            </w:pPr>
          </w:p>
          <w:p w:rsidR="00811AC8" w:rsidRDefault="00811AC8" w:rsidP="00811AC8">
            <w:pPr>
              <w:rPr>
                <w:ins w:id="43" w:author="Katerina Thoua" w:date="2026-07-20T11:27:00Z" w16du:dateUtc="2026-07-20T10:27:00Z"/>
                <w:rFonts w:ascii="Aptos Narrow" w:hAnsi="Aptos Narrow"/>
                <w:color w:val="000000"/>
              </w:rPr>
            </w:pPr>
            <w:proofErr w:type="spellStart"/>
            <w:ins w:id="44" w:author="Katerina Thoua" w:date="2026-07-20T11:27:00Z" w16du:dateUtc="2026-07-20T10:27:00Z">
              <w:r>
                <w:rPr>
                  <w:rFonts w:ascii="Aptos Narrow" w:hAnsi="Aptos Narrow"/>
                  <w:color w:val="000000"/>
                </w:rPr>
                <w:t>Anmeld</w:t>
              </w:r>
              <w:proofErr w:type="spellEnd"/>
              <w:r>
                <w:rPr>
                  <w:rFonts w:ascii="Aptos Narrow" w:hAnsi="Aptos Narrow"/>
                  <w:color w:val="000000"/>
                </w:rPr>
                <w:t xml:space="preserve"> </w:t>
              </w:r>
              <w:proofErr w:type="spellStart"/>
              <w:r>
                <w:rPr>
                  <w:rFonts w:ascii="Aptos Narrow" w:hAnsi="Aptos Narrow"/>
                  <w:color w:val="000000"/>
                </w:rPr>
                <w:t>dit</w:t>
              </w:r>
              <w:proofErr w:type="spellEnd"/>
              <w:r>
                <w:rPr>
                  <w:rFonts w:ascii="Aptos Narrow" w:hAnsi="Aptos Narrow"/>
                  <w:color w:val="000000"/>
                </w:rPr>
                <w:t xml:space="preserve"> </w:t>
              </w:r>
              <w:proofErr w:type="spellStart"/>
              <w:r>
                <w:rPr>
                  <w:rFonts w:ascii="Aptos Narrow" w:hAnsi="Aptos Narrow"/>
                  <w:color w:val="000000"/>
                </w:rPr>
                <w:t>krav</w:t>
              </w:r>
              <w:proofErr w:type="spellEnd"/>
              <w:r>
                <w:rPr>
                  <w:rFonts w:ascii="Aptos Narrow" w:hAnsi="Aptos Narrow"/>
                  <w:color w:val="000000"/>
                </w:rPr>
                <w:t xml:space="preserve"> </w:t>
              </w:r>
              <w:proofErr w:type="spellStart"/>
              <w:r>
                <w:rPr>
                  <w:rFonts w:ascii="Aptos Narrow" w:hAnsi="Aptos Narrow"/>
                  <w:color w:val="000000"/>
                </w:rPr>
                <w:t>via</w:t>
              </w:r>
              <w:proofErr w:type="spellEnd"/>
              <w:r>
                <w:rPr>
                  <w:rFonts w:ascii="Aptos Narrow" w:hAnsi="Aptos Narrow"/>
                  <w:color w:val="000000"/>
                </w:rPr>
                <w:t>: (</w:t>
              </w:r>
              <w:proofErr w:type="spellStart"/>
              <w:r>
                <w:rPr>
                  <w:rFonts w:ascii="Aptos Narrow" w:hAnsi="Aptos Narrow"/>
                  <w:color w:val="000000"/>
                </w:rPr>
                <w:t>ClaimsURL</w:t>
              </w:r>
              <w:proofErr w:type="spellEnd"/>
              <w:r>
                <w:rPr>
                  <w:rFonts w:ascii="Aptos Narrow" w:hAnsi="Aptos Narrow"/>
                  <w:color w:val="000000"/>
                </w:rPr>
                <w:t>)</w:t>
              </w:r>
              <w:r>
                <w:rPr>
                  <w:rFonts w:ascii="Aptos Narrow" w:hAnsi="Aptos Narrow"/>
                  <w:color w:val="000000"/>
                </w:rPr>
                <w:br/>
              </w:r>
              <w:r>
                <w:rPr>
                  <w:rFonts w:ascii="Aptos Narrow" w:hAnsi="Aptos Narrow"/>
                  <w:color w:val="000000"/>
                </w:rPr>
                <w:br/>
                <w:t xml:space="preserve">Ring </w:t>
              </w:r>
              <w:proofErr w:type="spellStart"/>
              <w:r>
                <w:rPr>
                  <w:rFonts w:ascii="Aptos Narrow" w:hAnsi="Aptos Narrow"/>
                  <w:color w:val="000000"/>
                </w:rPr>
                <w:t>til</w:t>
              </w:r>
              <w:proofErr w:type="spellEnd"/>
              <w:r>
                <w:rPr>
                  <w:rFonts w:ascii="Aptos Narrow" w:hAnsi="Aptos Narrow"/>
                  <w:color w:val="000000"/>
                </w:rPr>
                <w:t xml:space="preserve"> </w:t>
              </w:r>
              <w:proofErr w:type="spellStart"/>
              <w:r>
                <w:rPr>
                  <w:rFonts w:ascii="Aptos Narrow" w:hAnsi="Aptos Narrow"/>
                  <w:color w:val="000000"/>
                </w:rPr>
                <w:t>vores</w:t>
              </w:r>
              <w:proofErr w:type="spellEnd"/>
              <w:r>
                <w:rPr>
                  <w:rFonts w:ascii="Aptos Narrow" w:hAnsi="Aptos Narrow"/>
                  <w:color w:val="000000"/>
                </w:rPr>
                <w:t xml:space="preserve"> </w:t>
              </w:r>
              <w:proofErr w:type="spellStart"/>
              <w:r>
                <w:rPr>
                  <w:rFonts w:ascii="Aptos Narrow" w:hAnsi="Aptos Narrow"/>
                  <w:color w:val="000000"/>
                </w:rPr>
                <w:t>skadesafdeling</w:t>
              </w:r>
              <w:proofErr w:type="spellEnd"/>
              <w:r>
                <w:rPr>
                  <w:rFonts w:ascii="Aptos Narrow" w:hAnsi="Aptos Narrow"/>
                  <w:color w:val="000000"/>
                </w:rPr>
                <w:t xml:space="preserve"> </w:t>
              </w:r>
              <w:proofErr w:type="spellStart"/>
              <w:r>
                <w:rPr>
                  <w:rFonts w:ascii="Aptos Narrow" w:hAnsi="Aptos Narrow"/>
                  <w:color w:val="000000"/>
                </w:rPr>
                <w:t>på</w:t>
              </w:r>
              <w:proofErr w:type="spellEnd"/>
              <w:r>
                <w:rPr>
                  <w:rFonts w:ascii="Aptos Narrow" w:hAnsi="Aptos Narrow"/>
                  <w:color w:val="000000"/>
                </w:rPr>
                <w:t xml:space="preserve"> (</w:t>
              </w:r>
              <w:proofErr w:type="spellStart"/>
              <w:r>
                <w:rPr>
                  <w:rFonts w:ascii="Aptos Narrow" w:hAnsi="Aptos Narrow"/>
                  <w:color w:val="000000"/>
                </w:rPr>
                <w:t>claimscontactnumber</w:t>
              </w:r>
              <w:proofErr w:type="spellEnd"/>
              <w:r>
                <w:rPr>
                  <w:rFonts w:ascii="Aptos Narrow" w:hAnsi="Aptos Narrow"/>
                  <w:color w:val="000000"/>
                </w:rPr>
                <w:t>)</w:t>
              </w:r>
              <w:r>
                <w:rPr>
                  <w:rFonts w:ascii="Aptos Narrow" w:hAnsi="Aptos Narrow"/>
                  <w:color w:val="000000"/>
                </w:rPr>
                <w:br/>
                <w:t>(</w:t>
              </w:r>
              <w:proofErr w:type="spellStart"/>
              <w:r>
                <w:rPr>
                  <w:rFonts w:ascii="Aptos Narrow" w:hAnsi="Aptos Narrow"/>
                  <w:color w:val="000000"/>
                </w:rPr>
                <w:t>claims</w:t>
              </w:r>
              <w:proofErr w:type="spellEnd"/>
              <w:r>
                <w:rPr>
                  <w:rFonts w:ascii="Aptos Narrow" w:hAnsi="Aptos Narrow"/>
                  <w:color w:val="000000"/>
                </w:rPr>
                <w:t xml:space="preserve"> </w:t>
              </w:r>
              <w:proofErr w:type="spellStart"/>
              <w:r>
                <w:rPr>
                  <w:rFonts w:ascii="Aptos Narrow" w:hAnsi="Aptos Narrow"/>
                  <w:color w:val="000000"/>
                </w:rPr>
                <w:t>operating</w:t>
              </w:r>
              <w:proofErr w:type="spellEnd"/>
              <w:r>
                <w:rPr>
                  <w:rFonts w:ascii="Aptos Narrow" w:hAnsi="Aptos Narrow"/>
                  <w:color w:val="000000"/>
                </w:rPr>
                <w:t xml:space="preserve"> </w:t>
              </w:r>
              <w:proofErr w:type="spellStart"/>
              <w:r>
                <w:rPr>
                  <w:rFonts w:ascii="Aptos Narrow" w:hAnsi="Aptos Narrow"/>
                  <w:color w:val="000000"/>
                </w:rPr>
                <w:t>hours</w:t>
              </w:r>
              <w:proofErr w:type="spellEnd"/>
              <w:r>
                <w:rPr>
                  <w:rFonts w:ascii="Aptos Narrow" w:hAnsi="Aptos Narrow"/>
                  <w:color w:val="000000"/>
                </w:rPr>
                <w:t xml:space="preserve">) </w:t>
              </w:r>
              <w:proofErr w:type="spellStart"/>
              <w:r>
                <w:rPr>
                  <w:rFonts w:ascii="Aptos Narrow" w:hAnsi="Aptos Narrow"/>
                  <w:color w:val="000000"/>
                </w:rPr>
                <w:t>eller</w:t>
              </w:r>
              <w:proofErr w:type="spellEnd"/>
              <w:r>
                <w:rPr>
                  <w:rFonts w:ascii="Aptos Narrow" w:hAnsi="Aptos Narrow"/>
                  <w:color w:val="000000"/>
                </w:rPr>
                <w:t xml:space="preserve"> </w:t>
              </w:r>
              <w:proofErr w:type="spellStart"/>
              <w:r>
                <w:rPr>
                  <w:rFonts w:ascii="Aptos Narrow" w:hAnsi="Aptos Narrow"/>
                  <w:color w:val="000000"/>
                </w:rPr>
                <w:t>sende</w:t>
              </w:r>
              <w:proofErr w:type="spellEnd"/>
              <w:r>
                <w:rPr>
                  <w:rFonts w:ascii="Aptos Narrow" w:hAnsi="Aptos Narrow"/>
                  <w:color w:val="000000"/>
                </w:rPr>
                <w:t xml:space="preserve"> en e-mail (</w:t>
              </w:r>
              <w:proofErr w:type="spellStart"/>
              <w:r>
                <w:rPr>
                  <w:rFonts w:ascii="Aptos Narrow" w:hAnsi="Aptos Narrow"/>
                  <w:color w:val="000000"/>
                </w:rPr>
                <w:t>claimsEmailAddress</w:t>
              </w:r>
              <w:proofErr w:type="spellEnd"/>
              <w:r>
                <w:rPr>
                  <w:rFonts w:ascii="Aptos Narrow" w:hAnsi="Aptos Narrow"/>
                  <w:color w:val="000000"/>
                </w:rPr>
                <w:t>)</w:t>
              </w:r>
            </w:ins>
          </w:p>
          <w:p w:rsidR="00811AC8" w:rsidRPr="00811AC8" w:rsidRDefault="00811AC8" w:rsidP="00811AC8"/>
        </w:tc>
      </w:tr>
    </w:tbl>
    <w:p w:rsidR="00811AC8" w:rsidRPr="00811AC8" w:rsidRDefault="00811AC8" w:rsidP="00811AC8">
      <w:pPr>
        <w:rPr>
          <w:lang w:val="da-DK"/>
        </w:rPr>
      </w:pPr>
      <w:r w:rsidRPr="00811AC8">
        <w:rPr>
          <w:lang w:val="da-DK"/>
        </w:rPr>
        <w:br/>
      </w:r>
      <w:del w:id="45" w:author="Katerina Thoua" w:date="2026-07-20T11:29:00Z" w16du:dateUtc="2026-07-20T10:29:00Z">
        <w:r w:rsidRPr="00811AC8" w:rsidDel="00811AC8">
          <w:rPr>
            <w:lang w:val="da-DK"/>
          </w:rPr>
          <w:fldChar w:fldCharType="begin"/>
        </w:r>
        <w:r w:rsidRPr="00811AC8" w:rsidDel="00811AC8">
          <w:rPr>
            <w:lang w:val="da-DK"/>
          </w:rPr>
          <w:delInstrText>HYPERLINK "https://policy.uat.travelguard.com/aig-travel/dk/en" \t "_blank"</w:delInstrText>
        </w:r>
        <w:r w:rsidRPr="00811AC8" w:rsidDel="00811AC8">
          <w:rPr>
            <w:lang w:val="da-DK"/>
          </w:rPr>
        </w:r>
        <w:r w:rsidRPr="00811AC8" w:rsidDel="00811AC8">
          <w:rPr>
            <w:lang w:val="da-DK"/>
          </w:rPr>
          <w:fldChar w:fldCharType="separate"/>
        </w:r>
        <w:r w:rsidRPr="00811AC8" w:rsidDel="00811AC8">
          <w:rPr>
            <w:rStyle w:val="Hyperlink"/>
            <w:lang w:val="da-DK"/>
          </w:rPr>
          <w:delText>Klik her</w:delText>
        </w:r>
        <w:r w:rsidRPr="00811AC8" w:rsidDel="00811AC8">
          <w:fldChar w:fldCharType="end"/>
        </w:r>
        <w:r w:rsidRPr="00811AC8" w:rsidDel="00811AC8">
          <w:rPr>
            <w:lang w:val="da-DK"/>
          </w:rPr>
          <w:delText xml:space="preserve"> for at se oplysningerne på engelsk.</w:delText>
        </w:r>
      </w:del>
    </w:p>
    <w:p w:rsidR="00811AC8" w:rsidRPr="00811AC8" w:rsidDel="00811AC8" w:rsidRDefault="00811AC8" w:rsidP="00811AC8">
      <w:pPr>
        <w:rPr>
          <w:del w:id="46" w:author="Katerina Thoua" w:date="2026-07-20T11:29:00Z" w16du:dateUtc="2026-07-20T10:29:00Z"/>
          <w:lang w:val="da-DK"/>
        </w:rPr>
      </w:pPr>
      <w:r w:rsidRPr="00811AC8">
        <w:rPr>
          <w:lang w:val="da-DK"/>
        </w:rPr>
        <w:t> </w:t>
      </w:r>
    </w:p>
    <w:p w:rsidR="00811AC8" w:rsidRPr="00811AC8" w:rsidRDefault="00811AC8" w:rsidP="00811AC8">
      <w:pPr>
        <w:rPr>
          <w:lang w:val="da-DK"/>
        </w:rPr>
      </w:pPr>
      <w:r w:rsidRPr="00811AC8">
        <w:rPr>
          <w:lang w:val="da-DK"/>
        </w:rPr>
        <w:br/>
        <w:t>God rejse!</w:t>
      </w:r>
      <w:r w:rsidRPr="00811AC8">
        <w:rPr>
          <w:b/>
          <w:bCs/>
          <w:lang w:val="da-DK"/>
        </w:rPr>
        <w:br/>
      </w:r>
      <w:del w:id="47" w:author="Katerina Thoua" w:date="2026-07-20T11:29:00Z" w16du:dateUtc="2026-07-20T10:29:00Z">
        <w:r w:rsidRPr="00811AC8" w:rsidDel="00811AC8">
          <w:rPr>
            <w:b/>
            <w:bCs/>
            <w:lang w:val="da-DK"/>
          </w:rPr>
          <w:delText>AIG Travel</w:delText>
        </w:r>
      </w:del>
      <w:ins w:id="48" w:author="Katerina Thoua" w:date="2026-07-20T11:29:00Z" w16du:dateUtc="2026-07-20T10:29:00Z">
        <w:r>
          <w:rPr>
            <w:b/>
            <w:bCs/>
            <w:lang w:val="da-DK"/>
          </w:rPr>
          <w:t xml:space="preserve"> Travel Guard</w:t>
        </w:r>
      </w:ins>
    </w:p>
    <w:p w:rsidR="001A682F" w:rsidRDefault="001A682F"/>
    <w:sectPr w:rsidR="001A682F">
      <w:footerReference w:type="even" r:id="rId10"/>
      <w:footerReference w:type="default" r:id="rId11"/>
      <w:footerReference w:type="firs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473EC" w:rsidRDefault="009473EC" w:rsidP="00B234DB">
      <w:pPr>
        <w:spacing w:after="0" w:line="240" w:lineRule="auto"/>
      </w:pPr>
      <w:r>
        <w:separator/>
      </w:r>
    </w:p>
  </w:endnote>
  <w:endnote w:type="continuationSeparator" w:id="0">
    <w:p w:rsidR="009473EC" w:rsidRDefault="009473EC" w:rsidP="00B234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234DB" w:rsidRDefault="00811AC8">
    <w:pPr>
      <w:pStyle w:val="Footer"/>
    </w:pPr>
    <w:r>
      <w:rPr>
        <w:noProof/>
      </w:rPr>
      <mc:AlternateContent>
        <mc:Choice Requires="wps">
          <w:drawing>
            <wp:anchor distT="0" distB="0" distL="0" distR="0" simplePos="0" relativeHeight="251659264" behindDoc="0" locked="0" layoutInCell="1" allowOverlap="1" wp14:anchorId="51FAA305" wp14:editId="0CAE89B3">
              <wp:simplePos x="635" y="635"/>
              <wp:positionH relativeFrom="page">
                <wp:align>left</wp:align>
              </wp:positionH>
              <wp:positionV relativeFrom="page">
                <wp:align>bottom</wp:align>
              </wp:positionV>
              <wp:extent cx="1398270" cy="357505"/>
              <wp:effectExtent l="0" t="0" r="11430" b="0"/>
              <wp:wrapNone/>
              <wp:docPr id="317417975" name="Text Box 4"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98270" cy="357505"/>
                      </a:xfrm>
                      <a:prstGeom prst="rect">
                        <a:avLst/>
                      </a:prstGeom>
                      <a:noFill/>
                      <a:ln>
                        <a:noFill/>
                      </a:ln>
                    </wps:spPr>
                    <wps:txbx>
                      <w:txbxContent>
                        <w:p w:rsidR="00811AC8" w:rsidRPr="00811AC8" w:rsidRDefault="00811AC8" w:rsidP="00811AC8">
                          <w:pPr>
                            <w:spacing w:after="0"/>
                            <w:rPr>
                              <w:rFonts w:ascii="Aptos" w:eastAsia="Aptos" w:hAnsi="Aptos" w:cs="Aptos"/>
                              <w:noProof/>
                              <w:color w:val="000000"/>
                              <w:sz w:val="20"/>
                              <w:szCs w:val="20"/>
                            </w:rPr>
                          </w:pPr>
                          <w:r w:rsidRPr="00811AC8">
                            <w:rPr>
                              <w:rFonts w:ascii="Aptos" w:eastAsia="Aptos" w:hAnsi="Aptos" w:cs="Aptos"/>
                              <w:noProof/>
                              <w:color w:val="00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1FAA305" id="_x0000_t202" coordsize="21600,21600" o:spt="202" path="m,l,21600r21600,l21600,xe">
              <v:stroke joinstyle="miter"/>
              <v:path gradientshapeok="t" o:connecttype="rect"/>
            </v:shapetype>
            <v:shape id="Text Box 4" o:spid="_x0000_s1026" type="#_x0000_t202" alt="INTERNAL USE ONLY" style="position:absolute;margin-left:0;margin-top:0;width:110.1pt;height:28.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" filled="f" stroked="f">
              <v:textbox style="mso-fit-shape-to-text:t" inset="20pt,0,0,15pt">
                <w:txbxContent>
                  <w:p w:rsidR="00811AC8" w:rsidRPr="00811AC8" w:rsidRDefault="00811AC8" w:rsidP="00811AC8">
                    <w:pPr>
                      <w:spacing w:after="0"/>
                      <w:rPr>
                        <w:rFonts w:ascii="Aptos" w:eastAsia="Aptos" w:hAnsi="Aptos" w:cs="Aptos"/>
                        <w:noProof/>
                        <w:color w:val="000000"/>
                        <w:sz w:val="20"/>
                        <w:szCs w:val="20"/>
                      </w:rPr>
                    </w:pPr>
                    <w:r w:rsidRPr="00811AC8">
                      <w:rPr>
                        <w:rFonts w:ascii="Aptos" w:eastAsia="Aptos" w:hAnsi="Aptos" w:cs="Aptos"/>
                        <w:noProof/>
                        <w:color w:val="000000"/>
                        <w:sz w:val="20"/>
                        <w:szCs w:val="20"/>
                      </w:rPr>
                      <w:t>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234DB" w:rsidRDefault="00811AC8">
    <w:pPr>
      <w:pStyle w:val="Footer"/>
    </w:pPr>
    <w:r>
      <w:rPr>
        <w:noProof/>
      </w:rPr>
      <mc:AlternateContent>
        <mc:Choice Requires="wps">
          <w:drawing>
            <wp:anchor distT="0" distB="0" distL="0" distR="0" simplePos="0" relativeHeight="251660288" behindDoc="0" locked="0" layoutInCell="1" allowOverlap="1" wp14:anchorId="5E4D3E60" wp14:editId="40BE9E41">
              <wp:simplePos x="1079500" y="10071100"/>
              <wp:positionH relativeFrom="page">
                <wp:align>left</wp:align>
              </wp:positionH>
              <wp:positionV relativeFrom="page">
                <wp:align>bottom</wp:align>
              </wp:positionV>
              <wp:extent cx="1398270" cy="357505"/>
              <wp:effectExtent l="0" t="0" r="11430" b="0"/>
              <wp:wrapNone/>
              <wp:docPr id="1090082253" name="Text Box 5"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98270" cy="357505"/>
                      </a:xfrm>
                      <a:prstGeom prst="rect">
                        <a:avLst/>
                      </a:prstGeom>
                      <a:noFill/>
                      <a:ln>
                        <a:noFill/>
                      </a:ln>
                    </wps:spPr>
                    <wps:txbx>
                      <w:txbxContent>
                        <w:p w:rsidR="00811AC8" w:rsidRPr="00811AC8" w:rsidRDefault="00811AC8" w:rsidP="00811AC8">
                          <w:pPr>
                            <w:spacing w:after="0"/>
                            <w:rPr>
                              <w:rFonts w:ascii="Aptos" w:eastAsia="Aptos" w:hAnsi="Aptos" w:cs="Aptos"/>
                              <w:noProof/>
                              <w:color w:val="000000"/>
                              <w:sz w:val="20"/>
                              <w:szCs w:val="20"/>
                            </w:rPr>
                          </w:pPr>
                          <w:r w:rsidRPr="00811AC8">
                            <w:rPr>
                              <w:rFonts w:ascii="Aptos" w:eastAsia="Aptos" w:hAnsi="Aptos" w:cs="Aptos"/>
                              <w:noProof/>
                              <w:color w:val="00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E4D3E60" id="_x0000_t202" coordsize="21600,21600" o:spt="202" path="m,l,21600r21600,l21600,xe">
              <v:stroke joinstyle="miter"/>
              <v:path gradientshapeok="t" o:connecttype="rect"/>
            </v:shapetype>
            <v:shape id="Text Box 5" o:spid="_x0000_s1027" type="#_x0000_t202" alt="INTERNAL USE ONLY" style="position:absolute;margin-left:0;margin-top:0;width:110.1pt;height:28.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" filled="f" stroked="f">
              <v:textbox style="mso-fit-shape-to-text:t" inset="20pt,0,0,15pt">
                <w:txbxContent>
                  <w:p w:rsidR="00811AC8" w:rsidRPr="00811AC8" w:rsidRDefault="00811AC8" w:rsidP="00811AC8">
                    <w:pPr>
                      <w:spacing w:after="0"/>
                      <w:rPr>
                        <w:rFonts w:ascii="Aptos" w:eastAsia="Aptos" w:hAnsi="Aptos" w:cs="Aptos"/>
                        <w:noProof/>
                        <w:color w:val="000000"/>
                        <w:sz w:val="20"/>
                        <w:szCs w:val="20"/>
                      </w:rPr>
                    </w:pPr>
                    <w:r w:rsidRPr="00811AC8">
                      <w:rPr>
                        <w:rFonts w:ascii="Aptos" w:eastAsia="Aptos" w:hAnsi="Aptos" w:cs="Aptos"/>
                        <w:noProof/>
                        <w:color w:val="000000"/>
                        <w:sz w:val="20"/>
                        <w:szCs w:val="20"/>
                      </w:rPr>
                      <w:t>INTERNAL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234DB" w:rsidRDefault="00811AC8">
    <w:pPr>
      <w:pStyle w:val="Footer"/>
    </w:pPr>
    <w:r>
      <w:rPr>
        <w:noProof/>
      </w:rPr>
      <mc:AlternateContent>
        <mc:Choice Requires="wps">
          <w:drawing>
            <wp:anchor distT="0" distB="0" distL="0" distR="0" simplePos="0" relativeHeight="251658240" behindDoc="0" locked="0" layoutInCell="1" allowOverlap="1" wp14:anchorId="1414F229" wp14:editId="3D9EA55D">
              <wp:simplePos x="635" y="635"/>
              <wp:positionH relativeFrom="page">
                <wp:align>left</wp:align>
              </wp:positionH>
              <wp:positionV relativeFrom="page">
                <wp:align>bottom</wp:align>
              </wp:positionV>
              <wp:extent cx="1398270" cy="357505"/>
              <wp:effectExtent l="0" t="0" r="11430" b="0"/>
              <wp:wrapNone/>
              <wp:docPr id="1075144138" name="Text Box 3"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98270" cy="357505"/>
                      </a:xfrm>
                      <a:prstGeom prst="rect">
                        <a:avLst/>
                      </a:prstGeom>
                      <a:noFill/>
                      <a:ln>
                        <a:noFill/>
                      </a:ln>
                    </wps:spPr>
                    <wps:txbx>
                      <w:txbxContent>
                        <w:p w:rsidR="00811AC8" w:rsidRPr="00811AC8" w:rsidRDefault="00811AC8" w:rsidP="00811AC8">
                          <w:pPr>
                            <w:spacing w:after="0"/>
                            <w:rPr>
                              <w:rFonts w:ascii="Aptos" w:eastAsia="Aptos" w:hAnsi="Aptos" w:cs="Aptos"/>
                              <w:noProof/>
                              <w:color w:val="000000"/>
                              <w:sz w:val="20"/>
                              <w:szCs w:val="20"/>
                            </w:rPr>
                          </w:pPr>
                          <w:r w:rsidRPr="00811AC8">
                            <w:rPr>
                              <w:rFonts w:ascii="Aptos" w:eastAsia="Aptos" w:hAnsi="Aptos" w:cs="Aptos"/>
                              <w:noProof/>
                              <w:color w:val="00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414F229" id="_x0000_t202" coordsize="21600,21600" o:spt="202" path="m,l,21600r21600,l21600,xe">
              <v:stroke joinstyle="miter"/>
              <v:path gradientshapeok="t" o:connecttype="rect"/>
            </v:shapetype>
            <v:shape id="Text Box 3" o:spid="_x0000_s1028" type="#_x0000_t202" alt="INTERNAL USE ONLY" style="position:absolute;margin-left:0;margin-top:0;width:110.1pt;height:28.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" filled="f" stroked="f">
              <v:textbox style="mso-fit-shape-to-text:t" inset="20pt,0,0,15pt">
                <w:txbxContent>
                  <w:p w:rsidR="00811AC8" w:rsidRPr="00811AC8" w:rsidRDefault="00811AC8" w:rsidP="00811AC8">
                    <w:pPr>
                      <w:spacing w:after="0"/>
                      <w:rPr>
                        <w:rFonts w:ascii="Aptos" w:eastAsia="Aptos" w:hAnsi="Aptos" w:cs="Aptos"/>
                        <w:noProof/>
                        <w:color w:val="000000"/>
                        <w:sz w:val="20"/>
                        <w:szCs w:val="20"/>
                      </w:rPr>
                    </w:pPr>
                    <w:r w:rsidRPr="00811AC8">
                      <w:rPr>
                        <w:rFonts w:ascii="Aptos" w:eastAsia="Aptos" w:hAnsi="Aptos" w:cs="Aptos"/>
                        <w:noProof/>
                        <w:color w:val="000000"/>
                        <w:sz w:val="20"/>
                        <w:szCs w:val="20"/>
                      </w:rPr>
                      <w:t>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473EC" w:rsidRDefault="009473EC" w:rsidP="00B234DB">
      <w:pPr>
        <w:spacing w:after="0" w:line="240" w:lineRule="auto"/>
      </w:pPr>
      <w:r>
        <w:separator/>
      </w:r>
    </w:p>
  </w:footnote>
  <w:footnote w:type="continuationSeparator" w:id="0">
    <w:p w:rsidR="009473EC" w:rsidRDefault="009473EC" w:rsidP="00B234DB">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terina Thoua">
    <w15:presenceInfo w15:providerId="AD" w15:userId="S::katerina.thoua@travelguard.com::a3b6667d-5555-4fad-bde5-0b9de91271b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AC8"/>
    <w:rsid w:val="001A682F"/>
    <w:rsid w:val="00267289"/>
    <w:rsid w:val="003C4430"/>
    <w:rsid w:val="005F02A2"/>
    <w:rsid w:val="0060144D"/>
    <w:rsid w:val="006779C8"/>
    <w:rsid w:val="00685A54"/>
    <w:rsid w:val="00811AC8"/>
    <w:rsid w:val="009473EC"/>
    <w:rsid w:val="00AA2BB8"/>
    <w:rsid w:val="00B2041F"/>
    <w:rsid w:val="00B234DB"/>
    <w:rsid w:val="00BC7B6B"/>
    <w:rsid w:val="00CC3BFD"/>
    <w:rsid w:val="00CD329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8E6DA"/>
  <w15:chartTrackingRefBased/>
  <w15:docId w15:val="{197953B1-D51E-474D-A059-BDA0261FE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BFD"/>
    <w:pPr>
      <w:keepNext/>
      <w:keepLines/>
      <w:spacing w:before="360" w:after="80"/>
      <w:outlineLvl w:val="0"/>
    </w:pPr>
    <w:rPr>
      <w:rFonts w:asciiTheme="majorHAnsi" w:eastAsiaTheme="majorEastAsia" w:hAnsiTheme="majorHAnsi" w:cstheme="majorBidi"/>
      <w:color w:val="184C82" w:themeColor="accent1" w:themeShade="BF"/>
      <w:sz w:val="40"/>
      <w:szCs w:val="40"/>
    </w:rPr>
  </w:style>
  <w:style w:type="paragraph" w:styleId="Heading2">
    <w:name w:val="heading 2"/>
    <w:basedOn w:val="Normal"/>
    <w:next w:val="Normal"/>
    <w:link w:val="Heading2Char"/>
    <w:uiPriority w:val="9"/>
    <w:semiHidden/>
    <w:unhideWhenUsed/>
    <w:qFormat/>
    <w:rsid w:val="00CC3BFD"/>
    <w:pPr>
      <w:keepNext/>
      <w:keepLines/>
      <w:spacing w:before="160" w:after="80"/>
      <w:outlineLvl w:val="1"/>
    </w:pPr>
    <w:rPr>
      <w:rFonts w:asciiTheme="majorHAnsi" w:eastAsiaTheme="majorEastAsia" w:hAnsiTheme="majorHAnsi" w:cstheme="majorBidi"/>
      <w:color w:val="184C82" w:themeColor="accent1" w:themeShade="BF"/>
      <w:sz w:val="32"/>
      <w:szCs w:val="32"/>
    </w:rPr>
  </w:style>
  <w:style w:type="paragraph" w:styleId="Heading3">
    <w:name w:val="heading 3"/>
    <w:basedOn w:val="Normal"/>
    <w:next w:val="Normal"/>
    <w:link w:val="Heading3Char"/>
    <w:uiPriority w:val="9"/>
    <w:semiHidden/>
    <w:unhideWhenUsed/>
    <w:qFormat/>
    <w:rsid w:val="00CC3BFD"/>
    <w:pPr>
      <w:keepNext/>
      <w:keepLines/>
      <w:spacing w:before="160" w:after="80"/>
      <w:outlineLvl w:val="2"/>
    </w:pPr>
    <w:rPr>
      <w:rFonts w:eastAsiaTheme="majorEastAsia" w:cstheme="majorBidi"/>
      <w:color w:val="184C82" w:themeColor="accent1" w:themeShade="BF"/>
      <w:sz w:val="28"/>
      <w:szCs w:val="28"/>
    </w:rPr>
  </w:style>
  <w:style w:type="paragraph" w:styleId="Heading4">
    <w:name w:val="heading 4"/>
    <w:basedOn w:val="Normal"/>
    <w:next w:val="Normal"/>
    <w:link w:val="Heading4Char"/>
    <w:uiPriority w:val="9"/>
    <w:semiHidden/>
    <w:unhideWhenUsed/>
    <w:qFormat/>
    <w:rsid w:val="00CC3BFD"/>
    <w:pPr>
      <w:keepNext/>
      <w:keepLines/>
      <w:spacing w:before="80" w:after="40"/>
      <w:outlineLvl w:val="3"/>
    </w:pPr>
    <w:rPr>
      <w:rFonts w:eastAsiaTheme="majorEastAsia" w:cstheme="majorBidi"/>
      <w:i/>
      <w:iCs/>
      <w:color w:val="184C82" w:themeColor="accent1" w:themeShade="BF"/>
    </w:rPr>
  </w:style>
  <w:style w:type="paragraph" w:styleId="Heading5">
    <w:name w:val="heading 5"/>
    <w:basedOn w:val="Normal"/>
    <w:next w:val="Normal"/>
    <w:link w:val="Heading5Char"/>
    <w:uiPriority w:val="9"/>
    <w:semiHidden/>
    <w:unhideWhenUsed/>
    <w:qFormat/>
    <w:rsid w:val="00CC3BFD"/>
    <w:pPr>
      <w:keepNext/>
      <w:keepLines/>
      <w:spacing w:before="80" w:after="40"/>
      <w:outlineLvl w:val="4"/>
    </w:pPr>
    <w:rPr>
      <w:rFonts w:eastAsiaTheme="majorEastAsia" w:cstheme="majorBidi"/>
      <w:color w:val="184C82" w:themeColor="accent1" w:themeShade="BF"/>
    </w:rPr>
  </w:style>
  <w:style w:type="paragraph" w:styleId="Heading6">
    <w:name w:val="heading 6"/>
    <w:basedOn w:val="Normal"/>
    <w:next w:val="Normal"/>
    <w:link w:val="Heading6Char"/>
    <w:uiPriority w:val="9"/>
    <w:semiHidden/>
    <w:unhideWhenUsed/>
    <w:qFormat/>
    <w:rsid w:val="00CC3BFD"/>
    <w:pPr>
      <w:keepNext/>
      <w:keepLines/>
      <w:spacing w:before="40" w:after="0"/>
      <w:outlineLvl w:val="5"/>
    </w:pPr>
    <w:rPr>
      <w:rFonts w:eastAsiaTheme="majorEastAsia" w:cstheme="majorBidi"/>
      <w:i/>
      <w:iCs/>
      <w:color w:val="4A69C6" w:themeColor="text1" w:themeTint="A6"/>
    </w:rPr>
  </w:style>
  <w:style w:type="paragraph" w:styleId="Heading7">
    <w:name w:val="heading 7"/>
    <w:basedOn w:val="Normal"/>
    <w:next w:val="Normal"/>
    <w:link w:val="Heading7Char"/>
    <w:uiPriority w:val="9"/>
    <w:semiHidden/>
    <w:unhideWhenUsed/>
    <w:qFormat/>
    <w:rsid w:val="00CC3BFD"/>
    <w:pPr>
      <w:keepNext/>
      <w:keepLines/>
      <w:spacing w:before="40" w:after="0"/>
      <w:outlineLvl w:val="6"/>
    </w:pPr>
    <w:rPr>
      <w:rFonts w:eastAsiaTheme="majorEastAsia" w:cstheme="majorBidi"/>
      <w:color w:val="4A69C6" w:themeColor="text1" w:themeTint="A6"/>
    </w:rPr>
  </w:style>
  <w:style w:type="paragraph" w:styleId="Heading8">
    <w:name w:val="heading 8"/>
    <w:basedOn w:val="Normal"/>
    <w:next w:val="Normal"/>
    <w:link w:val="Heading8Char"/>
    <w:uiPriority w:val="9"/>
    <w:semiHidden/>
    <w:unhideWhenUsed/>
    <w:qFormat/>
    <w:rsid w:val="00CC3BFD"/>
    <w:pPr>
      <w:keepNext/>
      <w:keepLines/>
      <w:spacing w:after="0"/>
      <w:outlineLvl w:val="7"/>
    </w:pPr>
    <w:rPr>
      <w:rFonts w:eastAsiaTheme="majorEastAsia" w:cstheme="majorBidi"/>
      <w:i/>
      <w:iCs/>
      <w:color w:val="304A99" w:themeColor="text1" w:themeTint="D8"/>
    </w:rPr>
  </w:style>
  <w:style w:type="paragraph" w:styleId="Heading9">
    <w:name w:val="heading 9"/>
    <w:basedOn w:val="Normal"/>
    <w:next w:val="Normal"/>
    <w:link w:val="Heading9Char"/>
    <w:uiPriority w:val="9"/>
    <w:semiHidden/>
    <w:unhideWhenUsed/>
    <w:qFormat/>
    <w:rsid w:val="00CC3BFD"/>
    <w:pPr>
      <w:keepNext/>
      <w:keepLines/>
      <w:spacing w:after="0"/>
      <w:outlineLvl w:val="8"/>
    </w:pPr>
    <w:rPr>
      <w:rFonts w:eastAsiaTheme="majorEastAsia" w:cstheme="majorBidi"/>
      <w:color w:val="304A99"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BFD"/>
    <w:rPr>
      <w:rFonts w:asciiTheme="majorHAnsi" w:eastAsiaTheme="majorEastAsia" w:hAnsiTheme="majorHAnsi" w:cstheme="majorBidi"/>
      <w:color w:val="184C82" w:themeColor="accent1" w:themeShade="BF"/>
      <w:sz w:val="40"/>
      <w:szCs w:val="40"/>
    </w:rPr>
  </w:style>
  <w:style w:type="character" w:customStyle="1" w:styleId="Heading2Char">
    <w:name w:val="Heading 2 Char"/>
    <w:basedOn w:val="DefaultParagraphFont"/>
    <w:link w:val="Heading2"/>
    <w:uiPriority w:val="9"/>
    <w:semiHidden/>
    <w:rsid w:val="00CC3BFD"/>
    <w:rPr>
      <w:rFonts w:asciiTheme="majorHAnsi" w:eastAsiaTheme="majorEastAsia" w:hAnsiTheme="majorHAnsi" w:cstheme="majorBidi"/>
      <w:color w:val="184C82" w:themeColor="accent1" w:themeShade="BF"/>
      <w:sz w:val="32"/>
      <w:szCs w:val="32"/>
    </w:rPr>
  </w:style>
  <w:style w:type="character" w:customStyle="1" w:styleId="Heading3Char">
    <w:name w:val="Heading 3 Char"/>
    <w:basedOn w:val="DefaultParagraphFont"/>
    <w:link w:val="Heading3"/>
    <w:uiPriority w:val="9"/>
    <w:semiHidden/>
    <w:rsid w:val="00CC3BFD"/>
    <w:rPr>
      <w:rFonts w:eastAsiaTheme="majorEastAsia" w:cstheme="majorBidi"/>
      <w:color w:val="184C82" w:themeColor="accent1" w:themeShade="BF"/>
      <w:sz w:val="28"/>
      <w:szCs w:val="28"/>
    </w:rPr>
  </w:style>
  <w:style w:type="character" w:customStyle="1" w:styleId="Heading4Char">
    <w:name w:val="Heading 4 Char"/>
    <w:basedOn w:val="DefaultParagraphFont"/>
    <w:link w:val="Heading4"/>
    <w:uiPriority w:val="9"/>
    <w:semiHidden/>
    <w:rsid w:val="00CC3BFD"/>
    <w:rPr>
      <w:rFonts w:eastAsiaTheme="majorEastAsia" w:cstheme="majorBidi"/>
      <w:i/>
      <w:iCs/>
      <w:color w:val="184C82" w:themeColor="accent1" w:themeShade="BF"/>
    </w:rPr>
  </w:style>
  <w:style w:type="character" w:customStyle="1" w:styleId="Heading5Char">
    <w:name w:val="Heading 5 Char"/>
    <w:basedOn w:val="DefaultParagraphFont"/>
    <w:link w:val="Heading5"/>
    <w:uiPriority w:val="9"/>
    <w:semiHidden/>
    <w:rsid w:val="00CC3BFD"/>
    <w:rPr>
      <w:rFonts w:eastAsiaTheme="majorEastAsia" w:cstheme="majorBidi"/>
      <w:color w:val="184C82" w:themeColor="accent1" w:themeShade="BF"/>
    </w:rPr>
  </w:style>
  <w:style w:type="character" w:customStyle="1" w:styleId="Heading6Char">
    <w:name w:val="Heading 6 Char"/>
    <w:basedOn w:val="DefaultParagraphFont"/>
    <w:link w:val="Heading6"/>
    <w:uiPriority w:val="9"/>
    <w:semiHidden/>
    <w:rsid w:val="00CC3BFD"/>
    <w:rPr>
      <w:rFonts w:eastAsiaTheme="majorEastAsia" w:cstheme="majorBidi"/>
      <w:i/>
      <w:iCs/>
      <w:color w:val="4A69C6" w:themeColor="text1" w:themeTint="A6"/>
    </w:rPr>
  </w:style>
  <w:style w:type="character" w:customStyle="1" w:styleId="Heading7Char">
    <w:name w:val="Heading 7 Char"/>
    <w:basedOn w:val="DefaultParagraphFont"/>
    <w:link w:val="Heading7"/>
    <w:uiPriority w:val="9"/>
    <w:semiHidden/>
    <w:rsid w:val="00CC3BFD"/>
    <w:rPr>
      <w:rFonts w:eastAsiaTheme="majorEastAsia" w:cstheme="majorBidi"/>
      <w:color w:val="4A69C6" w:themeColor="text1" w:themeTint="A6"/>
    </w:rPr>
  </w:style>
  <w:style w:type="character" w:customStyle="1" w:styleId="Heading8Char">
    <w:name w:val="Heading 8 Char"/>
    <w:basedOn w:val="DefaultParagraphFont"/>
    <w:link w:val="Heading8"/>
    <w:uiPriority w:val="9"/>
    <w:semiHidden/>
    <w:rsid w:val="00CC3BFD"/>
    <w:rPr>
      <w:rFonts w:eastAsiaTheme="majorEastAsia" w:cstheme="majorBidi"/>
      <w:i/>
      <w:iCs/>
      <w:color w:val="304A99" w:themeColor="text1" w:themeTint="D8"/>
    </w:rPr>
  </w:style>
  <w:style w:type="character" w:customStyle="1" w:styleId="Heading9Char">
    <w:name w:val="Heading 9 Char"/>
    <w:basedOn w:val="DefaultParagraphFont"/>
    <w:link w:val="Heading9"/>
    <w:uiPriority w:val="9"/>
    <w:semiHidden/>
    <w:rsid w:val="00CC3BFD"/>
    <w:rPr>
      <w:rFonts w:eastAsiaTheme="majorEastAsia" w:cstheme="majorBidi"/>
      <w:color w:val="304A99" w:themeColor="text1" w:themeTint="D8"/>
    </w:rPr>
  </w:style>
  <w:style w:type="paragraph" w:styleId="Title">
    <w:name w:val="Title"/>
    <w:basedOn w:val="Normal"/>
    <w:next w:val="Normal"/>
    <w:link w:val="TitleChar"/>
    <w:uiPriority w:val="10"/>
    <w:qFormat/>
    <w:rsid w:val="00CC3B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B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BFD"/>
    <w:pPr>
      <w:numPr>
        <w:ilvl w:val="1"/>
      </w:numPr>
    </w:pPr>
    <w:rPr>
      <w:rFonts w:eastAsiaTheme="majorEastAsia" w:cstheme="majorBidi"/>
      <w:color w:val="4A69C6" w:themeColor="text1" w:themeTint="A6"/>
      <w:spacing w:val="15"/>
      <w:sz w:val="28"/>
      <w:szCs w:val="28"/>
    </w:rPr>
  </w:style>
  <w:style w:type="character" w:customStyle="1" w:styleId="SubtitleChar">
    <w:name w:val="Subtitle Char"/>
    <w:basedOn w:val="DefaultParagraphFont"/>
    <w:link w:val="Subtitle"/>
    <w:uiPriority w:val="11"/>
    <w:rsid w:val="00CC3BFD"/>
    <w:rPr>
      <w:rFonts w:eastAsiaTheme="majorEastAsia" w:cstheme="majorBidi"/>
      <w:color w:val="4A69C6" w:themeColor="text1" w:themeTint="A6"/>
      <w:spacing w:val="15"/>
      <w:sz w:val="28"/>
      <w:szCs w:val="28"/>
    </w:rPr>
  </w:style>
  <w:style w:type="paragraph" w:styleId="Quote">
    <w:name w:val="Quote"/>
    <w:basedOn w:val="Normal"/>
    <w:next w:val="Normal"/>
    <w:link w:val="QuoteChar"/>
    <w:uiPriority w:val="29"/>
    <w:qFormat/>
    <w:rsid w:val="00CC3BFD"/>
    <w:pPr>
      <w:spacing w:before="160"/>
      <w:jc w:val="center"/>
    </w:pPr>
    <w:rPr>
      <w:i/>
      <w:iCs/>
      <w:color w:val="3957B4" w:themeColor="text1" w:themeTint="BF"/>
    </w:rPr>
  </w:style>
  <w:style w:type="character" w:customStyle="1" w:styleId="QuoteChar">
    <w:name w:val="Quote Char"/>
    <w:basedOn w:val="DefaultParagraphFont"/>
    <w:link w:val="Quote"/>
    <w:uiPriority w:val="29"/>
    <w:rsid w:val="00CC3BFD"/>
    <w:rPr>
      <w:i/>
      <w:iCs/>
      <w:color w:val="3957B4" w:themeColor="text1" w:themeTint="BF"/>
    </w:rPr>
  </w:style>
  <w:style w:type="paragraph" w:styleId="ListParagraph">
    <w:name w:val="List Paragraph"/>
    <w:basedOn w:val="Normal"/>
    <w:uiPriority w:val="34"/>
    <w:qFormat/>
    <w:rsid w:val="00CC3BFD"/>
    <w:pPr>
      <w:ind w:left="720"/>
      <w:contextualSpacing/>
    </w:pPr>
  </w:style>
  <w:style w:type="character" w:styleId="IntenseEmphasis">
    <w:name w:val="Intense Emphasis"/>
    <w:basedOn w:val="DefaultParagraphFont"/>
    <w:uiPriority w:val="21"/>
    <w:qFormat/>
    <w:rsid w:val="00CC3BFD"/>
    <w:rPr>
      <w:i/>
      <w:iCs/>
      <w:color w:val="184C82" w:themeColor="accent1" w:themeShade="BF"/>
    </w:rPr>
  </w:style>
  <w:style w:type="paragraph" w:styleId="IntenseQuote">
    <w:name w:val="Intense Quote"/>
    <w:basedOn w:val="Normal"/>
    <w:next w:val="Normal"/>
    <w:link w:val="IntenseQuoteChar"/>
    <w:uiPriority w:val="30"/>
    <w:qFormat/>
    <w:rsid w:val="00CC3BFD"/>
    <w:pPr>
      <w:pBdr>
        <w:top w:val="single" w:sz="4" w:space="10" w:color="184C82" w:themeColor="accent1" w:themeShade="BF"/>
        <w:bottom w:val="single" w:sz="4" w:space="10" w:color="184C82" w:themeColor="accent1" w:themeShade="BF"/>
      </w:pBdr>
      <w:spacing w:before="360" w:after="360"/>
      <w:ind w:left="864" w:right="864"/>
      <w:jc w:val="center"/>
    </w:pPr>
    <w:rPr>
      <w:i/>
      <w:iCs/>
      <w:color w:val="184C82" w:themeColor="accent1" w:themeShade="BF"/>
    </w:rPr>
  </w:style>
  <w:style w:type="character" w:customStyle="1" w:styleId="IntenseQuoteChar">
    <w:name w:val="Intense Quote Char"/>
    <w:basedOn w:val="DefaultParagraphFont"/>
    <w:link w:val="IntenseQuote"/>
    <w:uiPriority w:val="30"/>
    <w:rsid w:val="00CC3BFD"/>
    <w:rPr>
      <w:i/>
      <w:iCs/>
      <w:color w:val="184C82" w:themeColor="accent1" w:themeShade="BF"/>
    </w:rPr>
  </w:style>
  <w:style w:type="character" w:styleId="IntenseReference">
    <w:name w:val="Intense Reference"/>
    <w:basedOn w:val="DefaultParagraphFont"/>
    <w:uiPriority w:val="32"/>
    <w:qFormat/>
    <w:rsid w:val="00CC3BFD"/>
    <w:rPr>
      <w:b/>
      <w:bCs/>
      <w:smallCaps/>
      <w:color w:val="184C82" w:themeColor="accent1" w:themeShade="BF"/>
      <w:spacing w:val="5"/>
    </w:rPr>
  </w:style>
  <w:style w:type="paragraph" w:styleId="Footer">
    <w:name w:val="footer"/>
    <w:basedOn w:val="Normal"/>
    <w:link w:val="FooterChar"/>
    <w:uiPriority w:val="99"/>
    <w:unhideWhenUsed/>
    <w:rsid w:val="00B234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34DB"/>
  </w:style>
  <w:style w:type="character" w:styleId="Hyperlink">
    <w:name w:val="Hyperlink"/>
    <w:basedOn w:val="DefaultParagraphFont"/>
    <w:uiPriority w:val="99"/>
    <w:unhideWhenUsed/>
    <w:rsid w:val="00811AC8"/>
    <w:rPr>
      <w:color w:val="1FB1E6" w:themeColor="hyperlink"/>
      <w:u w:val="single"/>
    </w:rPr>
  </w:style>
  <w:style w:type="character" w:styleId="UnresolvedMention">
    <w:name w:val="Unresolved Mention"/>
    <w:basedOn w:val="DefaultParagraphFont"/>
    <w:uiPriority w:val="99"/>
    <w:semiHidden/>
    <w:unhideWhenUsed/>
    <w:rsid w:val="00811AC8"/>
    <w:rPr>
      <w:color w:val="605E5C"/>
      <w:shd w:val="clear" w:color="auto" w:fill="E1DFDD"/>
    </w:rPr>
  </w:style>
  <w:style w:type="paragraph" w:styleId="Revision">
    <w:name w:val="Revision"/>
    <w:hidden/>
    <w:uiPriority w:val="99"/>
    <w:semiHidden/>
    <w:rsid w:val="00811AC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https://policy.uat.travelguard.com/aig-travel/dk/da" TargetMode="External"/><Relationship Id="rId14" Type="http://schemas.microsoft.com/office/2011/relationships/people" Target="people.xml"/></Relationships>
</file>

<file path=word/theme/theme1.xml><?xml version="1.0" encoding="utf-8"?>
<a:theme xmlns:a="http://schemas.openxmlformats.org/drawingml/2006/main" name="Tema de Office">
  <a:themeElements>
    <a:clrScheme name="Zurich">
      <a:dk1>
        <a:srgbClr val="23366F"/>
      </a:dk1>
      <a:lt1>
        <a:srgbClr val="FFFFFF"/>
      </a:lt1>
      <a:dk2>
        <a:srgbClr val="23366F"/>
      </a:dk2>
      <a:lt2>
        <a:srgbClr val="1FB1E6"/>
      </a:lt2>
      <a:accent1>
        <a:srgbClr val="2167AE"/>
      </a:accent1>
      <a:accent2>
        <a:srgbClr val="91BFE3"/>
      </a:accent2>
      <a:accent3>
        <a:srgbClr val="5495CF"/>
      </a:accent3>
      <a:accent4>
        <a:srgbClr val="DAD2BD"/>
      </a:accent4>
      <a:accent5>
        <a:srgbClr val="EEF0F1"/>
      </a:accent5>
      <a:accent6>
        <a:srgbClr val="DDE4E3"/>
      </a:accent6>
      <a:hlink>
        <a:srgbClr val="1FB1E6"/>
      </a:hlink>
      <a:folHlink>
        <a:srgbClr val="1FB1E6"/>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custClrLst>
    <a:custClr name="Moss">
      <a:srgbClr val="3A8367"/>
    </a:custClr>
    <a:custClr name="Teal">
      <a:srgbClr val="00CBC1"/>
    </a:custClr>
    <a:custClr name="Mint">
      <a:srgbClr val="A6E9AB"/>
    </a:custClr>
    <a:custClr name="Lime">
      <a:srgbClr val="E1EE92"/>
    </a:custClr>
    <a:custClr name="Lemon">
      <a:srgbClr val="F9E547"/>
    </a:custClr>
    <a:custClr name="Peach">
      <a:srgbClr val="FD7C6D"/>
    </a:custClr>
    <a:custClr name="Rust">
      <a:srgbClr val="BA4538"/>
    </a:custClr>
    <a:custClr name="Candy">
      <a:srgbClr val="C44692"/>
    </a:custClr>
    <a:custClr name="Powder Pink">
      <a:srgbClr val="FFC5EA"/>
    </a:custClr>
    <a:custClr name="Lilac">
      <a:srgbClr val="6D6BCF"/>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activity xmlns="c8f01c7e-174e-4b49-aa48-05c69563538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D8DCC56A753C054C8B95774AE1C04336" ma:contentTypeVersion="14" ma:contentTypeDescription="Crear nuevo documento." ma:contentTypeScope="" ma:versionID="222229fc3004fd7002284231412a6e8c">
  <xsd:schema xmlns:xsd="http://www.w3.org/2001/XMLSchema" xmlns:xs="http://www.w3.org/2001/XMLSchema" xmlns:p="http://schemas.microsoft.com/office/2006/metadata/properties" xmlns:ns1="http://schemas.microsoft.com/sharepoint/v3" xmlns:ns3="c8f01c7e-174e-4b49-aa48-05c69563538b" targetNamespace="http://schemas.microsoft.com/office/2006/metadata/properties" ma:root="true" ma:fieldsID="ec194203d1a55ef746967872b067facc" ns1:_="" ns3:_="">
    <xsd:import namespace="http://schemas.microsoft.com/sharepoint/v3"/>
    <xsd:import namespace="c8f01c7e-174e-4b49-aa48-05c69563538b"/>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_activity" minOccurs="0"/>
                <xsd:element ref="ns3:MediaServiceDateTaken" minOccurs="0"/>
                <xsd:element ref="ns3:MediaLengthInSeconds" minOccurs="0"/>
                <xsd:element ref="ns3:MediaServiceOCR" minOccurs="0"/>
                <xsd:element ref="ns3:MediaServiceObjectDetectorVersions" minOccurs="0"/>
                <xsd:element ref="ns3:MediaServiceSearchProperties" minOccurs="0"/>
                <xsd:element ref="ns3:MediaServiceSystemTag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Propiedades de la Directiva de cumplimiento unificado" ma:hidden="true" ma:internalName="_ip_UnifiedCompliancePolicyProperties">
      <xsd:simpleType>
        <xsd:restriction base="dms:Note"/>
      </xsd:simpleType>
    </xsd:element>
    <xsd:element name="_ip_UnifiedCompliancePolicyUIAction" ma:index="21"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8f01c7e-174e-4b49-aa48-05c6956353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SystemTags" ma:index="19"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3AC3050-B6AE-4A8B-8B0D-6807CA3545B3}">
  <ds:schemaRefs>
    <ds:schemaRef ds:uri="http://schemas.microsoft.com/office/2006/metadata/properties"/>
    <ds:schemaRef ds:uri="http://schemas.microsoft.com/office/infopath/2007/PartnerControls"/>
    <ds:schemaRef ds:uri="http://schemas.microsoft.com/sharepoint/v3"/>
    <ds:schemaRef ds:uri="c8f01c7e-174e-4b49-aa48-05c69563538b"/>
  </ds:schemaRefs>
</ds:datastoreItem>
</file>

<file path=customXml/itemProps2.xml><?xml version="1.0" encoding="utf-8"?>
<ds:datastoreItem xmlns:ds="http://schemas.openxmlformats.org/officeDocument/2006/customXml" ds:itemID="{BD1AD95C-F120-459B-9B52-66B9ABA3AD66}">
  <ds:schemaRefs>
    <ds:schemaRef ds:uri="http://schemas.microsoft.com/sharepoint/v3/contenttype/forms"/>
  </ds:schemaRefs>
</ds:datastoreItem>
</file>

<file path=customXml/itemProps3.xml><?xml version="1.0" encoding="utf-8"?>
<ds:datastoreItem xmlns:ds="http://schemas.openxmlformats.org/officeDocument/2006/customXml" ds:itemID="{6F50B3B4-4827-49B5-995D-D73AA84BE2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8f01c7e-174e-4b49-aa48-05c6956353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480</Words>
  <Characters>3016</Characters>
  <Application>Microsoft Office Word</Application>
  <DocSecurity>0</DocSecurity>
  <Lines>201</Lines>
  <Paragraphs>99</Paragraphs>
  <ScaleCrop>false</ScaleCrop>
  <Company/>
  <LinksUpToDate>false</LinksUpToDate>
  <CharactersWithSpaces>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Katerina Thoua</dc:creator>
  <cp:keywords/>
  <dc:description/>
  <cp:lastModifiedBy>Stuart Santos</cp:lastModifiedBy>
  <cp:revision>1</cp:revision>
  <dcterms:created xsi:type="dcterms:W3CDTF">2026-08-18T15:04:00Z</dcterms:created>
  <dcterms:modified xsi:type="dcterms:W3CDTF">2026-08-18T15:04:00Z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401565ca,12eb69f7,40f955cd</vt:lpwstr>
  </property>
  <property fmtid="{D5CDD505-2E9C-101B-9397-08002B2CF9AE}" pid="3" name="ClassificationContentMarkingFooterFontProps">
    <vt:lpwstr>#000000,10,Aptos</vt:lpwstr>
  </property>
  <property fmtid="{D5CDD505-2E9C-101B-9397-08002B2CF9AE}" pid="4" name="ClassificationContentMarkingFooterText">
    <vt:lpwstr>INTERNAL USE ONLY</vt:lpwstr>
  </property>
  <property fmtid="{D5CDD505-2E9C-101B-9397-08002B2CF9AE}" pid="5" name="MSIP_Label_9108d454-5c13-4905-93be-12ec8059c842_Enabled">
    <vt:lpwstr>true</vt:lpwstr>
  </property>
  <property fmtid="{D5CDD505-2E9C-101B-9397-08002B2CF9AE}" pid="6" name="MSIP_Label_9108d454-5c13-4905-93be-12ec8059c842_SetDate">
    <vt:lpwstr>2026-07-20T10:29:44Z</vt:lpwstr>
  </property>
  <property fmtid="{D5CDD505-2E9C-101B-9397-08002B2CF9AE}" pid="7" name="MSIP_Label_9108d454-5c13-4905-93be-12ec8059c842_Method">
    <vt:lpwstr>Privileged</vt:lpwstr>
  </property>
  <property fmtid="{D5CDD505-2E9C-101B-9397-08002B2CF9AE}" pid="8" name="MSIP_Label_9108d454-5c13-4905-93be-12ec8059c842_Name">
    <vt:lpwstr>9108d454-5c13-4905-93be-12ec8059c842</vt:lpwstr>
  </property>
  <property fmtid="{D5CDD505-2E9C-101B-9397-08002B2CF9AE}" pid="9" name="MSIP_Label_9108d454-5c13-4905-93be-12ec8059c842_SiteId">
    <vt:lpwstr>473672ba-cd07-4371-a2ae-788b4c61840e</vt:lpwstr>
  </property>
  <property fmtid="{D5CDD505-2E9C-101B-9397-08002B2CF9AE}" pid="10" name="MSIP_Label_9108d454-5c13-4905-93be-12ec8059c842_ActionId">
    <vt:lpwstr>d9584a8b-7a69-42a6-bc94-db06a491ad09</vt:lpwstr>
  </property>
  <property fmtid="{D5CDD505-2E9C-101B-9397-08002B2CF9AE}" pid="11" name="MSIP_Label_9108d454-5c13-4905-93be-12ec8059c842_ContentBits">
    <vt:lpwstr>2</vt:lpwstr>
  </property>
  <property fmtid="{D5CDD505-2E9C-101B-9397-08002B2CF9AE}" pid="12" name="MSIP_Label_9108d454-5c13-4905-93be-12ec8059c842_Tag">
    <vt:lpwstr>10, 0, 1, 1</vt:lpwstr>
  </property>
</Properties>
</file>