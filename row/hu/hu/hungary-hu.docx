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774B" w:rsidRPr="0054774B" w:rsidRDefault="0054774B" w:rsidP="0054774B">
      <w:pPr>
        <w:rPr>
          <w:lang w:val="hu-HU"/>
        </w:rPr>
      </w:pPr>
      <w:del w:id="0" w:author="Katerina Thoua" w:date="2026-07-20T13:53:00Z" w16du:dateUtc="2026-07-20T12:53:00Z">
        <w:r w:rsidRPr="0054774B" w:rsidDel="0054774B">
          <w:rPr>
            <w:noProof/>
            <w:lang w:val="hu-HU"/>
          </w:rPr>
          <w:drawing>
            <wp:inline distT="0" distB="0" distL="0" distR="0" wp14:anchorId="5199682D" wp14:editId="69B7746A">
              <wp:extent cx="1155700" cy="590550"/>
              <wp:effectExtent l="0" t="0" r="6350" b="0"/>
              <wp:docPr id="449488092" name="Picture 2" descr="AIG 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AIG Logo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5570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:rsidR="0054774B" w:rsidRPr="0054774B" w:rsidRDefault="0054774B" w:rsidP="0054774B">
      <w:pPr>
        <w:rPr>
          <w:lang w:val="hu-HU"/>
        </w:rPr>
      </w:pPr>
      <w:r w:rsidRPr="0054774B">
        <w:rPr>
          <w:b/>
          <w:bCs/>
          <w:lang w:val="hu-HU"/>
        </w:rPr>
        <w:t>Utazási biztosítás</w:t>
      </w:r>
    </w:p>
    <w:p w:rsidR="0054774B" w:rsidRDefault="0054774B" w:rsidP="0054774B">
      <w:pPr>
        <w:rPr>
          <w:ins w:id="1" w:author="Katerina Thoua" w:date="2026-07-20T13:46:00Z" w16du:dateUtc="2026-07-20T12:46:00Z"/>
          <w:lang w:val="hu-HU"/>
        </w:rPr>
      </w:pPr>
      <w:r w:rsidRPr="0054774B">
        <w:rPr>
          <w:lang w:val="hu-HU"/>
        </w:rPr>
        <w:br/>
        <w:t>Tisztelt 01UAT-HUNGARY-HUNGARIAN EMIRATESTEST,</w:t>
      </w:r>
      <w:r w:rsidRPr="0054774B">
        <w:rPr>
          <w:lang w:val="hu-HU"/>
        </w:rPr>
        <w:br/>
      </w:r>
      <w:r w:rsidRPr="0054774B">
        <w:rPr>
          <w:lang w:val="hu-HU"/>
        </w:rPr>
        <w:br/>
      </w:r>
      <w:r w:rsidRPr="0054774B">
        <w:rPr>
          <w:lang w:val="hu-HU"/>
        </w:rPr>
        <w:br/>
      </w:r>
      <w:del w:id="2" w:author="Katerina Thoua" w:date="2026-07-20T13:46:00Z" w16du:dateUtc="2026-07-20T12:46:00Z">
        <w:r w:rsidRPr="0054774B" w:rsidDel="0054774B">
          <w:rPr>
            <w:lang w:val="hu-HU"/>
          </w:rPr>
          <w:delText>Köszönjük, hogy az AIG Travel biztosító Travel Guard® biztosítási kötvényét választotta!</w:delText>
        </w:r>
      </w:del>
    </w:p>
    <w:p w:rsidR="0054774B" w:rsidRPr="0054774B" w:rsidRDefault="0054774B" w:rsidP="0054774B">
      <w:pPr>
        <w:rPr>
          <w:ins w:id="3" w:author="Katerina Thoua" w:date="2026-07-20T13:46:00Z"/>
          <w:lang w:val="hu-HU"/>
          <w:rPrChange w:id="4" w:author="Katerina Thoua" w:date="2026-07-20T13:46:00Z" w16du:dateUtc="2026-07-20T12:46:00Z">
            <w:rPr>
              <w:ins w:id="5" w:author="Katerina Thoua" w:date="2026-07-20T13:46:00Z"/>
              <w:lang w:val="en-GB"/>
            </w:rPr>
          </w:rPrChange>
        </w:rPr>
      </w:pPr>
      <w:ins w:id="6" w:author="Katerina Thoua" w:date="2026-07-20T13:46:00Z">
        <w:r w:rsidRPr="0054774B">
          <w:rPr>
            <w:lang w:val="hu-HU"/>
            <w:rPrChange w:id="7" w:author="Katerina Thoua" w:date="2026-07-20T13:46:00Z" w16du:dateUtc="2026-07-20T12:46:00Z">
              <w:rPr>
                <w:lang w:val="en-GB"/>
              </w:rPr>
            </w:rPrChange>
          </w:rPr>
          <w:t>Köszönjük, hogy Travel Guard® biztosítási kötvényét választotta!</w:t>
        </w:r>
      </w:ins>
    </w:p>
    <w:p w:rsidR="0054774B" w:rsidRPr="0054774B" w:rsidRDefault="0054774B" w:rsidP="0054774B">
      <w:pPr>
        <w:rPr>
          <w:lang w:val="hu-HU"/>
        </w:rPr>
      </w:pPr>
      <w:r w:rsidRPr="0054774B">
        <w:rPr>
          <w:lang w:val="hu-HU"/>
        </w:rPr>
        <w:br/>
        <w:t>Az Ön kötvényének száma: 836164306.</w:t>
      </w:r>
      <w:r w:rsidRPr="0054774B">
        <w:rPr>
          <w:lang w:val="hu-HU"/>
        </w:rPr>
        <w:br/>
      </w:r>
      <w:r w:rsidRPr="0054774B">
        <w:rPr>
          <w:lang w:val="hu-HU"/>
        </w:rPr>
        <w:br/>
      </w:r>
      <w:r w:rsidRPr="0054774B">
        <w:rPr>
          <w:b/>
          <w:bCs/>
          <w:lang w:val="hu-HU"/>
        </w:rPr>
        <w:t>Biztosítási igazolását (COI)</w:t>
      </w:r>
      <w:r w:rsidRPr="0054774B">
        <w:rPr>
          <w:lang w:val="hu-HU"/>
        </w:rPr>
        <w:t xml:space="preserve"> és a </w:t>
      </w:r>
      <w:r w:rsidRPr="0054774B">
        <w:rPr>
          <w:b/>
          <w:bCs/>
          <w:lang w:val="hu-HU"/>
        </w:rPr>
        <w:t>kötvény szövegét</w:t>
      </w:r>
      <w:r w:rsidRPr="0054774B">
        <w:rPr>
          <w:lang w:val="hu-HU"/>
        </w:rPr>
        <w:t xml:space="preserve"> ezen az oldalon tekintheti meg: </w:t>
      </w:r>
      <w:r>
        <w:fldChar w:fldCharType="begin"/>
      </w:r>
      <w:r w:rsidRPr="002A01D2">
        <w:rPr>
          <w:lang w:val="hu-HU"/>
          <w:rPrChange w:id="8" w:author="Katerina Thoua" w:date="2026-07-20T14:26:00Z" w16du:dateUtc="2026-07-20T13:26:00Z">
            <w:rPr/>
          </w:rPrChange>
        </w:rPr>
        <w:instrText>HYPERLINK "https://urldefense.com/v3/__https:/policy.uat.travelguard.com/aig-travel/hu/hu__;!!FVajH6CFHhmYMuQ!8C_Xp_jTH0DjKJ3b_XR_dgNnrT0xhWnMdl7XGvgW_Evayi5YMaIyyMl8GDYv7kgtDXqn9x8TFtKMSOwRQMWvqsfK4V5bKHU$" \t "_blank"</w:instrText>
      </w:r>
      <w:r>
        <w:fldChar w:fldCharType="separate"/>
      </w:r>
      <w:r w:rsidRPr="0054774B">
        <w:rPr>
          <w:rStyle w:val="Hyperlink"/>
          <w:b/>
          <w:bCs/>
          <w:lang w:val="hu-HU"/>
        </w:rPr>
        <w:t>kattintson ide</w:t>
      </w:r>
      <w:r>
        <w:fldChar w:fldCharType="end"/>
      </w:r>
      <w:r w:rsidRPr="0054774B">
        <w:rPr>
          <w:lang w:val="hu-HU"/>
        </w:rPr>
        <w:br/>
        <w:t>A bejelentkezéshez meg kell adnia a kötvényszámát és a vezetéknevét.</w:t>
      </w:r>
      <w:r w:rsidRPr="0054774B">
        <w:rPr>
          <w:lang w:val="hu-HU"/>
        </w:rPr>
        <w:br/>
      </w:r>
      <w:r w:rsidRPr="0054774B">
        <w:rPr>
          <w:lang w:val="hu-HU"/>
        </w:rPr>
        <w:br/>
      </w:r>
      <w:r w:rsidRPr="0054774B">
        <w:rPr>
          <w:b/>
          <w:bCs/>
          <w:lang w:val="hu-HU"/>
        </w:rPr>
        <w:t>Mire terjed ki a kockázatvállalás?</w:t>
      </w:r>
      <w:r w:rsidRPr="0054774B">
        <w:rPr>
          <w:lang w:val="hu-HU"/>
        </w:rPr>
        <w:br/>
      </w:r>
      <w:r w:rsidRPr="0054774B">
        <w:rPr>
          <w:lang w:val="hu-HU"/>
        </w:rPr>
        <w:br/>
        <w:t>Az Ön által megvásárolt termék a(z) Emirates Travel Guard Protection Round Trip.  A kötvényben meghatározott szolgáltatásokat a Biztosítási igazolás és a kötvény szövege tartalmazza.</w:t>
      </w:r>
      <w:r w:rsidRPr="0054774B">
        <w:rPr>
          <w:lang w:val="hu-HU"/>
        </w:rPr>
        <w:br/>
      </w:r>
      <w:r w:rsidRPr="0054774B">
        <w:rPr>
          <w:lang w:val="hu-HU"/>
        </w:rPr>
        <w:br/>
        <w:t>Kérjük, figyelmesen olvassa el a kötvény szövegét, és még utazása előtt győződjön meg arról, hogy a kötvény megfelel az Ön egyedi igényeinek. A jelen kötvény az Ön utazása során bekövetkező bizonyos helyzetekre és eseményekre nyújt kockázatvállalást. Bizonyos körülmények azonban kivételt képezhetnek a kockázatvállalás alól, ezért érdemes a lehető leghamarabb elolvasnia a kötvény teljes szövegét.</w:t>
      </w:r>
    </w:p>
    <w:p w:rsidR="0054774B" w:rsidRPr="0054774B" w:rsidRDefault="0054774B" w:rsidP="0054774B">
      <w:pPr>
        <w:rPr>
          <w:lang w:val="hu-HU"/>
        </w:rPr>
      </w:pPr>
      <w:r w:rsidRPr="0054774B">
        <w:rPr>
          <w:b/>
          <w:bCs/>
          <w:lang w:val="hu-HU"/>
        </w:rPr>
        <w:t>A JOGOSULTSÁGRA VONATKOZÓ FONTOS TUDNIVALÓK:</w:t>
      </w:r>
    </w:p>
    <w:tbl>
      <w:tblPr>
        <w:tblW w:w="0" w:type="auto"/>
        <w:tblCellSpacing w:w="15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74"/>
        <w:gridCol w:w="7830"/>
      </w:tblGrid>
      <w:tr w:rsidR="0054774B" w:rsidRPr="002A01D2">
        <w:trPr>
          <w:tblCellSpacing w:w="15" w:type="dxa"/>
        </w:trPr>
        <w:tc>
          <w:tcPr>
            <w:tcW w:w="0" w:type="auto"/>
            <w:tcMar>
              <w:top w:w="0" w:type="dxa"/>
              <w:left w:w="300" w:type="dxa"/>
              <w:bottom w:w="0" w:type="dxa"/>
              <w:right w:w="225" w:type="dxa"/>
            </w:tcMar>
            <w:vAlign w:val="center"/>
            <w:hideMark/>
          </w:tcPr>
          <w:p w:rsidR="0054774B" w:rsidRPr="0054774B" w:rsidRDefault="0054774B" w:rsidP="0054774B">
            <w:pPr>
              <w:rPr>
                <w:lang w:val="en-GB"/>
              </w:rPr>
            </w:pPr>
            <w:r w:rsidRPr="0054774B">
              <w:rPr>
                <w:lang w:val="en-GB"/>
              </w:rPr>
              <w:t>•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4774B" w:rsidRPr="0054774B" w:rsidRDefault="0054774B" w:rsidP="0054774B">
            <w:pPr>
              <w:rPr>
                <w:lang w:val="en-GB"/>
              </w:rPr>
            </w:pPr>
            <w:r w:rsidRPr="0054774B">
              <w:rPr>
                <w:lang w:val="en-GB"/>
              </w:rPr>
              <w:t>A Travel Guard kötvényt az utazás előtt kell megvásárolni. Ha a Kötvény Érvénybelépésének dátuma az Utazás megkezdésének dátumánál későbbi, akkor a kötvény az érvénybelépésének dátumától kezdve érvénytelennek tekintendő.</w:t>
            </w:r>
          </w:p>
        </w:tc>
      </w:tr>
      <w:tr w:rsidR="0054774B" w:rsidRPr="002A01D2">
        <w:trPr>
          <w:tblCellSpacing w:w="15" w:type="dxa"/>
        </w:trPr>
        <w:tc>
          <w:tcPr>
            <w:tcW w:w="0" w:type="auto"/>
            <w:tcMar>
              <w:top w:w="0" w:type="dxa"/>
              <w:left w:w="300" w:type="dxa"/>
              <w:bottom w:w="0" w:type="dxa"/>
              <w:right w:w="225" w:type="dxa"/>
            </w:tcMar>
            <w:vAlign w:val="center"/>
            <w:hideMark/>
          </w:tcPr>
          <w:p w:rsidR="0054774B" w:rsidRPr="0054774B" w:rsidRDefault="0054774B" w:rsidP="0054774B">
            <w:pPr>
              <w:rPr>
                <w:lang w:val="en-GB"/>
              </w:rPr>
            </w:pPr>
            <w:r w:rsidRPr="0054774B">
              <w:rPr>
                <w:lang w:val="en-GB"/>
              </w:rPr>
              <w:t>•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4774B" w:rsidRPr="0054774B" w:rsidRDefault="0054774B" w:rsidP="0054774B">
            <w:pPr>
              <w:rPr>
                <w:lang w:val="en-GB"/>
              </w:rPr>
            </w:pPr>
            <w:r w:rsidRPr="0054774B">
              <w:rPr>
                <w:lang w:val="en-GB"/>
              </w:rPr>
              <w:t>Kérjük, olvassa el a kötvényt, amely az összes jogosultsági feltételt felsorolja.</w:t>
            </w:r>
          </w:p>
        </w:tc>
      </w:tr>
    </w:tbl>
    <w:p w:rsidR="0054774B" w:rsidRPr="0054774B" w:rsidRDefault="0054774B" w:rsidP="0054774B">
      <w:pPr>
        <w:rPr>
          <w:lang w:val="hu-HU"/>
        </w:rPr>
      </w:pPr>
      <w:r w:rsidRPr="0054774B">
        <w:rPr>
          <w:lang w:val="hu-HU"/>
        </w:rPr>
        <w:br/>
      </w:r>
      <w:r w:rsidRPr="0054774B">
        <w:rPr>
          <w:b/>
          <w:bCs/>
          <w:lang w:val="hu-HU"/>
        </w:rPr>
        <w:t>FONTOS TUDNIVALÓK A VELÜNK VALÓ KAPCSOLATFELVÉTELRŐL: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550"/>
        <w:gridCol w:w="5938"/>
      </w:tblGrid>
      <w:tr w:rsidR="0054774B" w:rsidRPr="002A01D2">
        <w:trPr>
          <w:tblCellSpacing w:w="0" w:type="dxa"/>
        </w:trPr>
        <w:tc>
          <w:tcPr>
            <w:tcW w:w="2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0" w:type="dxa"/>
              <w:right w:w="0" w:type="dxa"/>
            </w:tcMar>
            <w:hideMark/>
          </w:tcPr>
          <w:p w:rsidR="0054774B" w:rsidRPr="0054774B" w:rsidRDefault="0054774B" w:rsidP="0054774B">
            <w:pPr>
              <w:rPr>
                <w:lang w:val="hu-HU"/>
              </w:rPr>
            </w:pPr>
            <w:r w:rsidRPr="0054774B">
              <w:rPr>
                <w:b/>
                <w:bCs/>
                <w:lang w:val="hu-HU"/>
              </w:rPr>
              <w:t>Hová forduljak a kötvényt érintő kérdéseimmel??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150" w:type="dxa"/>
              <w:right w:w="75" w:type="dxa"/>
            </w:tcMar>
            <w:hideMark/>
          </w:tcPr>
          <w:p w:rsidR="0054774B" w:rsidRDefault="0054774B" w:rsidP="0054774B">
            <w:pPr>
              <w:rPr>
                <w:ins w:id="9" w:author="Katerina Thoua" w:date="2026-07-20T14:27:00Z" w16du:dateUtc="2026-07-20T13:27:00Z"/>
                <w:lang w:val="hu-HU"/>
              </w:rPr>
            </w:pPr>
            <w:del w:id="10" w:author="Katerina Thoua" w:date="2026-07-20T14:27:00Z" w16du:dateUtc="2026-07-20T13:27:00Z">
              <w:r w:rsidRPr="0054774B" w:rsidDel="002A01D2">
                <w:rPr>
                  <w:lang w:val="hu-HU"/>
                </w:rPr>
                <w:delText>Kérjük, hívja ezt a számot: </w:delText>
              </w:r>
              <w:r w:rsidRPr="0054774B" w:rsidDel="002A01D2">
                <w:rPr>
                  <w:highlight w:val="yellow"/>
                  <w:lang w:val="hu-HU"/>
                </w:rPr>
                <w:delText>+36 1 801 0801</w:delText>
              </w:r>
              <w:r w:rsidRPr="0054774B" w:rsidDel="002A01D2">
                <w:rPr>
                  <w:lang w:val="hu-HU"/>
                </w:rPr>
                <w:delText xml:space="preserve"> (ügyfélszolgálati időben: </w:delText>
              </w:r>
              <w:r w:rsidRPr="0054774B" w:rsidDel="002A01D2">
                <w:rPr>
                  <w:highlight w:val="yellow"/>
                  <w:lang w:val="hu-HU"/>
                </w:rPr>
                <w:delText>Hétfő-Péntek: 08.00 – 16.00</w:delText>
              </w:r>
              <w:r w:rsidRPr="0054774B" w:rsidDel="002A01D2">
                <w:rPr>
                  <w:lang w:val="hu-HU"/>
                </w:rPr>
                <w:delText xml:space="preserve">) VAGY küldjön e-mailt erre a címre:  </w:delText>
              </w:r>
              <w:r w:rsidRPr="002A01D2" w:rsidDel="002A01D2">
                <w:rPr>
                  <w:highlight w:val="yellow"/>
                  <w:lang w:val="en-GB"/>
                </w:rPr>
                <w:fldChar w:fldCharType="begin"/>
              </w:r>
              <w:r w:rsidRPr="002A01D2" w:rsidDel="002A01D2">
                <w:rPr>
                  <w:lang w:val="hu-HU"/>
                </w:rPr>
                <w:delInstrText>HYPERLINK "mailto:karrendezes@colonnade.hu"</w:delInstrText>
              </w:r>
              <w:r w:rsidRPr="002A01D2" w:rsidDel="002A01D2">
                <w:rPr>
                  <w:highlight w:val="yellow"/>
                  <w:lang w:val="en-GB"/>
                </w:rPr>
              </w:r>
              <w:r w:rsidRPr="002A01D2" w:rsidDel="002A01D2">
                <w:rPr>
                  <w:highlight w:val="yellow"/>
                  <w:lang w:val="en-GB"/>
                </w:rPr>
                <w:fldChar w:fldCharType="separate"/>
              </w:r>
              <w:r w:rsidRPr="002A01D2" w:rsidDel="002A01D2">
                <w:rPr>
                  <w:rStyle w:val="Hyperlink"/>
                  <w:lang w:val="hu-HU"/>
                </w:rPr>
                <w:delText>karrendezes@colonnade.hu</w:delText>
              </w:r>
              <w:r w:rsidRPr="002A01D2" w:rsidDel="002A01D2">
                <w:rPr>
                  <w:highlight w:val="yellow"/>
                </w:rPr>
                <w:fldChar w:fldCharType="end"/>
              </w:r>
              <w:r w:rsidRPr="0054774B" w:rsidDel="002A01D2">
                <w:rPr>
                  <w:lang w:val="hu-HU"/>
                </w:rPr>
                <w:delText>, a kötvényszámának megadásával.</w:delText>
              </w:r>
              <w:r w:rsidRPr="0054774B" w:rsidDel="002A01D2">
                <w:rPr>
                  <w:lang w:val="hu-HU"/>
                </w:rPr>
                <w:br/>
              </w:r>
              <w:r w:rsidRPr="0054774B" w:rsidDel="002A01D2">
                <w:rPr>
                  <w:lang w:val="hu-HU"/>
                </w:rPr>
                <w:br/>
                <w:delText>Ha postai úton szeretné megkapni a kötvényéhez kapcsolódó dokumentumokat, ezzel kapcsolatban hívjon minket telefonon, vagy írjon e-mailt (a fenti elérhetőségi adatokon).</w:delText>
              </w:r>
            </w:del>
          </w:p>
          <w:p w:rsidR="002A01D2" w:rsidRDefault="002A01D2" w:rsidP="0054774B">
            <w:pPr>
              <w:rPr>
                <w:ins w:id="11" w:author="Katerina Thoua" w:date="2026-07-20T14:27:00Z" w16du:dateUtc="2026-07-20T13:27:00Z"/>
                <w:lang w:val="hu-HU"/>
              </w:rPr>
            </w:pPr>
          </w:p>
          <w:p w:rsidR="002A01D2" w:rsidRPr="002A01D2" w:rsidRDefault="002A01D2" w:rsidP="002A01D2">
            <w:pPr>
              <w:rPr>
                <w:ins w:id="12" w:author="Katerina Thoua" w:date="2026-07-20T14:27:00Z"/>
                <w:lang w:val="en-GB"/>
              </w:rPr>
            </w:pPr>
            <w:ins w:id="13" w:author="Katerina Thoua" w:date="2026-07-20T14:27:00Z">
              <w:r w:rsidRPr="002A01D2">
                <w:rPr>
                  <w:lang w:val="en-GB"/>
                </w:rPr>
                <w:t>Ha bármilyen kérdése van a biztosításával kapcsolatban, a következő elérhetőségeken veheti fel velünk a kapcsolatot:</w:t>
              </w:r>
            </w:ins>
          </w:p>
          <w:p w:rsidR="002A01D2" w:rsidRPr="002A01D2" w:rsidRDefault="002A01D2" w:rsidP="002A01D2">
            <w:pPr>
              <w:rPr>
                <w:ins w:id="14" w:author="Katerina Thoua" w:date="2026-07-20T14:27:00Z"/>
                <w:lang w:val="en-GB"/>
              </w:rPr>
            </w:pPr>
            <w:ins w:id="15" w:author="Katerina Thoua" w:date="2026-07-20T14:27:00Z">
              <w:r w:rsidRPr="002A01D2">
                <w:rPr>
                  <w:lang w:val="en-GB"/>
                </w:rPr>
                <w:t>- Weboldal: {{CustomerServicesURL}} (MVS)</w:t>
              </w:r>
            </w:ins>
          </w:p>
          <w:p w:rsidR="002A01D2" w:rsidRPr="002A01D2" w:rsidRDefault="002A01D2" w:rsidP="002A01D2">
            <w:pPr>
              <w:rPr>
                <w:ins w:id="16" w:author="Katerina Thoua" w:date="2026-07-20T14:27:00Z"/>
                <w:lang w:val="en-GB"/>
              </w:rPr>
            </w:pPr>
            <w:ins w:id="17" w:author="Katerina Thoua" w:date="2026-07-20T14:27:00Z">
              <w:r w:rsidRPr="002A01D2">
                <w:rPr>
                  <w:lang w:val="en-GB"/>
                </w:rPr>
                <w:t>- E-mail cím: {{CustomerServicesEmailAddress}} (MVS)</w:t>
              </w:r>
            </w:ins>
          </w:p>
          <w:p w:rsidR="002A01D2" w:rsidRPr="002A01D2" w:rsidRDefault="002A01D2" w:rsidP="002A01D2">
            <w:pPr>
              <w:rPr>
                <w:ins w:id="18" w:author="Katerina Thoua" w:date="2026-07-20T14:27:00Z"/>
                <w:lang w:val="en-GB"/>
              </w:rPr>
            </w:pPr>
            <w:ins w:id="19" w:author="Katerina Thoua" w:date="2026-07-20T14:27:00Z">
              <w:r w:rsidRPr="002A01D2">
                <w:rPr>
                  <w:lang w:val="en-GB"/>
                </w:rPr>
                <w:t>- Telefonszám: {{CustomerServicesContactNumber}} (MVS)</w:t>
              </w:r>
            </w:ins>
          </w:p>
          <w:p w:rsidR="002A01D2" w:rsidRPr="002A01D2" w:rsidRDefault="002A01D2" w:rsidP="002A01D2">
            <w:pPr>
              <w:rPr>
                <w:ins w:id="20" w:author="Katerina Thoua" w:date="2026-07-20T14:27:00Z"/>
                <w:lang w:val="en-GB"/>
              </w:rPr>
            </w:pPr>
            <w:ins w:id="21" w:author="Katerina Thoua" w:date="2026-07-20T14:27:00Z">
              <w:r w:rsidRPr="002A01D2">
                <w:rPr>
                  <w:lang w:val="en-GB"/>
                </w:rPr>
                <w:t>- Nyitvatartás: {{CustomerServicesOperatingHours}} (MVS)</w:t>
              </w:r>
            </w:ins>
          </w:p>
          <w:p w:rsidR="002A01D2" w:rsidRPr="002A01D2" w:rsidRDefault="002A01D2" w:rsidP="002A01D2">
            <w:pPr>
              <w:rPr>
                <w:ins w:id="22" w:author="Katerina Thoua" w:date="2026-07-20T14:27:00Z"/>
                <w:lang w:val="en-GB"/>
              </w:rPr>
            </w:pPr>
          </w:p>
          <w:p w:rsidR="002A01D2" w:rsidRPr="002A01D2" w:rsidRDefault="002A01D2" w:rsidP="002A01D2">
            <w:pPr>
              <w:rPr>
                <w:ins w:id="23" w:author="Katerina Thoua" w:date="2026-07-20T14:27:00Z"/>
                <w:lang w:val="en-GB"/>
              </w:rPr>
            </w:pPr>
            <w:ins w:id="24" w:author="Katerina Thoua" w:date="2026-07-20T14:27:00Z">
              <w:r w:rsidRPr="002A01D2">
                <w:rPr>
                  <w:lang w:val="en-GB"/>
                </w:rPr>
                <w:t>Ha postai úton szeretné megkapni a biztosítási dokumentációját, a fent megadott elérhetőségeken telefonon vagy e-mailben is kérheti ezt.</w:t>
              </w:r>
            </w:ins>
          </w:p>
          <w:p w:rsidR="002A01D2" w:rsidRPr="0054774B" w:rsidRDefault="002A01D2" w:rsidP="0054774B">
            <w:pPr>
              <w:rPr>
                <w:lang w:val="hu-HU"/>
              </w:rPr>
            </w:pPr>
          </w:p>
        </w:tc>
      </w:tr>
      <w:tr w:rsidR="0054774B" w:rsidRPr="002A01D2">
        <w:trPr>
          <w:tblCellSpacing w:w="0" w:type="dxa"/>
        </w:trPr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0" w:type="dxa"/>
              <w:right w:w="0" w:type="dxa"/>
            </w:tcMar>
            <w:hideMark/>
          </w:tcPr>
          <w:p w:rsidR="0054774B" w:rsidRPr="0054774B" w:rsidRDefault="0054774B" w:rsidP="0054774B">
            <w:pPr>
              <w:rPr>
                <w:lang w:val="hu-HU"/>
              </w:rPr>
            </w:pPr>
            <w:r w:rsidRPr="0054774B">
              <w:rPr>
                <w:b/>
                <w:bCs/>
                <w:lang w:val="hu-HU"/>
              </w:rPr>
              <w:t>Hová forduljak külföldön bekövetkezett vészhelyzet esetén?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150" w:type="dxa"/>
              <w:right w:w="75" w:type="dxa"/>
            </w:tcMar>
            <w:hideMark/>
          </w:tcPr>
          <w:p w:rsidR="0054774B" w:rsidRDefault="0054774B" w:rsidP="0054774B">
            <w:pPr>
              <w:rPr>
                <w:ins w:id="25" w:author="Katerina Thoua" w:date="2026-07-20T13:50:00Z" w16du:dateUtc="2026-07-20T12:50:00Z"/>
                <w:lang w:val="hu-HU"/>
              </w:rPr>
            </w:pPr>
            <w:del w:id="26" w:author="Katerina Thoua" w:date="2026-07-20T13:49:00Z" w16du:dateUtc="2026-07-20T12:49:00Z">
              <w:r w:rsidRPr="0054774B" w:rsidDel="0054774B">
                <w:rPr>
                  <w:lang w:val="hu-HU"/>
                </w:rPr>
                <w:delText>Hívja az AIG Travel csapatát a hét bármely napján, bármikor a következő számon</w:delText>
              </w:r>
            </w:del>
            <w:ins w:id="27" w:author="Katerina Thoua" w:date="2026-07-20T13:49:00Z" w16du:dateUtc="2026-07-20T12:49:00Z">
              <w:r w:rsidRPr="0054774B">
                <w:rPr>
                  <w:rFonts w:ascii="Segoe UI" w:eastAsia="Times New Roman" w:hAnsi="Segoe UI" w:cs="Segoe UI"/>
                  <w:kern w:val="0"/>
                  <w:sz w:val="21"/>
                  <w:szCs w:val="21"/>
                  <w:lang w:val="hu-HU" w:eastAsia="en-GB"/>
                  <w14:ligatures w14:val="none"/>
                  <w:rPrChange w:id="28" w:author="Katerina Thoua" w:date="2026-07-20T13:49:00Z" w16du:dateUtc="2026-07-20T12:49:00Z">
                    <w:rPr>
                      <w:rFonts w:ascii="Segoe UI" w:eastAsia="Times New Roman" w:hAnsi="Segoe UI" w:cs="Segoe UI"/>
                      <w:kern w:val="0"/>
                      <w:sz w:val="21"/>
                      <w:szCs w:val="21"/>
                      <w:lang w:val="en-GB" w:eastAsia="en-GB"/>
                      <w14:ligatures w14:val="none"/>
                    </w:rPr>
                  </w:rPrChange>
                </w:rPr>
                <w:t xml:space="preserve"> </w:t>
              </w:r>
            </w:ins>
            <w:ins w:id="29" w:author="Katerina Thoua" w:date="2026-07-20T13:49:00Z">
              <w:r w:rsidRPr="0054774B">
                <w:rPr>
                  <w:lang w:val="hu-HU"/>
                  <w:rPrChange w:id="30" w:author="Katerina Thoua" w:date="2026-07-20T13:49:00Z" w16du:dateUtc="2026-07-20T12:49:00Z">
                    <w:rPr>
                      <w:lang w:val="en-GB"/>
                    </w:rPr>
                  </w:rPrChange>
                </w:rPr>
                <w:t>Hívjon minket a hét bármely napján, bármikor a következő számon:</w:t>
              </w:r>
            </w:ins>
            <w:ins w:id="31" w:author="Katerina Thoua" w:date="2026-07-20T13:50:00Z" w16du:dateUtc="2026-07-20T12:50:00Z">
              <w:r>
                <w:rPr>
                  <w:lang w:val="hu-HU"/>
                </w:rPr>
                <w:t xml:space="preserve"> {AssistanceServicesContactNumber} </w:t>
              </w:r>
            </w:ins>
            <w:del w:id="32" w:author="Katerina Thoua" w:date="2026-07-20T13:50:00Z" w16du:dateUtc="2026-07-20T12:50:00Z">
              <w:r w:rsidRPr="0054774B" w:rsidDel="0054774B">
                <w:rPr>
                  <w:lang w:val="hu-HU"/>
                </w:rPr>
                <w:delText>:  +44 1 273 765302</w:delText>
              </w:r>
            </w:del>
            <w:r w:rsidRPr="0054774B">
              <w:rPr>
                <w:lang w:val="hu-HU"/>
              </w:rPr>
              <w:t xml:space="preserve">. </w:t>
            </w:r>
          </w:p>
          <w:p w:rsidR="0054774B" w:rsidRPr="0054774B" w:rsidRDefault="0054774B" w:rsidP="0054774B">
            <w:pPr>
              <w:rPr>
                <w:lang w:val="hu-HU"/>
              </w:rPr>
            </w:pPr>
            <w:r w:rsidRPr="0054774B">
              <w:rPr>
                <w:lang w:val="hu-HU"/>
              </w:rPr>
              <w:t>Ügyfélszolgálati központjaink éjjel-nappal, a hét minden napján várják megkeresését.</w:t>
            </w:r>
          </w:p>
        </w:tc>
      </w:tr>
      <w:tr w:rsidR="0054774B" w:rsidRPr="002A01D2">
        <w:trPr>
          <w:tblCellSpacing w:w="0" w:type="dxa"/>
        </w:trPr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0" w:type="dxa"/>
              <w:right w:w="0" w:type="dxa"/>
            </w:tcMar>
            <w:hideMark/>
          </w:tcPr>
          <w:p w:rsidR="0054774B" w:rsidRPr="0054774B" w:rsidRDefault="0054774B" w:rsidP="0054774B">
            <w:pPr>
              <w:rPr>
                <w:lang w:val="en-GB"/>
              </w:rPr>
            </w:pPr>
            <w:r w:rsidRPr="0054774B">
              <w:rPr>
                <w:b/>
                <w:bCs/>
                <w:lang w:val="en-GB"/>
              </w:rPr>
              <w:t>Hogyan jelenthetek be kárigényt?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0" w:type="dxa"/>
              <w:right w:w="0" w:type="dxa"/>
            </w:tcMar>
            <w:hideMark/>
          </w:tcPr>
          <w:p w:rsidR="0054774B" w:rsidRPr="0054774B" w:rsidRDefault="0054774B" w:rsidP="0054774B">
            <w:pPr>
              <w:rPr>
                <w:lang w:val="en-GB"/>
              </w:rPr>
            </w:pPr>
            <w:commentRangeStart w:id="33"/>
            <w:r w:rsidRPr="0054774B">
              <w:rPr>
                <w:lang w:val="en-GB"/>
              </w:rPr>
              <w:t>Hívja Kárrendezési csapatunkat a következő számon: </w:t>
            </w:r>
            <w:r w:rsidRPr="0054774B">
              <w:rPr>
                <w:highlight w:val="yellow"/>
                <w:lang w:val="en-GB"/>
                <w:rPrChange w:id="34" w:author="Katerina Thoua" w:date="2026-07-20T13:50:00Z" w16du:dateUtc="2026-07-20T12:50:00Z">
                  <w:rPr>
                    <w:lang w:val="en-GB"/>
                  </w:rPr>
                </w:rPrChange>
              </w:rPr>
              <w:t>+36 1 801 0801</w:t>
            </w:r>
            <w:r w:rsidRPr="0054774B">
              <w:rPr>
                <w:lang w:val="en-GB"/>
              </w:rPr>
              <w:t xml:space="preserve"> (ügyfélszolgálati időben: </w:t>
            </w:r>
            <w:r w:rsidRPr="0054774B">
              <w:rPr>
                <w:highlight w:val="yellow"/>
                <w:lang w:val="en-GB"/>
                <w:rPrChange w:id="35" w:author="Katerina Thoua" w:date="2026-07-20T13:50:00Z" w16du:dateUtc="2026-07-20T12:50:00Z">
                  <w:rPr>
                    <w:lang w:val="en-GB"/>
                  </w:rPr>
                </w:rPrChange>
              </w:rPr>
              <w:t>Hétfő-Péntek: 08.00 – 16.00</w:t>
            </w:r>
            <w:r w:rsidRPr="0054774B">
              <w:rPr>
                <w:lang w:val="en-GB"/>
              </w:rPr>
              <w:t>), vagy küldjön e-mailt a következő címre: </w:t>
            </w:r>
            <w:r w:rsidRPr="0054774B">
              <w:rPr>
                <w:highlight w:val="yellow"/>
                <w:lang w:val="en-GB"/>
                <w:rPrChange w:id="36" w:author="Katerina Thoua" w:date="2026-07-20T13:50:00Z" w16du:dateUtc="2026-07-20T12:50:00Z">
                  <w:rPr>
                    <w:lang w:val="en-GB"/>
                  </w:rPr>
                </w:rPrChange>
              </w:rPr>
              <w:fldChar w:fldCharType="begin"/>
            </w:r>
            <w:r w:rsidRPr="0054774B">
              <w:rPr>
                <w:highlight w:val="yellow"/>
                <w:lang w:val="en-GB"/>
                <w:rPrChange w:id="37" w:author="Katerina Thoua" w:date="2026-07-20T13:50:00Z" w16du:dateUtc="2026-07-20T12:50:00Z">
                  <w:rPr>
                    <w:lang w:val="en-GB"/>
                  </w:rPr>
                </w:rPrChange>
              </w:rPr>
              <w:instrText>HYPERLINK "mailto:karrendezes@colonnade.hu"</w:instrText>
            </w:r>
            <w:r w:rsidRPr="00E03A19">
              <w:rPr>
                <w:highlight w:val="yellow"/>
                <w:lang w:val="en-GB"/>
              </w:rPr>
            </w:r>
            <w:r w:rsidRPr="0054774B">
              <w:rPr>
                <w:highlight w:val="yellow"/>
                <w:lang w:val="en-GB"/>
                <w:rPrChange w:id="38" w:author="Katerina Thoua" w:date="2026-07-20T13:50:00Z" w16du:dateUtc="2026-07-20T12:50:00Z">
                  <w:rPr/>
                </w:rPrChange>
              </w:rPr>
              <w:fldChar w:fldCharType="separate"/>
            </w:r>
            <w:r w:rsidRPr="0054774B">
              <w:rPr>
                <w:rStyle w:val="Hyperlink"/>
                <w:highlight w:val="yellow"/>
                <w:lang w:val="en-GB"/>
                <w:rPrChange w:id="39" w:author="Katerina Thoua" w:date="2026-07-20T13:50:00Z" w16du:dateUtc="2026-07-20T12:50:00Z">
                  <w:rPr>
                    <w:rStyle w:val="Hyperlink"/>
                    <w:lang w:val="en-GB"/>
                  </w:rPr>
                </w:rPrChange>
              </w:rPr>
              <w:t>karrendezes@colonnade.hu</w:t>
            </w:r>
            <w:r w:rsidRPr="0054774B">
              <w:rPr>
                <w:highlight w:val="yellow"/>
                <w:rPrChange w:id="40" w:author="Katerina Thoua" w:date="2026-07-20T13:50:00Z" w16du:dateUtc="2026-07-20T12:50:00Z">
                  <w:rPr/>
                </w:rPrChange>
              </w:rPr>
              <w:fldChar w:fldCharType="end"/>
            </w:r>
            <w:commentRangeEnd w:id="33"/>
            <w:r w:rsidR="002A01D2" w:rsidRPr="0054774B">
              <w:rPr>
                <w:rStyle w:val="CommentReference"/>
                <w:sz w:val="22"/>
                <w:szCs w:val="22"/>
                <w:lang w:val="en-GB"/>
              </w:rPr>
              <w:commentReference w:id="33"/>
            </w:r>
          </w:p>
        </w:tc>
      </w:tr>
    </w:tbl>
    <w:p w:rsidR="0054774B" w:rsidRPr="0054774B" w:rsidRDefault="0054774B" w:rsidP="0054774B">
      <w:pPr>
        <w:rPr>
          <w:lang w:val="hu-HU"/>
        </w:rPr>
      </w:pPr>
      <w:r w:rsidRPr="0054774B">
        <w:rPr>
          <w:lang w:val="hu-HU"/>
        </w:rPr>
        <w:br/>
      </w:r>
      <w:del w:id="41" w:author="Katerina Thoua" w:date="2026-07-20T13:50:00Z" w16du:dateUtc="2026-07-20T12:50:00Z">
        <w:r w:rsidRPr="0054774B" w:rsidDel="0054774B">
          <w:rPr>
            <w:lang w:val="hu-HU"/>
          </w:rPr>
          <w:fldChar w:fldCharType="begin"/>
        </w:r>
        <w:r w:rsidRPr="0054774B" w:rsidDel="0054774B">
          <w:rPr>
            <w:lang w:val="hu-HU"/>
          </w:rPr>
          <w:delInstrText>HYPERLINK "https://urldefense.com/v3/__https:/policy.uat.travelguard.com/aig-travel/hu/en__;!!FVajH6CFHhmYMuQ!8C_Xp_jTH0DjKJ3b_XR_dgNnrT0xhWnMdl7XGvgW_Evayi5YMaIyyMl8GDYv7kgtDXqn9x8TFtKMSOwRQMWvqsfKuWvWKMo$" \t "_blank"</w:delInstrText>
        </w:r>
        <w:r w:rsidRPr="0054774B" w:rsidDel="0054774B">
          <w:rPr>
            <w:lang w:val="hu-HU"/>
          </w:rPr>
        </w:r>
        <w:r w:rsidRPr="0054774B" w:rsidDel="0054774B">
          <w:rPr>
            <w:lang w:val="hu-HU"/>
          </w:rPr>
          <w:fldChar w:fldCharType="separate"/>
        </w:r>
        <w:r w:rsidRPr="0054774B" w:rsidDel="0054774B">
          <w:rPr>
            <w:rStyle w:val="Hyperlink"/>
            <w:lang w:val="hu-HU"/>
          </w:rPr>
          <w:delText>Kattintson ide</w:delText>
        </w:r>
        <w:r w:rsidRPr="0054774B" w:rsidDel="0054774B">
          <w:fldChar w:fldCharType="end"/>
        </w:r>
        <w:r w:rsidRPr="0054774B" w:rsidDel="0054774B">
          <w:rPr>
            <w:lang w:val="hu-HU"/>
          </w:rPr>
          <w:delText xml:space="preserve"> az irányelvek részleteinek angol nyelvű megtekintéséhez.</w:delText>
        </w:r>
      </w:del>
    </w:p>
    <w:p w:rsidR="0054774B" w:rsidRPr="0054774B" w:rsidRDefault="0054774B" w:rsidP="0054774B">
      <w:pPr>
        <w:rPr>
          <w:lang w:val="hu-HU"/>
        </w:rPr>
      </w:pPr>
      <w:r w:rsidRPr="0054774B">
        <w:rPr>
          <w:lang w:val="hu-HU"/>
        </w:rPr>
        <w:t> </w:t>
      </w:r>
    </w:p>
    <w:p w:rsidR="0054774B" w:rsidRPr="0054774B" w:rsidRDefault="0054774B" w:rsidP="0054774B">
      <w:pPr>
        <w:rPr>
          <w:lang w:val="hu-HU"/>
        </w:rPr>
      </w:pPr>
      <w:r w:rsidRPr="0054774B">
        <w:rPr>
          <w:lang w:val="hu-HU"/>
        </w:rPr>
        <w:t>Biztonságos utazás!</w:t>
      </w:r>
      <w:r w:rsidRPr="0054774B">
        <w:rPr>
          <w:lang w:val="hu-HU"/>
        </w:rPr>
        <w:br/>
      </w:r>
      <w:del w:id="42" w:author="Katerina Thoua" w:date="2026-07-20T13:50:00Z" w16du:dateUtc="2026-07-20T12:50:00Z">
        <w:r w:rsidRPr="0054774B" w:rsidDel="0054774B">
          <w:rPr>
            <w:b/>
            <w:bCs/>
            <w:lang w:val="hu-HU"/>
          </w:rPr>
          <w:delText>AIG Travel</w:delText>
        </w:r>
      </w:del>
      <w:ins w:id="43" w:author="Katerina Thoua" w:date="2026-07-20T13:50:00Z" w16du:dateUtc="2026-07-20T12:50:00Z">
        <w:r>
          <w:rPr>
            <w:b/>
            <w:bCs/>
            <w:lang w:val="hu-HU"/>
          </w:rPr>
          <w:t xml:space="preserve"> Travel Guard</w:t>
        </w:r>
      </w:ins>
    </w:p>
    <w:p w:rsidR="001A682F" w:rsidRDefault="001A682F"/>
    <w:sectPr w:rsidR="001A682F">
      <w:footerReference w:type="even" r:id="rId11"/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3" w:author="Katerina Thoua" w:date="2026-07-20T13:51:00Z" w:initials="KT">
    <w:p w:rsidR="0054774B" w:rsidRDefault="0054774B" w:rsidP="0054774B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Update contact details from MVS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5286" w:rsidRDefault="00A65286" w:rsidP="00B234DB">
      <w:pPr>
        <w:spacing w:after="0" w:line="240" w:lineRule="auto"/>
      </w:pPr>
      <w:r>
        <w:separator/>
      </w:r>
    </w:p>
  </w:endnote>
  <w:endnote w:type="continuationSeparator" w:id="0">
    <w:p w:rsidR="00A65286" w:rsidRDefault="00A65286" w:rsidP="00B23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34DB" w:rsidRDefault="005477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B0B79E" wp14:editId="41B2883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57505"/>
              <wp:effectExtent l="0" t="0" r="11430" b="0"/>
              <wp:wrapNone/>
              <wp:docPr id="145894817" name="Text Box 4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4774B" w:rsidRPr="0054774B" w:rsidRDefault="0054774B" w:rsidP="0054774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774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B0B79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USE ONLY" style="position:absolute;margin-left:0;margin-top:0;width:110.1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" filled="f" stroked="f">
              <v:textbox style="mso-fit-shape-to-text:t" inset="20pt,0,0,15pt">
                <w:txbxContent>
                  <w:p w:rsidR="0054774B" w:rsidRPr="0054774B" w:rsidRDefault="0054774B" w:rsidP="0054774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774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34DB" w:rsidRDefault="005477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008AB0" wp14:editId="5802B7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57505"/>
              <wp:effectExtent l="0" t="0" r="11430" b="0"/>
              <wp:wrapNone/>
              <wp:docPr id="1356573778" name="Text Box 5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4774B" w:rsidRPr="0054774B" w:rsidRDefault="0054774B" w:rsidP="0054774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774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08AB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 USE ONLY" style="position:absolute;margin-left:0;margin-top:0;width:110.1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" filled="f" stroked="f">
              <v:textbox style="mso-fit-shape-to-text:t" inset="20pt,0,0,15pt">
                <w:txbxContent>
                  <w:p w:rsidR="0054774B" w:rsidRPr="0054774B" w:rsidRDefault="0054774B" w:rsidP="0054774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774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34DB" w:rsidRDefault="005477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41F679" wp14:editId="56D0582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57505"/>
              <wp:effectExtent l="0" t="0" r="11430" b="0"/>
              <wp:wrapNone/>
              <wp:docPr id="1107367108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4774B" w:rsidRPr="0054774B" w:rsidRDefault="0054774B" w:rsidP="0054774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774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1F67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INTERNAL USE ONLY" style="position:absolute;margin-left:0;margin-top:0;width:110.1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" filled="f" stroked="f">
              <v:textbox style="mso-fit-shape-to-text:t" inset="20pt,0,0,15pt">
                <w:txbxContent>
                  <w:p w:rsidR="0054774B" w:rsidRPr="0054774B" w:rsidRDefault="0054774B" w:rsidP="0054774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774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5286" w:rsidRDefault="00A65286" w:rsidP="00B234DB">
      <w:pPr>
        <w:spacing w:after="0" w:line="240" w:lineRule="auto"/>
      </w:pPr>
      <w:r>
        <w:separator/>
      </w:r>
    </w:p>
  </w:footnote>
  <w:footnote w:type="continuationSeparator" w:id="0">
    <w:p w:rsidR="00A65286" w:rsidRDefault="00A65286" w:rsidP="00B234DB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terina Thoua">
    <w15:presenceInfo w15:providerId="AD" w15:userId="S::katerina.thoua@travelguard.com::a3b6667d-5555-4fad-bde5-0b9de91271b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4B"/>
    <w:rsid w:val="001A682F"/>
    <w:rsid w:val="00267289"/>
    <w:rsid w:val="00271991"/>
    <w:rsid w:val="002A01D2"/>
    <w:rsid w:val="003C4430"/>
    <w:rsid w:val="003F0F32"/>
    <w:rsid w:val="00410BD8"/>
    <w:rsid w:val="0054774B"/>
    <w:rsid w:val="005F02A2"/>
    <w:rsid w:val="009813C9"/>
    <w:rsid w:val="009C28CF"/>
    <w:rsid w:val="00A65286"/>
    <w:rsid w:val="00B2041F"/>
    <w:rsid w:val="00B234DB"/>
    <w:rsid w:val="00CC3BFD"/>
    <w:rsid w:val="00CD3297"/>
    <w:rsid w:val="00E0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0F89"/>
  <w15:chartTrackingRefBased/>
  <w15:docId w15:val="{A7E655BB-425F-46F3-B4F5-796DC475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84C8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84C8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BFD"/>
    <w:pPr>
      <w:keepNext/>
      <w:keepLines/>
      <w:spacing w:before="160" w:after="80"/>
      <w:outlineLvl w:val="2"/>
    </w:pPr>
    <w:rPr>
      <w:rFonts w:eastAsiaTheme="majorEastAsia" w:cstheme="majorBidi"/>
      <w:color w:val="184C8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84C8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FD"/>
    <w:pPr>
      <w:keepNext/>
      <w:keepLines/>
      <w:spacing w:before="80" w:after="40"/>
      <w:outlineLvl w:val="4"/>
    </w:pPr>
    <w:rPr>
      <w:rFonts w:eastAsiaTheme="majorEastAsia" w:cstheme="majorBidi"/>
      <w:color w:val="184C8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4A69C6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FD"/>
    <w:pPr>
      <w:keepNext/>
      <w:keepLines/>
      <w:spacing w:before="40" w:after="0"/>
      <w:outlineLvl w:val="6"/>
    </w:pPr>
    <w:rPr>
      <w:rFonts w:eastAsiaTheme="majorEastAsia" w:cstheme="majorBidi"/>
      <w:color w:val="4A69C6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FD"/>
    <w:pPr>
      <w:keepNext/>
      <w:keepLines/>
      <w:spacing w:after="0"/>
      <w:outlineLvl w:val="7"/>
    </w:pPr>
    <w:rPr>
      <w:rFonts w:eastAsiaTheme="majorEastAsia" w:cstheme="majorBidi"/>
      <w:i/>
      <w:iCs/>
      <w:color w:val="304A9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FD"/>
    <w:pPr>
      <w:keepNext/>
      <w:keepLines/>
      <w:spacing w:after="0"/>
      <w:outlineLvl w:val="8"/>
    </w:pPr>
    <w:rPr>
      <w:rFonts w:eastAsiaTheme="majorEastAsia" w:cstheme="majorBidi"/>
      <w:color w:val="304A99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FD"/>
    <w:rPr>
      <w:rFonts w:asciiTheme="majorHAnsi" w:eastAsiaTheme="majorEastAsia" w:hAnsiTheme="majorHAnsi" w:cstheme="majorBidi"/>
      <w:color w:val="184C82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BFD"/>
    <w:rPr>
      <w:rFonts w:asciiTheme="majorHAnsi" w:eastAsiaTheme="majorEastAsia" w:hAnsiTheme="majorHAnsi" w:cstheme="majorBidi"/>
      <w:color w:val="184C8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BFD"/>
    <w:rPr>
      <w:rFonts w:eastAsiaTheme="majorEastAsia" w:cstheme="majorBidi"/>
      <w:color w:val="184C8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FD"/>
    <w:rPr>
      <w:rFonts w:eastAsiaTheme="majorEastAsia" w:cstheme="majorBidi"/>
      <w:i/>
      <w:iCs/>
      <w:color w:val="184C8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FD"/>
    <w:rPr>
      <w:rFonts w:eastAsiaTheme="majorEastAsia" w:cstheme="majorBidi"/>
      <w:color w:val="184C8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FD"/>
    <w:rPr>
      <w:rFonts w:eastAsiaTheme="majorEastAsia" w:cstheme="majorBidi"/>
      <w:i/>
      <w:iCs/>
      <w:color w:val="4A69C6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FD"/>
    <w:rPr>
      <w:rFonts w:eastAsiaTheme="majorEastAsia" w:cstheme="majorBidi"/>
      <w:color w:val="4A69C6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FD"/>
    <w:rPr>
      <w:rFonts w:eastAsiaTheme="majorEastAsia" w:cstheme="majorBidi"/>
      <w:i/>
      <w:iCs/>
      <w:color w:val="304A9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FD"/>
    <w:rPr>
      <w:rFonts w:eastAsiaTheme="majorEastAsia" w:cstheme="majorBidi"/>
      <w:color w:val="304A9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FD"/>
    <w:pPr>
      <w:numPr>
        <w:ilvl w:val="1"/>
      </w:numPr>
    </w:pPr>
    <w:rPr>
      <w:rFonts w:eastAsiaTheme="majorEastAsia" w:cstheme="majorBidi"/>
      <w:color w:val="4A69C6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FD"/>
    <w:rPr>
      <w:rFonts w:eastAsiaTheme="majorEastAsia" w:cstheme="majorBidi"/>
      <w:color w:val="4A69C6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BFD"/>
    <w:pPr>
      <w:spacing w:before="160"/>
      <w:jc w:val="center"/>
    </w:pPr>
    <w:rPr>
      <w:i/>
      <w:iCs/>
      <w:color w:val="3957B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FD"/>
    <w:rPr>
      <w:i/>
      <w:iCs/>
      <w:color w:val="3957B4" w:themeColor="text1" w:themeTint="BF"/>
    </w:rPr>
  </w:style>
  <w:style w:type="paragraph" w:styleId="ListParagraph">
    <w:name w:val="List Paragraph"/>
    <w:basedOn w:val="Normal"/>
    <w:uiPriority w:val="34"/>
    <w:qFormat/>
    <w:rsid w:val="00CC3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BFD"/>
    <w:rPr>
      <w:i/>
      <w:iCs/>
      <w:color w:val="184C8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FD"/>
    <w:pPr>
      <w:pBdr>
        <w:top w:val="single" w:sz="4" w:space="10" w:color="184C82" w:themeColor="accent1" w:themeShade="BF"/>
        <w:bottom w:val="single" w:sz="4" w:space="10" w:color="184C82" w:themeColor="accent1" w:themeShade="BF"/>
      </w:pBdr>
      <w:spacing w:before="360" w:after="360"/>
      <w:ind w:left="864" w:right="864"/>
      <w:jc w:val="center"/>
    </w:pPr>
    <w:rPr>
      <w:i/>
      <w:iCs/>
      <w:color w:val="184C8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FD"/>
    <w:rPr>
      <w:i/>
      <w:iCs/>
      <w:color w:val="184C8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BFD"/>
    <w:rPr>
      <w:b/>
      <w:bCs/>
      <w:smallCaps/>
      <w:color w:val="184C82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234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4DB"/>
  </w:style>
  <w:style w:type="character" w:styleId="Hyperlink">
    <w:name w:val="Hyperlink"/>
    <w:basedOn w:val="DefaultParagraphFont"/>
    <w:uiPriority w:val="99"/>
    <w:unhideWhenUsed/>
    <w:rsid w:val="0054774B"/>
    <w:rPr>
      <w:color w:val="1FB1E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74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4774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477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77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77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77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774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Zurich">
      <a:dk1>
        <a:srgbClr val="23366F"/>
      </a:dk1>
      <a:lt1>
        <a:srgbClr val="FFFFFF"/>
      </a:lt1>
      <a:dk2>
        <a:srgbClr val="23366F"/>
      </a:dk2>
      <a:lt2>
        <a:srgbClr val="1FB1E6"/>
      </a:lt2>
      <a:accent1>
        <a:srgbClr val="2167AE"/>
      </a:accent1>
      <a:accent2>
        <a:srgbClr val="91BFE3"/>
      </a:accent2>
      <a:accent3>
        <a:srgbClr val="5495CF"/>
      </a:accent3>
      <a:accent4>
        <a:srgbClr val="DAD2BD"/>
      </a:accent4>
      <a:accent5>
        <a:srgbClr val="EEF0F1"/>
      </a:accent5>
      <a:accent6>
        <a:srgbClr val="DDE4E3"/>
      </a:accent6>
      <a:hlink>
        <a:srgbClr val="1FB1E6"/>
      </a:hlink>
      <a:folHlink>
        <a:srgbClr val="1FB1E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Moss">
      <a:srgbClr val="3A8367"/>
    </a:custClr>
    <a:custClr name="Teal">
      <a:srgbClr val="00CBC1"/>
    </a:custClr>
    <a:custClr name="Mint">
      <a:srgbClr val="A6E9AB"/>
    </a:custClr>
    <a:custClr name="Lime">
      <a:srgbClr val="E1EE92"/>
    </a:custClr>
    <a:custClr name="Lemon">
      <a:srgbClr val="F9E547"/>
    </a:custClr>
    <a:custClr name="Peach">
      <a:srgbClr val="FD7C6D"/>
    </a:custClr>
    <a:custClr name="Rust">
      <a:srgbClr val="BA4538"/>
    </a:custClr>
    <a:custClr name="Candy">
      <a:srgbClr val="C44692"/>
    </a:custClr>
    <a:custClr name="Powder Pink">
      <a:srgbClr val="FFC5EA"/>
    </a:custClr>
    <a:custClr name="Lilac">
      <a:srgbClr val="6D6BC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c8f01c7e-174e-4b49-aa48-05c69563538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DCC56A753C054C8B95774AE1C04336" ma:contentTypeVersion="14" ma:contentTypeDescription="Crear nuevo documento." ma:contentTypeScope="" ma:versionID="222229fc3004fd7002284231412a6e8c">
  <xsd:schema xmlns:xsd="http://www.w3.org/2001/XMLSchema" xmlns:xs="http://www.w3.org/2001/XMLSchema" xmlns:p="http://schemas.microsoft.com/office/2006/metadata/properties" xmlns:ns1="http://schemas.microsoft.com/sharepoint/v3" xmlns:ns3="c8f01c7e-174e-4b49-aa48-05c69563538b" targetNamespace="http://schemas.microsoft.com/office/2006/metadata/properties" ma:root="true" ma:fieldsID="ec194203d1a55ef746967872b067facc" ns1:_="" ns3:_="">
    <xsd:import namespace="http://schemas.microsoft.com/sharepoint/v3"/>
    <xsd:import namespace="c8f01c7e-174e-4b49-aa48-05c6956353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01c7e-174e-4b49-aa48-05c69563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1AD95C-F120-459B-9B52-66B9ABA3AD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AC3050-B6AE-4A8B-8B0D-6807CA3545B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8f01c7e-174e-4b49-aa48-05c69563538b"/>
  </ds:schemaRefs>
</ds:datastoreItem>
</file>

<file path=customXml/itemProps3.xml><?xml version="1.0" encoding="utf-8"?>
<ds:datastoreItem xmlns:ds="http://schemas.openxmlformats.org/officeDocument/2006/customXml" ds:itemID="{6F50B3B4-4827-49B5-995D-D73AA84BE2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8f01c7e-174e-4b49-aa48-05c6956353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509</Words>
  <Characters>3052</Characters>
  <Application>Microsoft Office Word</Application>
  <DocSecurity>0</DocSecurity>
  <Lines>203</Lines>
  <Paragraphs>101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Thoua</dc:creator>
  <cp:keywords/>
  <dc:description/>
  <cp:lastModifiedBy>Stuart Santos</cp:lastModifiedBy>
  <cp:revision>1</cp:revision>
  <dcterms:created xsi:type="dcterms:W3CDTF">2026-08-18T18:01:00Z</dcterms:created>
  <dcterms:modified xsi:type="dcterms:W3CDTF">2026-08-18T18:01:00Z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420114c4,8b22da1,50dbac52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2026-07-20T12:53:34Z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2998d783-ba11-4e7f-89e1-47f111bd61ea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</Properties>
</file>