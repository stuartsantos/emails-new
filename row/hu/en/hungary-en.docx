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29AC" w:rsidRPr="003D29AC" w:rsidRDefault="003D29AC" w:rsidP="003D29AC">
      <w:pPr>
        <w:rPr>
          <w:lang w:val="en"/>
        </w:rPr>
      </w:pPr>
      <w:r w:rsidRPr="003D29AC">
        <w:rPr>
          <w:lang w:val="en"/>
        </w:rPr>
        <w:t> </w:t>
      </w:r>
    </w:p>
    <w:p w:rsidR="003D29AC" w:rsidRPr="003D29AC" w:rsidRDefault="003D29AC" w:rsidP="003D29AC">
      <w:pPr>
        <w:rPr>
          <w:lang w:val="en"/>
        </w:rPr>
      </w:pPr>
      <w:r w:rsidRPr="003D29AC">
        <w:rPr>
          <w:b/>
          <w:bCs/>
          <w:lang w:val="en"/>
        </w:rPr>
        <w:t>Travel Insurance</w:t>
      </w:r>
    </w:p>
    <w:p w:rsidR="003D29AC" w:rsidRPr="003D29AC" w:rsidRDefault="003D29AC" w:rsidP="003D29AC">
      <w:pPr>
        <w:rPr>
          <w:lang w:val="en"/>
        </w:rPr>
      </w:pPr>
      <w:r w:rsidRPr="003D29AC">
        <w:rPr>
          <w:lang w:val="en"/>
        </w:rPr>
        <w:br/>
        <w:t>Hello 01UAT-HUNGARY-ENGLISH EMIRATESTEST,</w:t>
      </w:r>
      <w:r w:rsidRPr="003D29AC">
        <w:rPr>
          <w:lang w:val="en"/>
        </w:rPr>
        <w:br/>
      </w:r>
      <w:r w:rsidRPr="003D29AC">
        <w:rPr>
          <w:lang w:val="en"/>
        </w:rPr>
        <w:br/>
      </w:r>
      <w:r w:rsidRPr="003D29AC">
        <w:rPr>
          <w:lang w:val="en"/>
        </w:rPr>
        <w:br/>
        <w:t>Thank you for choosing a Travel Guard® Insurance Policy</w:t>
      </w:r>
      <w:del w:id="0" w:author="Katerina Thoua" w:date="2026-07-20T13:55:00Z" w16du:dateUtc="2026-07-20T12:55:00Z">
        <w:r w:rsidRPr="003D29AC" w:rsidDel="003D29AC">
          <w:rPr>
            <w:lang w:val="en"/>
          </w:rPr>
          <w:delText xml:space="preserve"> from AIG Travel</w:delText>
        </w:r>
      </w:del>
      <w:r w:rsidRPr="003D29AC">
        <w:rPr>
          <w:lang w:val="en"/>
        </w:rPr>
        <w:t>!</w:t>
      </w:r>
      <w:r w:rsidRPr="003D29AC">
        <w:rPr>
          <w:lang w:val="en"/>
        </w:rPr>
        <w:br/>
        <w:t>Your Policy Number is 836164307.</w:t>
      </w:r>
      <w:r w:rsidRPr="003D29AC">
        <w:rPr>
          <w:lang w:val="en"/>
        </w:rPr>
        <w:br/>
      </w:r>
      <w:r w:rsidRPr="003D29AC">
        <w:rPr>
          <w:lang w:val="en"/>
        </w:rPr>
        <w:br/>
        <w:t xml:space="preserve">Please </w:t>
      </w:r>
      <w:r>
        <w:fldChar w:fldCharType="begin"/>
      </w:r>
      <w:r w:rsidRPr="007A4A87">
        <w:rPr>
          <w:lang w:val="en-GB"/>
          <w:rPrChange w:id="1" w:author="Katerina Thoua" w:date="2026-07-20T14:28:00Z" w16du:dateUtc="2026-07-20T13:28:00Z">
            <w:rPr/>
          </w:rPrChange>
        </w:rPr>
        <w:instrText>HYPERLINK "https://urldefense.com/v3/__https:/policy.uat.travelguard.com/aig-travel/hu/en__;!!FVajH6CFHhmYMuQ!6SFgyKop-d-A7uJY7ScrTcthVFmVJSMBn1wyQlDURxRORkrN0JDjsxGPCYtR3sMnLQtzxYziQCufS90GEqmAUp22m405cAI$" \t "_blank"</w:instrText>
      </w:r>
      <w:r>
        <w:fldChar w:fldCharType="separate"/>
      </w:r>
      <w:r w:rsidRPr="003D29AC">
        <w:rPr>
          <w:rStyle w:val="Hyperlink"/>
          <w:b/>
          <w:bCs/>
          <w:lang w:val="en"/>
        </w:rPr>
        <w:t>click here</w:t>
      </w:r>
      <w:r>
        <w:fldChar w:fldCharType="end"/>
      </w:r>
      <w:r w:rsidRPr="003D29AC">
        <w:rPr>
          <w:lang w:val="en"/>
        </w:rPr>
        <w:t xml:space="preserve"> to view your </w:t>
      </w:r>
      <w:r w:rsidRPr="003D29AC">
        <w:rPr>
          <w:b/>
          <w:bCs/>
          <w:lang w:val="en"/>
        </w:rPr>
        <w:t>Certificate of Insurance (COI)</w:t>
      </w:r>
      <w:r w:rsidRPr="003D29AC">
        <w:rPr>
          <w:lang w:val="en"/>
        </w:rPr>
        <w:t xml:space="preserve"> and your </w:t>
      </w:r>
      <w:r w:rsidRPr="003D29AC">
        <w:rPr>
          <w:b/>
          <w:bCs/>
          <w:lang w:val="en"/>
        </w:rPr>
        <w:t>Policy Wording.</w:t>
      </w:r>
      <w:r w:rsidRPr="003D29AC">
        <w:rPr>
          <w:b/>
          <w:bCs/>
          <w:lang w:val="en"/>
        </w:rPr>
        <w:br/>
      </w:r>
      <w:r w:rsidRPr="003D29AC">
        <w:rPr>
          <w:lang w:val="en"/>
        </w:rPr>
        <w:t>To log on, you will need your Policy Number, and your Last Name. </w:t>
      </w:r>
      <w:r w:rsidRPr="003D29AC">
        <w:rPr>
          <w:lang w:val="en"/>
        </w:rPr>
        <w:br/>
      </w:r>
      <w:r w:rsidRPr="003D29AC">
        <w:rPr>
          <w:lang w:val="en"/>
        </w:rPr>
        <w:br/>
      </w:r>
      <w:r w:rsidRPr="003D29AC">
        <w:rPr>
          <w:b/>
          <w:bCs/>
          <w:lang w:val="en"/>
        </w:rPr>
        <w:t>What am I covered for?</w:t>
      </w:r>
      <w:r w:rsidRPr="003D29AC">
        <w:rPr>
          <w:lang w:val="en"/>
        </w:rPr>
        <w:br/>
      </w:r>
      <w:r w:rsidRPr="003D29AC">
        <w:rPr>
          <w:lang w:val="en"/>
        </w:rPr>
        <w:br/>
        <w:t>You have purchased the Emirates Travel Guard Protection Round Trip. The Benefits included in your policy are stated in your COI and Policy Wording.</w:t>
      </w:r>
      <w:r w:rsidRPr="003D29AC">
        <w:rPr>
          <w:lang w:val="en"/>
        </w:rPr>
        <w:br/>
      </w:r>
      <w:r w:rsidRPr="003D29AC">
        <w:rPr>
          <w:lang w:val="en"/>
        </w:rPr>
        <w:br/>
        <w:t>You should take the time to read your Policy Wording to ensure that it meets your specific requirements before you travel. This policy provides cover for specified situations and events during your trip. There are certain exclusions that may apply to specific circumstances, so it is best to review the Policy Wording as soon as you can.</w:t>
      </w:r>
    </w:p>
    <w:p w:rsidR="003D29AC" w:rsidRPr="003D29AC" w:rsidRDefault="003D29AC" w:rsidP="003D29AC">
      <w:pPr>
        <w:rPr>
          <w:lang w:val="en"/>
        </w:rPr>
      </w:pPr>
      <w:r w:rsidRPr="003D29AC">
        <w:rPr>
          <w:b/>
          <w:bCs/>
          <w:lang w:val="en"/>
        </w:rPr>
        <w:t>ELIGIBILITY REMINDERS:</w:t>
      </w:r>
    </w:p>
    <w:tbl>
      <w:tblPr>
        <w:tblW w:w="0" w:type="auto"/>
        <w:tblCellSpacing w:w="15" w:type="dxa"/>
        <w:tblLook w:val="04A0" w:firstRow="1" w:lastRow="0" w:firstColumn="1" w:lastColumn="0" w:noHBand="0" w:noVBand="1"/>
      </w:tblPr>
      <w:tblGrid>
        <w:gridCol w:w="674"/>
        <w:gridCol w:w="6228"/>
      </w:tblGrid>
      <w:tr w:rsidR="003D29AC" w:rsidRPr="00AC22D1">
        <w:trPr>
          <w:tblCellSpacing w:w="15" w:type="dxa"/>
        </w:trPr>
        <w:tc>
          <w:tcPr>
            <w:tcW w:w="0" w:type="auto"/>
            <w:tcMar>
              <w:top w:w="0" w:type="dxa"/>
              <w:left w:w="300" w:type="dxa"/>
              <w:bottom w:w="0" w:type="dxa"/>
              <w:right w:w="225" w:type="dxa"/>
            </w:tcMar>
            <w:vAlign w:val="center"/>
            <w:hideMark/>
          </w:tcPr>
          <w:p w:rsidR="003D29AC" w:rsidRPr="003D29AC" w:rsidRDefault="003D29AC" w:rsidP="003D29AC">
            <w:pPr>
              <w:rPr>
                <w:lang w:val="en-GB"/>
              </w:rPr>
            </w:pPr>
            <w:r w:rsidRPr="003D29AC">
              <w:rPr>
                <w:lang w:val="en-GB"/>
              </w:rPr>
              <w:t>•</w:t>
            </w:r>
          </w:p>
        </w:tc>
        <w:tc>
          <w:tcPr>
            <w:tcW w:w="0" w:type="auto"/>
            <w:tcMar>
              <w:top w:w="15" w:type="dxa"/>
              <w:left w:w="15" w:type="dxa"/>
              <w:bottom w:w="15" w:type="dxa"/>
              <w:right w:w="15" w:type="dxa"/>
            </w:tcMar>
            <w:vAlign w:val="center"/>
            <w:hideMark/>
          </w:tcPr>
          <w:p w:rsidR="003D29AC" w:rsidRPr="003D29AC" w:rsidRDefault="003D29AC" w:rsidP="003D29AC">
            <w:pPr>
              <w:rPr>
                <w:lang w:val="en-GB"/>
              </w:rPr>
            </w:pPr>
            <w:r w:rsidRPr="003D29AC">
              <w:rPr>
                <w:lang w:val="en-GB"/>
              </w:rPr>
              <w:t>All Insured Persons must be residents of HUNGARY.</w:t>
            </w:r>
          </w:p>
        </w:tc>
      </w:tr>
      <w:tr w:rsidR="003D29AC" w:rsidRPr="00AC22D1">
        <w:trPr>
          <w:tblCellSpacing w:w="15" w:type="dxa"/>
        </w:trPr>
        <w:tc>
          <w:tcPr>
            <w:tcW w:w="0" w:type="auto"/>
            <w:tcMar>
              <w:top w:w="0" w:type="dxa"/>
              <w:left w:w="300" w:type="dxa"/>
              <w:bottom w:w="0" w:type="dxa"/>
              <w:right w:w="225" w:type="dxa"/>
            </w:tcMar>
            <w:vAlign w:val="center"/>
            <w:hideMark/>
          </w:tcPr>
          <w:p w:rsidR="003D29AC" w:rsidRPr="003D29AC" w:rsidRDefault="003D29AC" w:rsidP="003D29AC">
            <w:pPr>
              <w:rPr>
                <w:lang w:val="en-GB"/>
              </w:rPr>
            </w:pPr>
            <w:r w:rsidRPr="003D29AC">
              <w:rPr>
                <w:lang w:val="en-GB"/>
              </w:rPr>
              <w:t>•</w:t>
            </w:r>
          </w:p>
        </w:tc>
        <w:tc>
          <w:tcPr>
            <w:tcW w:w="0" w:type="auto"/>
            <w:tcMar>
              <w:top w:w="15" w:type="dxa"/>
              <w:left w:w="15" w:type="dxa"/>
              <w:bottom w:w="15" w:type="dxa"/>
              <w:right w:w="15" w:type="dxa"/>
            </w:tcMar>
            <w:vAlign w:val="center"/>
            <w:hideMark/>
          </w:tcPr>
          <w:p w:rsidR="003D29AC" w:rsidRPr="003D29AC" w:rsidRDefault="003D29AC" w:rsidP="003D29AC">
            <w:pPr>
              <w:rPr>
                <w:lang w:val="en-GB"/>
              </w:rPr>
            </w:pPr>
            <w:r w:rsidRPr="003D29AC">
              <w:rPr>
                <w:lang w:val="en-GB"/>
              </w:rPr>
              <w:t>Please check your policy for the full list of eligibility requirements.</w:t>
            </w:r>
          </w:p>
        </w:tc>
      </w:tr>
    </w:tbl>
    <w:p w:rsidR="003D29AC" w:rsidRPr="003D29AC" w:rsidRDefault="003D29AC" w:rsidP="003D29AC">
      <w:pPr>
        <w:rPr>
          <w:lang w:val="en"/>
        </w:rPr>
      </w:pPr>
      <w:r w:rsidRPr="003D29AC">
        <w:rPr>
          <w:lang w:val="en"/>
        </w:rPr>
        <w:br/>
      </w:r>
      <w:r w:rsidRPr="003D29AC">
        <w:rPr>
          <w:b/>
          <w:bCs/>
          <w:lang w:val="en"/>
        </w:rPr>
        <w:t>IMPORTANT Contact Information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5938"/>
      </w:tblGrid>
      <w:tr w:rsidR="003D29AC" w:rsidRPr="00AC22D1">
        <w:trPr>
          <w:tblCellSpacing w:w="0" w:type="dxa"/>
        </w:trPr>
        <w:tc>
          <w:tcPr>
            <w:tcW w:w="25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3D29AC" w:rsidRPr="003D29AC" w:rsidRDefault="003D29AC" w:rsidP="003D29AC">
            <w:pPr>
              <w:rPr>
                <w:lang w:val="en-GB"/>
              </w:rPr>
            </w:pPr>
            <w:r w:rsidRPr="003D29AC">
              <w:rPr>
                <w:b/>
                <w:bCs/>
                <w:lang w:val="en-GB"/>
              </w:rPr>
              <w:t>What if I have a policy question?</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150" w:type="dxa"/>
              <w:right w:w="75" w:type="dxa"/>
            </w:tcMar>
            <w:hideMark/>
          </w:tcPr>
          <w:p w:rsidR="003D29AC" w:rsidRDefault="003D29AC" w:rsidP="003D29AC">
            <w:pPr>
              <w:rPr>
                <w:ins w:id="2" w:author="Katerina Thoua" w:date="2026-07-20T14:28:00Z" w16du:dateUtc="2026-07-20T13:28:00Z"/>
                <w:lang w:val="en-GB"/>
              </w:rPr>
            </w:pPr>
            <w:del w:id="3" w:author="Katerina Thoua" w:date="2026-07-20T14:28:00Z" w16du:dateUtc="2026-07-20T13:28:00Z">
              <w:r w:rsidRPr="003D29AC" w:rsidDel="007A4A87">
                <w:rPr>
                  <w:lang w:val="en-GB"/>
                </w:rPr>
                <w:delText xml:space="preserve">Please call </w:delText>
              </w:r>
              <w:r w:rsidRPr="003D29AC" w:rsidDel="007A4A87">
                <w:rPr>
                  <w:highlight w:val="yellow"/>
                  <w:lang w:val="en-GB"/>
                  <w:rPrChange w:id="4" w:author="Katerina Thoua" w:date="2026-07-20T13:55:00Z" w16du:dateUtc="2026-07-20T12:55:00Z">
                    <w:rPr>
                      <w:lang w:val="en-GB"/>
                    </w:rPr>
                  </w:rPrChange>
                </w:rPr>
                <w:delText>+36 1 801 0801, Monday - Friday: 08:00 - 16:00</w:delText>
              </w:r>
              <w:r w:rsidRPr="003D29AC" w:rsidDel="007A4A87">
                <w:rPr>
                  <w:lang w:val="en-GB"/>
                </w:rPr>
                <w:delText xml:space="preserve"> OR email us at </w:delText>
              </w:r>
              <w:r w:rsidRPr="003D29AC" w:rsidDel="007A4A87">
                <w:rPr>
                  <w:b/>
                  <w:bCs/>
                  <w:highlight w:val="yellow"/>
                  <w:lang w:val="en-GB"/>
                  <w:rPrChange w:id="5" w:author="Katerina Thoua" w:date="2026-07-20T13:55:00Z" w16du:dateUtc="2026-07-20T12:55:00Z">
                    <w:rPr>
                      <w:b/>
                      <w:bCs/>
                      <w:lang w:val="en-GB"/>
                    </w:rPr>
                  </w:rPrChange>
                </w:rPr>
                <w:fldChar w:fldCharType="begin"/>
              </w:r>
              <w:r w:rsidRPr="003D29AC" w:rsidDel="007A4A87">
                <w:rPr>
                  <w:b/>
                  <w:bCs/>
                  <w:highlight w:val="yellow"/>
                  <w:lang w:val="en-GB"/>
                  <w:rPrChange w:id="6" w:author="Katerina Thoua" w:date="2026-07-20T13:55:00Z" w16du:dateUtc="2026-07-20T12:55:00Z">
                    <w:rPr>
                      <w:b/>
                      <w:bCs/>
                      <w:lang w:val="en-GB"/>
                    </w:rPr>
                  </w:rPrChange>
                </w:rPr>
                <w:delInstrText>HYPERLINK "mailto:karrendezes@colonnade.hu"</w:delInstrText>
              </w:r>
              <w:r w:rsidRPr="00C35E91" w:rsidDel="007A4A87">
                <w:rPr>
                  <w:b/>
                  <w:bCs/>
                  <w:highlight w:val="yellow"/>
                  <w:lang w:val="en-GB"/>
                </w:rPr>
              </w:r>
              <w:r w:rsidRPr="003D29AC" w:rsidDel="007A4A87">
                <w:rPr>
                  <w:b/>
                  <w:bCs/>
                  <w:highlight w:val="yellow"/>
                  <w:lang w:val="en-GB"/>
                  <w:rPrChange w:id="7" w:author="Katerina Thoua" w:date="2026-07-20T13:55:00Z" w16du:dateUtc="2026-07-20T12:55:00Z">
                    <w:rPr/>
                  </w:rPrChange>
                </w:rPr>
                <w:fldChar w:fldCharType="separate"/>
              </w:r>
              <w:r w:rsidRPr="003D29AC" w:rsidDel="007A4A87">
                <w:rPr>
                  <w:rStyle w:val="Hyperlink"/>
                  <w:b/>
                  <w:bCs/>
                  <w:highlight w:val="yellow"/>
                  <w:lang w:val="en-GB"/>
                  <w:rPrChange w:id="8" w:author="Katerina Thoua" w:date="2026-07-20T13:55:00Z" w16du:dateUtc="2026-07-20T12:55:00Z">
                    <w:rPr>
                      <w:rStyle w:val="Hyperlink"/>
                      <w:b/>
                      <w:bCs/>
                      <w:lang w:val="en-GB"/>
                    </w:rPr>
                  </w:rPrChange>
                </w:rPr>
                <w:delText>karrendezes@colonnade.hu</w:delText>
              </w:r>
              <w:r w:rsidRPr="003D29AC" w:rsidDel="007A4A87">
                <w:rPr>
                  <w:highlight w:val="yellow"/>
                  <w:rPrChange w:id="9" w:author="Katerina Thoua" w:date="2026-07-20T13:55:00Z" w16du:dateUtc="2026-07-20T12:55:00Z">
                    <w:rPr/>
                  </w:rPrChange>
                </w:rPr>
                <w:fldChar w:fldCharType="end"/>
              </w:r>
              <w:r w:rsidRPr="003D29AC" w:rsidDel="007A4A87">
                <w:rPr>
                  <w:lang w:val="en-GB"/>
                </w:rPr>
                <w:delText xml:space="preserve"> and quote your policy number.</w:delText>
              </w:r>
              <w:r w:rsidRPr="003D29AC" w:rsidDel="007A4A87">
                <w:rPr>
                  <w:lang w:val="en-GB"/>
                </w:rPr>
                <w:br/>
              </w:r>
              <w:r w:rsidRPr="003D29AC" w:rsidDel="007A4A87">
                <w:rPr>
                  <w:lang w:val="en-GB"/>
                </w:rPr>
                <w:br/>
                <w:delText>If you would like to receive your policy documentation by post, you can call us or email us using the information provided above to make a request.</w:delText>
              </w:r>
            </w:del>
          </w:p>
          <w:p w:rsidR="007A4A87" w:rsidRPr="007A4A87" w:rsidRDefault="007A4A87" w:rsidP="007A4A87">
            <w:pPr>
              <w:rPr>
                <w:ins w:id="10" w:author="Katerina Thoua" w:date="2026-07-20T14:29:00Z" w16du:dateUtc="2026-07-20T13:29:00Z"/>
                <w:rFonts w:ascii="Aptos Narrow" w:hAnsi="Aptos Narrow"/>
                <w:color w:val="000000"/>
                <w:lang w:val="en-GB"/>
                <w:rPrChange w:id="11" w:author="Katerina Thoua" w:date="2026-07-20T14:29:00Z" w16du:dateUtc="2026-07-20T13:29:00Z">
                  <w:rPr>
                    <w:ins w:id="12" w:author="Katerina Thoua" w:date="2026-07-20T14:29:00Z" w16du:dateUtc="2026-07-20T13:29:00Z"/>
                    <w:rFonts w:ascii="Aptos Narrow" w:hAnsi="Aptos Narrow"/>
                    <w:color w:val="000000"/>
                  </w:rPr>
                </w:rPrChange>
              </w:rPr>
            </w:pPr>
            <w:ins w:id="13" w:author="Katerina Thoua" w:date="2026-07-20T14:29:00Z" w16du:dateUtc="2026-07-20T13:29:00Z">
              <w:r w:rsidRPr="007A4A87">
                <w:rPr>
                  <w:rFonts w:ascii="Aptos Narrow" w:hAnsi="Aptos Narrow"/>
                  <w:color w:val="000000"/>
                  <w:lang w:val="en-GB"/>
                  <w:rPrChange w:id="14" w:author="Katerina Thoua" w:date="2026-07-20T14:29:00Z" w16du:dateUtc="2026-07-20T13:29:00Z">
                    <w:rPr>
                      <w:rFonts w:ascii="Aptos Narrow" w:hAnsi="Aptos Narrow"/>
                      <w:color w:val="000000"/>
                    </w:rPr>
                  </w:rPrChange>
                </w:rPr>
                <w:t>If you have any questions about your insurance, you can contact us at:</w:t>
              </w:r>
              <w:r w:rsidRPr="007A4A87">
                <w:rPr>
                  <w:rFonts w:ascii="Aptos Narrow" w:hAnsi="Aptos Narrow"/>
                  <w:color w:val="000000"/>
                  <w:lang w:val="en-GB"/>
                  <w:rPrChange w:id="15" w:author="Katerina Thoua" w:date="2026-07-20T14:29:00Z" w16du:dateUtc="2026-07-20T13:29:00Z">
                    <w:rPr>
                      <w:rFonts w:ascii="Aptos Narrow" w:hAnsi="Aptos Narrow"/>
                      <w:color w:val="000000"/>
                    </w:rPr>
                  </w:rPrChange>
                </w:rPr>
                <w:br/>
                <w:t>- Website: {{Customer services Website}} (MVS)</w:t>
              </w:r>
              <w:r w:rsidRPr="007A4A87">
                <w:rPr>
                  <w:rFonts w:ascii="Aptos Narrow" w:hAnsi="Aptos Narrow"/>
                  <w:color w:val="000000"/>
                  <w:lang w:val="en-GB"/>
                  <w:rPrChange w:id="16" w:author="Katerina Thoua" w:date="2026-07-20T14:29:00Z" w16du:dateUtc="2026-07-20T13:29:00Z">
                    <w:rPr>
                      <w:rFonts w:ascii="Aptos Narrow" w:hAnsi="Aptos Narrow"/>
                      <w:color w:val="000000"/>
                    </w:rPr>
                  </w:rPrChange>
                </w:rPr>
                <w:br/>
                <w:t>- Email: {{Customer services email address}} (MVS)</w:t>
              </w:r>
              <w:r w:rsidRPr="007A4A87">
                <w:rPr>
                  <w:rFonts w:ascii="Aptos Narrow" w:hAnsi="Aptos Narrow"/>
                  <w:color w:val="000000"/>
                  <w:lang w:val="en-GB"/>
                  <w:rPrChange w:id="17" w:author="Katerina Thoua" w:date="2026-07-20T14:29:00Z" w16du:dateUtc="2026-07-20T13:29:00Z">
                    <w:rPr>
                      <w:rFonts w:ascii="Aptos Narrow" w:hAnsi="Aptos Narrow"/>
                      <w:color w:val="000000"/>
                    </w:rPr>
                  </w:rPrChange>
                </w:rPr>
                <w:br/>
                <w:t>- Telephone: {{Customer services contact number}} (MVS)</w:t>
              </w:r>
              <w:r w:rsidRPr="007A4A87">
                <w:rPr>
                  <w:rFonts w:ascii="Aptos Narrow" w:hAnsi="Aptos Narrow"/>
                  <w:color w:val="000000"/>
                  <w:lang w:val="en-GB"/>
                  <w:rPrChange w:id="18" w:author="Katerina Thoua" w:date="2026-07-20T14:29:00Z" w16du:dateUtc="2026-07-20T13:29:00Z">
                    <w:rPr>
                      <w:rFonts w:ascii="Aptos Narrow" w:hAnsi="Aptos Narrow"/>
                      <w:color w:val="000000"/>
                    </w:rPr>
                  </w:rPrChange>
                </w:rPr>
                <w:br/>
                <w:t>- Opening hours: {{Customer Service Operating Hours}} (MVS)</w:t>
              </w:r>
              <w:r w:rsidRPr="007A4A87">
                <w:rPr>
                  <w:rFonts w:ascii="Aptos Narrow" w:hAnsi="Aptos Narrow"/>
                  <w:color w:val="000000"/>
                  <w:lang w:val="en-GB"/>
                  <w:rPrChange w:id="19" w:author="Katerina Thoua" w:date="2026-07-20T14:29:00Z" w16du:dateUtc="2026-07-20T13:29:00Z">
                    <w:rPr>
                      <w:rFonts w:ascii="Aptos Narrow" w:hAnsi="Aptos Narrow"/>
                      <w:color w:val="000000"/>
                    </w:rPr>
                  </w:rPrChange>
                </w:rPr>
                <w:br/>
              </w:r>
              <w:r w:rsidRPr="007A4A87">
                <w:rPr>
                  <w:rFonts w:ascii="Aptos Narrow" w:hAnsi="Aptos Narrow"/>
                  <w:color w:val="000000"/>
                  <w:lang w:val="en-GB"/>
                  <w:rPrChange w:id="20" w:author="Katerina Thoua" w:date="2026-07-20T14:29:00Z" w16du:dateUtc="2026-07-20T13:29:00Z">
                    <w:rPr>
                      <w:rFonts w:ascii="Aptos Narrow" w:hAnsi="Aptos Narrow"/>
                      <w:color w:val="000000"/>
                    </w:rPr>
                  </w:rPrChange>
                </w:rPr>
                <w:br/>
                <w:t>If you would like to receive your policy documentation by post, you can call us or email us using the information provided above to make a request</w:t>
              </w:r>
            </w:ins>
          </w:p>
          <w:p w:rsidR="007A4A87" w:rsidRDefault="007A4A87" w:rsidP="003D29AC">
            <w:pPr>
              <w:rPr>
                <w:ins w:id="21" w:author="Katerina Thoua" w:date="2026-07-20T14:28:00Z" w16du:dateUtc="2026-07-20T13:28:00Z"/>
                <w:lang w:val="en-GB"/>
              </w:rPr>
            </w:pPr>
          </w:p>
          <w:p w:rsidR="007A4A87" w:rsidRPr="003D29AC" w:rsidRDefault="007A4A87" w:rsidP="003D29AC">
            <w:pPr>
              <w:rPr>
                <w:lang w:val="en-GB"/>
              </w:rPr>
            </w:pPr>
          </w:p>
        </w:tc>
      </w:tr>
      <w:tr w:rsidR="003D29AC" w:rsidRPr="00AC22D1">
        <w:trPr>
          <w:tblCellSpacing w:w="0" w:type="dxa"/>
        </w:trPr>
        <w:tc>
          <w:tcPr>
            <w:tcW w:w="1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3D29AC" w:rsidRPr="003D29AC" w:rsidRDefault="003D29AC" w:rsidP="003D29AC">
            <w:pPr>
              <w:rPr>
                <w:lang w:val="en-GB"/>
              </w:rPr>
            </w:pPr>
            <w:r w:rsidRPr="003D29AC">
              <w:rPr>
                <w:b/>
                <w:bCs/>
                <w:lang w:val="en-GB"/>
              </w:rPr>
              <w:t>What if I have an emergency overseas?</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150" w:type="dxa"/>
              <w:right w:w="75" w:type="dxa"/>
            </w:tcMar>
            <w:hideMark/>
          </w:tcPr>
          <w:p w:rsidR="003D29AC" w:rsidRPr="003D29AC" w:rsidRDefault="003D29AC" w:rsidP="003D29AC">
            <w:pPr>
              <w:rPr>
                <w:lang w:val="en-GB"/>
              </w:rPr>
            </w:pPr>
            <w:r w:rsidRPr="003D29AC">
              <w:rPr>
                <w:lang w:val="en-GB"/>
              </w:rPr>
              <w:t xml:space="preserve">Call </w:t>
            </w:r>
            <w:del w:id="22" w:author="Katerina Thoua" w:date="2026-07-21T15:18:00Z" w16du:dateUtc="2026-07-21T14:18:00Z">
              <w:r w:rsidRPr="003D29AC" w:rsidDel="00AC22D1">
                <w:rPr>
                  <w:lang w:val="en-GB"/>
                </w:rPr>
                <w:delText>AIG Travel</w:delText>
              </w:r>
            </w:del>
            <w:ins w:id="23" w:author="Katerina Thoua" w:date="2026-07-21T15:18:00Z" w16du:dateUtc="2026-07-21T14:18:00Z">
              <w:r w:rsidR="00AC22D1">
                <w:rPr>
                  <w:lang w:val="en-GB"/>
                </w:rPr>
                <w:t>our Assistance Services</w:t>
              </w:r>
            </w:ins>
            <w:r w:rsidRPr="003D29AC">
              <w:rPr>
                <w:lang w:val="en-GB"/>
              </w:rPr>
              <w:t xml:space="preserve"> any time on </w:t>
            </w:r>
            <w:r w:rsidRPr="003D29AC">
              <w:rPr>
                <w:highlight w:val="yellow"/>
                <w:lang w:val="en-GB"/>
                <w:rPrChange w:id="24" w:author="Katerina Thoua" w:date="2026-07-20T13:55:00Z" w16du:dateUtc="2026-07-20T12:55:00Z">
                  <w:rPr>
                    <w:lang w:val="en-GB"/>
                  </w:rPr>
                </w:rPrChange>
              </w:rPr>
              <w:t>+44 1 273 765302</w:t>
            </w:r>
            <w:r w:rsidRPr="003D29AC">
              <w:rPr>
                <w:lang w:val="en-GB"/>
              </w:rPr>
              <w:t>.</w:t>
            </w:r>
            <w:r w:rsidRPr="003D29AC">
              <w:rPr>
                <w:lang w:val="en-GB"/>
              </w:rPr>
              <w:br/>
              <w:t>Our service centres are open 24/7.</w:t>
            </w:r>
          </w:p>
        </w:tc>
      </w:tr>
      <w:tr w:rsidR="003D29AC" w:rsidRPr="00AC22D1">
        <w:trPr>
          <w:tblCellSpacing w:w="0" w:type="dxa"/>
        </w:trPr>
        <w:tc>
          <w:tcPr>
            <w:tcW w:w="1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3D29AC" w:rsidRPr="003D29AC" w:rsidRDefault="003D29AC" w:rsidP="003D29AC">
            <w:pPr>
              <w:rPr>
                <w:lang w:val="en-GB"/>
              </w:rPr>
            </w:pPr>
            <w:r w:rsidRPr="003D29AC">
              <w:rPr>
                <w:b/>
                <w:bCs/>
                <w:lang w:val="en-GB"/>
              </w:rPr>
              <w:t>How do I file a claim?</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3D29AC" w:rsidRPr="003D29AC" w:rsidRDefault="003D29AC" w:rsidP="003D29AC">
            <w:pPr>
              <w:rPr>
                <w:lang w:val="en-GB"/>
              </w:rPr>
            </w:pPr>
            <w:r w:rsidRPr="003D29AC">
              <w:rPr>
                <w:lang w:val="en-GB"/>
              </w:rPr>
              <w:t xml:space="preserve">Telephone our Claims team on </w:t>
            </w:r>
            <w:r w:rsidRPr="003D29AC">
              <w:rPr>
                <w:highlight w:val="yellow"/>
                <w:lang w:val="en-GB"/>
                <w:rPrChange w:id="25" w:author="Katerina Thoua" w:date="2026-07-20T13:55:00Z" w16du:dateUtc="2026-07-20T12:55:00Z">
                  <w:rPr>
                    <w:lang w:val="en-GB"/>
                  </w:rPr>
                </w:rPrChange>
              </w:rPr>
              <w:t>+36 1 801 0801, Monday - Friday: 08:00 - 16:00</w:t>
            </w:r>
            <w:r w:rsidRPr="003D29AC">
              <w:rPr>
                <w:lang w:val="en-GB"/>
              </w:rPr>
              <w:t xml:space="preserve"> or email </w:t>
            </w:r>
            <w:r w:rsidRPr="003D29AC">
              <w:rPr>
                <w:b/>
                <w:bCs/>
                <w:highlight w:val="yellow"/>
                <w:lang w:val="en-GB"/>
                <w:rPrChange w:id="26" w:author="Katerina Thoua" w:date="2026-07-20T13:56:00Z" w16du:dateUtc="2026-07-20T12:56:00Z">
                  <w:rPr>
                    <w:b/>
                    <w:bCs/>
                    <w:lang w:val="en-GB"/>
                  </w:rPr>
                </w:rPrChange>
              </w:rPr>
              <w:fldChar w:fldCharType="begin"/>
            </w:r>
            <w:r w:rsidRPr="003D29AC">
              <w:rPr>
                <w:b/>
                <w:bCs/>
                <w:highlight w:val="yellow"/>
                <w:lang w:val="en-GB"/>
                <w:rPrChange w:id="27" w:author="Katerina Thoua" w:date="2026-07-20T13:56:00Z" w16du:dateUtc="2026-07-20T12:56:00Z">
                  <w:rPr>
                    <w:b/>
                    <w:bCs/>
                    <w:lang w:val="en-GB"/>
                  </w:rPr>
                </w:rPrChange>
              </w:rPr>
              <w:instrText>HYPERLINK "mailto:karrendezes@colonnade.hu"</w:instrText>
            </w:r>
            <w:r w:rsidRPr="00C35E91">
              <w:rPr>
                <w:b/>
                <w:bCs/>
                <w:highlight w:val="yellow"/>
                <w:lang w:val="en-GB"/>
              </w:rPr>
            </w:r>
            <w:r w:rsidRPr="003D29AC">
              <w:rPr>
                <w:b/>
                <w:bCs/>
                <w:highlight w:val="yellow"/>
                <w:lang w:val="en-GB"/>
                <w:rPrChange w:id="28" w:author="Katerina Thoua" w:date="2026-07-20T13:56:00Z" w16du:dateUtc="2026-07-20T12:56:00Z">
                  <w:rPr/>
                </w:rPrChange>
              </w:rPr>
              <w:fldChar w:fldCharType="separate"/>
            </w:r>
            <w:r w:rsidRPr="003D29AC">
              <w:rPr>
                <w:rStyle w:val="Hyperlink"/>
                <w:b/>
                <w:bCs/>
                <w:highlight w:val="yellow"/>
                <w:lang w:val="en-GB"/>
                <w:rPrChange w:id="29" w:author="Katerina Thoua" w:date="2026-07-20T13:56:00Z" w16du:dateUtc="2026-07-20T12:56:00Z">
                  <w:rPr>
                    <w:rStyle w:val="Hyperlink"/>
                    <w:b/>
                    <w:bCs/>
                    <w:lang w:val="en-GB"/>
                  </w:rPr>
                </w:rPrChange>
              </w:rPr>
              <w:t>karrendezes@colonnade.hu</w:t>
            </w:r>
            <w:r w:rsidRPr="003D29AC">
              <w:rPr>
                <w:highlight w:val="yellow"/>
                <w:rPrChange w:id="30" w:author="Katerina Thoua" w:date="2026-07-20T13:56:00Z" w16du:dateUtc="2026-07-20T12:56:00Z">
                  <w:rPr/>
                </w:rPrChange>
              </w:rPr>
              <w:fldChar w:fldCharType="end"/>
            </w:r>
          </w:p>
        </w:tc>
      </w:tr>
    </w:tbl>
    <w:p w:rsidR="003D29AC" w:rsidRPr="003D29AC" w:rsidRDefault="003D29AC" w:rsidP="003D29AC">
      <w:pPr>
        <w:rPr>
          <w:lang w:val="en"/>
        </w:rPr>
      </w:pPr>
      <w:r w:rsidRPr="003D29AC">
        <w:rPr>
          <w:lang w:val="en"/>
        </w:rPr>
        <w:br/>
      </w:r>
      <w:del w:id="31" w:author="Katerina Thoua" w:date="2026-07-20T13:56:00Z" w16du:dateUtc="2026-07-20T12:56:00Z">
        <w:r w:rsidRPr="003D29AC" w:rsidDel="003D29AC">
          <w:rPr>
            <w:lang w:val="en"/>
          </w:rPr>
          <w:fldChar w:fldCharType="begin"/>
        </w:r>
        <w:r w:rsidRPr="003D29AC" w:rsidDel="003D29AC">
          <w:rPr>
            <w:lang w:val="en"/>
          </w:rPr>
          <w:delInstrText>HYPERLINK "https://urldefense.com/v3/__https:/policy.uat.travelguard.com/aig-travel/hu/hu__;!!FVajH6CFHhmYMuQ!6SFgyKop-d-A7uJY7ScrTcthVFmVJSMBn1wyQlDURxRORkrN0JDjsxGPCYtR3sMnLQtzxYziQCufS90GEqmAUp22gXp-JwA$" \t "_blank"</w:delInstrText>
        </w:r>
        <w:r w:rsidRPr="003D29AC" w:rsidDel="003D29AC">
          <w:rPr>
            <w:lang w:val="en"/>
          </w:rPr>
        </w:r>
        <w:r w:rsidRPr="003D29AC" w:rsidDel="003D29AC">
          <w:rPr>
            <w:lang w:val="en"/>
          </w:rPr>
          <w:fldChar w:fldCharType="separate"/>
        </w:r>
        <w:r w:rsidRPr="003D29AC" w:rsidDel="003D29AC">
          <w:rPr>
            <w:rStyle w:val="Hyperlink"/>
            <w:lang w:val="en"/>
          </w:rPr>
          <w:delText>Ide kattintva</w:delText>
        </w:r>
        <w:r w:rsidRPr="003D29AC" w:rsidDel="003D29AC">
          <w:fldChar w:fldCharType="end"/>
        </w:r>
        <w:r w:rsidRPr="003D29AC" w:rsidDel="003D29AC">
          <w:rPr>
            <w:lang w:val="en"/>
          </w:rPr>
          <w:delText xml:space="preserve"> megtekintheti a szabályzat részleteit magyarul.</w:delText>
        </w:r>
      </w:del>
    </w:p>
    <w:p w:rsidR="003D29AC" w:rsidRPr="003D29AC" w:rsidRDefault="003D29AC" w:rsidP="003D29AC">
      <w:pPr>
        <w:rPr>
          <w:lang w:val="en"/>
        </w:rPr>
      </w:pPr>
      <w:r w:rsidRPr="003D29AC">
        <w:rPr>
          <w:lang w:val="en"/>
        </w:rPr>
        <w:t> </w:t>
      </w:r>
    </w:p>
    <w:p w:rsidR="003D29AC" w:rsidRPr="003D29AC" w:rsidRDefault="003D29AC" w:rsidP="003D29AC">
      <w:pPr>
        <w:rPr>
          <w:lang w:val="en"/>
        </w:rPr>
      </w:pPr>
      <w:r w:rsidRPr="003D29AC">
        <w:rPr>
          <w:lang w:val="en"/>
        </w:rPr>
        <w:t>Safe travels!</w:t>
      </w:r>
      <w:r w:rsidRPr="003D29AC">
        <w:rPr>
          <w:lang w:val="en"/>
        </w:rPr>
        <w:br/>
      </w:r>
      <w:del w:id="32" w:author="Katerina Thoua" w:date="2026-07-20T13:56:00Z" w16du:dateUtc="2026-07-20T12:56:00Z">
        <w:r w:rsidRPr="003D29AC" w:rsidDel="003D29AC">
          <w:rPr>
            <w:b/>
            <w:bCs/>
            <w:lang w:val="en"/>
          </w:rPr>
          <w:delText>AIG Travel</w:delText>
        </w:r>
      </w:del>
      <w:ins w:id="33" w:author="Katerina Thoua" w:date="2026-07-20T13:56:00Z" w16du:dateUtc="2026-07-20T12:56:00Z">
        <w:r>
          <w:rPr>
            <w:b/>
            <w:bCs/>
            <w:lang w:val="en"/>
          </w:rPr>
          <w:t xml:space="preserve"> Travel Guard</w:t>
        </w:r>
      </w:ins>
    </w:p>
    <w:p w:rsidR="001A682F" w:rsidRDefault="001A682F"/>
    <w:sectPr w:rsidR="001A682F">
      <w:footerReference w:type="even" r:id="rId9"/>
      <w:footerReference w:type="defaul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0688" w:rsidRDefault="00780688" w:rsidP="00B234DB">
      <w:pPr>
        <w:spacing w:after="0" w:line="240" w:lineRule="auto"/>
      </w:pPr>
      <w:r>
        <w:separator/>
      </w:r>
    </w:p>
  </w:endnote>
  <w:endnote w:type="continuationSeparator" w:id="0">
    <w:p w:rsidR="00780688" w:rsidRDefault="00780688" w:rsidP="00B23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3D29AC">
    <w:pPr>
      <w:pStyle w:val="Footer"/>
    </w:pPr>
    <w:r>
      <w:rPr>
        <w:noProof/>
      </w:rPr>
      <mc:AlternateContent>
        <mc:Choice Requires="wps">
          <w:drawing>
            <wp:anchor distT="0" distB="0" distL="0" distR="0" simplePos="0" relativeHeight="251659264" behindDoc="0" locked="0" layoutInCell="1" allowOverlap="1" wp14:anchorId="304F5680" wp14:editId="4FBAFDA6">
              <wp:simplePos x="635" y="635"/>
              <wp:positionH relativeFrom="page">
                <wp:align>left</wp:align>
              </wp:positionH>
              <wp:positionV relativeFrom="page">
                <wp:align>bottom</wp:align>
              </wp:positionV>
              <wp:extent cx="1398270" cy="357505"/>
              <wp:effectExtent l="0" t="0" r="11430" b="0"/>
              <wp:wrapNone/>
              <wp:docPr id="922305276"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3D29AC" w:rsidRPr="003D29AC" w:rsidRDefault="003D29AC" w:rsidP="003D29AC">
                          <w:pPr>
                            <w:spacing w:after="0"/>
                            <w:rPr>
                              <w:rFonts w:ascii="Aptos" w:eastAsia="Aptos" w:hAnsi="Aptos" w:cs="Aptos"/>
                              <w:noProof/>
                              <w:color w:val="000000"/>
                              <w:sz w:val="20"/>
                              <w:szCs w:val="20"/>
                            </w:rPr>
                          </w:pPr>
                          <w:r w:rsidRPr="003D29A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F5680" id="_x0000_t202" coordsize="21600,21600" o:spt="202" path="m,l,21600r21600,l21600,xe">
              <v:stroke joinstyle="miter"/>
              <v:path gradientshapeok="t" o:connecttype="rect"/>
            </v:shapetype>
            <v:shape id="Text Box 2" o:spid="_x0000_s1026" type="#_x0000_t202" alt="INTERNAL USE ONLY" style="position:absolute;margin-left:0;margin-top:0;width:110.1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" filled="f" stroked="f">
              <v:textbox style="mso-fit-shape-to-text:t" inset="20pt,0,0,15pt">
                <w:txbxContent>
                  <w:p w:rsidR="003D29AC" w:rsidRPr="003D29AC" w:rsidRDefault="003D29AC" w:rsidP="003D29AC">
                    <w:pPr>
                      <w:spacing w:after="0"/>
                      <w:rPr>
                        <w:rFonts w:ascii="Aptos" w:eastAsia="Aptos" w:hAnsi="Aptos" w:cs="Aptos"/>
                        <w:noProof/>
                        <w:color w:val="000000"/>
                        <w:sz w:val="20"/>
                        <w:szCs w:val="20"/>
                      </w:rPr>
                    </w:pPr>
                    <w:r w:rsidRPr="003D29AC">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3D29AC">
    <w:pPr>
      <w:pStyle w:val="Footer"/>
    </w:pPr>
    <w:r>
      <w:rPr>
        <w:noProof/>
      </w:rPr>
      <mc:AlternateContent>
        <mc:Choice Requires="wps">
          <w:drawing>
            <wp:anchor distT="0" distB="0" distL="0" distR="0" simplePos="0" relativeHeight="251660288" behindDoc="0" locked="0" layoutInCell="1" allowOverlap="1" wp14:anchorId="73C09676" wp14:editId="355B9A1D">
              <wp:simplePos x="1079500" y="10071100"/>
              <wp:positionH relativeFrom="page">
                <wp:align>left</wp:align>
              </wp:positionH>
              <wp:positionV relativeFrom="page">
                <wp:align>bottom</wp:align>
              </wp:positionV>
              <wp:extent cx="1398270" cy="357505"/>
              <wp:effectExtent l="0" t="0" r="11430" b="0"/>
              <wp:wrapNone/>
              <wp:docPr id="107550691"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3D29AC" w:rsidRPr="003D29AC" w:rsidRDefault="003D29AC" w:rsidP="003D29AC">
                          <w:pPr>
                            <w:spacing w:after="0"/>
                            <w:rPr>
                              <w:rFonts w:ascii="Aptos" w:eastAsia="Aptos" w:hAnsi="Aptos" w:cs="Aptos"/>
                              <w:noProof/>
                              <w:color w:val="000000"/>
                              <w:sz w:val="20"/>
                              <w:szCs w:val="20"/>
                            </w:rPr>
                          </w:pPr>
                          <w:r w:rsidRPr="003D29A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C09676" id="_x0000_t202" coordsize="21600,21600" o:spt="202" path="m,l,21600r21600,l21600,xe">
              <v:stroke joinstyle="miter"/>
              <v:path gradientshapeok="t" o:connecttype="rect"/>
            </v:shapetype>
            <v:shape id="Text Box 3" o:spid="_x0000_s1027" type="#_x0000_t202" alt="INTERNAL USE ONLY" style="position:absolute;margin-left:0;margin-top:0;width:110.1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" filled="f" stroked="f">
              <v:textbox style="mso-fit-shape-to-text:t" inset="20pt,0,0,15pt">
                <w:txbxContent>
                  <w:p w:rsidR="003D29AC" w:rsidRPr="003D29AC" w:rsidRDefault="003D29AC" w:rsidP="003D29AC">
                    <w:pPr>
                      <w:spacing w:after="0"/>
                      <w:rPr>
                        <w:rFonts w:ascii="Aptos" w:eastAsia="Aptos" w:hAnsi="Aptos" w:cs="Aptos"/>
                        <w:noProof/>
                        <w:color w:val="000000"/>
                        <w:sz w:val="20"/>
                        <w:szCs w:val="20"/>
                      </w:rPr>
                    </w:pPr>
                    <w:r w:rsidRPr="003D29AC">
                      <w:rPr>
                        <w:rFonts w:ascii="Aptos" w:eastAsia="Aptos" w:hAnsi="Aptos" w:cs="Aptos"/>
                        <w:noProof/>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3D29AC">
    <w:pPr>
      <w:pStyle w:val="Footer"/>
    </w:pPr>
    <w:r>
      <w:rPr>
        <w:noProof/>
      </w:rPr>
      <mc:AlternateContent>
        <mc:Choice Requires="wps">
          <w:drawing>
            <wp:anchor distT="0" distB="0" distL="0" distR="0" simplePos="0" relativeHeight="251658240" behindDoc="0" locked="0" layoutInCell="1" allowOverlap="1" wp14:anchorId="40A07674" wp14:editId="0F673591">
              <wp:simplePos x="635" y="635"/>
              <wp:positionH relativeFrom="page">
                <wp:align>left</wp:align>
              </wp:positionH>
              <wp:positionV relativeFrom="page">
                <wp:align>bottom</wp:align>
              </wp:positionV>
              <wp:extent cx="1398270" cy="357505"/>
              <wp:effectExtent l="0" t="0" r="11430" b="0"/>
              <wp:wrapNone/>
              <wp:docPr id="858297859"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3D29AC" w:rsidRPr="003D29AC" w:rsidRDefault="003D29AC" w:rsidP="003D29AC">
                          <w:pPr>
                            <w:spacing w:after="0"/>
                            <w:rPr>
                              <w:rFonts w:ascii="Aptos" w:eastAsia="Aptos" w:hAnsi="Aptos" w:cs="Aptos"/>
                              <w:noProof/>
                              <w:color w:val="000000"/>
                              <w:sz w:val="20"/>
                              <w:szCs w:val="20"/>
                            </w:rPr>
                          </w:pPr>
                          <w:r w:rsidRPr="003D29A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A07674" id="_x0000_t202" coordsize="21600,21600" o:spt="202" path="m,l,21600r21600,l21600,xe">
              <v:stroke joinstyle="miter"/>
              <v:path gradientshapeok="t" o:connecttype="rect"/>
            </v:shapetype>
            <v:shape id="Text Box 1" o:spid="_x0000_s1028" type="#_x0000_t202" alt="INTERNAL USE ONLY" style="position:absolute;margin-left:0;margin-top:0;width:110.1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" filled="f" stroked="f">
              <v:textbox style="mso-fit-shape-to-text:t" inset="20pt,0,0,15pt">
                <w:txbxContent>
                  <w:p w:rsidR="003D29AC" w:rsidRPr="003D29AC" w:rsidRDefault="003D29AC" w:rsidP="003D29AC">
                    <w:pPr>
                      <w:spacing w:after="0"/>
                      <w:rPr>
                        <w:rFonts w:ascii="Aptos" w:eastAsia="Aptos" w:hAnsi="Aptos" w:cs="Aptos"/>
                        <w:noProof/>
                        <w:color w:val="000000"/>
                        <w:sz w:val="20"/>
                        <w:szCs w:val="20"/>
                      </w:rPr>
                    </w:pPr>
                    <w:r w:rsidRPr="003D29AC">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0688" w:rsidRDefault="00780688" w:rsidP="00B234DB">
      <w:pPr>
        <w:spacing w:after="0" w:line="240" w:lineRule="auto"/>
      </w:pPr>
      <w:r>
        <w:separator/>
      </w:r>
    </w:p>
  </w:footnote>
  <w:footnote w:type="continuationSeparator" w:id="0">
    <w:p w:rsidR="00780688" w:rsidRDefault="00780688" w:rsidP="00B234D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rina Thoua">
    <w15:presenceInfo w15:providerId="AD" w15:userId="S::katerina.thoua@travelguard.com::a3b6667d-5555-4fad-bde5-0b9de91271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9AC"/>
    <w:rsid w:val="00003504"/>
    <w:rsid w:val="000659B1"/>
    <w:rsid w:val="001A682F"/>
    <w:rsid w:val="00267289"/>
    <w:rsid w:val="00304DF6"/>
    <w:rsid w:val="003C4430"/>
    <w:rsid w:val="003D29AC"/>
    <w:rsid w:val="003F0F32"/>
    <w:rsid w:val="00410BD8"/>
    <w:rsid w:val="00522E31"/>
    <w:rsid w:val="005F02A2"/>
    <w:rsid w:val="00780688"/>
    <w:rsid w:val="007A4A87"/>
    <w:rsid w:val="00A959AA"/>
    <w:rsid w:val="00AC22D1"/>
    <w:rsid w:val="00B2041F"/>
    <w:rsid w:val="00B234DB"/>
    <w:rsid w:val="00C35E91"/>
    <w:rsid w:val="00CC3BFD"/>
    <w:rsid w:val="00CD3297"/>
    <w:rsid w:val="00D103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971DF"/>
  <w15:chartTrackingRefBased/>
  <w15:docId w15:val="{53C8DEC8-9D5F-49F1-B748-E55E7345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BFD"/>
    <w:pPr>
      <w:keepNext/>
      <w:keepLines/>
      <w:spacing w:before="360" w:after="80"/>
      <w:outlineLvl w:val="0"/>
    </w:pPr>
    <w:rPr>
      <w:rFonts w:asciiTheme="majorHAnsi" w:eastAsiaTheme="majorEastAsia" w:hAnsiTheme="majorHAnsi" w:cstheme="majorBidi"/>
      <w:color w:val="184C82" w:themeColor="accent1" w:themeShade="BF"/>
      <w:sz w:val="40"/>
      <w:szCs w:val="40"/>
    </w:rPr>
  </w:style>
  <w:style w:type="paragraph" w:styleId="Heading2">
    <w:name w:val="heading 2"/>
    <w:basedOn w:val="Normal"/>
    <w:next w:val="Normal"/>
    <w:link w:val="Heading2Char"/>
    <w:uiPriority w:val="9"/>
    <w:semiHidden/>
    <w:unhideWhenUsed/>
    <w:qFormat/>
    <w:rsid w:val="00CC3BFD"/>
    <w:pPr>
      <w:keepNext/>
      <w:keepLines/>
      <w:spacing w:before="160" w:after="80"/>
      <w:outlineLvl w:val="1"/>
    </w:pPr>
    <w:rPr>
      <w:rFonts w:asciiTheme="majorHAnsi" w:eastAsiaTheme="majorEastAsia" w:hAnsiTheme="majorHAnsi" w:cstheme="majorBidi"/>
      <w:color w:val="184C82" w:themeColor="accent1" w:themeShade="BF"/>
      <w:sz w:val="32"/>
      <w:szCs w:val="32"/>
    </w:rPr>
  </w:style>
  <w:style w:type="paragraph" w:styleId="Heading3">
    <w:name w:val="heading 3"/>
    <w:basedOn w:val="Normal"/>
    <w:next w:val="Normal"/>
    <w:link w:val="Heading3Char"/>
    <w:uiPriority w:val="9"/>
    <w:semiHidden/>
    <w:unhideWhenUsed/>
    <w:qFormat/>
    <w:rsid w:val="00CC3BFD"/>
    <w:pPr>
      <w:keepNext/>
      <w:keepLines/>
      <w:spacing w:before="160" w:after="80"/>
      <w:outlineLvl w:val="2"/>
    </w:pPr>
    <w:rPr>
      <w:rFonts w:eastAsiaTheme="majorEastAsia" w:cstheme="majorBidi"/>
      <w:color w:val="184C82" w:themeColor="accent1" w:themeShade="BF"/>
      <w:sz w:val="28"/>
      <w:szCs w:val="28"/>
    </w:rPr>
  </w:style>
  <w:style w:type="paragraph" w:styleId="Heading4">
    <w:name w:val="heading 4"/>
    <w:basedOn w:val="Normal"/>
    <w:next w:val="Normal"/>
    <w:link w:val="Heading4Char"/>
    <w:uiPriority w:val="9"/>
    <w:semiHidden/>
    <w:unhideWhenUsed/>
    <w:qFormat/>
    <w:rsid w:val="00CC3BFD"/>
    <w:pPr>
      <w:keepNext/>
      <w:keepLines/>
      <w:spacing w:before="80" w:after="40"/>
      <w:outlineLvl w:val="3"/>
    </w:pPr>
    <w:rPr>
      <w:rFonts w:eastAsiaTheme="majorEastAsia" w:cstheme="majorBidi"/>
      <w:i/>
      <w:iCs/>
      <w:color w:val="184C82" w:themeColor="accent1" w:themeShade="BF"/>
    </w:rPr>
  </w:style>
  <w:style w:type="paragraph" w:styleId="Heading5">
    <w:name w:val="heading 5"/>
    <w:basedOn w:val="Normal"/>
    <w:next w:val="Normal"/>
    <w:link w:val="Heading5Char"/>
    <w:uiPriority w:val="9"/>
    <w:semiHidden/>
    <w:unhideWhenUsed/>
    <w:qFormat/>
    <w:rsid w:val="00CC3BFD"/>
    <w:pPr>
      <w:keepNext/>
      <w:keepLines/>
      <w:spacing w:before="80" w:after="40"/>
      <w:outlineLvl w:val="4"/>
    </w:pPr>
    <w:rPr>
      <w:rFonts w:eastAsiaTheme="majorEastAsia" w:cstheme="majorBidi"/>
      <w:color w:val="184C82" w:themeColor="accent1" w:themeShade="BF"/>
    </w:rPr>
  </w:style>
  <w:style w:type="paragraph" w:styleId="Heading6">
    <w:name w:val="heading 6"/>
    <w:basedOn w:val="Normal"/>
    <w:next w:val="Normal"/>
    <w:link w:val="Heading6Char"/>
    <w:uiPriority w:val="9"/>
    <w:semiHidden/>
    <w:unhideWhenUsed/>
    <w:qFormat/>
    <w:rsid w:val="00CC3BFD"/>
    <w:pPr>
      <w:keepNext/>
      <w:keepLines/>
      <w:spacing w:before="40" w:after="0"/>
      <w:outlineLvl w:val="5"/>
    </w:pPr>
    <w:rPr>
      <w:rFonts w:eastAsiaTheme="majorEastAsia" w:cstheme="majorBidi"/>
      <w:i/>
      <w:iCs/>
      <w:color w:val="4A69C6" w:themeColor="text1" w:themeTint="A6"/>
    </w:rPr>
  </w:style>
  <w:style w:type="paragraph" w:styleId="Heading7">
    <w:name w:val="heading 7"/>
    <w:basedOn w:val="Normal"/>
    <w:next w:val="Normal"/>
    <w:link w:val="Heading7Char"/>
    <w:uiPriority w:val="9"/>
    <w:semiHidden/>
    <w:unhideWhenUsed/>
    <w:qFormat/>
    <w:rsid w:val="00CC3BFD"/>
    <w:pPr>
      <w:keepNext/>
      <w:keepLines/>
      <w:spacing w:before="40" w:after="0"/>
      <w:outlineLvl w:val="6"/>
    </w:pPr>
    <w:rPr>
      <w:rFonts w:eastAsiaTheme="majorEastAsia" w:cstheme="majorBidi"/>
      <w:color w:val="4A69C6" w:themeColor="text1" w:themeTint="A6"/>
    </w:rPr>
  </w:style>
  <w:style w:type="paragraph" w:styleId="Heading8">
    <w:name w:val="heading 8"/>
    <w:basedOn w:val="Normal"/>
    <w:next w:val="Normal"/>
    <w:link w:val="Heading8Char"/>
    <w:uiPriority w:val="9"/>
    <w:semiHidden/>
    <w:unhideWhenUsed/>
    <w:qFormat/>
    <w:rsid w:val="00CC3BFD"/>
    <w:pPr>
      <w:keepNext/>
      <w:keepLines/>
      <w:spacing w:after="0"/>
      <w:outlineLvl w:val="7"/>
    </w:pPr>
    <w:rPr>
      <w:rFonts w:eastAsiaTheme="majorEastAsia" w:cstheme="majorBidi"/>
      <w:i/>
      <w:iCs/>
      <w:color w:val="304A99" w:themeColor="text1" w:themeTint="D8"/>
    </w:rPr>
  </w:style>
  <w:style w:type="paragraph" w:styleId="Heading9">
    <w:name w:val="heading 9"/>
    <w:basedOn w:val="Normal"/>
    <w:next w:val="Normal"/>
    <w:link w:val="Heading9Char"/>
    <w:uiPriority w:val="9"/>
    <w:semiHidden/>
    <w:unhideWhenUsed/>
    <w:qFormat/>
    <w:rsid w:val="00CC3BFD"/>
    <w:pPr>
      <w:keepNext/>
      <w:keepLines/>
      <w:spacing w:after="0"/>
      <w:outlineLvl w:val="8"/>
    </w:pPr>
    <w:rPr>
      <w:rFonts w:eastAsiaTheme="majorEastAsia" w:cstheme="majorBidi"/>
      <w:color w:val="304A9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FD"/>
    <w:rPr>
      <w:rFonts w:asciiTheme="majorHAnsi" w:eastAsiaTheme="majorEastAsia" w:hAnsiTheme="majorHAnsi" w:cstheme="majorBidi"/>
      <w:color w:val="184C82" w:themeColor="accent1" w:themeShade="BF"/>
      <w:sz w:val="40"/>
      <w:szCs w:val="40"/>
    </w:rPr>
  </w:style>
  <w:style w:type="character" w:customStyle="1" w:styleId="Heading2Char">
    <w:name w:val="Heading 2 Char"/>
    <w:basedOn w:val="DefaultParagraphFont"/>
    <w:link w:val="Heading2"/>
    <w:uiPriority w:val="9"/>
    <w:semiHidden/>
    <w:rsid w:val="00CC3BFD"/>
    <w:rPr>
      <w:rFonts w:asciiTheme="majorHAnsi" w:eastAsiaTheme="majorEastAsia" w:hAnsiTheme="majorHAnsi" w:cstheme="majorBidi"/>
      <w:color w:val="184C82" w:themeColor="accent1" w:themeShade="BF"/>
      <w:sz w:val="32"/>
      <w:szCs w:val="32"/>
    </w:rPr>
  </w:style>
  <w:style w:type="character" w:customStyle="1" w:styleId="Heading3Char">
    <w:name w:val="Heading 3 Char"/>
    <w:basedOn w:val="DefaultParagraphFont"/>
    <w:link w:val="Heading3"/>
    <w:uiPriority w:val="9"/>
    <w:semiHidden/>
    <w:rsid w:val="00CC3BFD"/>
    <w:rPr>
      <w:rFonts w:eastAsiaTheme="majorEastAsia" w:cstheme="majorBidi"/>
      <w:color w:val="184C82" w:themeColor="accent1" w:themeShade="BF"/>
      <w:sz w:val="28"/>
      <w:szCs w:val="28"/>
    </w:rPr>
  </w:style>
  <w:style w:type="character" w:customStyle="1" w:styleId="Heading4Char">
    <w:name w:val="Heading 4 Char"/>
    <w:basedOn w:val="DefaultParagraphFont"/>
    <w:link w:val="Heading4"/>
    <w:uiPriority w:val="9"/>
    <w:semiHidden/>
    <w:rsid w:val="00CC3BFD"/>
    <w:rPr>
      <w:rFonts w:eastAsiaTheme="majorEastAsia" w:cstheme="majorBidi"/>
      <w:i/>
      <w:iCs/>
      <w:color w:val="184C82" w:themeColor="accent1" w:themeShade="BF"/>
    </w:rPr>
  </w:style>
  <w:style w:type="character" w:customStyle="1" w:styleId="Heading5Char">
    <w:name w:val="Heading 5 Char"/>
    <w:basedOn w:val="DefaultParagraphFont"/>
    <w:link w:val="Heading5"/>
    <w:uiPriority w:val="9"/>
    <w:semiHidden/>
    <w:rsid w:val="00CC3BFD"/>
    <w:rPr>
      <w:rFonts w:eastAsiaTheme="majorEastAsia" w:cstheme="majorBidi"/>
      <w:color w:val="184C82" w:themeColor="accent1" w:themeShade="BF"/>
    </w:rPr>
  </w:style>
  <w:style w:type="character" w:customStyle="1" w:styleId="Heading6Char">
    <w:name w:val="Heading 6 Char"/>
    <w:basedOn w:val="DefaultParagraphFont"/>
    <w:link w:val="Heading6"/>
    <w:uiPriority w:val="9"/>
    <w:semiHidden/>
    <w:rsid w:val="00CC3BFD"/>
    <w:rPr>
      <w:rFonts w:eastAsiaTheme="majorEastAsia" w:cstheme="majorBidi"/>
      <w:i/>
      <w:iCs/>
      <w:color w:val="4A69C6" w:themeColor="text1" w:themeTint="A6"/>
    </w:rPr>
  </w:style>
  <w:style w:type="character" w:customStyle="1" w:styleId="Heading7Char">
    <w:name w:val="Heading 7 Char"/>
    <w:basedOn w:val="DefaultParagraphFont"/>
    <w:link w:val="Heading7"/>
    <w:uiPriority w:val="9"/>
    <w:semiHidden/>
    <w:rsid w:val="00CC3BFD"/>
    <w:rPr>
      <w:rFonts w:eastAsiaTheme="majorEastAsia" w:cstheme="majorBidi"/>
      <w:color w:val="4A69C6" w:themeColor="text1" w:themeTint="A6"/>
    </w:rPr>
  </w:style>
  <w:style w:type="character" w:customStyle="1" w:styleId="Heading8Char">
    <w:name w:val="Heading 8 Char"/>
    <w:basedOn w:val="DefaultParagraphFont"/>
    <w:link w:val="Heading8"/>
    <w:uiPriority w:val="9"/>
    <w:semiHidden/>
    <w:rsid w:val="00CC3BFD"/>
    <w:rPr>
      <w:rFonts w:eastAsiaTheme="majorEastAsia" w:cstheme="majorBidi"/>
      <w:i/>
      <w:iCs/>
      <w:color w:val="304A99" w:themeColor="text1" w:themeTint="D8"/>
    </w:rPr>
  </w:style>
  <w:style w:type="character" w:customStyle="1" w:styleId="Heading9Char">
    <w:name w:val="Heading 9 Char"/>
    <w:basedOn w:val="DefaultParagraphFont"/>
    <w:link w:val="Heading9"/>
    <w:uiPriority w:val="9"/>
    <w:semiHidden/>
    <w:rsid w:val="00CC3BFD"/>
    <w:rPr>
      <w:rFonts w:eastAsiaTheme="majorEastAsia" w:cstheme="majorBidi"/>
      <w:color w:val="304A99" w:themeColor="text1" w:themeTint="D8"/>
    </w:rPr>
  </w:style>
  <w:style w:type="paragraph" w:styleId="Title">
    <w:name w:val="Title"/>
    <w:basedOn w:val="Normal"/>
    <w:next w:val="Normal"/>
    <w:link w:val="TitleChar"/>
    <w:uiPriority w:val="10"/>
    <w:qFormat/>
    <w:rsid w:val="00CC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FD"/>
    <w:pPr>
      <w:numPr>
        <w:ilvl w:val="1"/>
      </w:numPr>
    </w:pPr>
    <w:rPr>
      <w:rFonts w:eastAsiaTheme="majorEastAsia" w:cstheme="majorBidi"/>
      <w:color w:val="4A69C6" w:themeColor="text1" w:themeTint="A6"/>
      <w:spacing w:val="15"/>
      <w:sz w:val="28"/>
      <w:szCs w:val="28"/>
    </w:rPr>
  </w:style>
  <w:style w:type="character" w:customStyle="1" w:styleId="SubtitleChar">
    <w:name w:val="Subtitle Char"/>
    <w:basedOn w:val="DefaultParagraphFont"/>
    <w:link w:val="Subtitle"/>
    <w:uiPriority w:val="11"/>
    <w:rsid w:val="00CC3BFD"/>
    <w:rPr>
      <w:rFonts w:eastAsiaTheme="majorEastAsia" w:cstheme="majorBidi"/>
      <w:color w:val="4A69C6" w:themeColor="text1" w:themeTint="A6"/>
      <w:spacing w:val="15"/>
      <w:sz w:val="28"/>
      <w:szCs w:val="28"/>
    </w:rPr>
  </w:style>
  <w:style w:type="paragraph" w:styleId="Quote">
    <w:name w:val="Quote"/>
    <w:basedOn w:val="Normal"/>
    <w:next w:val="Normal"/>
    <w:link w:val="QuoteChar"/>
    <w:uiPriority w:val="29"/>
    <w:qFormat/>
    <w:rsid w:val="00CC3BFD"/>
    <w:pPr>
      <w:spacing w:before="160"/>
      <w:jc w:val="center"/>
    </w:pPr>
    <w:rPr>
      <w:i/>
      <w:iCs/>
      <w:color w:val="3957B4" w:themeColor="text1" w:themeTint="BF"/>
    </w:rPr>
  </w:style>
  <w:style w:type="character" w:customStyle="1" w:styleId="QuoteChar">
    <w:name w:val="Quote Char"/>
    <w:basedOn w:val="DefaultParagraphFont"/>
    <w:link w:val="Quote"/>
    <w:uiPriority w:val="29"/>
    <w:rsid w:val="00CC3BFD"/>
    <w:rPr>
      <w:i/>
      <w:iCs/>
      <w:color w:val="3957B4" w:themeColor="text1" w:themeTint="BF"/>
    </w:rPr>
  </w:style>
  <w:style w:type="paragraph" w:styleId="ListParagraph">
    <w:name w:val="List Paragraph"/>
    <w:basedOn w:val="Normal"/>
    <w:uiPriority w:val="34"/>
    <w:qFormat/>
    <w:rsid w:val="00CC3BFD"/>
    <w:pPr>
      <w:ind w:left="720"/>
      <w:contextualSpacing/>
    </w:pPr>
  </w:style>
  <w:style w:type="character" w:styleId="IntenseEmphasis">
    <w:name w:val="Intense Emphasis"/>
    <w:basedOn w:val="DefaultParagraphFont"/>
    <w:uiPriority w:val="21"/>
    <w:qFormat/>
    <w:rsid w:val="00CC3BFD"/>
    <w:rPr>
      <w:i/>
      <w:iCs/>
      <w:color w:val="184C82" w:themeColor="accent1" w:themeShade="BF"/>
    </w:rPr>
  </w:style>
  <w:style w:type="paragraph" w:styleId="IntenseQuote">
    <w:name w:val="Intense Quote"/>
    <w:basedOn w:val="Normal"/>
    <w:next w:val="Normal"/>
    <w:link w:val="IntenseQuoteChar"/>
    <w:uiPriority w:val="30"/>
    <w:qFormat/>
    <w:rsid w:val="00CC3BFD"/>
    <w:pPr>
      <w:pBdr>
        <w:top w:val="single" w:sz="4" w:space="10" w:color="184C82" w:themeColor="accent1" w:themeShade="BF"/>
        <w:bottom w:val="single" w:sz="4" w:space="10" w:color="184C82" w:themeColor="accent1" w:themeShade="BF"/>
      </w:pBdr>
      <w:spacing w:before="360" w:after="360"/>
      <w:ind w:left="864" w:right="864"/>
      <w:jc w:val="center"/>
    </w:pPr>
    <w:rPr>
      <w:i/>
      <w:iCs/>
      <w:color w:val="184C82" w:themeColor="accent1" w:themeShade="BF"/>
    </w:rPr>
  </w:style>
  <w:style w:type="character" w:customStyle="1" w:styleId="IntenseQuoteChar">
    <w:name w:val="Intense Quote Char"/>
    <w:basedOn w:val="DefaultParagraphFont"/>
    <w:link w:val="IntenseQuote"/>
    <w:uiPriority w:val="30"/>
    <w:rsid w:val="00CC3BFD"/>
    <w:rPr>
      <w:i/>
      <w:iCs/>
      <w:color w:val="184C82" w:themeColor="accent1" w:themeShade="BF"/>
    </w:rPr>
  </w:style>
  <w:style w:type="character" w:styleId="IntenseReference">
    <w:name w:val="Intense Reference"/>
    <w:basedOn w:val="DefaultParagraphFont"/>
    <w:uiPriority w:val="32"/>
    <w:qFormat/>
    <w:rsid w:val="00CC3BFD"/>
    <w:rPr>
      <w:b/>
      <w:bCs/>
      <w:smallCaps/>
      <w:color w:val="184C82" w:themeColor="accent1" w:themeShade="BF"/>
      <w:spacing w:val="5"/>
    </w:rPr>
  </w:style>
  <w:style w:type="paragraph" w:styleId="Footer">
    <w:name w:val="footer"/>
    <w:basedOn w:val="Normal"/>
    <w:link w:val="FooterChar"/>
    <w:uiPriority w:val="99"/>
    <w:unhideWhenUsed/>
    <w:rsid w:val="00B23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4DB"/>
  </w:style>
  <w:style w:type="character" w:styleId="Hyperlink">
    <w:name w:val="Hyperlink"/>
    <w:basedOn w:val="DefaultParagraphFont"/>
    <w:uiPriority w:val="99"/>
    <w:unhideWhenUsed/>
    <w:rsid w:val="003D29AC"/>
    <w:rPr>
      <w:color w:val="1FB1E6" w:themeColor="hyperlink"/>
      <w:u w:val="single"/>
    </w:rPr>
  </w:style>
  <w:style w:type="character" w:styleId="UnresolvedMention">
    <w:name w:val="Unresolved Mention"/>
    <w:basedOn w:val="DefaultParagraphFont"/>
    <w:uiPriority w:val="99"/>
    <w:semiHidden/>
    <w:unhideWhenUsed/>
    <w:rsid w:val="003D29AC"/>
    <w:rPr>
      <w:color w:val="605E5C"/>
      <w:shd w:val="clear" w:color="auto" w:fill="E1DFDD"/>
    </w:rPr>
  </w:style>
  <w:style w:type="paragraph" w:styleId="Revision">
    <w:name w:val="Revision"/>
    <w:hidden/>
    <w:uiPriority w:val="99"/>
    <w:semiHidden/>
    <w:rsid w:val="003D29AC"/>
    <w:pPr>
      <w:spacing w:after="0" w:line="240" w:lineRule="auto"/>
    </w:pPr>
  </w:style>
  <w:style w:type="character" w:styleId="CommentReference">
    <w:name w:val="annotation reference"/>
    <w:basedOn w:val="DefaultParagraphFont"/>
    <w:uiPriority w:val="99"/>
    <w:semiHidden/>
    <w:unhideWhenUsed/>
    <w:rsid w:val="003D29AC"/>
    <w:rPr>
      <w:sz w:val="16"/>
      <w:szCs w:val="16"/>
    </w:rPr>
  </w:style>
  <w:style w:type="paragraph" w:styleId="CommentText">
    <w:name w:val="annotation text"/>
    <w:basedOn w:val="Normal"/>
    <w:link w:val="CommentTextChar"/>
    <w:uiPriority w:val="99"/>
    <w:unhideWhenUsed/>
    <w:rsid w:val="003D29AC"/>
    <w:pPr>
      <w:spacing w:line="240" w:lineRule="auto"/>
    </w:pPr>
    <w:rPr>
      <w:sz w:val="20"/>
      <w:szCs w:val="20"/>
    </w:rPr>
  </w:style>
  <w:style w:type="character" w:customStyle="1" w:styleId="CommentTextChar">
    <w:name w:val="Comment Text Char"/>
    <w:basedOn w:val="DefaultParagraphFont"/>
    <w:link w:val="CommentText"/>
    <w:uiPriority w:val="99"/>
    <w:rsid w:val="003D29AC"/>
    <w:rPr>
      <w:sz w:val="20"/>
      <w:szCs w:val="20"/>
    </w:rPr>
  </w:style>
  <w:style w:type="paragraph" w:styleId="CommentSubject">
    <w:name w:val="annotation subject"/>
    <w:basedOn w:val="CommentText"/>
    <w:next w:val="CommentText"/>
    <w:link w:val="CommentSubjectChar"/>
    <w:uiPriority w:val="99"/>
    <w:semiHidden/>
    <w:unhideWhenUsed/>
    <w:rsid w:val="003D29AC"/>
    <w:rPr>
      <w:b/>
      <w:bCs/>
    </w:rPr>
  </w:style>
  <w:style w:type="character" w:customStyle="1" w:styleId="CommentSubjectChar">
    <w:name w:val="Comment Subject Char"/>
    <w:basedOn w:val="CommentTextChar"/>
    <w:link w:val="CommentSubject"/>
    <w:uiPriority w:val="99"/>
    <w:semiHidden/>
    <w:rsid w:val="003D29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Zurich">
      <a:dk1>
        <a:srgbClr val="23366F"/>
      </a:dk1>
      <a:lt1>
        <a:srgbClr val="FFFFFF"/>
      </a:lt1>
      <a:dk2>
        <a:srgbClr val="23366F"/>
      </a:dk2>
      <a:lt2>
        <a:srgbClr val="1FB1E6"/>
      </a:lt2>
      <a:accent1>
        <a:srgbClr val="2167AE"/>
      </a:accent1>
      <a:accent2>
        <a:srgbClr val="91BFE3"/>
      </a:accent2>
      <a:accent3>
        <a:srgbClr val="5495CF"/>
      </a:accent3>
      <a:accent4>
        <a:srgbClr val="DAD2BD"/>
      </a:accent4>
      <a:accent5>
        <a:srgbClr val="EEF0F1"/>
      </a:accent5>
      <a:accent6>
        <a:srgbClr val="DDE4E3"/>
      </a:accent6>
      <a:hlink>
        <a:srgbClr val="1FB1E6"/>
      </a:hlink>
      <a:folHlink>
        <a:srgbClr val="1FB1E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Moss">
      <a:srgbClr val="3A8367"/>
    </a:custClr>
    <a:custClr name="Teal">
      <a:srgbClr val="00CBC1"/>
    </a:custClr>
    <a:custClr name="Mint">
      <a:srgbClr val="A6E9AB"/>
    </a:custClr>
    <a:custClr name="Lime">
      <a:srgbClr val="E1EE92"/>
    </a:custClr>
    <a:custClr name="Lemon">
      <a:srgbClr val="F9E547"/>
    </a:custClr>
    <a:custClr name="Peach">
      <a:srgbClr val="FD7C6D"/>
    </a:custClr>
    <a:custClr name="Rust">
      <a:srgbClr val="BA4538"/>
    </a:custClr>
    <a:custClr name="Candy">
      <a:srgbClr val="C44692"/>
    </a:custClr>
    <a:custClr name="Powder Pink">
      <a:srgbClr val="FFC5EA"/>
    </a:custClr>
    <a:custClr name="Lilac">
      <a:srgbClr val="6D6BC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c8f01c7e-174e-4b49-aa48-05c6956353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8DCC56A753C054C8B95774AE1C04336" ma:contentTypeVersion="14" ma:contentTypeDescription="Crear nuevo documento." ma:contentTypeScope="" ma:versionID="222229fc3004fd7002284231412a6e8c">
  <xsd:schema xmlns:xsd="http://www.w3.org/2001/XMLSchema" xmlns:xs="http://www.w3.org/2001/XMLSchema" xmlns:p="http://schemas.microsoft.com/office/2006/metadata/properties" xmlns:ns1="http://schemas.microsoft.com/sharepoint/v3" xmlns:ns3="c8f01c7e-174e-4b49-aa48-05c69563538b" targetNamespace="http://schemas.microsoft.com/office/2006/metadata/properties" ma:root="true" ma:fieldsID="ec194203d1a55ef746967872b067facc" ns1:_="" ns3:_="">
    <xsd:import namespace="http://schemas.microsoft.com/sharepoint/v3"/>
    <xsd:import namespace="c8f01c7e-174e-4b49-aa48-05c69563538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OCR" minOccurs="0"/>
                <xsd:element ref="ns3:MediaServiceObjectDetectorVersions" minOccurs="0"/>
                <xsd:element ref="ns3:MediaServiceSearchProperties" minOccurs="0"/>
                <xsd:element ref="ns3:MediaServiceSystemTag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Propiedades de la Directiva de cumplimiento unificado" ma:hidden="true" ma:internalName="_ip_UnifiedCompliancePolicyProperties">
      <xsd:simpleType>
        <xsd:restriction base="dms:Note"/>
      </xsd:simpleType>
    </xsd:element>
    <xsd:element name="_ip_UnifiedCompliancePolicyUIAction" ma:index="21"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f01c7e-174e-4b49-aa48-05c6956353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AC3050-B6AE-4A8B-8B0D-6807CA3545B3}">
  <ds:schemaRefs>
    <ds:schemaRef ds:uri="http://schemas.microsoft.com/office/2006/metadata/properties"/>
    <ds:schemaRef ds:uri="http://schemas.microsoft.com/office/infopath/2007/PartnerControls"/>
    <ds:schemaRef ds:uri="http://schemas.microsoft.com/sharepoint/v3"/>
    <ds:schemaRef ds:uri="c8f01c7e-174e-4b49-aa48-05c69563538b"/>
  </ds:schemaRefs>
</ds:datastoreItem>
</file>

<file path=customXml/itemProps2.xml><?xml version="1.0" encoding="utf-8"?>
<ds:datastoreItem xmlns:ds="http://schemas.openxmlformats.org/officeDocument/2006/customXml" ds:itemID="{BD1AD95C-F120-459B-9B52-66B9ABA3AD66}">
  <ds:schemaRefs>
    <ds:schemaRef ds:uri="http://schemas.microsoft.com/sharepoint/v3/contenttype/forms"/>
  </ds:schemaRefs>
</ds:datastoreItem>
</file>

<file path=customXml/itemProps3.xml><?xml version="1.0" encoding="utf-8"?>
<ds:datastoreItem xmlns:ds="http://schemas.openxmlformats.org/officeDocument/2006/customXml" ds:itemID="{6F50B3B4-4827-49B5-995D-D73AA84BE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8f01c7e-174e-4b49-aa48-05c695635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384</Words>
  <Characters>2303</Characters>
  <Application>Microsoft Office Word</Application>
  <DocSecurity>0</DocSecurity>
  <Lines>153</Lines>
  <Paragraphs>76</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Thoua</dc:creator>
  <cp:keywords/>
  <dc:description/>
  <cp:lastModifiedBy>Stuart Santos</cp:lastModifiedBy>
  <cp:revision>1</cp:revision>
  <dcterms:created xsi:type="dcterms:W3CDTF">2026-08-18T18:02:00Z</dcterms:created>
  <dcterms:modified xsi:type="dcterms:W3CDTF">2026-08-18T18:02:00Z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33289603,36f942fc,66917e3</vt:lpwstr>
  </property>
  <property fmtid="{D5CDD505-2E9C-101B-9397-08002B2CF9AE}" pid="3" name="ClassificationContentMarkingFooterFontProps">
    <vt:lpwstr>#000000,10,Aptos</vt:lpwstr>
  </property>
  <property fmtid="{D5CDD505-2E9C-101B-9397-08002B2CF9AE}" pid="4" name="ClassificationContentMarkingFooterText">
    <vt:lpwstr>INTERNAL USE ONLY</vt:lpwstr>
  </property>
  <property fmtid="{D5CDD505-2E9C-101B-9397-08002B2CF9AE}" pid="5" name="MSIP_Label_9108d454-5c13-4905-93be-12ec8059c842_Enabled">
    <vt:lpwstr>true</vt:lpwstr>
  </property>
  <property fmtid="{D5CDD505-2E9C-101B-9397-08002B2CF9AE}" pid="6" name="MSIP_Label_9108d454-5c13-4905-93be-12ec8059c842_SetDate">
    <vt:lpwstr>2026-07-20T12:57:01Z</vt:lpwstr>
  </property>
  <property fmtid="{D5CDD505-2E9C-101B-9397-08002B2CF9AE}" pid="7" name="MSIP_Label_9108d454-5c13-4905-93be-12ec8059c842_Method">
    <vt:lpwstr>Privileged</vt:lpwstr>
  </property>
  <property fmtid="{D5CDD505-2E9C-101B-9397-08002B2CF9AE}" pid="8" name="MSIP_Label_9108d454-5c13-4905-93be-12ec8059c842_Name">
    <vt:lpwstr>9108d454-5c13-4905-93be-12ec8059c842</vt:lpwstr>
  </property>
  <property fmtid="{D5CDD505-2E9C-101B-9397-08002B2CF9AE}" pid="9" name="MSIP_Label_9108d454-5c13-4905-93be-12ec8059c842_SiteId">
    <vt:lpwstr>473672ba-cd07-4371-a2ae-788b4c61840e</vt:lpwstr>
  </property>
  <property fmtid="{D5CDD505-2E9C-101B-9397-08002B2CF9AE}" pid="10" name="MSIP_Label_9108d454-5c13-4905-93be-12ec8059c842_ActionId">
    <vt:lpwstr>9e9eb830-7811-446a-be11-ffdc68a31c29</vt:lpwstr>
  </property>
  <property fmtid="{D5CDD505-2E9C-101B-9397-08002B2CF9AE}" pid="11" name="MSIP_Label_9108d454-5c13-4905-93be-12ec8059c842_ContentBits">
    <vt:lpwstr>2</vt:lpwstr>
  </property>
  <property fmtid="{D5CDD505-2E9C-101B-9397-08002B2CF9AE}" pid="12" name="MSIP_Label_9108d454-5c13-4905-93be-12ec8059c842_Tag">
    <vt:lpwstr>10, 0, 1, 1</vt:lpwstr>
  </property>
</Properties>
</file>