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11B" w:rsidRDefault="0045311B">
      <w:pPr>
        <w:widowControl w:val="0"/>
        <w:tabs>
          <w:tab w:val="right" w:pos="12000"/>
        </w:tabs>
        <w:spacing w:before="60"/>
        <w:rPr>
          <w:b/>
          <w:color w:val="000000"/>
          <w:sz w:val="22"/>
          <w:szCs w:val="22"/>
        </w:rPr>
      </w:pPr>
    </w:p>
    <w:p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550"/>
        <w:gridCol w:w="4275"/>
      </w:tblGrid>
      <w:tr w:rsidR="0045311B" w:rsidTr="56457879">
        <w:trPr>
          <w:trHeight w:val="447"/>
        </w:trPr>
        <w:tc>
          <w:tcPr>
            <w:tcW w:w="300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Details</w:t>
            </w:r>
          </w:p>
        </w:tc>
        <w:tc>
          <w:tcPr>
            <w:tcW w:w="1455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Copy</w:t>
            </w:r>
          </w:p>
        </w:tc>
        <w:tc>
          <w:tcPr>
            <w:tcW w:w="4275"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Notes</w:t>
            </w:r>
          </w:p>
        </w:tc>
      </w:tr>
      <w:tr w:rsidR="0045311B" w:rsidTr="56457879">
        <w:trPr>
          <w:trHeight w:val="364"/>
        </w:trPr>
        <w:tc>
          <w:tcPr>
            <w:tcW w:w="21825" w:type="dxa"/>
            <w:gridSpan w:val="3"/>
            <w:shd w:val="clear" w:color="auto" w:fill="C9DAF8"/>
          </w:tcPr>
          <w:p w:rsidR="0045311B" w:rsidRDefault="00F806FF">
            <w:pPr>
              <w:pStyle w:val="Heading1"/>
              <w:ind w:left="0" w:firstLine="0"/>
              <w:rPr>
                <w:rFonts w:ascii="Arial" w:eastAsia="Arial" w:hAnsi="Arial" w:cs="Arial"/>
                <w:sz w:val="20"/>
                <w:szCs w:val="20"/>
              </w:rPr>
            </w:pPr>
            <w:bookmarkStart w:id="0" w:name="_heading=h.ru1flozbery4" w:colFirst="0" w:colLast="0"/>
            <w:bookmarkStart w:id="1" w:name="_heading=h.dt8yk40i8a6" w:colFirst="0" w:colLast="0"/>
            <w:bookmarkStart w:id="2" w:name="_heading=h.ma8oksxgcod3" w:colFirst="0" w:colLast="0"/>
            <w:bookmarkStart w:id="3" w:name="_heading=h.sc7hu66u33c1" w:colFirst="0" w:colLast="0"/>
            <w:bookmarkStart w:id="4" w:name="_heading=h.p0uhn6f6m6u8" w:colFirst="0" w:colLast="0"/>
            <w:bookmarkStart w:id="5" w:name="_heading=h.1c00sx9h943j" w:colFirst="0" w:colLast="0"/>
            <w:bookmarkEnd w:id="0"/>
            <w:bookmarkEnd w:id="1"/>
            <w:bookmarkEnd w:id="2"/>
            <w:bookmarkEnd w:id="3"/>
            <w:bookmarkEnd w:id="4"/>
            <w:bookmarkEnd w:id="5"/>
            <w:r>
              <w:rPr>
                <w:rFonts w:ascii="Arial" w:eastAsia="Arial" w:hAnsi="Arial" w:cs="Arial"/>
                <w:sz w:val="20"/>
                <w:szCs w:val="20"/>
              </w:rPr>
              <w:t>Annual Multi Trip Expiry Email (Service)</w:t>
            </w:r>
          </w:p>
        </w:tc>
      </w:tr>
      <w:tr w:rsidR="0045311B" w:rsidTr="56457879">
        <w:tc>
          <w:tcPr>
            <w:tcW w:w="3000" w:type="dxa"/>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Timing: to be sent 30 days before policy expiry.</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Description: Service email to remind customers that their AMT plan is expiring so they can make sure to get cover. </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pStyle w:val="Heading1"/>
              <w:keepNext w:val="0"/>
              <w:keepLines w:val="0"/>
              <w:rPr>
                <w:rFonts w:ascii="Arial" w:eastAsia="Arial" w:hAnsi="Arial" w:cs="Arial"/>
                <w:b w:val="0"/>
                <w:sz w:val="20"/>
                <w:szCs w:val="20"/>
              </w:rPr>
            </w:pPr>
            <w:bookmarkStart w:id="6" w:name="_heading=h.iy4uivp2jsy" w:colFirst="0" w:colLast="0"/>
            <w:bookmarkEnd w:id="6"/>
          </w:p>
        </w:tc>
        <w:tc>
          <w:tcPr>
            <w:tcW w:w="14550" w:type="dxa"/>
          </w:tcPr>
          <w:p w:rsidR="0045311B" w:rsidRDefault="00F806FF">
            <w:pPr>
              <w:ind w:left="0" w:firstLine="0"/>
              <w:rPr>
                <w:rFonts w:ascii="Arial" w:eastAsia="Arial" w:hAnsi="Arial" w:cs="Arial"/>
                <w:sz w:val="20"/>
                <w:szCs w:val="20"/>
              </w:rPr>
            </w:pPr>
            <w:r>
              <w:rPr>
                <w:noProof/>
              </w:rPr>
              <w:drawing>
                <wp:anchor distT="0" distB="0" distL="0" distR="0" simplePos="0" relativeHeight="251658250" behindDoc="0" locked="0" layoutInCell="1" hidden="0" allowOverlap="1" wp14:anchorId="004D5BBC" wp14:editId="004D5BBD">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1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8175" cy="676910"/>
                          </a:xfrm>
                          <a:prstGeom prst="rect">
                            <a:avLst/>
                          </a:prstGeom>
                          <a:ln/>
                        </pic:spPr>
                      </pic:pic>
                    </a:graphicData>
                  </a:graphic>
                </wp:anchor>
              </w:drawing>
            </w: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45311B">
            <w:pPr>
              <w:jc w:val="cente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p>
          <w:p w:rsidR="0045311B" w:rsidRDefault="00F806FF" w:rsidP="2AEEA772">
            <w:pPr>
              <w:ind w:left="0" w:firstLine="0"/>
              <w:rPr>
                <w:ins w:id="7" w:author="Eakins, Nicola" w:date="2025-10-02T04:21:00Z" w16du:dateUtc="2025-10-02T04:21:10Z"/>
                <w:rFonts w:ascii="Arial" w:eastAsia="Arial" w:hAnsi="Arial" w:cs="Arial"/>
                <w:sz w:val="20"/>
                <w:szCs w:val="20"/>
              </w:rPr>
            </w:pPr>
            <w:r w:rsidRPr="2AEEA772">
              <w:rPr>
                <w:rFonts w:ascii="Arial" w:eastAsia="Arial" w:hAnsi="Arial" w:cs="Arial"/>
                <w:sz w:val="20"/>
                <w:szCs w:val="20"/>
              </w:rPr>
              <w:t>Thanks for choosing Qantas Travel Insurance</w:t>
            </w:r>
            <w:ins w:id="8" w:author="Eakins, Nicola" w:date="2025-10-02T04:19:00Z">
              <w:r w:rsidR="12E07DD8" w:rsidRPr="2AEEA772">
                <w:rPr>
                  <w:rFonts w:ascii="Arial" w:eastAsia="Arial" w:hAnsi="Arial" w:cs="Arial"/>
                  <w:sz w:val="20"/>
                  <w:szCs w:val="20"/>
                </w:rPr>
                <w:t xml:space="preserve">. </w:t>
              </w:r>
            </w:ins>
            <w:del w:id="9" w:author="Eakins, Nicola" w:date="2025-10-02T04:20:00Z">
              <w:r w:rsidRPr="2AEEA772" w:rsidDel="00F806FF">
                <w:rPr>
                  <w:rFonts w:ascii="Arial" w:eastAsia="Arial" w:hAnsi="Arial" w:cs="Arial"/>
                  <w:sz w:val="20"/>
                  <w:szCs w:val="20"/>
                </w:rPr>
                <w:delText xml:space="preserve">, underwritten by </w:delText>
              </w:r>
              <w:r w:rsidRPr="2AEEA772" w:rsidDel="00F806FF">
                <w:rPr>
                  <w:rFonts w:ascii="Arial" w:eastAsia="Arial" w:hAnsi="Arial" w:cs="Arial"/>
                  <w:sz w:val="20"/>
                  <w:szCs w:val="20"/>
                  <w:highlight w:val="yellow"/>
                </w:rPr>
                <w:delText>Zurich Australian Insurance Limited</w:delText>
              </w:r>
              <w:r w:rsidRPr="2AEEA772" w:rsidDel="00F806FF">
                <w:rPr>
                  <w:rFonts w:ascii="Arial" w:eastAsia="Arial" w:hAnsi="Arial" w:cs="Arial"/>
                  <w:sz w:val="20"/>
                  <w:szCs w:val="20"/>
                </w:rPr>
                <w:delText>.</w:delText>
              </w:r>
            </w:del>
            <w:r w:rsidRPr="2AEEA772">
              <w:rPr>
                <w:rFonts w:ascii="Arial" w:eastAsia="Arial" w:hAnsi="Arial" w:cs="Arial"/>
                <w:sz w:val="20"/>
                <w:szCs w:val="20"/>
              </w:rPr>
              <w:t xml:space="preserve"> </w:t>
            </w:r>
          </w:p>
          <w:p w:rsidR="0045311B" w:rsidRDefault="0045311B">
            <w:pPr>
              <w:ind w:left="0" w:firstLine="0"/>
              <w:rPr>
                <w:ins w:id="10" w:author="Eakins, Nicola" w:date="2025-10-02T04:21:00Z" w16du:dateUtc="2025-10-02T04:21:10Z"/>
              </w:rPr>
            </w:pPr>
          </w:p>
          <w:p w:rsidR="0045311B" w:rsidRDefault="05D321C9">
            <w:pPr>
              <w:ind w:left="0" w:firstLine="0"/>
              <w:rPr>
                <w:rFonts w:ascii="Arial" w:eastAsia="Arial" w:hAnsi="Arial" w:cs="Arial"/>
                <w:sz w:val="20"/>
                <w:szCs w:val="20"/>
              </w:rPr>
              <w:pPrChange w:id="11" w:author="Eakins, Nicola" w:date="2025-10-02T04:21:00Z">
                <w:pPr/>
              </w:pPrChange>
            </w:pPr>
            <w:commentRangeStart w:id="12"/>
            <w:ins w:id="13" w:author="Eakins, Nicola" w:date="2025-10-02T04:21:00Z">
              <w:del w:id="14" w:author="Raphaella Han" w:date="2025-11-26T01:15:00Z">
                <w:r w:rsidRPr="28BC67C3" w:rsidDel="05D321C9">
                  <w:rPr>
                    <w:rFonts w:ascii="Arial" w:eastAsia="Arial" w:hAnsi="Arial" w:cs="Arial"/>
                    <w:sz w:val="20"/>
                    <w:szCs w:val="20"/>
                  </w:rPr>
                  <w:delText>From {{DD MMM YYYY}}, Qantas Travel Insurance is underwritten by Zurich Australian Insurance Limited, ABN 13 000 296 640, AFSL 232507 (“ZAIL”). Qantas Airways Limited ABN 16 009 661 901 is an authorised representative (AR 261363) of ZAIL.</w:delText>
                </w:r>
              </w:del>
            </w:ins>
            <w:commentRangeEnd w:id="12"/>
            <w:r>
              <w:rPr>
                <w:rStyle w:val="CommentReference"/>
              </w:rPr>
              <w:commentReference w:id="12"/>
            </w:r>
            <w:r>
              <w:br/>
            </w:r>
            <w:r>
              <w:br/>
            </w:r>
            <w:commentRangeStart w:id="15"/>
            <w:r w:rsidR="00F806FF" w:rsidRPr="28BC67C3">
              <w:rPr>
                <w:rFonts w:ascii="Arial" w:eastAsia="Arial" w:hAnsi="Arial" w:cs="Arial"/>
                <w:sz w:val="20"/>
                <w:szCs w:val="20"/>
              </w:rPr>
              <w:t>Your Qantas Travel Insurance Annual Multi Trip policy is expiring on {{Policy End Date}}, 11:59 pm</w:t>
            </w:r>
            <w:ins w:id="16" w:author="Eakins, Nicola" w:date="2025-10-02T04:21:00Z">
              <w:r w:rsidR="3D99BD32" w:rsidRPr="28BC67C3">
                <w:rPr>
                  <w:rFonts w:ascii="Arial" w:eastAsia="Arial" w:hAnsi="Arial" w:cs="Arial"/>
                  <w:sz w:val="20"/>
                  <w:szCs w:val="20"/>
                </w:rPr>
                <w:t xml:space="preserve"> AET</w:t>
              </w:r>
            </w:ins>
            <w:r w:rsidR="00F806FF" w:rsidRPr="28BC67C3">
              <w:rPr>
                <w:rFonts w:ascii="Arial" w:eastAsia="Arial" w:hAnsi="Arial" w:cs="Arial"/>
                <w:sz w:val="20"/>
                <w:szCs w:val="20"/>
              </w:rPr>
              <w:t>.</w:t>
            </w:r>
            <w:commentRangeEnd w:id="15"/>
            <w:r>
              <w:rPr>
                <w:rStyle w:val="CommentReference"/>
              </w:rPr>
              <w:commentReference w:id="15"/>
            </w:r>
          </w:p>
          <w:p w:rsidR="0045311B" w:rsidRDefault="0045311B">
            <w:pPr>
              <w:ind w:left="0" w:firstLine="0"/>
              <w:rPr>
                <w:rFonts w:ascii="Arial" w:eastAsia="Arial" w:hAnsi="Arial" w:cs="Arial"/>
                <w:sz w:val="20"/>
                <w:szCs w:val="20"/>
              </w:rPr>
            </w:pPr>
          </w:p>
          <w:tbl>
            <w:tblPr>
              <w:tblStyle w:val="afffffffffffffffff1"/>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tc>
                <w:tcPr>
                  <w:tcW w:w="6135" w:type="dxa"/>
                </w:tcPr>
                <w:sdt>
                  <w:sdtPr>
                    <w:tag w:val="goog_rdk_17"/>
                    <w:id w:val="-727196447"/>
                    <w:lock w:val="contentLocked"/>
                  </w:sdtPr>
                  <w:sdtEndPr/>
                  <w:sdtContent>
                    <w:p w:rsidR="0045311B" w:rsidRDefault="00F806FF">
                      <w:pPr>
                        <w:rPr>
                          <w:rFonts w:ascii="Arial" w:eastAsia="Arial" w:hAnsi="Arial" w:cs="Arial"/>
                          <w:b/>
                          <w:sz w:val="20"/>
                          <w:szCs w:val="20"/>
                        </w:rPr>
                      </w:pPr>
                      <w:r>
                        <w:rPr>
                          <w:rFonts w:ascii="Arial" w:eastAsia="Arial" w:hAnsi="Arial" w:cs="Arial"/>
                          <w:b/>
                          <w:sz w:val="20"/>
                          <w:szCs w:val="20"/>
                        </w:rPr>
                        <w:t>Your Policy Details</w:t>
                      </w:r>
                    </w:p>
                    <w:p w:rsidR="0045311B" w:rsidRDefault="0045311B">
                      <w:pPr>
                        <w:rPr>
                          <w:rFonts w:ascii="Arial" w:eastAsia="Arial" w:hAnsi="Arial" w:cs="Arial"/>
                          <w:sz w:val="20"/>
                          <w:szCs w:val="20"/>
                        </w:rPr>
                      </w:pPr>
                    </w:p>
                    <w:p w:rsidR="0045311B" w:rsidRDefault="00F806FF">
                      <w:pPr>
                        <w:rPr>
                          <w:rFonts w:ascii="Arial" w:eastAsia="Arial" w:hAnsi="Arial" w:cs="Arial"/>
                          <w:b/>
                          <w:sz w:val="20"/>
                          <w:szCs w:val="20"/>
                          <w:highlight w:val="yellow"/>
                        </w:rPr>
                      </w:pPr>
                      <w:r>
                        <w:rPr>
                          <w:rFonts w:ascii="Arial" w:eastAsia="Arial" w:hAnsi="Arial" w:cs="Arial"/>
                          <w:sz w:val="20"/>
                          <w:szCs w:val="20"/>
                        </w:rPr>
                        <w:t xml:space="preserve">Issuer </w:t>
                      </w:r>
                      <w:r>
                        <w:rPr>
                          <w:rFonts w:ascii="Arial" w:eastAsia="Arial" w:hAnsi="Arial" w:cs="Arial"/>
                          <w:b/>
                          <w:sz w:val="20"/>
                          <w:szCs w:val="20"/>
                          <w:highlight w:val="yellow"/>
                        </w:rPr>
                        <w:t>Zurich Australian Insurance Limited</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Product Name </w:t>
                      </w:r>
                      <w:r>
                        <w:rPr>
                          <w:rFonts w:ascii="Arial" w:eastAsia="Arial" w:hAnsi="Arial" w:cs="Arial"/>
                          <w:b/>
                          <w:sz w:val="20"/>
                          <w:szCs w:val="20"/>
                        </w:rPr>
                        <w:t>Annual Multi Trip</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rsidR="0045311B" w:rsidRDefault="0045311B">
                      <w:pPr>
                        <w:rPr>
                          <w:rFonts w:ascii="Arial" w:eastAsia="Arial" w:hAnsi="Arial" w:cs="Arial"/>
                          <w:sz w:val="20"/>
                          <w:szCs w:val="20"/>
                        </w:rPr>
                      </w:pPr>
                    </w:p>
                    <w:p w:rsidR="0045311B" w:rsidRDefault="00F806FF">
                      <w:pPr>
                        <w:rPr>
                          <w:rFonts w:ascii="Arial" w:eastAsia="Arial" w:hAnsi="Arial" w:cs="Arial"/>
                          <w:b/>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p w:rsidR="0045311B" w:rsidRDefault="003937DA">
                      <w:pPr>
                        <w:rPr>
                          <w:rFonts w:ascii="Arial" w:eastAsia="Arial" w:hAnsi="Arial" w:cs="Arial"/>
                          <w:sz w:val="20"/>
                          <w:szCs w:val="20"/>
                        </w:rPr>
                      </w:pPr>
                    </w:p>
                  </w:sdtContent>
                </w:sdt>
              </w:tc>
            </w:tr>
          </w:tbl>
          <w:p w:rsidR="0045311B" w:rsidRDefault="0045311B">
            <w:pPr>
              <w:rPr>
                <w:rFonts w:ascii="Arial" w:eastAsia="Arial" w:hAnsi="Arial" w:cs="Arial"/>
                <w:sz w:val="20"/>
                <w:szCs w:val="20"/>
              </w:rPr>
            </w:pPr>
          </w:p>
          <w:p w:rsidR="05D321C9" w:rsidRDefault="6D8015E3" w:rsidP="28BC67C3">
            <w:pPr>
              <w:ind w:left="0" w:firstLine="0"/>
              <w:rPr>
                <w:ins w:id="17" w:author="Raphaella Han" w:date="2025-11-26T01:15:00Z" w16du:dateUtc="2025-11-26T01:15:39Z"/>
                <w:rFonts w:ascii="Arial" w:eastAsia="Arial" w:hAnsi="Arial" w:cs="Arial"/>
                <w:sz w:val="20"/>
                <w:szCs w:val="20"/>
              </w:rPr>
            </w:pPr>
            <w:commentRangeStart w:id="18"/>
            <w:commentRangeStart w:id="19"/>
            <w:ins w:id="20" w:author="Raphaella Han" w:date="2025-11-26T01:15:00Z">
              <w:r w:rsidRPr="7A9F947B">
                <w:rPr>
                  <w:rFonts w:ascii="Arial" w:eastAsia="Arial" w:hAnsi="Arial" w:cs="Arial"/>
                  <w:sz w:val="20"/>
                  <w:szCs w:val="20"/>
                </w:rPr>
                <w:t>From {{DD MMM YYYY}}, Qantas Travel Insurance is underwritten by Zurich Australian Insurance Limited, ABN 13 000 296 640, AFSL 232507 (“ZAIL”). Qantas Airways Limited</w:t>
              </w:r>
            </w:ins>
            <w:ins w:id="21" w:author="Raphaella Han" w:date="2025-11-26T01:46:00Z">
              <w:r w:rsidR="0B4E0F76" w:rsidRPr="7A9F947B">
                <w:rPr>
                  <w:rFonts w:ascii="Arial" w:eastAsia="Arial" w:hAnsi="Arial" w:cs="Arial"/>
                  <w:sz w:val="20"/>
                  <w:szCs w:val="20"/>
                </w:rPr>
                <w:t>,</w:t>
              </w:r>
            </w:ins>
            <w:ins w:id="22" w:author="Raphaella Han" w:date="2025-11-26T01:15:00Z">
              <w:r w:rsidRPr="7A9F947B">
                <w:rPr>
                  <w:rFonts w:ascii="Arial" w:eastAsia="Arial" w:hAnsi="Arial" w:cs="Arial"/>
                  <w:sz w:val="20"/>
                  <w:szCs w:val="20"/>
                </w:rPr>
                <w:t xml:space="preserve"> ABN 16 009 661 901</w:t>
              </w:r>
            </w:ins>
            <w:ins w:id="23" w:author="Raphaella Han" w:date="2025-11-26T01:46:00Z">
              <w:r w:rsidR="673D7CEA" w:rsidRPr="7A9F947B">
                <w:rPr>
                  <w:rFonts w:ascii="Arial" w:eastAsia="Arial" w:hAnsi="Arial" w:cs="Arial"/>
                  <w:sz w:val="20"/>
                  <w:szCs w:val="20"/>
                </w:rPr>
                <w:t>,</w:t>
              </w:r>
            </w:ins>
            <w:ins w:id="24" w:author="Raphaella Han" w:date="2025-11-26T01:15:00Z">
              <w:r w:rsidRPr="7A9F947B">
                <w:rPr>
                  <w:rFonts w:ascii="Arial" w:eastAsia="Arial" w:hAnsi="Arial" w:cs="Arial"/>
                  <w:sz w:val="20"/>
                  <w:szCs w:val="20"/>
                </w:rPr>
                <w:t xml:space="preserve"> is an authorised representative (AR 261363) of ZAIL.</w:t>
              </w:r>
            </w:ins>
            <w:commentRangeEnd w:id="18"/>
            <w:r w:rsidR="05D321C9">
              <w:rPr>
                <w:rStyle w:val="CommentReference"/>
              </w:rPr>
              <w:commentReference w:id="18"/>
            </w:r>
            <w:commentRangeEnd w:id="19"/>
            <w:r w:rsidR="05D321C9">
              <w:rPr>
                <w:rStyle w:val="CommentReference"/>
              </w:rPr>
              <w:commentReference w:id="19"/>
            </w:r>
          </w:p>
          <w:p w:rsidR="28BC67C3" w:rsidRDefault="28BC67C3" w:rsidP="28BC67C3">
            <w:pPr>
              <w:ind w:left="0" w:firstLine="0"/>
              <w:rPr>
                <w:ins w:id="25" w:author="Raphaella Han" w:date="2025-11-26T01:15:00Z" w16du:dateUtc="2025-11-26T01:15:38Z"/>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To continue enjoying cover on all </w:t>
            </w:r>
            <w:del w:id="26" w:author="Crombie, Sean D" w:date="2025-10-03T01:08:00Z" w16du:dateUtc="2025-10-02T15:08:00Z">
              <w:r w:rsidDel="008D1D5C">
                <w:rPr>
                  <w:rFonts w:ascii="Arial" w:eastAsia="Arial" w:hAnsi="Arial" w:cs="Arial"/>
                  <w:sz w:val="20"/>
                  <w:szCs w:val="20"/>
                </w:rPr>
                <w:delText xml:space="preserve">your </w:delText>
              </w:r>
            </w:del>
            <w:ins w:id="27" w:author="Crombie, Sean D" w:date="2025-10-03T01:08:00Z" w16du:dateUtc="2025-10-02T15:08:00Z">
              <w:r w:rsidR="008D1D5C">
                <w:rPr>
                  <w:rFonts w:ascii="Arial" w:eastAsia="Arial" w:hAnsi="Arial" w:cs="Arial"/>
                  <w:sz w:val="20"/>
                  <w:szCs w:val="20"/>
                </w:rPr>
                <w:t xml:space="preserve">eligible </w:t>
              </w:r>
            </w:ins>
            <w:r>
              <w:rPr>
                <w:rFonts w:ascii="Arial" w:eastAsia="Arial" w:hAnsi="Arial" w:cs="Arial"/>
                <w:sz w:val="20"/>
                <w:szCs w:val="20"/>
              </w:rPr>
              <w:t>trips for another year, you’ll need to purchase a new policy</w:t>
            </w:r>
            <w:ins w:id="28" w:author="Crombie, Sean D" w:date="2025-10-03T01:29:00Z" w16du:dateUtc="2025-10-02T15:29:00Z">
              <w:r w:rsidR="00E67CB1">
                <w:rPr>
                  <w:rFonts w:ascii="Arial" w:eastAsia="Arial" w:hAnsi="Arial" w:cs="Arial"/>
                  <w:sz w:val="20"/>
                  <w:szCs w:val="20"/>
                </w:rPr>
                <w:t xml:space="preserve"> which will be issued by ZAIL</w:t>
              </w:r>
            </w:ins>
            <w:r>
              <w:rPr>
                <w:rFonts w:ascii="Arial" w:eastAsia="Arial" w:hAnsi="Arial" w:cs="Arial"/>
                <w:sz w:val="20"/>
                <w:szCs w:val="20"/>
              </w:rPr>
              <w:t xml:space="preserve">. </w:t>
            </w:r>
            <w:r>
              <w:rPr>
                <w:rFonts w:ascii="Arial" w:eastAsia="Arial" w:hAnsi="Arial" w:cs="Arial"/>
                <w:sz w:val="20"/>
                <w:szCs w:val="20"/>
              </w:rPr>
              <w:br/>
            </w:r>
            <w:r>
              <w:rPr>
                <w:rFonts w:ascii="Arial" w:eastAsia="Arial" w:hAnsi="Arial" w:cs="Arial"/>
                <w:sz w:val="20"/>
                <w:szCs w:val="20"/>
              </w:rPr>
              <w:br/>
              <w:t xml:space="preserve">Please visit our website to get a quick quote today. </w:t>
            </w:r>
          </w:p>
          <w:p w:rsidR="0045311B" w:rsidRDefault="0045311B">
            <w:pPr>
              <w:ind w:left="0" w:firstLine="0"/>
              <w:rPr>
                <w:rFonts w:ascii="Arial" w:eastAsia="Arial" w:hAnsi="Arial" w:cs="Arial"/>
                <w:sz w:val="20"/>
                <w:szCs w:val="20"/>
              </w:rPr>
            </w:pPr>
          </w:p>
          <w:p w:rsidR="0045311B" w:rsidRDefault="00F806FF">
            <w:pPr>
              <w:ind w:left="0" w:firstLine="0"/>
              <w:rPr>
                <w:rFonts w:ascii="Arial" w:eastAsia="Arial" w:hAnsi="Arial" w:cs="Arial"/>
                <w:color w:val="FF0000"/>
                <w:sz w:val="20"/>
                <w:szCs w:val="20"/>
              </w:rPr>
            </w:pPr>
            <w:r>
              <w:rPr>
                <w:rFonts w:ascii="Arial" w:eastAsia="Arial" w:hAnsi="Arial" w:cs="Arial"/>
                <w:sz w:val="20"/>
                <w:szCs w:val="20"/>
              </w:rPr>
              <w:t xml:space="preserve">CTA button: </w:t>
            </w:r>
            <w:hyperlink r:id="rId14">
              <w:r>
                <w:rPr>
                  <w:rFonts w:ascii="Arial" w:eastAsia="Arial" w:hAnsi="Arial" w:cs="Arial"/>
                  <w:color w:val="1155CC"/>
                  <w:sz w:val="20"/>
                  <w:szCs w:val="20"/>
                  <w:u w:val="single"/>
                </w:rPr>
                <w:t>{{Get a quote}}</w:t>
              </w:r>
            </w:hyperlink>
            <w:r>
              <w:rPr>
                <w:rFonts w:ascii="Arial" w:eastAsia="Arial" w:hAnsi="Arial" w:cs="Arial"/>
                <w:color w:val="FF0000"/>
                <w:sz w:val="20"/>
                <w:szCs w:val="20"/>
              </w:rPr>
              <w:t xml:space="preserve"> {{Call 13 49 60}}</w:t>
            </w:r>
          </w:p>
          <w:p w:rsidR="0045311B" w:rsidRDefault="0045311B">
            <w:pPr>
              <w:rPr>
                <w:rFonts w:ascii="Arial" w:eastAsia="Arial" w:hAnsi="Arial" w:cs="Arial"/>
                <w:color w:val="FF0000"/>
                <w:sz w:val="20"/>
                <w:szCs w:val="20"/>
              </w:rPr>
            </w:pPr>
          </w:p>
          <w:p w:rsidR="0045311B" w:rsidRDefault="00F806FF">
            <w:pPr>
              <w:jc w:val="center"/>
              <w:rPr>
                <w:ins w:id="29" w:author="Crombie, Sean D" w:date="2025-10-03T01:22:00Z" w16du:dateUtc="2025-10-02T15:22:00Z"/>
                <w:rFonts w:ascii="Arial" w:eastAsia="Arial" w:hAnsi="Arial" w:cs="Arial"/>
                <w:i/>
                <w:sz w:val="20"/>
                <w:szCs w:val="20"/>
              </w:rPr>
            </w:pPr>
            <w:r>
              <w:rPr>
                <w:rFonts w:ascii="Arial" w:eastAsia="Arial" w:hAnsi="Arial" w:cs="Arial"/>
                <w:i/>
                <w:sz w:val="20"/>
                <w:szCs w:val="20"/>
              </w:rPr>
              <w:t>This is an auto generated email, please do not reply.</w:t>
            </w:r>
          </w:p>
          <w:p w:rsidR="00EB13F4" w:rsidRDefault="00EB13F4">
            <w:pPr>
              <w:jc w:val="center"/>
              <w:rPr>
                <w:ins w:id="30" w:author="Crombie, Sean D" w:date="2025-10-03T01:22:00Z" w16du:dateUtc="2025-10-02T15:22:00Z"/>
                <w:rFonts w:ascii="Arial" w:eastAsia="Arial" w:hAnsi="Arial" w:cs="Arial"/>
                <w:i/>
                <w:sz w:val="20"/>
                <w:szCs w:val="20"/>
              </w:rPr>
            </w:pPr>
          </w:p>
          <w:p w:rsidR="00EB13F4" w:rsidRDefault="00EB13F4">
            <w:pPr>
              <w:jc w:val="center"/>
              <w:rPr>
                <w:rFonts w:ascii="Arial" w:eastAsia="Arial" w:hAnsi="Arial" w:cs="Arial"/>
                <w:i/>
                <w:sz w:val="20"/>
                <w:szCs w:val="20"/>
              </w:rPr>
            </w:pPr>
            <w:ins w:id="31" w:author="Crombie, Sean D" w:date="2025-10-03T01:22:00Z" w16du:dateUtc="2025-10-02T15:22:00Z">
              <w:r>
                <w:rPr>
                  <w:rFonts w:ascii="Helvetica Neue" w:eastAsia="Helvetica Neue" w:hAnsi="Helvetica Neue" w:cs="Helvetica Neue"/>
                  <w:i/>
                </w:rPr>
                <w:t>You are receiving this email because it relates to, or is ancillary to, a product or service which has been, or has agreed to be, supplied or given to you by Qantas Loyalty (or a third party).</w:t>
              </w:r>
            </w:ins>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32" w:author="Raphaella Han" w:date="2025-11-26T01:46:00Z">
              <w:r w:rsidR="00D05E7E" w:rsidRPr="2AEEA772">
                <w:rPr>
                  <w:rFonts w:ascii="Arial" w:eastAsia="Arial" w:hAnsi="Arial" w:cs="Arial"/>
                  <w:sz w:val="20"/>
                  <w:szCs w:val="20"/>
                  <w:highlight w:val="yellow"/>
                </w:rPr>
                <w:t>,</w:t>
              </w:r>
            </w:ins>
            <w:r w:rsidRPr="2AEEA772">
              <w:rPr>
                <w:rFonts w:ascii="Arial" w:eastAsia="Arial" w:hAnsi="Arial" w:cs="Arial"/>
                <w:sz w:val="20"/>
                <w:szCs w:val="20"/>
                <w:highlight w:val="yellow"/>
              </w:rPr>
              <w:t xml:space="preserve"> </w:t>
            </w:r>
            <w:ins w:id="33" w:author="Eakins, Nicola" w:date="2025-10-02T04:23:00Z">
              <w:r w:rsidR="43235CBC" w:rsidRPr="7A9F947B">
                <w:rPr>
                  <w:rFonts w:ascii="Arial" w:eastAsia="Arial" w:hAnsi="Arial" w:cs="Arial"/>
                  <w:sz w:val="20"/>
                  <w:szCs w:val="20"/>
                  <w:highlight w:val="yellow"/>
                </w:rPr>
                <w:t>ABN 16 009 661 901 (“Qan</w:t>
              </w:r>
            </w:ins>
            <w:ins w:id="34" w:author="Eakins, Nicola" w:date="2025-10-02T04:24:00Z">
              <w:r w:rsidR="43235CBC" w:rsidRPr="7A9F947B">
                <w:rPr>
                  <w:rFonts w:ascii="Arial" w:eastAsia="Arial" w:hAnsi="Arial" w:cs="Arial"/>
                  <w:sz w:val="20"/>
                  <w:szCs w:val="20"/>
                  <w:highlight w:val="yellow"/>
                </w:rPr>
                <w:t>tas”)</w:t>
              </w:r>
            </w:ins>
            <w:ins w:id="35" w:author="Raphaella Han" w:date="2025-11-26T01:46:00Z">
              <w:r w:rsidR="68CA8FA8" w:rsidRPr="7A9F947B">
                <w:rPr>
                  <w:rFonts w:ascii="Arial" w:eastAsia="Arial" w:hAnsi="Arial" w:cs="Arial"/>
                  <w:sz w:val="20"/>
                  <w:szCs w:val="20"/>
                  <w:highlight w:val="yellow"/>
                </w:rPr>
                <w:t>,</w:t>
              </w:r>
            </w:ins>
            <w:ins w:id="36" w:author="Eakins, Nicola" w:date="2025-10-02T04:24:00Z">
              <w:r w:rsidR="43235CBC" w:rsidRPr="7A9F947B">
                <w:rPr>
                  <w:rFonts w:ascii="Arial" w:eastAsia="Arial" w:hAnsi="Arial" w:cs="Arial"/>
                  <w:sz w:val="20"/>
                  <w:szCs w:val="20"/>
                  <w:highlight w:val="yellow"/>
                </w:rPr>
                <w:t xml:space="preserve"> </w:t>
              </w:r>
            </w:ins>
            <w:r w:rsidRPr="2AEEA772">
              <w:rPr>
                <w:rFonts w:ascii="Arial" w:eastAsia="Arial" w:hAnsi="Arial" w:cs="Arial"/>
                <w:sz w:val="20"/>
                <w:szCs w:val="20"/>
                <w:highlight w:val="yellow"/>
              </w:rPr>
              <w:t xml:space="preserve">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15">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16">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17">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37" w:author="Eakins, Nicola" w:date="2025-11-13T18:26:00Z" w16du:dateUtc="2025-11-13T07:26:00Z">
              <w:r w:rsidR="00BC1169" w:rsidRPr="7A9F947B">
                <w:rPr>
                  <w:rFonts w:ascii="Arial" w:eastAsia="Arial" w:hAnsi="Arial" w:cs="Arial"/>
                  <w:color w:val="D13438"/>
                  <w:sz w:val="20"/>
                  <w:szCs w:val="20"/>
                  <w:u w:val="single"/>
                </w:rPr>
                <w:t xml:space="preserve"> </w:t>
              </w:r>
              <w:r w:rsidR="00BC1169"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r w:rsidR="00BC1169" w:rsidRPr="7A9F947B">
                <w:rPr>
                  <w:rFonts w:ascii="Arial" w:eastAsia="Arial" w:hAnsi="Arial" w:cs="Arial"/>
                  <w:color w:val="666666"/>
                  <w:sz w:val="20"/>
                  <w:szCs w:val="20"/>
                  <w:highlight w:val="yellow"/>
                </w:rPr>
                <w:t> </w:t>
              </w:r>
            </w:ins>
            <w:r w:rsidRPr="2AEEA772">
              <w:rPr>
                <w:rFonts w:ascii="Arial" w:eastAsia="Arial" w:hAnsi="Arial" w:cs="Arial"/>
                <w:color w:val="666666"/>
                <w:sz w:val="20"/>
                <w:szCs w:val="20"/>
                <w:highlight w:val="yellow"/>
              </w:rPr>
              <w:t xml:space="preserve"> </w:t>
            </w:r>
          </w:p>
          <w:p w:rsidR="0045311B" w:rsidRDefault="0045311B">
            <w:pPr>
              <w:spacing w:line="276" w:lineRule="auto"/>
              <w:ind w:left="0" w:firstLine="0"/>
              <w:rPr>
                <w:rFonts w:ascii="Arial" w:eastAsia="Arial" w:hAnsi="Arial" w:cs="Arial"/>
                <w:sz w:val="20"/>
                <w:szCs w:val="20"/>
                <w:highlight w:val="yellow"/>
              </w:rPr>
            </w:pPr>
          </w:p>
          <w:p w:rsidR="0045311B" w:rsidRDefault="00F806FF">
            <w:pPr>
              <w:spacing w:line="276" w:lineRule="auto"/>
              <w:ind w:left="0" w:firstLine="0"/>
              <w:rPr>
                <w:rFonts w:ascii="Arial" w:eastAsia="Arial" w:hAnsi="Arial" w:cs="Arial"/>
                <w:color w:val="343741"/>
                <w:sz w:val="20"/>
                <w:szCs w:val="20"/>
                <w:highlight w:val="yellow"/>
              </w:rPr>
            </w:pPr>
            <w:r w:rsidRPr="2AEEA772">
              <w:rPr>
                <w:rFonts w:ascii="Arial" w:eastAsia="Arial" w:hAnsi="Arial" w:cs="Arial"/>
                <w:sz w:val="20"/>
                <w:szCs w:val="20"/>
                <w:highlight w:val="yellow"/>
              </w:rPr>
              <w:t>Sent by</w:t>
            </w:r>
            <w:ins w:id="38" w:author="Eakins, Nicola" w:date="2025-11-13T18:26:00Z" w16du:dateUtc="2025-11-13T07:26:00Z">
              <w:r w:rsidR="00BC1169">
                <w:rPr>
                  <w:rFonts w:ascii="Arial" w:eastAsia="Arial" w:hAnsi="Arial" w:cs="Arial"/>
                  <w:sz w:val="20"/>
                  <w:szCs w:val="20"/>
                  <w:highlight w:val="yellow"/>
                </w:rPr>
                <w:t xml:space="preserve"> ZAIL</w:t>
              </w:r>
            </w:ins>
            <w:del w:id="39" w:author="Eakins, Nicola" w:date="2025-11-13T18:26:00Z" w16du:dateUtc="2025-11-13T07:26:00Z">
              <w:r w:rsidRPr="2AEEA772" w:rsidDel="00BC1169">
                <w:rPr>
                  <w:rFonts w:ascii="Arial" w:eastAsia="Arial" w:hAnsi="Arial" w:cs="Arial"/>
                  <w:sz w:val="20"/>
                  <w:szCs w:val="20"/>
                  <w:highlight w:val="yellow"/>
                </w:rPr>
                <w:delText xml:space="preserve"> 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40" w:author="Eakins, Nicola" w:date="2025-10-02T04:25: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ind w:left="0" w:firstLine="0"/>
              <w:rPr>
                <w:rFonts w:ascii="Arial" w:eastAsia="Arial" w:hAnsi="Arial" w:cs="Arial"/>
                <w:i/>
                <w:sz w:val="20"/>
                <w:szCs w:val="20"/>
              </w:rPr>
            </w:pPr>
          </w:p>
        </w:tc>
        <w:tc>
          <w:tcPr>
            <w:tcW w:w="4275" w:type="dxa"/>
          </w:tcPr>
          <w:p w:rsidR="0045311B" w:rsidRDefault="0045311B">
            <w:pPr>
              <w:rPr>
                <w:rFonts w:ascii="Calibri" w:eastAsia="Calibri" w:hAnsi="Calibri" w:cs="Calibri"/>
                <w:color w:val="7030A0"/>
              </w:rPr>
            </w:pPr>
          </w:p>
        </w:tc>
      </w:tr>
    </w:tbl>
    <w:p w:rsidR="0045311B" w:rsidRDefault="0045311B">
      <w:bookmarkStart w:id="41" w:name="_heading=h.40s3f6qc02ua" w:colFirst="0" w:colLast="0"/>
      <w:bookmarkEnd w:id="41"/>
    </w:p>
    <w:sectPr w:rsidR="0045311B">
      <w:footerReference w:type="default" r:id="rId18"/>
      <w:pgSz w:w="23811" w:h="16838" w:orient="landscape"/>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Eakins, Nicola" w:date="2025-10-02T14:23:00Z" w:initials="EN">
    <w:p w:rsidR="00CE0CFC" w:rsidRDefault="00CE0CFC">
      <w:pPr>
        <w:pStyle w:val="CommentText"/>
      </w:pPr>
      <w:r>
        <w:rPr>
          <w:rStyle w:val="CommentReference"/>
        </w:rPr>
        <w:annotationRef/>
      </w:r>
      <w:r w:rsidRPr="7B60A0F4">
        <w:t>Proposed changes by legal.</w:t>
      </w:r>
    </w:p>
  </w:comment>
  <w:comment w:id="15" w:author="Crombie, Sean D" w:date="2025-10-03T01:34:00Z" w:initials="SC">
    <w:p w:rsidR="004D1FAE" w:rsidRDefault="004D1FAE" w:rsidP="004D1FAE">
      <w:pPr>
        <w:pStyle w:val="CommentText"/>
      </w:pPr>
      <w:r>
        <w:rPr>
          <w:rStyle w:val="CommentReference"/>
        </w:rPr>
        <w:annotationRef/>
      </w:r>
      <w:r>
        <w:rPr>
          <w:lang w:val="en-US"/>
        </w:rPr>
        <w:t xml:space="preserve">Issuer below should be {{ISP}} and either </w:t>
      </w:r>
      <w:r>
        <w:t>AIG Australia Ltd or Zurich Australian Insurance Limited per ISP assigned to the policy</w:t>
      </w:r>
    </w:p>
  </w:comment>
  <w:comment w:id="18" w:author="Eakins, Nicola" w:date="2025-10-02T07:23:00Z" w:initials="EN">
    <w:p w:rsidR="004143B2" w:rsidRDefault="006B01EC">
      <w:pPr>
        <w:pStyle w:val="CommentText"/>
      </w:pPr>
      <w:r>
        <w:rPr>
          <w:rStyle w:val="CommentReference"/>
        </w:rPr>
        <w:annotationRef/>
      </w:r>
      <w:r w:rsidRPr="1EAF2614">
        <w:t>Proposed changes by legal.</w:t>
      </w:r>
    </w:p>
  </w:comment>
  <w:comment w:id="19" w:author="Raphaella Han" w:date="2025-11-26T12:16:00Z" w:initials="RH">
    <w:p w:rsidR="004143B2" w:rsidRDefault="006B01EC">
      <w:pPr>
        <w:pStyle w:val="CommentText"/>
      </w:pPr>
      <w:r>
        <w:rPr>
          <w:rStyle w:val="CommentReference"/>
        </w:rPr>
        <w:annotationRef/>
      </w:r>
      <w:r w:rsidRPr="22BAFD12">
        <w:t>Moved down further below policy details to make the email flow better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37DA" w:rsidRDefault="003937DA">
      <w:r>
        <w:separator/>
      </w:r>
    </w:p>
  </w:endnote>
  <w:endnote w:type="continuationSeparator" w:id="0">
    <w:p w:rsidR="003937DA" w:rsidRDefault="003937DA">
      <w:r>
        <w:continuationSeparator/>
      </w:r>
    </w:p>
  </w:endnote>
  <w:endnote w:type="continuationNotice" w:id="1">
    <w:p w:rsidR="003937DA" w:rsidRDefault="003937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FDE05D2-5165-4A08-A371-735A07748899}"/>
  </w:font>
  <w:font w:name="Cambria">
    <w:panose1 w:val="02040503050406030204"/>
    <w:charset w:val="00"/>
    <w:family w:val="roman"/>
    <w:pitch w:val="variable"/>
    <w:sig w:usb0="E00006FF" w:usb1="420024FF" w:usb2="02000000" w:usb3="00000000" w:csb0="0000019F" w:csb1="00000000"/>
    <w:embedRegular r:id="rId2" w:fontKey="{AF7A0870-0502-4C2A-8DD8-169F4B0B70B1}"/>
    <w:embedBold r:id="rId3" w:fontKey="{2078E30B-BC6D-4F41-A728-84F59C6C78B2}"/>
  </w:font>
  <w:font w:name="Georgia">
    <w:panose1 w:val="02040502050405020303"/>
    <w:charset w:val="00"/>
    <w:family w:val="roman"/>
    <w:pitch w:val="variable"/>
    <w:sig w:usb0="00000287" w:usb1="00000000" w:usb2="00000000" w:usb3="00000000" w:csb0="0000009F" w:csb1="00000000"/>
    <w:embedRegular r:id="rId4" w:fontKey="{FC6DAE0A-7869-4F61-B4A0-95C386B9B7AB}"/>
    <w:embedItalic r:id="rId5" w:fontKey="{174E3033-E458-448A-9CD0-63E1FB4523C9}"/>
  </w:font>
  <w:font w:name="Helvetica Neue">
    <w:altName w:val="Arial"/>
    <w:charset w:val="00"/>
    <w:family w:val="auto"/>
    <w:pitch w:val="default"/>
  </w:font>
  <w:font w:name="Calibri">
    <w:panose1 w:val="020F0502020204030204"/>
    <w:charset w:val="00"/>
    <w:family w:val="swiss"/>
    <w:pitch w:val="variable"/>
    <w:sig w:usb0="E4002EFF" w:usb1="C000247B" w:usb2="00000009" w:usb3="00000000" w:csb0="000001FF" w:csb1="00000000"/>
    <w:embedRegular r:id="rId6" w:fontKey="{E67EECF5-A90B-4918-A762-254319F1E9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37DA" w:rsidRDefault="003937DA">
      <w:r>
        <w:separator/>
      </w:r>
    </w:p>
  </w:footnote>
  <w:footnote w:type="continuationSeparator" w:id="0">
    <w:p w:rsidR="003937DA" w:rsidRDefault="003937DA">
      <w:r>
        <w:continuationSeparator/>
      </w:r>
    </w:p>
  </w:footnote>
  <w:footnote w:type="continuationNotice" w:id="1">
    <w:p w:rsidR="003937DA" w:rsidRDefault="003937DA"/>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kins, Nicola">
    <w15:presenceInfo w15:providerId="AD" w15:userId="S::nicola.eakins_travelguard.com#ext#@qantas.onmicrosoft.com::3f3446c6-fd1e-4a5d-9782-5fbbe0f4dba0"/>
  </w15:person>
  <w15:person w15:author="Raphaella Han">
    <w15:presenceInfo w15:providerId="AD" w15:userId="S::raphaella.han@qantas.com.au::5e333e18-4d7b-411b-afc3-556763b41258"/>
  </w15:person>
  <w15:person w15:author="Crombie, Sean D">
    <w15:presenceInfo w15:providerId="AD" w15:userId="S::scrombie@r7aig.com::432f9a25-981c-41b1-b981-d3fd529c6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6C18"/>
    <w:rsid w:val="00131DD1"/>
    <w:rsid w:val="00153241"/>
    <w:rsid w:val="001678FD"/>
    <w:rsid w:val="00177D5A"/>
    <w:rsid w:val="001915ED"/>
    <w:rsid w:val="001D23B9"/>
    <w:rsid w:val="001F484C"/>
    <w:rsid w:val="00205FCE"/>
    <w:rsid w:val="00224BD0"/>
    <w:rsid w:val="00277942"/>
    <w:rsid w:val="002B0C06"/>
    <w:rsid w:val="002E7827"/>
    <w:rsid w:val="00307631"/>
    <w:rsid w:val="00317F97"/>
    <w:rsid w:val="003519F0"/>
    <w:rsid w:val="003937DA"/>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E52DC"/>
    <w:rsid w:val="004F2E6F"/>
    <w:rsid w:val="00507DE1"/>
    <w:rsid w:val="00520990"/>
    <w:rsid w:val="00541CC1"/>
    <w:rsid w:val="005429F6"/>
    <w:rsid w:val="0056786E"/>
    <w:rsid w:val="00567C38"/>
    <w:rsid w:val="0058416D"/>
    <w:rsid w:val="00596207"/>
    <w:rsid w:val="005A12EE"/>
    <w:rsid w:val="005A2705"/>
    <w:rsid w:val="005B4D5C"/>
    <w:rsid w:val="005C0894"/>
    <w:rsid w:val="005E168F"/>
    <w:rsid w:val="005E246F"/>
    <w:rsid w:val="00622D3B"/>
    <w:rsid w:val="00627726"/>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64488"/>
    <w:rsid w:val="00B74336"/>
    <w:rsid w:val="00B8726F"/>
    <w:rsid w:val="00B8ADF7"/>
    <w:rsid w:val="00BA74F6"/>
    <w:rsid w:val="00BC1169"/>
    <w:rsid w:val="00BD0D7E"/>
    <w:rsid w:val="00BD1AC2"/>
    <w:rsid w:val="00BD2DD7"/>
    <w:rsid w:val="00BE1C83"/>
    <w:rsid w:val="00BF39DD"/>
    <w:rsid w:val="00C1227D"/>
    <w:rsid w:val="00C17C17"/>
    <w:rsid w:val="00C20B83"/>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insurance.qantas.com/policy-documents/travel-insurance" TargetMode="External"/><Relationship Id="rId2" Type="http://schemas.openxmlformats.org/officeDocument/2006/relationships/customXml" Target="../customXml/item2.xml"/><Relationship Id="rId16" Type="http://schemas.openxmlformats.org/officeDocument/2006/relationships/hyperlink" Target="https://insurance.qantas.com/policy-documents/travel-insurance"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insurance.qantas.com/policy-documents/travel-insurance"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travel.insurance.qantas.com/" TargetMode="External"/><Relationship Id="rId22"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Props1.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2.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3.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451</Words>
  <Characters>2573</Characters>
  <Application>Microsoft Office Word</Application>
  <DocSecurity>0</DocSecurity>
  <Lines>21</Lines>
  <Paragraphs>6</Paragraphs>
  <ScaleCrop>false</ScaleCrop>
  <Company>AIG</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1</cp:revision>
  <dcterms:created xsi:type="dcterms:W3CDTF">2026-01-20T19:56:00Z</dcterms:created>
  <dcterms:modified xsi:type="dcterms:W3CDTF">2026-01-20T19:56:00Z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