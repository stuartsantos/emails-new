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311B" w:rsidRDefault="0045311B">
      <w:pPr>
        <w:widowControl w:val="0"/>
        <w:tabs>
          <w:tab w:val="right" w:pos="12000"/>
        </w:tabs>
        <w:spacing w:before="60"/>
        <w:rPr>
          <w:b/>
          <w:color w:val="000000"/>
          <w:sz w:val="22"/>
          <w:szCs w:val="22"/>
        </w:rPr>
      </w:pPr>
    </w:p>
    <w:p w:rsidR="0045311B" w:rsidRDefault="0045311B"/>
    <w:tbl>
      <w:tblPr>
        <w:tblStyle w:val="affffffffffffffff6"/>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4550"/>
        <w:gridCol w:w="4275"/>
      </w:tblGrid>
      <w:tr w:rsidR="0045311B" w:rsidTr="56457879">
        <w:trPr>
          <w:trHeight w:val="447"/>
        </w:trPr>
        <w:tc>
          <w:tcPr>
            <w:tcW w:w="300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Details</w:t>
            </w:r>
          </w:p>
        </w:tc>
        <w:tc>
          <w:tcPr>
            <w:tcW w:w="1455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Copy</w:t>
            </w:r>
          </w:p>
        </w:tc>
        <w:tc>
          <w:tcPr>
            <w:tcW w:w="4275"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Notes</w:t>
            </w:r>
          </w:p>
        </w:tc>
      </w:tr>
      <w:tr w:rsidR="0045311B" w:rsidTr="56457879">
        <w:trPr>
          <w:trHeight w:val="420"/>
        </w:trPr>
        <w:tc>
          <w:tcPr>
            <w:tcW w:w="21825" w:type="dxa"/>
            <w:gridSpan w:val="3"/>
            <w:shd w:val="clear" w:color="auto" w:fill="C9DAF8"/>
            <w:tcMar>
              <w:top w:w="100" w:type="dxa"/>
              <w:left w:w="100" w:type="dxa"/>
              <w:bottom w:w="100" w:type="dxa"/>
              <w:right w:w="100" w:type="dxa"/>
            </w:tcMar>
          </w:tcPr>
          <w:p w:rsidR="0045311B" w:rsidRDefault="00F806FF">
            <w:pPr>
              <w:pStyle w:val="Heading1"/>
              <w:ind w:left="0" w:firstLine="0"/>
              <w:rPr>
                <w:rFonts w:ascii="Arial" w:eastAsia="Arial" w:hAnsi="Arial" w:cs="Arial"/>
                <w:sz w:val="20"/>
                <w:szCs w:val="20"/>
              </w:rPr>
            </w:pPr>
            <w:bookmarkStart w:id="0" w:name="_heading=h.ru1flozbery4" w:colFirst="0" w:colLast="0"/>
            <w:bookmarkStart w:id="1" w:name="_heading=h.dt8yk40i8a6" w:colFirst="0" w:colLast="0"/>
            <w:bookmarkEnd w:id="0"/>
            <w:bookmarkEnd w:id="1"/>
            <w:r>
              <w:rPr>
                <w:rFonts w:ascii="Arial" w:eastAsia="Arial" w:hAnsi="Arial" w:cs="Arial"/>
                <w:sz w:val="20"/>
                <w:szCs w:val="20"/>
              </w:rPr>
              <w:t>Medical Screening Email + Screening Documentation (Service)</w:t>
            </w:r>
          </w:p>
        </w:tc>
      </w:tr>
      <w:tr w:rsidR="0045311B" w:rsidTr="56457879">
        <w:tc>
          <w:tcPr>
            <w:tcW w:w="3000" w:type="dxa"/>
            <w:tcBorders>
              <w:bottom w:val="single" w:sz="8" w:space="0" w:color="666666"/>
            </w:tcBorders>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b/>
                <w:sz w:val="20"/>
                <w:szCs w:val="20"/>
              </w:rPr>
            </w:pPr>
            <w:r>
              <w:rPr>
                <w:rFonts w:ascii="Arial" w:eastAsia="Arial" w:hAnsi="Arial" w:cs="Arial"/>
                <w:b/>
                <w:sz w:val="20"/>
                <w:szCs w:val="20"/>
              </w:rPr>
              <w:t xml:space="preserve">Timing: </w:t>
            </w:r>
            <w:r>
              <w:rPr>
                <w:rFonts w:ascii="Arial" w:eastAsia="Arial" w:hAnsi="Arial" w:cs="Arial"/>
                <w:sz w:val="20"/>
                <w:szCs w:val="20"/>
              </w:rPr>
              <w:t>in real time when user purchases a QTI policy with Specified Medical Conditions cover via standalone / contact centre agent.</w:t>
            </w:r>
            <w:r>
              <w:rPr>
                <w:rFonts w:ascii="Arial" w:eastAsia="Arial" w:hAnsi="Arial" w:cs="Arial"/>
                <w:b/>
                <w:sz w:val="20"/>
                <w:szCs w:val="20"/>
              </w:rPr>
              <w:t xml:space="preserve"> </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Separate email will be sent for each traveller that completed an EMC screening. </w:t>
            </w:r>
          </w:p>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Description: </w:t>
            </w:r>
            <w:r>
              <w:rPr>
                <w:rFonts w:ascii="Arial" w:eastAsia="Arial" w:hAnsi="Arial" w:cs="Arial"/>
                <w:sz w:val="20"/>
                <w:szCs w:val="20"/>
              </w:rPr>
              <w:t xml:space="preserve">This is a separate email from the Policy confirmation + COI email that will be sent for each traveller who complete an Existing Medical Conditions screening on the Standalone Funnel.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Note that in the PDS, we are indicating that customers have Existing Medical Conditions that they need to declare and screen; once cover is accepted for those EMCs, the terminology changes to those covered EMCs to be “Specified Medical Conditions”, hence why we need to sign-post each term specifically.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No unsubscribe function provided.</w:t>
            </w:r>
          </w:p>
          <w:p w:rsidR="0045311B" w:rsidRDefault="0045311B">
            <w:pPr>
              <w:rPr>
                <w:rFonts w:ascii="Arial" w:eastAsia="Arial" w:hAnsi="Arial" w:cs="Arial"/>
                <w:b/>
                <w:sz w:val="20"/>
                <w:szCs w:val="20"/>
              </w:rPr>
            </w:pPr>
          </w:p>
        </w:tc>
        <w:tc>
          <w:tcPr>
            <w:tcW w:w="14550" w:type="dxa"/>
            <w:tcBorders>
              <w:bottom w:val="single" w:sz="8" w:space="0" w:color="666666"/>
            </w:tcBorders>
          </w:tcPr>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Dear {{First Name}}, </w:t>
            </w:r>
          </w:p>
          <w:p w:rsidR="0045311B" w:rsidRDefault="0045311B">
            <w:pPr>
              <w:rPr>
                <w:rFonts w:ascii="Arial" w:eastAsia="Arial" w:hAnsi="Arial" w:cs="Arial"/>
                <w:sz w:val="20"/>
                <w:szCs w:val="20"/>
              </w:rPr>
            </w:pPr>
          </w:p>
          <w:p w:rsidR="0045311B" w:rsidRDefault="00F806FF">
            <w:pPr>
              <w:jc w:val="center"/>
              <w:rPr>
                <w:rFonts w:ascii="Arial" w:eastAsia="Arial" w:hAnsi="Arial" w:cs="Arial"/>
                <w:b/>
                <w:sz w:val="20"/>
                <w:szCs w:val="20"/>
              </w:rPr>
            </w:pPr>
            <w:r>
              <w:rPr>
                <w:rFonts w:ascii="Arial" w:eastAsia="Arial" w:hAnsi="Arial" w:cs="Arial"/>
                <w:b/>
                <w:sz w:val="20"/>
                <w:szCs w:val="20"/>
              </w:rPr>
              <w:t>Medical Screening Completed</w:t>
            </w:r>
          </w:p>
          <w:p w:rsidR="0045311B" w:rsidRDefault="0045311B">
            <w:pPr>
              <w:rPr>
                <w:rFonts w:ascii="Arial" w:eastAsia="Arial" w:hAnsi="Arial" w:cs="Arial"/>
                <w:b/>
                <w:sz w:val="20"/>
                <w:szCs w:val="20"/>
              </w:rPr>
            </w:pPr>
          </w:p>
          <w:p w:rsidR="0045311B" w:rsidRDefault="00F806FF">
            <w:pPr>
              <w:ind w:left="0" w:firstLine="0"/>
              <w:rPr>
                <w:rFonts w:ascii="Arial" w:eastAsia="Arial" w:hAnsi="Arial" w:cs="Arial"/>
                <w:b/>
                <w:sz w:val="20"/>
                <w:szCs w:val="20"/>
              </w:rPr>
            </w:pPr>
            <w:r>
              <w:rPr>
                <w:rFonts w:ascii="Arial" w:eastAsia="Arial" w:hAnsi="Arial" w:cs="Arial"/>
                <w:sz w:val="20"/>
                <w:szCs w:val="20"/>
              </w:rPr>
              <w:t xml:space="preserve">Thank you for completing the medical screening for your Qantas Travel Insurance policy, underwritten by </w:t>
            </w:r>
            <w:r>
              <w:rPr>
                <w:rFonts w:ascii="Arial" w:eastAsia="Arial" w:hAnsi="Arial" w:cs="Arial"/>
                <w:sz w:val="20"/>
                <w:szCs w:val="20"/>
                <w:highlight w:val="yellow"/>
              </w:rPr>
              <w:t>Zurich Australian Insurance Limited</w:t>
            </w:r>
            <w:r>
              <w:rPr>
                <w:rFonts w:ascii="Arial" w:eastAsia="Arial" w:hAnsi="Arial" w:cs="Arial"/>
                <w:sz w:val="20"/>
                <w:szCs w:val="20"/>
              </w:rPr>
              <w:t>, reference number {{CASE NO}}.</w:t>
            </w:r>
          </w:p>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To view a copy of your medical screening including responses to the questions for your records, please </w:t>
            </w:r>
            <w:ins w:id="2" w:author="Raphaella Han" w:date="2025-11-27T04:39:00Z">
              <w:r w:rsidR="449B3027">
                <w:rPr>
                  <w:rFonts w:ascii="Arial" w:eastAsia="Arial" w:hAnsi="Arial" w:cs="Arial"/>
                  <w:sz w:val="20"/>
                  <w:szCs w:val="20"/>
                </w:rPr>
                <w:t>v</w:t>
              </w:r>
              <w:r w:rsidR="449B3027" w:rsidRPr="32F34E74">
                <w:rPr>
                  <w:rFonts w:ascii="Arial" w:eastAsia="Arial" w:hAnsi="Arial" w:cs="Arial"/>
                  <w:sz w:val="20"/>
                  <w:szCs w:val="20"/>
                </w:rPr>
                <w:t xml:space="preserve">isit the Qantas Insurance website and </w:t>
              </w:r>
            </w:ins>
            <w:r>
              <w:rPr>
                <w:rFonts w:ascii="Arial" w:eastAsia="Arial" w:hAnsi="Arial" w:cs="Arial"/>
                <w:sz w:val="20"/>
                <w:szCs w:val="20"/>
              </w:rPr>
              <w:t xml:space="preserve">log in to </w:t>
            </w:r>
            <w:del w:id="3" w:author="Eakins, Nicola" w:date="2025-11-13T18:04:00Z" w16du:dateUtc="2025-11-13T07:04:00Z">
              <w:r w:rsidRPr="32F34E74" w:rsidDel="00F806FF">
                <w:rPr>
                  <w:rFonts w:ascii="Arial" w:eastAsia="Arial" w:hAnsi="Arial" w:cs="Arial"/>
                  <w:sz w:val="20"/>
                  <w:szCs w:val="20"/>
                </w:rPr>
                <w:delText>our</w:delText>
              </w:r>
            </w:del>
            <w:ins w:id="4" w:author="Eakins, Nicola" w:date="2025-11-13T18:04:00Z" w16du:dateUtc="2025-11-13T07:04:00Z">
              <w:r w:rsidR="00767D5E" w:rsidRPr="32F34E74">
                <w:rPr>
                  <w:rFonts w:ascii="Arial" w:eastAsia="Arial" w:hAnsi="Arial" w:cs="Arial"/>
                  <w:sz w:val="20"/>
                  <w:szCs w:val="20"/>
                </w:rPr>
                <w:t>the</w:t>
              </w:r>
            </w:ins>
            <w:r>
              <w:rPr>
                <w:rFonts w:ascii="Arial" w:eastAsia="Arial" w:hAnsi="Arial" w:cs="Arial"/>
                <w:sz w:val="20"/>
                <w:szCs w:val="20"/>
              </w:rPr>
              <w:t xml:space="preserve"> </w:t>
            </w:r>
            <w:hyperlink r:id="rId12">
              <w:r>
                <w:rPr>
                  <w:rFonts w:ascii="Arial" w:eastAsia="Arial" w:hAnsi="Arial" w:cs="Arial"/>
                  <w:color w:val="E40000"/>
                  <w:sz w:val="20"/>
                  <w:szCs w:val="20"/>
                  <w:u w:val="single"/>
                </w:rPr>
                <w:t>policy portal</w:t>
              </w:r>
            </w:hyperlink>
            <w:r>
              <w:rPr>
                <w:rFonts w:ascii="Arial" w:eastAsia="Arial" w:hAnsi="Arial" w:cs="Arial"/>
                <w:sz w:val="20"/>
                <w:szCs w:val="20"/>
              </w:rPr>
              <w:t xml:space="preserve">. </w:t>
            </w:r>
            <w:r>
              <w:rPr>
                <w:rFonts w:ascii="Arial" w:eastAsia="Arial" w:hAnsi="Arial" w:cs="Arial"/>
                <w:sz w:val="20"/>
                <w:szCs w:val="20"/>
              </w:rPr>
              <w:br/>
            </w:r>
            <w:r>
              <w:rPr>
                <w:rFonts w:ascii="Arial" w:eastAsia="Arial" w:hAnsi="Arial" w:cs="Arial"/>
                <w:sz w:val="20"/>
                <w:szCs w:val="20"/>
              </w:rPr>
              <w:br/>
              <w:t xml:space="preserve">If any of this information is incorrect, please call us on </w:t>
            </w:r>
            <w:r>
              <w:rPr>
                <w:rFonts w:ascii="Arial" w:eastAsia="Arial" w:hAnsi="Arial" w:cs="Arial"/>
                <w:color w:val="E40000"/>
                <w:sz w:val="20"/>
                <w:szCs w:val="20"/>
                <w:shd w:val="clear" w:color="auto" w:fill="F9CB9C"/>
              </w:rPr>
              <w:t>1800 954 270</w:t>
            </w:r>
            <w:r>
              <w:rPr>
                <w:rFonts w:ascii="Arial" w:eastAsia="Arial" w:hAnsi="Arial" w:cs="Arial"/>
                <w:sz w:val="20"/>
                <w:szCs w:val="20"/>
              </w:rPr>
              <w:t xml:space="preserve"> (within Australia) or </w:t>
            </w:r>
            <w:r>
              <w:rPr>
                <w:rFonts w:ascii="Arial" w:eastAsia="Arial" w:hAnsi="Arial" w:cs="Arial"/>
                <w:color w:val="E40000"/>
                <w:sz w:val="20"/>
                <w:szCs w:val="20"/>
                <w:shd w:val="clear" w:color="auto" w:fill="F9CB9C"/>
              </w:rPr>
              <w:t>+61 3 9522 4840</w:t>
            </w:r>
            <w:r>
              <w:rPr>
                <w:rFonts w:ascii="Arial" w:eastAsia="Arial" w:hAnsi="Arial" w:cs="Arial"/>
                <w:sz w:val="20"/>
                <w:szCs w:val="20"/>
              </w:rPr>
              <w:t xml:space="preserve"> (from overseas), Monday to Friday 8 am to 7 pm and Saturday and Sunday 9 am to 4 pm</w:t>
            </w:r>
            <w:ins w:id="5" w:author="Eakins, Nicola" w:date="2025-10-02T03:44:00Z">
              <w:r w:rsidR="0E003369" w:rsidRPr="32F34E74">
                <w:rPr>
                  <w:rFonts w:ascii="Arial" w:eastAsia="Arial" w:hAnsi="Arial" w:cs="Arial"/>
                  <w:sz w:val="20"/>
                  <w:szCs w:val="20"/>
                </w:rPr>
                <w:t xml:space="preserve"> AET</w:t>
              </w:r>
            </w:ins>
            <w:r>
              <w:rPr>
                <w:rFonts w:ascii="Arial" w:eastAsia="Arial" w:hAnsi="Arial" w:cs="Arial"/>
                <w:sz w:val="20"/>
                <w:szCs w:val="20"/>
              </w:rPr>
              <w:t>.</w:t>
            </w:r>
          </w:p>
          <w:p w:rsidR="0045311B" w:rsidRDefault="0045311B">
            <w:pPr>
              <w:ind w:left="0" w:firstLine="0"/>
              <w:rPr>
                <w:rFonts w:ascii="Arial" w:eastAsia="Arial" w:hAnsi="Arial" w:cs="Arial"/>
                <w:sz w:val="20"/>
                <w:szCs w:val="20"/>
              </w:rPr>
            </w:pPr>
          </w:p>
          <w:p w:rsidR="0045311B" w:rsidRDefault="00F806FF">
            <w:pPr>
              <w:jc w:val="center"/>
              <w:rPr>
                <w:rFonts w:ascii="Arial" w:eastAsia="Arial" w:hAnsi="Arial" w:cs="Arial"/>
                <w:i/>
                <w:sz w:val="20"/>
                <w:szCs w:val="20"/>
              </w:rPr>
            </w:pPr>
            <w:r>
              <w:rPr>
                <w:rFonts w:ascii="Arial" w:eastAsia="Arial" w:hAnsi="Arial" w:cs="Arial"/>
                <w:i/>
                <w:sz w:val="20"/>
                <w:szCs w:val="20"/>
              </w:rPr>
              <w:t>This is an auto generated email, please do not reply.</w:t>
            </w:r>
          </w:p>
          <w:p w:rsidR="0045311B" w:rsidRDefault="0045311B">
            <w:pPr>
              <w:jc w:val="center"/>
              <w:rPr>
                <w:rFonts w:ascii="Arial" w:eastAsia="Arial" w:hAnsi="Arial" w:cs="Arial"/>
                <w:i/>
                <w:sz w:val="20"/>
                <w:szCs w:val="20"/>
              </w:rPr>
            </w:pPr>
          </w:p>
          <w:p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6" w:author="Raphaella Han" w:date="2025-11-26T01:45:00Z">
              <w:r w:rsidR="7C983627" w:rsidRPr="2AEEA772">
                <w:rPr>
                  <w:rFonts w:ascii="Arial" w:eastAsia="Arial" w:hAnsi="Arial" w:cs="Arial"/>
                  <w:sz w:val="20"/>
                  <w:szCs w:val="20"/>
                  <w:highlight w:val="yellow"/>
                </w:rPr>
                <w:t>,</w:t>
              </w:r>
            </w:ins>
            <w:ins w:id="7" w:author="Eakins, Nicola" w:date="2025-10-02T03:44:00Z">
              <w:r w:rsidR="5805E2CE" w:rsidRPr="7A9F947B">
                <w:rPr>
                  <w:rFonts w:ascii="Arial" w:eastAsia="Arial" w:hAnsi="Arial" w:cs="Arial"/>
                  <w:sz w:val="20"/>
                  <w:szCs w:val="20"/>
                  <w:highlight w:val="yellow"/>
                </w:rPr>
                <w:t xml:space="preserve"> ABN 16 009 661 901 (“Qantas”</w:t>
              </w:r>
            </w:ins>
            <w:ins w:id="8" w:author="Eakins, Nicola" w:date="2025-10-02T03:45:00Z">
              <w:r w:rsidR="5805E2CE" w:rsidRPr="7A9F947B">
                <w:rPr>
                  <w:rFonts w:ascii="Arial" w:eastAsia="Arial" w:hAnsi="Arial" w:cs="Arial"/>
                  <w:sz w:val="20"/>
                  <w:szCs w:val="20"/>
                  <w:highlight w:val="yellow"/>
                </w:rPr>
                <w:t>)</w:t>
              </w:r>
            </w:ins>
            <w:ins w:id="9" w:author="Raphaella Han" w:date="2025-11-26T01:45:00Z">
              <w:r w:rsidR="3894BBCF" w:rsidRPr="7A9F947B">
                <w:rPr>
                  <w:rFonts w:ascii="Arial" w:eastAsia="Arial" w:hAnsi="Arial" w:cs="Arial"/>
                  <w:sz w:val="20"/>
                  <w:szCs w:val="20"/>
                  <w:highlight w:val="yellow"/>
                </w:rPr>
                <w:t>,</w:t>
              </w:r>
            </w:ins>
            <w:r w:rsidRPr="2AEEA772">
              <w:rPr>
                <w:rFonts w:ascii="Arial" w:eastAsia="Arial" w:hAnsi="Arial" w:cs="Arial"/>
                <w:sz w:val="20"/>
                <w:szCs w:val="20"/>
                <w:highlight w:val="yellow"/>
              </w:rPr>
              <w:t xml:space="preserve"> is an authorised representative (AR 261363) of ZAIL. This information is general in nature only and has been prepared without </w:t>
            </w:r>
            <w:proofErr w:type="gramStart"/>
            <w:r w:rsidRPr="2AEEA772">
              <w:rPr>
                <w:rFonts w:ascii="Arial" w:eastAsia="Arial" w:hAnsi="Arial" w:cs="Arial"/>
                <w:sz w:val="20"/>
                <w:szCs w:val="20"/>
                <w:highlight w:val="yellow"/>
              </w:rPr>
              <w:t>taking into account</w:t>
            </w:r>
            <w:proofErr w:type="gramEnd"/>
            <w:r w:rsidRPr="2AEEA772">
              <w:rPr>
                <w:rFonts w:ascii="Arial" w:eastAsia="Arial" w:hAnsi="Arial" w:cs="Arial"/>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13">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14">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15">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10" w:author="Eakins, Nicola" w:date="2025-11-13T18:05:00Z" w16du:dateUtc="2025-11-13T07:05:00Z">
              <w:r w:rsidR="00FC62A1" w:rsidRPr="7A9F947B">
                <w:rPr>
                  <w:rFonts w:ascii="Arial" w:eastAsia="Arial" w:hAnsi="Arial" w:cs="Arial"/>
                  <w:color w:val="D13438"/>
                  <w:sz w:val="20"/>
                  <w:szCs w:val="20"/>
                  <w:u w:val="single"/>
                </w:rPr>
                <w:t xml:space="preserve"> </w:t>
              </w:r>
              <w:r w:rsidR="00FC62A1"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ins>
            <w:r w:rsidRPr="2AEEA772">
              <w:rPr>
                <w:rFonts w:ascii="Arial" w:eastAsia="Arial" w:hAnsi="Arial" w:cs="Arial"/>
                <w:color w:val="666666"/>
                <w:sz w:val="20"/>
                <w:szCs w:val="20"/>
                <w:highlight w:val="yellow"/>
              </w:rPr>
              <w:t xml:space="preserve"> </w:t>
            </w:r>
          </w:p>
          <w:p w:rsidR="0045311B" w:rsidRDefault="0045311B">
            <w:pPr>
              <w:spacing w:line="276" w:lineRule="auto"/>
              <w:ind w:left="0" w:firstLine="0"/>
              <w:rPr>
                <w:rFonts w:ascii="Arial" w:eastAsia="Arial" w:hAnsi="Arial" w:cs="Arial"/>
                <w:sz w:val="20"/>
                <w:szCs w:val="20"/>
                <w:highlight w:val="yellow"/>
              </w:rPr>
            </w:pPr>
          </w:p>
          <w:p w:rsidR="0045311B" w:rsidRDefault="00F806FF" w:rsidP="2AEEA772">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Sent by</w:t>
            </w:r>
            <w:ins w:id="11" w:author="Eakins, Nicola" w:date="2025-11-13T18:05:00Z" w16du:dateUtc="2025-11-13T07:05:00Z">
              <w:r w:rsidR="00FC62A1">
                <w:rPr>
                  <w:rFonts w:ascii="Arial" w:eastAsia="Arial" w:hAnsi="Arial" w:cs="Arial"/>
                  <w:sz w:val="20"/>
                  <w:szCs w:val="20"/>
                  <w:highlight w:val="yellow"/>
                </w:rPr>
                <w:t xml:space="preserve"> ZAIL</w:t>
              </w:r>
            </w:ins>
            <w:del w:id="12" w:author="Eakins, Nicola" w:date="2025-11-13T18:05:00Z" w16du:dateUtc="2025-11-13T07:05:00Z">
              <w:r w:rsidRPr="2AEEA772" w:rsidDel="00FC62A1">
                <w:rPr>
                  <w:rFonts w:ascii="Arial" w:eastAsia="Arial" w:hAnsi="Arial" w:cs="Arial"/>
                  <w:sz w:val="20"/>
                  <w:szCs w:val="20"/>
                  <w:highlight w:val="yellow"/>
                </w:rPr>
                <w:delText xml:space="preserve"> </w:delText>
              </w:r>
            </w:del>
            <w:del w:id="13" w:author="Eakins, Nicola" w:date="2025-10-02T03:46:00Z">
              <w:r w:rsidRPr="2AEEA772" w:rsidDel="00F806FF">
                <w:rPr>
                  <w:rFonts w:ascii="Arial" w:eastAsia="Arial" w:hAnsi="Arial" w:cs="Arial"/>
                  <w:sz w:val="20"/>
                  <w:szCs w:val="20"/>
                  <w:highlight w:val="yellow"/>
                </w:rPr>
                <w:delText>Zurich Australian Insurance Limited, ABN 1</w:delText>
              </w:r>
            </w:del>
            <w:del w:id="14" w:author="Eakins, Nicola" w:date="2025-10-02T03:47:00Z">
              <w:r w:rsidRPr="2AEEA772" w:rsidDel="00F806FF">
                <w:rPr>
                  <w:rFonts w:ascii="Arial" w:eastAsia="Arial" w:hAnsi="Arial" w:cs="Arial"/>
                  <w:sz w:val="20"/>
                  <w:szCs w:val="20"/>
                  <w:highlight w:val="yellow"/>
                </w:rPr>
                <w:delText>3 000 296 640</w:delText>
              </w:r>
            </w:del>
            <w:r w:rsidRPr="2AEEA772">
              <w:rPr>
                <w:rFonts w:ascii="Arial" w:eastAsia="Arial" w:hAnsi="Arial" w:cs="Arial"/>
                <w:sz w:val="20"/>
                <w:szCs w:val="20"/>
                <w:highlight w:val="yellow"/>
              </w:rPr>
              <w:t xml:space="preserve">, 118 Mount Street, North Sydney, NSW 2060, on behalf of Qantas </w:t>
            </w:r>
            <w:del w:id="15" w:author="Eakins, Nicola" w:date="2025-10-02T03:47: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rsidR="0045311B" w:rsidRDefault="0045311B">
            <w:pPr>
              <w:keepNext/>
              <w:keepLines/>
              <w:ind w:left="0" w:firstLine="0"/>
              <w:rPr>
                <w:rFonts w:ascii="Arial" w:eastAsia="Arial" w:hAnsi="Arial" w:cs="Arial"/>
                <w:b/>
                <w:sz w:val="20"/>
                <w:szCs w:val="20"/>
              </w:rPr>
            </w:pPr>
          </w:p>
        </w:tc>
        <w:tc>
          <w:tcPr>
            <w:tcW w:w="4275" w:type="dxa"/>
            <w:tcBorders>
              <w:bottom w:val="single" w:sz="8" w:space="0" w:color="666666"/>
            </w:tcBorders>
          </w:tcPr>
          <w:p w:rsidR="0045311B" w:rsidRDefault="0045311B">
            <w:pPr>
              <w:rPr>
                <w:rFonts w:ascii="Arial" w:eastAsia="Arial" w:hAnsi="Arial" w:cs="Arial"/>
                <w:color w:val="7030A0"/>
                <w:sz w:val="20"/>
                <w:szCs w:val="20"/>
              </w:rPr>
            </w:pPr>
          </w:p>
          <w:p w:rsidR="0045311B" w:rsidRDefault="0045311B">
            <w:pPr>
              <w:rPr>
                <w:highlight w:val="yellow"/>
              </w:rPr>
            </w:pPr>
          </w:p>
          <w:p w:rsidR="0045311B" w:rsidRDefault="0045311B"/>
        </w:tc>
      </w:tr>
    </w:tbl>
    <w:p w:rsidR="0045311B" w:rsidRDefault="0045311B">
      <w:bookmarkStart w:id="16" w:name="_heading=h.ma8oksxgcod3" w:colFirst="0" w:colLast="0"/>
      <w:bookmarkEnd w:id="16"/>
    </w:p>
    <w:sectPr w:rsidR="0045311B">
      <w:footerReference w:type="default" r:id="rId16"/>
      <w:pgSz w:w="23811" w:h="16838"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39E4" w:rsidRDefault="005539E4">
      <w:r>
        <w:separator/>
      </w:r>
    </w:p>
  </w:endnote>
  <w:endnote w:type="continuationSeparator" w:id="0">
    <w:p w:rsidR="005539E4" w:rsidRDefault="005539E4">
      <w:r>
        <w:continuationSeparator/>
      </w:r>
    </w:p>
  </w:endnote>
  <w:endnote w:type="continuationNotice" w:id="1">
    <w:p w:rsidR="005539E4" w:rsidRDefault="005539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DDB4C292-2101-46E9-AD33-7867F39E26C9}"/>
  </w:font>
  <w:font w:name="Cambria">
    <w:panose1 w:val="02040503050406030204"/>
    <w:charset w:val="00"/>
    <w:family w:val="roman"/>
    <w:pitch w:val="variable"/>
    <w:sig w:usb0="E00006FF" w:usb1="420024FF" w:usb2="02000000" w:usb3="00000000" w:csb0="0000019F" w:csb1="00000000"/>
    <w:embedRegular r:id="rId2" w:fontKey="{1ABD53BE-0DC0-4C28-BE83-5F41EA36EFA6}"/>
    <w:embedBold r:id="rId3" w:fontKey="{25C51FD4-30E8-4224-BC03-6577457D4308}"/>
  </w:font>
  <w:font w:name="Georgia">
    <w:panose1 w:val="02040502050405020303"/>
    <w:charset w:val="00"/>
    <w:family w:val="roman"/>
    <w:pitch w:val="variable"/>
    <w:sig w:usb0="00000287" w:usb1="00000000" w:usb2="00000000" w:usb3="00000000" w:csb0="0000009F" w:csb1="00000000"/>
    <w:embedRegular r:id="rId4" w:fontKey="{0B77CD55-B4A3-4376-832E-D09DDEF3BF86}"/>
    <w:embedItalic r:id="rId5" w:fontKey="{BD2DAC3A-5560-4E7C-AD9D-9F842D896ED3}"/>
  </w:font>
  <w:font w:name="Calibri">
    <w:panose1 w:val="020F0502020204030204"/>
    <w:charset w:val="00"/>
    <w:family w:val="swiss"/>
    <w:pitch w:val="variable"/>
    <w:sig w:usb0="E4002EFF" w:usb1="C000247B" w:usb2="00000009" w:usb3="00000000" w:csb0="000001FF" w:csb1="00000000"/>
    <w:embedRegular r:id="rId6" w:fontKey="{DAF6D8C4-3AC1-413F-9AD7-3B8A81AA80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311B" w:rsidRDefault="00F806FF">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D1AC2">
      <w:rPr>
        <w:noProof/>
        <w:color w:val="000000"/>
      </w:rPr>
      <w:t>1</w:t>
    </w:r>
    <w:r>
      <w:rPr>
        <w:color w:val="000000"/>
      </w:rPr>
      <w:fldChar w:fldCharType="end"/>
    </w:r>
  </w:p>
  <w:p w:rsidR="0045311B" w:rsidRDefault="004531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39E4" w:rsidRDefault="005539E4">
      <w:r>
        <w:separator/>
      </w:r>
    </w:p>
  </w:footnote>
  <w:footnote w:type="continuationSeparator" w:id="0">
    <w:p w:rsidR="005539E4" w:rsidRDefault="005539E4">
      <w:r>
        <w:continuationSeparator/>
      </w:r>
    </w:p>
  </w:footnote>
  <w:footnote w:type="continuationNotice" w:id="1">
    <w:p w:rsidR="005539E4" w:rsidRDefault="005539E4"/>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4E7"/>
    <w:multiLevelType w:val="multilevel"/>
    <w:tmpl w:val="581492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7A5F34"/>
    <w:multiLevelType w:val="multilevel"/>
    <w:tmpl w:val="4DDC76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6462E29"/>
    <w:multiLevelType w:val="multilevel"/>
    <w:tmpl w:val="14D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95E"/>
    <w:multiLevelType w:val="multilevel"/>
    <w:tmpl w:val="6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857932">
    <w:abstractNumId w:val="0"/>
  </w:num>
  <w:num w:numId="2" w16cid:durableId="1735080775">
    <w:abstractNumId w:val="1"/>
  </w:num>
  <w:num w:numId="3" w16cid:durableId="617183118">
    <w:abstractNumId w:val="3"/>
  </w:num>
  <w:num w:numId="4" w16cid:durableId="69051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la Han">
    <w15:presenceInfo w15:providerId="AD" w15:userId="S::raphaella.han@qantas.com.au::5e333e18-4d7b-411b-afc3-556763b41258"/>
  </w15:person>
  <w15:person w15:author="Eakins, Nicola">
    <w15:presenceInfo w15:providerId="AD" w15:userId="S::nicola.eakins_travelguard.com#ext#@qantas.onmicrosoft.com::3f3446c6-fd1e-4a5d-9782-5fbbe0f4d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1B"/>
    <w:rsid w:val="00050663"/>
    <w:rsid w:val="00052477"/>
    <w:rsid w:val="000554E2"/>
    <w:rsid w:val="000569B6"/>
    <w:rsid w:val="00061750"/>
    <w:rsid w:val="00070C1C"/>
    <w:rsid w:val="00074086"/>
    <w:rsid w:val="00077104"/>
    <w:rsid w:val="00092DB3"/>
    <w:rsid w:val="000A090A"/>
    <w:rsid w:val="000B2F8F"/>
    <w:rsid w:val="000C6C35"/>
    <w:rsid w:val="0010179D"/>
    <w:rsid w:val="00106C18"/>
    <w:rsid w:val="00131DD1"/>
    <w:rsid w:val="00153241"/>
    <w:rsid w:val="00177D5A"/>
    <w:rsid w:val="001D23B9"/>
    <w:rsid w:val="001F484C"/>
    <w:rsid w:val="00205FCE"/>
    <w:rsid w:val="00224BD0"/>
    <w:rsid w:val="00277942"/>
    <w:rsid w:val="002B0C06"/>
    <w:rsid w:val="002E7827"/>
    <w:rsid w:val="00307631"/>
    <w:rsid w:val="00317F97"/>
    <w:rsid w:val="003519F0"/>
    <w:rsid w:val="003A327A"/>
    <w:rsid w:val="003B6475"/>
    <w:rsid w:val="003B65F5"/>
    <w:rsid w:val="003D690E"/>
    <w:rsid w:val="003F7B92"/>
    <w:rsid w:val="004143B2"/>
    <w:rsid w:val="00425DF8"/>
    <w:rsid w:val="00432CD2"/>
    <w:rsid w:val="00451CF1"/>
    <w:rsid w:val="0045311B"/>
    <w:rsid w:val="004770D0"/>
    <w:rsid w:val="004806DF"/>
    <w:rsid w:val="004809EC"/>
    <w:rsid w:val="004872DA"/>
    <w:rsid w:val="004A0908"/>
    <w:rsid w:val="004A197E"/>
    <w:rsid w:val="004C4E6C"/>
    <w:rsid w:val="004D1FAE"/>
    <w:rsid w:val="004F2E6F"/>
    <w:rsid w:val="00507DE1"/>
    <w:rsid w:val="00520990"/>
    <w:rsid w:val="00541CC1"/>
    <w:rsid w:val="005429F6"/>
    <w:rsid w:val="005539E4"/>
    <w:rsid w:val="0056786E"/>
    <w:rsid w:val="00567C38"/>
    <w:rsid w:val="0058416D"/>
    <w:rsid w:val="00596207"/>
    <w:rsid w:val="005A12EE"/>
    <w:rsid w:val="005A2705"/>
    <w:rsid w:val="005B4D5C"/>
    <w:rsid w:val="005C0894"/>
    <w:rsid w:val="005E168F"/>
    <w:rsid w:val="005E246F"/>
    <w:rsid w:val="00622D3B"/>
    <w:rsid w:val="00627726"/>
    <w:rsid w:val="00671F3B"/>
    <w:rsid w:val="006916A6"/>
    <w:rsid w:val="006B01EC"/>
    <w:rsid w:val="006C192C"/>
    <w:rsid w:val="006D4E31"/>
    <w:rsid w:val="006E4FB5"/>
    <w:rsid w:val="007257F3"/>
    <w:rsid w:val="00767D5E"/>
    <w:rsid w:val="007802A1"/>
    <w:rsid w:val="007A0FB1"/>
    <w:rsid w:val="007A1D43"/>
    <w:rsid w:val="007C2687"/>
    <w:rsid w:val="007D10D6"/>
    <w:rsid w:val="007F54C3"/>
    <w:rsid w:val="00804D11"/>
    <w:rsid w:val="008203B3"/>
    <w:rsid w:val="00835E83"/>
    <w:rsid w:val="00856BC7"/>
    <w:rsid w:val="00875950"/>
    <w:rsid w:val="00887DCC"/>
    <w:rsid w:val="008A7549"/>
    <w:rsid w:val="008D1D5C"/>
    <w:rsid w:val="00916D68"/>
    <w:rsid w:val="0098630C"/>
    <w:rsid w:val="009C7D90"/>
    <w:rsid w:val="009D7DE6"/>
    <w:rsid w:val="00A23B9B"/>
    <w:rsid w:val="00A24DA0"/>
    <w:rsid w:val="00A35F7F"/>
    <w:rsid w:val="00A743A7"/>
    <w:rsid w:val="00A82709"/>
    <w:rsid w:val="00AC42B3"/>
    <w:rsid w:val="00AC4851"/>
    <w:rsid w:val="00AE2E22"/>
    <w:rsid w:val="00AF0CE5"/>
    <w:rsid w:val="00B1463A"/>
    <w:rsid w:val="00B17B6B"/>
    <w:rsid w:val="00B35AD8"/>
    <w:rsid w:val="00B64488"/>
    <w:rsid w:val="00B74336"/>
    <w:rsid w:val="00B8726F"/>
    <w:rsid w:val="00B8ADF7"/>
    <w:rsid w:val="00BA74F6"/>
    <w:rsid w:val="00BC1169"/>
    <w:rsid w:val="00BD0D7E"/>
    <w:rsid w:val="00BD1AC2"/>
    <w:rsid w:val="00BD2DD7"/>
    <w:rsid w:val="00BF39DD"/>
    <w:rsid w:val="00C1227D"/>
    <w:rsid w:val="00C17C17"/>
    <w:rsid w:val="00C20B83"/>
    <w:rsid w:val="00C56F95"/>
    <w:rsid w:val="00C7728A"/>
    <w:rsid w:val="00CA06F8"/>
    <w:rsid w:val="00CA3138"/>
    <w:rsid w:val="00CB2D90"/>
    <w:rsid w:val="00CE0CFC"/>
    <w:rsid w:val="00D05E7E"/>
    <w:rsid w:val="00D17367"/>
    <w:rsid w:val="00D440B4"/>
    <w:rsid w:val="00D57DA1"/>
    <w:rsid w:val="00D60DE6"/>
    <w:rsid w:val="00D6487A"/>
    <w:rsid w:val="00D731FF"/>
    <w:rsid w:val="00D749AC"/>
    <w:rsid w:val="00D8417F"/>
    <w:rsid w:val="00D86A93"/>
    <w:rsid w:val="00DA18BA"/>
    <w:rsid w:val="00DA342A"/>
    <w:rsid w:val="00DB3005"/>
    <w:rsid w:val="00DB3999"/>
    <w:rsid w:val="00DB46F5"/>
    <w:rsid w:val="00DC5419"/>
    <w:rsid w:val="00DF39E8"/>
    <w:rsid w:val="00DF440B"/>
    <w:rsid w:val="00E03605"/>
    <w:rsid w:val="00E137B3"/>
    <w:rsid w:val="00E16038"/>
    <w:rsid w:val="00E268D5"/>
    <w:rsid w:val="00E35A9F"/>
    <w:rsid w:val="00E378CE"/>
    <w:rsid w:val="00E445EE"/>
    <w:rsid w:val="00E67CB1"/>
    <w:rsid w:val="00E82E9E"/>
    <w:rsid w:val="00E87E9B"/>
    <w:rsid w:val="00EB13F4"/>
    <w:rsid w:val="00F10B8C"/>
    <w:rsid w:val="00F21D8F"/>
    <w:rsid w:val="00F25FB9"/>
    <w:rsid w:val="00F268EC"/>
    <w:rsid w:val="00F716AA"/>
    <w:rsid w:val="00F777DF"/>
    <w:rsid w:val="00F806FF"/>
    <w:rsid w:val="00F816B1"/>
    <w:rsid w:val="00F83AFC"/>
    <w:rsid w:val="00F907B7"/>
    <w:rsid w:val="00FC0F06"/>
    <w:rsid w:val="00FC376A"/>
    <w:rsid w:val="00FC62A1"/>
    <w:rsid w:val="00FD25E3"/>
    <w:rsid w:val="00FF50A7"/>
    <w:rsid w:val="01B64F43"/>
    <w:rsid w:val="0271390F"/>
    <w:rsid w:val="037FE45E"/>
    <w:rsid w:val="048D0529"/>
    <w:rsid w:val="05592865"/>
    <w:rsid w:val="05D321C9"/>
    <w:rsid w:val="07078578"/>
    <w:rsid w:val="072671DA"/>
    <w:rsid w:val="07496191"/>
    <w:rsid w:val="07A5CDFF"/>
    <w:rsid w:val="09E746A1"/>
    <w:rsid w:val="0A01BE16"/>
    <w:rsid w:val="0B4E0F76"/>
    <w:rsid w:val="0B896DEC"/>
    <w:rsid w:val="0DEFC551"/>
    <w:rsid w:val="0E003369"/>
    <w:rsid w:val="10619891"/>
    <w:rsid w:val="10D23C18"/>
    <w:rsid w:val="11C2EAD6"/>
    <w:rsid w:val="11ECDB36"/>
    <w:rsid w:val="1262DB2F"/>
    <w:rsid w:val="12E07DD8"/>
    <w:rsid w:val="134A9352"/>
    <w:rsid w:val="134C4916"/>
    <w:rsid w:val="13AF5806"/>
    <w:rsid w:val="14980F4C"/>
    <w:rsid w:val="14A5B1B2"/>
    <w:rsid w:val="14B9C3B5"/>
    <w:rsid w:val="15F9BC6F"/>
    <w:rsid w:val="167B866E"/>
    <w:rsid w:val="1682CA27"/>
    <w:rsid w:val="1695117B"/>
    <w:rsid w:val="175D9F50"/>
    <w:rsid w:val="1851D494"/>
    <w:rsid w:val="18988A9E"/>
    <w:rsid w:val="191B4674"/>
    <w:rsid w:val="193F3FA7"/>
    <w:rsid w:val="19740F44"/>
    <w:rsid w:val="1A3ECFE8"/>
    <w:rsid w:val="1B578A70"/>
    <w:rsid w:val="1B818A95"/>
    <w:rsid w:val="1BE62CA2"/>
    <w:rsid w:val="1CB59ED8"/>
    <w:rsid w:val="1DD2BC50"/>
    <w:rsid w:val="1DE3F674"/>
    <w:rsid w:val="1E0C78E0"/>
    <w:rsid w:val="1E54ED8E"/>
    <w:rsid w:val="1E8A8371"/>
    <w:rsid w:val="1EDA4FD9"/>
    <w:rsid w:val="1F8D1570"/>
    <w:rsid w:val="1F8F75F3"/>
    <w:rsid w:val="1FA524F5"/>
    <w:rsid w:val="1FFC70FF"/>
    <w:rsid w:val="20A97E5B"/>
    <w:rsid w:val="20EFC368"/>
    <w:rsid w:val="21C97870"/>
    <w:rsid w:val="21E0416C"/>
    <w:rsid w:val="21E1F0E0"/>
    <w:rsid w:val="2233F438"/>
    <w:rsid w:val="23C539A8"/>
    <w:rsid w:val="24AC219B"/>
    <w:rsid w:val="24F77801"/>
    <w:rsid w:val="2503AB46"/>
    <w:rsid w:val="25EA9D37"/>
    <w:rsid w:val="27A1A09C"/>
    <w:rsid w:val="2833D416"/>
    <w:rsid w:val="28BC67C3"/>
    <w:rsid w:val="28FB7638"/>
    <w:rsid w:val="29A15F3C"/>
    <w:rsid w:val="29CDB9D6"/>
    <w:rsid w:val="29E6A582"/>
    <w:rsid w:val="29E735C7"/>
    <w:rsid w:val="2A500A79"/>
    <w:rsid w:val="2A6EF9E8"/>
    <w:rsid w:val="2AC54508"/>
    <w:rsid w:val="2AEEA772"/>
    <w:rsid w:val="2C442FBF"/>
    <w:rsid w:val="2DF90D02"/>
    <w:rsid w:val="2E8E3BA4"/>
    <w:rsid w:val="2E932C0D"/>
    <w:rsid w:val="2FBFB478"/>
    <w:rsid w:val="32641AAA"/>
    <w:rsid w:val="32D6FC95"/>
    <w:rsid w:val="32F34E74"/>
    <w:rsid w:val="336D19EE"/>
    <w:rsid w:val="33CA26DA"/>
    <w:rsid w:val="342A3B77"/>
    <w:rsid w:val="34F8B7A2"/>
    <w:rsid w:val="353ED8C7"/>
    <w:rsid w:val="35483E29"/>
    <w:rsid w:val="355D4C5A"/>
    <w:rsid w:val="3713D66B"/>
    <w:rsid w:val="3894BBCF"/>
    <w:rsid w:val="38B1DE08"/>
    <w:rsid w:val="38E493B5"/>
    <w:rsid w:val="394D7FD0"/>
    <w:rsid w:val="39F7A4C7"/>
    <w:rsid w:val="3A707A8F"/>
    <w:rsid w:val="3A759EF1"/>
    <w:rsid w:val="3A9F0A6C"/>
    <w:rsid w:val="3AFD5FE1"/>
    <w:rsid w:val="3B4E28FC"/>
    <w:rsid w:val="3B58EDB5"/>
    <w:rsid w:val="3B6B3C74"/>
    <w:rsid w:val="3C5D2845"/>
    <w:rsid w:val="3CE6B051"/>
    <w:rsid w:val="3D5BB0CF"/>
    <w:rsid w:val="3D99BD32"/>
    <w:rsid w:val="3DA1B3A1"/>
    <w:rsid w:val="3F134414"/>
    <w:rsid w:val="3F68E2C5"/>
    <w:rsid w:val="4090FB14"/>
    <w:rsid w:val="412DFE90"/>
    <w:rsid w:val="417E24FB"/>
    <w:rsid w:val="4181820C"/>
    <w:rsid w:val="4250EF3E"/>
    <w:rsid w:val="42D1061F"/>
    <w:rsid w:val="43235CBC"/>
    <w:rsid w:val="432FCC23"/>
    <w:rsid w:val="43B9FD2C"/>
    <w:rsid w:val="449B3027"/>
    <w:rsid w:val="44A76A31"/>
    <w:rsid w:val="45A3E478"/>
    <w:rsid w:val="45F35F71"/>
    <w:rsid w:val="46B2D5E5"/>
    <w:rsid w:val="46D630B4"/>
    <w:rsid w:val="46DC54E1"/>
    <w:rsid w:val="47ABCF04"/>
    <w:rsid w:val="48AAB2AD"/>
    <w:rsid w:val="4AFCA7BF"/>
    <w:rsid w:val="4C27FEE4"/>
    <w:rsid w:val="4CE9FA37"/>
    <w:rsid w:val="4DDD70B6"/>
    <w:rsid w:val="4FF3FC33"/>
    <w:rsid w:val="5088715F"/>
    <w:rsid w:val="50942F45"/>
    <w:rsid w:val="5149BA85"/>
    <w:rsid w:val="51787AE5"/>
    <w:rsid w:val="51A65C9A"/>
    <w:rsid w:val="53AD1BCE"/>
    <w:rsid w:val="542672BD"/>
    <w:rsid w:val="547614F9"/>
    <w:rsid w:val="55C5BEBA"/>
    <w:rsid w:val="55E49BBE"/>
    <w:rsid w:val="56457879"/>
    <w:rsid w:val="56577F58"/>
    <w:rsid w:val="56E06609"/>
    <w:rsid w:val="5755877C"/>
    <w:rsid w:val="579C07F6"/>
    <w:rsid w:val="57CA0276"/>
    <w:rsid w:val="5805E2CE"/>
    <w:rsid w:val="583138F7"/>
    <w:rsid w:val="5891C09F"/>
    <w:rsid w:val="594E7247"/>
    <w:rsid w:val="5A6E6E58"/>
    <w:rsid w:val="5AC2DAE3"/>
    <w:rsid w:val="5B4B6B34"/>
    <w:rsid w:val="5B598E81"/>
    <w:rsid w:val="5B788A99"/>
    <w:rsid w:val="5B7E1D9F"/>
    <w:rsid w:val="5C0109A0"/>
    <w:rsid w:val="5C4FFEC7"/>
    <w:rsid w:val="5C5412B1"/>
    <w:rsid w:val="5CEA5B5F"/>
    <w:rsid w:val="5DC8693A"/>
    <w:rsid w:val="5DFE8C70"/>
    <w:rsid w:val="5E9546DD"/>
    <w:rsid w:val="5F442C0C"/>
    <w:rsid w:val="5F7323BB"/>
    <w:rsid w:val="5F7D81A3"/>
    <w:rsid w:val="5FC1A6CC"/>
    <w:rsid w:val="5FF250DA"/>
    <w:rsid w:val="60135DC5"/>
    <w:rsid w:val="60296E02"/>
    <w:rsid w:val="602E83CA"/>
    <w:rsid w:val="60514D3B"/>
    <w:rsid w:val="61603CE4"/>
    <w:rsid w:val="6314BFB3"/>
    <w:rsid w:val="63261F23"/>
    <w:rsid w:val="6344103F"/>
    <w:rsid w:val="636DA86E"/>
    <w:rsid w:val="6391A6DE"/>
    <w:rsid w:val="63F193F5"/>
    <w:rsid w:val="64819DB0"/>
    <w:rsid w:val="653C3D39"/>
    <w:rsid w:val="664099F3"/>
    <w:rsid w:val="66F14B0D"/>
    <w:rsid w:val="6709794D"/>
    <w:rsid w:val="673D7CEA"/>
    <w:rsid w:val="67807F91"/>
    <w:rsid w:val="6816203B"/>
    <w:rsid w:val="68CA8FA8"/>
    <w:rsid w:val="69521A72"/>
    <w:rsid w:val="69BA1041"/>
    <w:rsid w:val="69C42768"/>
    <w:rsid w:val="6AAE5D05"/>
    <w:rsid w:val="6ADB7496"/>
    <w:rsid w:val="6B00D0FB"/>
    <w:rsid w:val="6B01B6EE"/>
    <w:rsid w:val="6CAAB82B"/>
    <w:rsid w:val="6CF54B81"/>
    <w:rsid w:val="6D8015E3"/>
    <w:rsid w:val="6D943B17"/>
    <w:rsid w:val="6F7EB053"/>
    <w:rsid w:val="6F831D43"/>
    <w:rsid w:val="6FBBB693"/>
    <w:rsid w:val="70E8AD86"/>
    <w:rsid w:val="70EEC2D3"/>
    <w:rsid w:val="7109B18A"/>
    <w:rsid w:val="71424006"/>
    <w:rsid w:val="7234E18D"/>
    <w:rsid w:val="72E4169B"/>
    <w:rsid w:val="73BBD0DE"/>
    <w:rsid w:val="73BC91D6"/>
    <w:rsid w:val="74746803"/>
    <w:rsid w:val="74D488DD"/>
    <w:rsid w:val="74F6ABE3"/>
    <w:rsid w:val="75FAFA86"/>
    <w:rsid w:val="7682CD3C"/>
    <w:rsid w:val="76A3AB06"/>
    <w:rsid w:val="7812A2D9"/>
    <w:rsid w:val="78FF7DCE"/>
    <w:rsid w:val="7963D418"/>
    <w:rsid w:val="79DADB8A"/>
    <w:rsid w:val="7A9F947B"/>
    <w:rsid w:val="7B703127"/>
    <w:rsid w:val="7C2A404C"/>
    <w:rsid w:val="7C983627"/>
    <w:rsid w:val="7D7505AC"/>
    <w:rsid w:val="7DA8D46C"/>
    <w:rsid w:val="7E22F910"/>
    <w:rsid w:val="7E432771"/>
    <w:rsid w:val="7EE4E6B5"/>
    <w:rsid w:val="7F146306"/>
    <w:rsid w:val="7F19D183"/>
    <w:rsid w:val="7FFAE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58F9"/>
  <w15:docId w15:val="{39247158-7D8C-42F3-A7E3-93931CE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40"/>
      <w:outlineLvl w:val="1"/>
    </w:pPr>
    <w:rPr>
      <w:b/>
      <w:color w:val="0070C0"/>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styleId="UnresolvedMention">
    <w:name w:val="Unresolved Mention"/>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pPr>
      <w:ind w:left="720" w:hanging="360"/>
    </w:pPr>
    <w:rPr>
      <w:rFonts w:ascii="Cambria" w:eastAsia="Cambria" w:hAnsi="Cambria" w:cs="Cambria"/>
      <w:sz w:val="22"/>
      <w:szCs w:val="22"/>
    </w:rPr>
    <w:tblPr/>
  </w:style>
  <w:style w:type="table" w:customStyle="1" w:styleId="afffffffffffffffa">
    <w:basedOn w:val="TableNormal"/>
    <w:pPr>
      <w:ind w:left="720" w:hanging="360"/>
    </w:pPr>
    <w:rPr>
      <w:rFonts w:ascii="Cambria" w:eastAsia="Cambria" w:hAnsi="Cambria" w:cs="Cambria"/>
      <w:sz w:val="22"/>
      <w:szCs w:val="22"/>
    </w:rPr>
    <w:tblPr/>
  </w:style>
  <w:style w:type="table" w:customStyle="1" w:styleId="afffffffffffffffb">
    <w:basedOn w:val="TableNormal"/>
    <w:pPr>
      <w:ind w:left="720" w:hanging="360"/>
    </w:pPr>
    <w:rPr>
      <w:rFonts w:ascii="Cambria" w:eastAsia="Cambria" w:hAnsi="Cambria" w:cs="Cambria"/>
      <w:sz w:val="22"/>
      <w:szCs w:val="22"/>
    </w:rPr>
    <w:tblPr/>
  </w:style>
  <w:style w:type="table" w:customStyle="1" w:styleId="afffffffffffffffc">
    <w:basedOn w:val="TableNormal"/>
    <w:tblPr/>
  </w:style>
  <w:style w:type="table" w:customStyle="1" w:styleId="afffffffffffffffd">
    <w:basedOn w:val="TableNormal"/>
    <w:pPr>
      <w:ind w:left="720" w:hanging="360"/>
    </w:pPr>
    <w:rPr>
      <w:rFonts w:ascii="Cambria" w:eastAsia="Cambria" w:hAnsi="Cambria" w:cs="Cambria"/>
      <w:sz w:val="22"/>
      <w:szCs w:val="22"/>
    </w:rPr>
    <w:tblPr/>
  </w:style>
  <w:style w:type="table" w:customStyle="1" w:styleId="afffffffffffffffe">
    <w:basedOn w:val="TableNormal"/>
    <w:pPr>
      <w:ind w:left="720" w:hanging="360"/>
    </w:pPr>
    <w:rPr>
      <w:rFonts w:ascii="Cambria" w:eastAsia="Cambria" w:hAnsi="Cambria" w:cs="Cambria"/>
      <w:sz w:val="22"/>
      <w:szCs w:val="22"/>
    </w:rPr>
    <w:tblPr/>
  </w:style>
  <w:style w:type="table" w:customStyle="1" w:styleId="affffffffffffffff">
    <w:basedOn w:val="TableNormal"/>
    <w:pPr>
      <w:ind w:left="720" w:hanging="360"/>
    </w:pPr>
    <w:rPr>
      <w:rFonts w:ascii="Cambria" w:eastAsia="Cambria" w:hAnsi="Cambria" w:cs="Cambria"/>
      <w:sz w:val="22"/>
      <w:szCs w:val="22"/>
    </w:rPr>
    <w:tblPr/>
  </w:style>
  <w:style w:type="table" w:customStyle="1" w:styleId="affffffffffffffff0">
    <w:basedOn w:val="TableNormal"/>
    <w:pPr>
      <w:ind w:left="720" w:hanging="360"/>
    </w:pPr>
    <w:rPr>
      <w:rFonts w:ascii="Cambria" w:eastAsia="Cambria" w:hAnsi="Cambria" w:cs="Cambria"/>
      <w:sz w:val="22"/>
      <w:szCs w:val="22"/>
    </w:rPr>
    <w:tblPr/>
  </w:style>
  <w:style w:type="table" w:customStyle="1" w:styleId="affffffffffffffff1">
    <w:basedOn w:val="TableNormal"/>
    <w:pPr>
      <w:ind w:left="720" w:hanging="360"/>
    </w:pPr>
    <w:rPr>
      <w:rFonts w:ascii="Cambria" w:eastAsia="Cambria" w:hAnsi="Cambria" w:cs="Cambria"/>
      <w:sz w:val="22"/>
      <w:szCs w:val="22"/>
    </w:rPr>
    <w:tblPr/>
  </w:style>
  <w:style w:type="table" w:customStyle="1" w:styleId="affffffffffffffff2">
    <w:basedOn w:val="TableNormal"/>
    <w:pPr>
      <w:ind w:left="720" w:hanging="360"/>
    </w:pPr>
    <w:rPr>
      <w:rFonts w:ascii="Cambria" w:eastAsia="Cambria" w:hAnsi="Cambria" w:cs="Cambria"/>
      <w:sz w:val="22"/>
      <w:szCs w:val="22"/>
    </w:rPr>
    <w:tblPr/>
  </w:style>
  <w:style w:type="table" w:customStyle="1" w:styleId="affffffffffffffff3">
    <w:basedOn w:val="TableNormal"/>
    <w:pPr>
      <w:ind w:left="720" w:hanging="360"/>
    </w:pPr>
    <w:rPr>
      <w:rFonts w:ascii="Cambria" w:eastAsia="Cambria" w:hAnsi="Cambria" w:cs="Cambria"/>
      <w:sz w:val="22"/>
      <w:szCs w:val="22"/>
    </w:rPr>
    <w:tblPr/>
  </w:style>
  <w:style w:type="table" w:customStyle="1" w:styleId="affffffffffffffff4">
    <w:basedOn w:val="TableNormal"/>
    <w:pPr>
      <w:ind w:left="720" w:hanging="360"/>
    </w:pPr>
    <w:rPr>
      <w:rFonts w:ascii="Cambria" w:eastAsia="Cambria" w:hAnsi="Cambria" w:cs="Cambria"/>
      <w:sz w:val="22"/>
      <w:szCs w:val="22"/>
    </w:rP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5">
    <w:basedOn w:val="TableNormal"/>
    <w:tblPr/>
  </w:style>
  <w:style w:type="table" w:customStyle="1" w:styleId="affffffffffffffff6">
    <w:basedOn w:val="TableNormal"/>
    <w:pPr>
      <w:ind w:left="720" w:hanging="360"/>
    </w:pPr>
    <w:rPr>
      <w:rFonts w:ascii="Cambria" w:eastAsia="Cambria" w:hAnsi="Cambria" w:cs="Cambria"/>
      <w:sz w:val="22"/>
      <w:szCs w:val="22"/>
    </w:rPr>
    <w:tblPr/>
  </w:style>
  <w:style w:type="table" w:customStyle="1" w:styleId="affffffffffffffff7">
    <w:basedOn w:val="TableNormal"/>
    <w:pPr>
      <w:ind w:left="720" w:hanging="360"/>
    </w:pPr>
    <w:rPr>
      <w:rFonts w:ascii="Cambria" w:eastAsia="Cambria" w:hAnsi="Cambria" w:cs="Cambria"/>
      <w:sz w:val="22"/>
      <w:szCs w:val="22"/>
    </w:rPr>
    <w:tblPr/>
  </w:style>
  <w:style w:type="table" w:customStyle="1" w:styleId="affffffffffffffff8">
    <w:basedOn w:val="TableNormal"/>
    <w:pPr>
      <w:ind w:left="720" w:hanging="360"/>
    </w:pPr>
    <w:rPr>
      <w:rFonts w:ascii="Cambria" w:eastAsia="Cambria" w:hAnsi="Cambria" w:cs="Cambria"/>
      <w:sz w:val="22"/>
      <w:szCs w:val="22"/>
    </w:rPr>
    <w:tblPr/>
  </w:style>
  <w:style w:type="table" w:customStyle="1" w:styleId="affffffffffffffff9">
    <w:basedOn w:val="TableNormal"/>
    <w:tblPr/>
  </w:style>
  <w:style w:type="table" w:customStyle="1" w:styleId="affffffffffffffffa">
    <w:basedOn w:val="TableNormal"/>
    <w:pPr>
      <w:ind w:left="720" w:hanging="360"/>
    </w:pPr>
    <w:rPr>
      <w:rFonts w:ascii="Cambria" w:eastAsia="Cambria" w:hAnsi="Cambria" w:cs="Cambria"/>
      <w:sz w:val="22"/>
      <w:szCs w:val="22"/>
    </w:rPr>
    <w:tblPr/>
  </w:style>
  <w:style w:type="table" w:customStyle="1" w:styleId="affffffffffffffffb">
    <w:basedOn w:val="TableNormal"/>
    <w:pPr>
      <w:ind w:left="720" w:hanging="360"/>
    </w:pPr>
    <w:rPr>
      <w:rFonts w:ascii="Cambria" w:eastAsia="Cambria" w:hAnsi="Cambria" w:cs="Cambria"/>
      <w:sz w:val="22"/>
      <w:szCs w:val="22"/>
    </w:rPr>
    <w:tblPr/>
  </w:style>
  <w:style w:type="table" w:customStyle="1" w:styleId="affffffffffffffffc">
    <w:basedOn w:val="TableNormal"/>
    <w:pPr>
      <w:ind w:left="720" w:hanging="360"/>
    </w:pPr>
    <w:rPr>
      <w:rFonts w:ascii="Cambria" w:eastAsia="Cambria" w:hAnsi="Cambria" w:cs="Cambria"/>
      <w:sz w:val="22"/>
      <w:szCs w:val="22"/>
    </w:rPr>
    <w:tblPr/>
  </w:style>
  <w:style w:type="table" w:customStyle="1" w:styleId="affffffffffffffffd">
    <w:basedOn w:val="TableNormal"/>
    <w:pPr>
      <w:ind w:left="720" w:hanging="360"/>
    </w:pPr>
    <w:rPr>
      <w:rFonts w:ascii="Cambria" w:eastAsia="Cambria" w:hAnsi="Cambria" w:cs="Cambria"/>
      <w:sz w:val="22"/>
      <w:szCs w:val="22"/>
    </w:rPr>
    <w:tblPr/>
  </w:style>
  <w:style w:type="table" w:customStyle="1" w:styleId="affffffffffffffffe">
    <w:basedOn w:val="TableNormal"/>
    <w:pPr>
      <w:ind w:left="720" w:hanging="360"/>
    </w:pPr>
    <w:rPr>
      <w:rFonts w:ascii="Cambria" w:eastAsia="Cambria" w:hAnsi="Cambria" w:cs="Cambria"/>
      <w:sz w:val="22"/>
      <w:szCs w:val="22"/>
    </w:rPr>
    <w:tblPr/>
  </w:style>
  <w:style w:type="table" w:customStyle="1" w:styleId="afffffffffffffffff">
    <w:basedOn w:val="TableNormal"/>
    <w:pPr>
      <w:ind w:left="720" w:hanging="360"/>
    </w:pPr>
    <w:rPr>
      <w:rFonts w:ascii="Cambria" w:eastAsia="Cambria" w:hAnsi="Cambria" w:cs="Cambria"/>
      <w:sz w:val="22"/>
      <w:szCs w:val="22"/>
    </w:rPr>
    <w:tblPr/>
  </w:style>
  <w:style w:type="table" w:customStyle="1" w:styleId="afffffffffffffffff0">
    <w:basedOn w:val="TableNormal"/>
    <w:pPr>
      <w:ind w:left="720" w:hanging="360"/>
    </w:pPr>
    <w:rPr>
      <w:rFonts w:ascii="Cambria" w:eastAsia="Cambria" w:hAnsi="Cambria" w:cs="Cambria"/>
      <w:sz w:val="22"/>
      <w:szCs w:val="22"/>
    </w:rPr>
    <w:tblPr/>
  </w:style>
  <w:style w:type="table" w:customStyle="1" w:styleId="afffffffffffffffff1">
    <w:basedOn w:val="TableNormal"/>
    <w:pPr>
      <w:ind w:left="720" w:hanging="360"/>
    </w:pPr>
    <w:rPr>
      <w:rFonts w:ascii="Cambria" w:eastAsia="Cambria" w:hAnsi="Cambria" w:cs="Cambria"/>
      <w:sz w:val="22"/>
      <w:szCs w:val="22"/>
    </w:rPr>
    <w:tblPr/>
  </w:style>
  <w:style w:type="table" w:customStyle="1" w:styleId="TableNormal000">
    <w:name w:val="TableNormal00"/>
    <w:rsid w:val="00DB46F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nsurance.qantas.com/policy-documents/travel-insurance"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travel.insurance.qantas.com/login?cmpid=emc-qantas-au-medica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insurance.qantas.com/policy-documents/travel-insurance"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surance.qantas.com/policy-documents/travel-insuran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5" ma:contentTypeDescription="Create a new document." ma:contentTypeScope="" ma:versionID="b349d812cb7215b7282a50c0c7468ca4">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c5dfa4898b656f10072f4bba0a6d238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3IZKJDfbH5cDyCAOT1vI1Nag==">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IQzWgx0MGxhbmtvMXozejNyAiAAeACIAQKaAQYIABAAGACqAXQSclRoaXMgbXVzdCBhcHBlYXIgZm9yIEF1c3RyYWxpYW4gQ29tcHJlaGVuc2l2ZSBhcyBEb21lc3RpYyBFTUMgc2NyZWVuaW5nIHdpbGwgYmUgZW5hYmxlZCBhcyBwYXJ0IG9mIHRoaXMgaW5pdGlhdGl2ZbABALgBARjYpPP8hDMg2KTz/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45dbef7-6107-486d-ba4e-77e659c0bc07" xsi:nil="true"/>
    <lcf76f155ced4ddcb4097134ff3c332f xmlns="339cca29-d58a-43c8-8425-7eea64d43177">
      <Terms xmlns="http://schemas.microsoft.com/office/infopath/2007/PartnerControls"/>
    </lcf76f155ced4ddcb4097134ff3c332f>
    <Comments xmlns="339cca29-d58a-43c8-8425-7eea64d43177" xsi:nil="true"/>
  </documentManagement>
</p:properties>
</file>

<file path=customXml/itemProps1.xml><?xml version="1.0" encoding="utf-8"?>
<ds:datastoreItem xmlns:ds="http://schemas.openxmlformats.org/officeDocument/2006/customXml" ds:itemID="{896D4776-33B3-459D-82DB-09A2134F8A57}">
  <ds:schemaRefs>
    <ds:schemaRef ds:uri="http://schemas.microsoft.com/sharepoint/v3/contenttype/forms"/>
  </ds:schemaRefs>
</ds:datastoreItem>
</file>

<file path=customXml/itemProps2.xml><?xml version="1.0" encoding="utf-8"?>
<ds:datastoreItem xmlns:ds="http://schemas.openxmlformats.org/officeDocument/2006/customXml" ds:itemID="{42070104-AF27-4048-AA29-ED061B014F3E}">
  <ds:schemaRefs>
    <ds:schemaRef ds:uri="http://schemas.openxmlformats.org/officeDocument/2006/bibliography"/>
  </ds:schemaRefs>
</ds:datastoreItem>
</file>

<file path=customXml/itemProps3.xml><?xml version="1.0" encoding="utf-8"?>
<ds:datastoreItem xmlns:ds="http://schemas.openxmlformats.org/officeDocument/2006/customXml" ds:itemID="{EED871C0-525A-4E19-B1FB-FC2D02637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4D4B0F1-3E00-473C-928C-4460E9526C35}">
  <ds:schemaRefs>
    <ds:schemaRef ds:uri="http://schemas.microsoft.com/office/2006/metadata/properties"/>
    <ds:schemaRef ds:uri="http://schemas.microsoft.com/office/infopath/2007/PartnerControls"/>
    <ds:schemaRef ds:uri="http://schemas.microsoft.com/sharepoint/v3"/>
    <ds:schemaRef ds:uri="e45dbef7-6107-486d-ba4e-77e659c0bc07"/>
    <ds:schemaRef ds:uri="339cca29-d58a-43c8-8425-7eea64d4317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428</Words>
  <Characters>2444</Characters>
  <Application>Microsoft Office Word</Application>
  <DocSecurity>0</DocSecurity>
  <Lines>20</Lines>
  <Paragraphs>5</Paragraphs>
  <ScaleCrop>false</ScaleCrop>
  <Company>AIG</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Shillington</dc:creator>
  <cp:keywords/>
  <cp:lastModifiedBy>Santos, Stuart</cp:lastModifiedBy>
  <cp:revision>1</cp:revision>
  <dcterms:created xsi:type="dcterms:W3CDTF">2026-01-20T19:50:00Z</dcterms:created>
  <dcterms:modified xsi:type="dcterms:W3CDTF">2026-01-20T19:50:00Z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ies>
</file>