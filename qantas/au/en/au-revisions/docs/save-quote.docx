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7DE2F" w14:textId="77777777" w:rsidR="0045311B" w:rsidRDefault="0045311B"/>
    <w:p w14:paraId="51E36287" w14:textId="77777777" w:rsidR="0045311B" w:rsidRDefault="0045311B"/>
    <w:tbl>
      <w:tblPr>
        <w:tblStyle w:val="affffffffffffffff6"/>
        <w:tblW w:w="218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67"/>
        <w:gridCol w:w="33"/>
        <w:gridCol w:w="14550"/>
        <w:gridCol w:w="17"/>
        <w:gridCol w:w="4258"/>
        <w:tblGridChange w:id="0">
          <w:tblGrid>
            <w:gridCol w:w="720"/>
            <w:gridCol w:w="360"/>
            <w:gridCol w:w="360"/>
            <w:gridCol w:w="1527"/>
            <w:gridCol w:w="33"/>
            <w:gridCol w:w="14550"/>
            <w:gridCol w:w="17"/>
            <w:gridCol w:w="4258"/>
          </w:tblGrid>
        </w:tblGridChange>
      </w:tblGrid>
      <w:tr w:rsidR="0045311B" w14:paraId="28FE0270" w14:textId="77777777" w:rsidTr="56457879">
        <w:trPr>
          <w:trHeight w:val="400"/>
        </w:trPr>
        <w:tc>
          <w:tcPr>
            <w:tcW w:w="21825" w:type="dxa"/>
            <w:gridSpan w:val="5"/>
            <w:shd w:val="clear" w:color="auto" w:fill="C9DAF8"/>
            <w:tcMar>
              <w:top w:w="100" w:type="dxa"/>
              <w:left w:w="100" w:type="dxa"/>
              <w:bottom w:w="100" w:type="dxa"/>
              <w:right w:w="100" w:type="dxa"/>
            </w:tcMar>
          </w:tcPr>
          <w:p w14:paraId="3562C3CB" w14:textId="77777777" w:rsidR="0045311B" w:rsidRDefault="00F806FF">
            <w:pPr>
              <w:pStyle w:val="Heading1"/>
              <w:ind w:left="0" w:firstLine="0"/>
              <w:rPr>
                <w:rFonts w:ascii="Arial" w:eastAsia="Arial" w:hAnsi="Arial" w:cs="Arial"/>
                <w:sz w:val="20"/>
                <w:szCs w:val="20"/>
              </w:rPr>
            </w:pPr>
            <w:bookmarkStart w:id="1" w:name="_heading=h.ru1flozbery4" w:colFirst="0" w:colLast="0"/>
            <w:bookmarkStart w:id="2" w:name="_heading=h.3omn74xd9mwo" w:colFirst="0" w:colLast="0"/>
            <w:bookmarkStart w:id="3" w:name="_heading=h.3tufu3q5pxmw" w:colFirst="0" w:colLast="0"/>
            <w:bookmarkEnd w:id="1"/>
            <w:bookmarkEnd w:id="2"/>
            <w:bookmarkEnd w:id="3"/>
            <w:r>
              <w:rPr>
                <w:rFonts w:ascii="Arial" w:eastAsia="Arial" w:hAnsi="Arial" w:cs="Arial"/>
                <w:sz w:val="20"/>
                <w:szCs w:val="20"/>
              </w:rPr>
              <w:t>Sales Confirmation + COI (Service)</w:t>
            </w:r>
          </w:p>
        </w:tc>
      </w:tr>
      <w:tr w:rsidR="0045311B" w14:paraId="45160FB3" w14:textId="77777777" w:rsidTr="56457879">
        <w:tc>
          <w:tcPr>
            <w:tcW w:w="3000" w:type="dxa"/>
            <w:gridSpan w:val="2"/>
            <w:tcMar>
              <w:top w:w="100" w:type="dxa"/>
              <w:left w:w="100" w:type="dxa"/>
              <w:bottom w:w="100" w:type="dxa"/>
              <w:right w:w="100" w:type="dxa"/>
            </w:tcMar>
          </w:tcPr>
          <w:p w14:paraId="33B0454D" w14:textId="77777777" w:rsidR="0045311B" w:rsidRDefault="00F806FF">
            <w:pPr>
              <w:ind w:left="0" w:firstLine="0"/>
              <w:rPr>
                <w:rFonts w:ascii="Arial" w:eastAsia="Arial" w:hAnsi="Arial" w:cs="Arial"/>
                <w:sz w:val="20"/>
                <w:szCs w:val="20"/>
              </w:rPr>
            </w:pPr>
            <w:r>
              <w:rPr>
                <w:rFonts w:ascii="Arial" w:eastAsia="Arial" w:hAnsi="Arial" w:cs="Arial"/>
                <w:b/>
                <w:sz w:val="20"/>
                <w:szCs w:val="20"/>
              </w:rPr>
              <w:t>ZAIL owned / managed</w:t>
            </w:r>
          </w:p>
          <w:p w14:paraId="0C5F60CF" w14:textId="77777777" w:rsidR="0045311B" w:rsidRDefault="0045311B">
            <w:pPr>
              <w:ind w:left="0" w:firstLine="0"/>
              <w:rPr>
                <w:rFonts w:ascii="Arial" w:eastAsia="Arial" w:hAnsi="Arial" w:cs="Arial"/>
                <w:sz w:val="20"/>
                <w:szCs w:val="20"/>
              </w:rPr>
            </w:pPr>
          </w:p>
          <w:p w14:paraId="4211A3C4" w14:textId="77777777" w:rsidR="0045311B" w:rsidRDefault="00F806FF">
            <w:pPr>
              <w:ind w:left="0" w:firstLine="0"/>
              <w:rPr>
                <w:rFonts w:ascii="Arial" w:eastAsia="Arial" w:hAnsi="Arial" w:cs="Arial"/>
                <w:sz w:val="20"/>
                <w:szCs w:val="20"/>
              </w:rPr>
            </w:pPr>
            <w:r>
              <w:rPr>
                <w:rFonts w:ascii="Arial" w:eastAsia="Arial" w:hAnsi="Arial" w:cs="Arial"/>
                <w:b/>
                <w:sz w:val="20"/>
                <w:szCs w:val="20"/>
              </w:rPr>
              <w:t>Timing:</w:t>
            </w:r>
            <w:r>
              <w:rPr>
                <w:rFonts w:ascii="Arial" w:eastAsia="Arial" w:hAnsi="Arial" w:cs="Arial"/>
                <w:sz w:val="20"/>
                <w:szCs w:val="20"/>
              </w:rPr>
              <w:t xml:space="preserve"> in real time when user purchase via any channel</w:t>
            </w:r>
          </w:p>
          <w:p w14:paraId="39C46361" w14:textId="77777777" w:rsidR="0045311B" w:rsidRDefault="0045311B">
            <w:pPr>
              <w:ind w:left="0" w:firstLine="0"/>
              <w:rPr>
                <w:rFonts w:ascii="Arial" w:eastAsia="Arial" w:hAnsi="Arial" w:cs="Arial"/>
                <w:sz w:val="20"/>
                <w:szCs w:val="20"/>
              </w:rPr>
            </w:pPr>
          </w:p>
          <w:p w14:paraId="3E255D86" w14:textId="77777777" w:rsidR="0045311B" w:rsidRDefault="00F806FF">
            <w:pPr>
              <w:ind w:left="0" w:firstLine="0"/>
              <w:rPr>
                <w:rFonts w:ascii="Arial" w:eastAsia="Arial" w:hAnsi="Arial" w:cs="Arial"/>
                <w:sz w:val="20"/>
                <w:szCs w:val="20"/>
              </w:rPr>
            </w:pPr>
            <w:r>
              <w:rPr>
                <w:rFonts w:ascii="Arial" w:eastAsia="Arial" w:hAnsi="Arial" w:cs="Arial"/>
                <w:b/>
                <w:sz w:val="20"/>
                <w:szCs w:val="20"/>
              </w:rPr>
              <w:t>Description:</w:t>
            </w:r>
            <w:r>
              <w:rPr>
                <w:rFonts w:ascii="Arial" w:eastAsia="Arial" w:hAnsi="Arial" w:cs="Arial"/>
                <w:sz w:val="20"/>
                <w:szCs w:val="20"/>
              </w:rPr>
              <w:t xml:space="preserve"> Email sent to customers after they purchase a QTI policy. Includes information on policy and the COI.</w:t>
            </w:r>
          </w:p>
          <w:p w14:paraId="3A81BCFD" w14:textId="77777777" w:rsidR="0045311B" w:rsidRDefault="0045311B">
            <w:pPr>
              <w:ind w:left="0" w:firstLine="0"/>
              <w:rPr>
                <w:rFonts w:ascii="Arial" w:eastAsia="Arial" w:hAnsi="Arial" w:cs="Arial"/>
                <w:sz w:val="20"/>
                <w:szCs w:val="20"/>
              </w:rPr>
            </w:pPr>
          </w:p>
          <w:p w14:paraId="1E3C118D" w14:textId="77777777" w:rsidR="0045311B" w:rsidRDefault="00F806FF">
            <w:pPr>
              <w:ind w:left="0" w:firstLine="0"/>
              <w:rPr>
                <w:rFonts w:ascii="Arial" w:eastAsia="Arial" w:hAnsi="Arial" w:cs="Arial"/>
                <w:sz w:val="18"/>
                <w:szCs w:val="18"/>
              </w:rPr>
            </w:pPr>
            <w:r>
              <w:rPr>
                <w:rFonts w:ascii="Arial" w:eastAsia="Arial" w:hAnsi="Arial" w:cs="Arial"/>
                <w:sz w:val="20"/>
                <w:szCs w:val="20"/>
              </w:rPr>
              <w:t>No unsubscribe function provided.</w:t>
            </w:r>
          </w:p>
        </w:tc>
        <w:tc>
          <w:tcPr>
            <w:tcW w:w="14550" w:type="dxa"/>
            <w:tcMar>
              <w:top w:w="100" w:type="dxa"/>
              <w:left w:w="100" w:type="dxa"/>
              <w:bottom w:w="100" w:type="dxa"/>
              <w:right w:w="100" w:type="dxa"/>
            </w:tcMar>
          </w:tcPr>
          <w:p w14:paraId="017A0752" w14:textId="77777777" w:rsidR="0045311B" w:rsidRDefault="0045311B" w:rsidP="00293240">
            <w:pPr>
              <w:ind w:left="0" w:firstLine="0"/>
              <w:rPr>
                <w:rFonts w:ascii="Arial" w:eastAsia="Arial" w:hAnsi="Arial" w:cs="Arial"/>
                <w:sz w:val="20"/>
                <w:szCs w:val="20"/>
              </w:rPr>
            </w:pPr>
          </w:p>
          <w:p w14:paraId="41779800" w14:textId="6AF8820A" w:rsidR="0045311B" w:rsidRDefault="00F806FF">
            <w:pPr>
              <w:rPr>
                <w:rFonts w:ascii="Arial" w:eastAsia="Arial" w:hAnsi="Arial" w:cs="Arial"/>
                <w:sz w:val="20"/>
                <w:szCs w:val="20"/>
              </w:rPr>
            </w:pPr>
            <w:r>
              <w:rPr>
                <w:noProof/>
              </w:rPr>
              <w:drawing>
                <wp:anchor distT="0" distB="0" distL="0" distR="0" simplePos="0" relativeHeight="251658244" behindDoc="0" locked="0" layoutInCell="1" hidden="0" allowOverlap="1" wp14:anchorId="004D5BB0" wp14:editId="004D5BB1">
                  <wp:simplePos x="0" y="0"/>
                  <wp:positionH relativeFrom="column">
                    <wp:posOffset>34925</wp:posOffset>
                  </wp:positionH>
                  <wp:positionV relativeFrom="paragraph">
                    <wp:posOffset>122503</wp:posOffset>
                  </wp:positionV>
                  <wp:extent cx="5716058" cy="676400"/>
                  <wp:effectExtent l="0" t="0" r="0" b="0"/>
                  <wp:wrapSquare wrapText="bothSides" distT="0" distB="0" distL="0" distR="0"/>
                  <wp:docPr id="14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716058" cy="676400"/>
                          </a:xfrm>
                          <a:prstGeom prst="rect">
                            <a:avLst/>
                          </a:prstGeom>
                          <a:ln/>
                        </pic:spPr>
                      </pic:pic>
                    </a:graphicData>
                  </a:graphic>
                </wp:anchor>
              </w:drawing>
            </w:r>
          </w:p>
          <w:p w14:paraId="240F0F38" w14:textId="77777777" w:rsidR="0045311B" w:rsidRDefault="0045311B">
            <w:pPr>
              <w:ind w:left="0" w:firstLine="0"/>
              <w:rPr>
                <w:rFonts w:ascii="Arial" w:eastAsia="Arial" w:hAnsi="Arial" w:cs="Arial"/>
                <w:sz w:val="20"/>
                <w:szCs w:val="20"/>
              </w:rPr>
            </w:pPr>
          </w:p>
          <w:p w14:paraId="70C7A6C4" w14:textId="77777777" w:rsidR="0045311B" w:rsidRDefault="0045311B">
            <w:pPr>
              <w:ind w:left="0" w:firstLine="0"/>
              <w:rPr>
                <w:rFonts w:ascii="Arial" w:eastAsia="Arial" w:hAnsi="Arial" w:cs="Arial"/>
                <w:sz w:val="20"/>
                <w:szCs w:val="20"/>
              </w:rPr>
            </w:pPr>
          </w:p>
          <w:p w14:paraId="36559BB9" w14:textId="77777777" w:rsidR="0045311B" w:rsidRDefault="0045311B">
            <w:pPr>
              <w:ind w:left="0" w:firstLine="0"/>
              <w:rPr>
                <w:rFonts w:ascii="Arial" w:eastAsia="Arial" w:hAnsi="Arial" w:cs="Arial"/>
                <w:sz w:val="20"/>
                <w:szCs w:val="20"/>
              </w:rPr>
            </w:pPr>
          </w:p>
          <w:p w14:paraId="0D43DF0D" w14:textId="77777777" w:rsidR="0045311B" w:rsidRDefault="0045311B">
            <w:pPr>
              <w:ind w:left="0" w:firstLine="0"/>
              <w:rPr>
                <w:rFonts w:ascii="Arial" w:eastAsia="Arial" w:hAnsi="Arial" w:cs="Arial"/>
                <w:sz w:val="20"/>
                <w:szCs w:val="20"/>
              </w:rPr>
            </w:pPr>
          </w:p>
          <w:p w14:paraId="7FD0BD33" w14:textId="77777777" w:rsidR="0045311B" w:rsidRDefault="0045311B">
            <w:pPr>
              <w:ind w:left="0" w:firstLine="0"/>
              <w:rPr>
                <w:rFonts w:ascii="Arial" w:eastAsia="Arial" w:hAnsi="Arial" w:cs="Arial"/>
                <w:sz w:val="20"/>
                <w:szCs w:val="20"/>
              </w:rPr>
            </w:pPr>
          </w:p>
          <w:p w14:paraId="05F758AC" w14:textId="77777777" w:rsidR="0045311B" w:rsidRDefault="00F806FF">
            <w:pPr>
              <w:keepNext/>
              <w:keepLines/>
              <w:ind w:left="0" w:firstLine="0"/>
              <w:rPr>
                <w:rFonts w:ascii="Arial" w:eastAsia="Arial" w:hAnsi="Arial" w:cs="Arial"/>
                <w:sz w:val="20"/>
                <w:szCs w:val="20"/>
              </w:rPr>
            </w:pPr>
            <w:r w:rsidRPr="2AEEA772">
              <w:rPr>
                <w:rFonts w:ascii="Arial" w:eastAsia="Arial" w:hAnsi="Arial" w:cs="Arial"/>
                <w:b/>
                <w:bCs/>
                <w:sz w:val="20"/>
                <w:szCs w:val="20"/>
              </w:rPr>
              <w:t xml:space="preserve">Alert Banner: </w:t>
            </w:r>
            <w:r w:rsidRPr="2AEEA772">
              <w:rPr>
                <w:rFonts w:ascii="Arial" w:eastAsia="Arial" w:hAnsi="Arial" w:cs="Arial"/>
                <w:sz w:val="20"/>
                <w:szCs w:val="20"/>
              </w:rPr>
              <w:t>IMPORTANT INFORMATION: Our policies do not provide cover for travel to destinations that are (1) designated as “Level 4 - Do Not Travel” by the Australian government; and</w:t>
            </w:r>
            <w:ins w:id="4" w:author="Eakins, Nicola" w:date="2025-10-02T03:20:00Z">
              <w:r w:rsidR="5B598E81" w:rsidRPr="2AEEA772">
                <w:rPr>
                  <w:rFonts w:ascii="Arial" w:eastAsia="Arial" w:hAnsi="Arial" w:cs="Arial"/>
                  <w:sz w:val="20"/>
                  <w:szCs w:val="20"/>
                </w:rPr>
                <w:t>/or</w:t>
              </w:r>
            </w:ins>
            <w:r w:rsidRPr="2AEEA772">
              <w:rPr>
                <w:rFonts w:ascii="Arial" w:eastAsia="Arial" w:hAnsi="Arial" w:cs="Arial"/>
                <w:sz w:val="20"/>
                <w:szCs w:val="20"/>
              </w:rPr>
              <w:t xml:space="preserve"> (2) sanctioned. If a destination is raised to a Level 4 advisory after the Policy Issue Date, visit </w:t>
            </w:r>
            <w:hyperlink r:id="rId13">
              <w:r w:rsidRPr="2AEEA772">
                <w:rPr>
                  <w:rFonts w:ascii="Arial" w:eastAsia="Arial" w:hAnsi="Arial" w:cs="Arial"/>
                  <w:color w:val="1155CC"/>
                  <w:sz w:val="20"/>
                  <w:szCs w:val="20"/>
                  <w:u w:val="single"/>
                </w:rPr>
                <w:t>travel alerts</w:t>
              </w:r>
            </w:hyperlink>
            <w:r w:rsidRPr="2AEEA772">
              <w:rPr>
                <w:rFonts w:ascii="Arial" w:eastAsia="Arial" w:hAnsi="Arial" w:cs="Arial"/>
                <w:sz w:val="20"/>
                <w:szCs w:val="20"/>
              </w:rPr>
              <w:t xml:space="preserve"> for more information. Check the latest </w:t>
            </w:r>
            <w:hyperlink r:id="rId14">
              <w:r w:rsidRPr="2AEEA772">
                <w:rPr>
                  <w:rFonts w:ascii="Arial" w:eastAsia="Arial" w:hAnsi="Arial" w:cs="Arial"/>
                  <w:color w:val="1155CC"/>
                  <w:sz w:val="20"/>
                  <w:szCs w:val="20"/>
                  <w:u w:val="single"/>
                </w:rPr>
                <w:t>government advice</w:t>
              </w:r>
            </w:hyperlink>
            <w:r w:rsidRPr="2AEEA772">
              <w:rPr>
                <w:rFonts w:ascii="Arial" w:eastAsia="Arial" w:hAnsi="Arial" w:cs="Arial"/>
                <w:sz w:val="20"/>
                <w:szCs w:val="20"/>
              </w:rPr>
              <w:t>.</w:t>
            </w:r>
          </w:p>
          <w:p w14:paraId="7D117DCC" w14:textId="77777777" w:rsidR="0045311B" w:rsidRDefault="0045311B">
            <w:pPr>
              <w:keepNext/>
              <w:keepLines/>
              <w:ind w:left="0" w:firstLine="0"/>
              <w:rPr>
                <w:rFonts w:ascii="Arial" w:eastAsia="Arial" w:hAnsi="Arial" w:cs="Arial"/>
                <w:sz w:val="20"/>
                <w:szCs w:val="20"/>
              </w:rPr>
            </w:pPr>
          </w:p>
          <w:p w14:paraId="2313E79C" w14:textId="344EDB56" w:rsidR="0045311B" w:rsidRDefault="00F806FF">
            <w:pPr>
              <w:keepNext/>
              <w:keepLines/>
              <w:ind w:left="0" w:firstLine="0"/>
              <w:rPr>
                <w:rFonts w:ascii="Arial" w:eastAsia="Arial" w:hAnsi="Arial" w:cs="Arial"/>
                <w:sz w:val="20"/>
                <w:szCs w:val="20"/>
              </w:rPr>
            </w:pPr>
            <w:r>
              <w:rPr>
                <w:noProof/>
              </w:rPr>
              <w:drawing>
                <wp:anchor distT="0" distB="0" distL="0" distR="0" simplePos="0" relativeHeight="251658245" behindDoc="0" locked="0" layoutInCell="1" hidden="0" allowOverlap="1" wp14:anchorId="004D5BB2" wp14:editId="004D5BB3">
                  <wp:simplePos x="0" y="0"/>
                  <wp:positionH relativeFrom="column">
                    <wp:posOffset>63500</wp:posOffset>
                  </wp:positionH>
                  <wp:positionV relativeFrom="paragraph">
                    <wp:posOffset>0</wp:posOffset>
                  </wp:positionV>
                  <wp:extent cx="5718175" cy="1544955"/>
                  <wp:effectExtent l="0" t="0" r="0" b="0"/>
                  <wp:wrapSquare wrapText="bothSides" distT="0" distB="0" distL="0" distR="0"/>
                  <wp:docPr id="147"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5"/>
                          <a:srcRect/>
                          <a:stretch>
                            <a:fillRect/>
                          </a:stretch>
                        </pic:blipFill>
                        <pic:spPr>
                          <a:xfrm>
                            <a:off x="0" y="0"/>
                            <a:ext cx="5718175" cy="1544955"/>
                          </a:xfrm>
                          <a:prstGeom prst="rect">
                            <a:avLst/>
                          </a:prstGeom>
                          <a:ln/>
                        </pic:spPr>
                      </pic:pic>
                    </a:graphicData>
                  </a:graphic>
                </wp:anchor>
              </w:drawing>
            </w:r>
          </w:p>
          <w:p w14:paraId="4DA8FFBF" w14:textId="77777777" w:rsidR="0045311B" w:rsidRDefault="0045311B">
            <w:pPr>
              <w:keepNext/>
              <w:keepLines/>
              <w:ind w:left="0" w:firstLine="0"/>
              <w:rPr>
                <w:rFonts w:ascii="Arial" w:eastAsia="Arial" w:hAnsi="Arial" w:cs="Arial"/>
                <w:sz w:val="20"/>
                <w:szCs w:val="20"/>
              </w:rPr>
            </w:pPr>
          </w:p>
          <w:p w14:paraId="67682571" w14:textId="77777777" w:rsidR="0045311B" w:rsidRDefault="0045311B">
            <w:pPr>
              <w:keepNext/>
              <w:keepLines/>
              <w:ind w:left="0" w:firstLine="0"/>
              <w:rPr>
                <w:rFonts w:ascii="Arial" w:eastAsia="Arial" w:hAnsi="Arial" w:cs="Arial"/>
                <w:sz w:val="20"/>
                <w:szCs w:val="20"/>
              </w:rPr>
            </w:pPr>
          </w:p>
          <w:p w14:paraId="21713ED6" w14:textId="77777777" w:rsidR="0045311B" w:rsidRDefault="0045311B">
            <w:pPr>
              <w:keepNext/>
              <w:keepLines/>
              <w:ind w:left="0" w:firstLine="0"/>
              <w:rPr>
                <w:rFonts w:ascii="Arial" w:eastAsia="Arial" w:hAnsi="Arial" w:cs="Arial"/>
                <w:sz w:val="20"/>
                <w:szCs w:val="20"/>
              </w:rPr>
            </w:pPr>
          </w:p>
          <w:p w14:paraId="108468F8" w14:textId="77777777" w:rsidR="0045311B" w:rsidRDefault="0045311B">
            <w:pPr>
              <w:keepNext/>
              <w:keepLines/>
              <w:ind w:left="0" w:firstLine="0"/>
              <w:rPr>
                <w:rFonts w:ascii="Arial" w:eastAsia="Arial" w:hAnsi="Arial" w:cs="Arial"/>
                <w:sz w:val="20"/>
                <w:szCs w:val="20"/>
              </w:rPr>
            </w:pPr>
          </w:p>
          <w:p w14:paraId="42BBA1AC" w14:textId="77777777" w:rsidR="0045311B" w:rsidRDefault="0045311B">
            <w:pPr>
              <w:keepNext/>
              <w:keepLines/>
              <w:ind w:left="0" w:firstLine="0"/>
              <w:rPr>
                <w:rFonts w:ascii="Arial" w:eastAsia="Arial" w:hAnsi="Arial" w:cs="Arial"/>
                <w:sz w:val="20"/>
                <w:szCs w:val="20"/>
              </w:rPr>
            </w:pPr>
          </w:p>
          <w:p w14:paraId="33362A70" w14:textId="77777777" w:rsidR="0045311B" w:rsidRDefault="0045311B">
            <w:pPr>
              <w:keepNext/>
              <w:keepLines/>
              <w:ind w:left="0" w:firstLine="0"/>
              <w:rPr>
                <w:rFonts w:ascii="Arial" w:eastAsia="Arial" w:hAnsi="Arial" w:cs="Arial"/>
                <w:sz w:val="20"/>
                <w:szCs w:val="20"/>
              </w:rPr>
            </w:pPr>
          </w:p>
          <w:p w14:paraId="4006D431" w14:textId="77777777" w:rsidR="0045311B" w:rsidRDefault="0045311B">
            <w:pPr>
              <w:keepNext/>
              <w:keepLines/>
              <w:ind w:left="0" w:firstLine="0"/>
              <w:rPr>
                <w:rFonts w:ascii="Arial" w:eastAsia="Arial" w:hAnsi="Arial" w:cs="Arial"/>
                <w:sz w:val="20"/>
                <w:szCs w:val="20"/>
              </w:rPr>
            </w:pPr>
          </w:p>
          <w:p w14:paraId="61073CE8" w14:textId="77777777" w:rsidR="0045311B" w:rsidRDefault="0045311B">
            <w:pPr>
              <w:keepNext/>
              <w:keepLines/>
              <w:ind w:left="0" w:firstLine="0"/>
              <w:rPr>
                <w:rFonts w:ascii="Arial" w:eastAsia="Arial" w:hAnsi="Arial" w:cs="Arial"/>
                <w:sz w:val="20"/>
                <w:szCs w:val="20"/>
              </w:rPr>
            </w:pPr>
          </w:p>
          <w:p w14:paraId="6DB879B4" w14:textId="77777777" w:rsidR="0045311B" w:rsidRDefault="0045311B">
            <w:pPr>
              <w:keepNext/>
              <w:keepLines/>
              <w:ind w:left="0" w:firstLine="0"/>
              <w:rPr>
                <w:rFonts w:ascii="Arial" w:eastAsia="Arial" w:hAnsi="Arial" w:cs="Arial"/>
                <w:sz w:val="20"/>
                <w:szCs w:val="20"/>
              </w:rPr>
            </w:pPr>
          </w:p>
          <w:p w14:paraId="5921DE08" w14:textId="77777777" w:rsidR="0045311B" w:rsidRDefault="0045311B">
            <w:pPr>
              <w:keepNext/>
              <w:keepLines/>
              <w:ind w:left="0" w:firstLine="0"/>
              <w:rPr>
                <w:rFonts w:ascii="Arial" w:eastAsia="Arial" w:hAnsi="Arial" w:cs="Arial"/>
                <w:sz w:val="20"/>
                <w:szCs w:val="20"/>
              </w:rPr>
            </w:pPr>
          </w:p>
          <w:p w14:paraId="034FCBA0" w14:textId="77777777" w:rsidR="0045311B" w:rsidRDefault="0045311B">
            <w:pPr>
              <w:keepNext/>
              <w:keepLines/>
              <w:ind w:left="0" w:firstLine="0"/>
              <w:rPr>
                <w:rFonts w:ascii="Arial" w:eastAsia="Arial" w:hAnsi="Arial" w:cs="Arial"/>
                <w:sz w:val="20"/>
                <w:szCs w:val="20"/>
              </w:rPr>
            </w:pPr>
          </w:p>
          <w:p w14:paraId="27437020" w14:textId="77777777" w:rsidR="0045311B" w:rsidRDefault="00F806FF">
            <w:pPr>
              <w:keepNext/>
              <w:keepLines/>
              <w:ind w:left="0" w:firstLine="0"/>
              <w:rPr>
                <w:rFonts w:ascii="Arial" w:eastAsia="Arial" w:hAnsi="Arial" w:cs="Arial"/>
                <w:sz w:val="20"/>
                <w:szCs w:val="20"/>
              </w:rPr>
            </w:pPr>
            <w:r>
              <w:rPr>
                <w:rFonts w:ascii="Arial" w:eastAsia="Arial" w:hAnsi="Arial" w:cs="Arial"/>
                <w:sz w:val="20"/>
                <w:szCs w:val="20"/>
              </w:rPr>
              <w:t xml:space="preserve">Hi {{First Name}}, </w:t>
            </w:r>
          </w:p>
          <w:p w14:paraId="61313B8A" w14:textId="77777777" w:rsidR="0045311B" w:rsidRDefault="0045311B">
            <w:pPr>
              <w:keepNext/>
              <w:keepLines/>
              <w:ind w:left="0" w:firstLine="0"/>
              <w:rPr>
                <w:rFonts w:ascii="Arial" w:eastAsia="Arial" w:hAnsi="Arial" w:cs="Arial"/>
                <w:sz w:val="20"/>
                <w:szCs w:val="20"/>
              </w:rPr>
            </w:pPr>
          </w:p>
          <w:p w14:paraId="38C60BA7" w14:textId="77777777" w:rsidR="0045311B" w:rsidRDefault="00F806FF">
            <w:pPr>
              <w:ind w:left="0" w:firstLine="0"/>
              <w:rPr>
                <w:rFonts w:ascii="Arial" w:eastAsia="Arial" w:hAnsi="Arial" w:cs="Arial"/>
                <w:sz w:val="20"/>
                <w:szCs w:val="20"/>
              </w:rPr>
            </w:pPr>
            <w:r w:rsidRPr="32F34E74">
              <w:rPr>
                <w:rFonts w:ascii="Arial" w:eastAsia="Arial" w:hAnsi="Arial" w:cs="Arial"/>
                <w:sz w:val="20"/>
                <w:szCs w:val="20"/>
              </w:rPr>
              <w:t xml:space="preserve">Thanks for choosing Qantas Travel Insurance, underwritten by </w:t>
            </w:r>
            <w:r w:rsidRPr="00F10B8C">
              <w:rPr>
                <w:rPrChange w:id="5" w:author="Crombie, Sean D" w:date="2025-11-27T16:45:00Z" w16du:dateUtc="2025-11-27T05:45:00Z">
                  <w:rPr>
                    <w:highlight w:val="yellow"/>
                  </w:rPr>
                </w:rPrChange>
              </w:rPr>
              <w:t>Zurich Australian Insurance Limited</w:t>
            </w:r>
            <w:r w:rsidRPr="32F34E74">
              <w:rPr>
                <w:rFonts w:ascii="Arial" w:eastAsia="Arial" w:hAnsi="Arial" w:cs="Arial"/>
                <w:sz w:val="20"/>
                <w:szCs w:val="20"/>
              </w:rPr>
              <w:t>. Your Policy Number is {{Policy Number}}.</w:t>
            </w:r>
            <w:r>
              <w:br/>
            </w:r>
            <w:r>
              <w:br/>
            </w:r>
            <w:r w:rsidRPr="32F34E74">
              <w:rPr>
                <w:rFonts w:ascii="Arial" w:eastAsia="Arial" w:hAnsi="Arial" w:cs="Arial"/>
                <w:sz w:val="20"/>
                <w:szCs w:val="20"/>
              </w:rPr>
              <w:t xml:space="preserve">Below is a summary of your policy details. To download a copy of your </w:t>
            </w:r>
            <w:r w:rsidRPr="32F34E74">
              <w:rPr>
                <w:rFonts w:ascii="Arial" w:eastAsia="Arial" w:hAnsi="Arial" w:cs="Arial"/>
                <w:b/>
                <w:bCs/>
                <w:sz w:val="20"/>
                <w:szCs w:val="20"/>
              </w:rPr>
              <w:t>Product Disclosure Statement (PDS)</w:t>
            </w:r>
            <w:r w:rsidRPr="32F34E74">
              <w:rPr>
                <w:rFonts w:ascii="Arial" w:eastAsia="Arial" w:hAnsi="Arial" w:cs="Arial"/>
                <w:sz w:val="20"/>
                <w:szCs w:val="20"/>
              </w:rPr>
              <w:t xml:space="preserve">, </w:t>
            </w:r>
            <w:r w:rsidRPr="32F34E74">
              <w:rPr>
                <w:rFonts w:ascii="Arial" w:eastAsia="Arial" w:hAnsi="Arial" w:cs="Arial"/>
                <w:b/>
                <w:bCs/>
                <w:sz w:val="20"/>
                <w:szCs w:val="20"/>
              </w:rPr>
              <w:t>Certificate of Insurance (COI)</w:t>
            </w:r>
            <w:r w:rsidRPr="32F34E74">
              <w:rPr>
                <w:rFonts w:ascii="Arial" w:eastAsia="Arial" w:hAnsi="Arial" w:cs="Arial"/>
                <w:sz w:val="20"/>
                <w:szCs w:val="20"/>
              </w:rPr>
              <w:t xml:space="preserve"> and </w:t>
            </w:r>
            <w:r w:rsidRPr="32F34E74">
              <w:rPr>
                <w:rFonts w:ascii="Arial" w:eastAsia="Arial" w:hAnsi="Arial" w:cs="Arial"/>
                <w:b/>
                <w:bCs/>
                <w:sz w:val="20"/>
                <w:szCs w:val="20"/>
              </w:rPr>
              <w:t>Financial Services Guide</w:t>
            </w:r>
            <w:r w:rsidRPr="32F34E74">
              <w:rPr>
                <w:rFonts w:ascii="Arial" w:eastAsia="Arial" w:hAnsi="Arial" w:cs="Arial"/>
                <w:sz w:val="20"/>
                <w:szCs w:val="20"/>
              </w:rPr>
              <w:t xml:space="preserve"> please </w:t>
            </w:r>
            <w:ins w:id="6" w:author="Raphaella Han" w:date="2025-11-27T04:38:00Z">
              <w:r w:rsidR="191B4674" w:rsidRPr="32F34E74">
                <w:rPr>
                  <w:rFonts w:ascii="Arial" w:eastAsia="Arial" w:hAnsi="Arial" w:cs="Arial"/>
                  <w:sz w:val="20"/>
                  <w:szCs w:val="20"/>
                </w:rPr>
                <w:t xml:space="preserve">visit the Qantas Insurance website and </w:t>
              </w:r>
            </w:ins>
            <w:r w:rsidRPr="32F34E74">
              <w:rPr>
                <w:rFonts w:ascii="Arial" w:eastAsia="Arial" w:hAnsi="Arial" w:cs="Arial"/>
                <w:sz w:val="20"/>
                <w:szCs w:val="20"/>
              </w:rPr>
              <w:t xml:space="preserve">log in to </w:t>
            </w:r>
            <w:del w:id="7" w:author="Crombie, Sean D" w:date="2025-11-13T21:05:00Z">
              <w:r w:rsidRPr="32F34E74" w:rsidDel="00F806FF">
                <w:rPr>
                  <w:rFonts w:ascii="Arial" w:eastAsia="Arial" w:hAnsi="Arial" w:cs="Arial"/>
                  <w:sz w:val="20"/>
                  <w:szCs w:val="20"/>
                </w:rPr>
                <w:delText xml:space="preserve">our </w:delText>
              </w:r>
            </w:del>
            <w:ins w:id="8" w:author="Crombie, Sean D" w:date="2025-11-13T21:05:00Z">
              <w:r w:rsidR="00E268D5" w:rsidRPr="32F34E74">
                <w:rPr>
                  <w:rFonts w:ascii="Arial" w:eastAsia="Arial" w:hAnsi="Arial" w:cs="Arial"/>
                  <w:sz w:val="20"/>
                  <w:szCs w:val="20"/>
                </w:rPr>
                <w:t xml:space="preserve">the </w:t>
              </w:r>
            </w:ins>
            <w:hyperlink r:id="rId16">
              <w:r w:rsidRPr="32F34E74">
                <w:rPr>
                  <w:rFonts w:ascii="Arial" w:eastAsia="Arial" w:hAnsi="Arial" w:cs="Arial"/>
                  <w:color w:val="E40000"/>
                  <w:sz w:val="20"/>
                  <w:szCs w:val="20"/>
                  <w:u w:val="single"/>
                </w:rPr>
                <w:t>policy portal</w:t>
              </w:r>
            </w:hyperlink>
            <w:r w:rsidRPr="32F34E74">
              <w:rPr>
                <w:rFonts w:ascii="Arial" w:eastAsia="Arial" w:hAnsi="Arial" w:cs="Arial"/>
                <w:sz w:val="20"/>
                <w:szCs w:val="20"/>
              </w:rPr>
              <w:t xml:space="preserve">. </w:t>
            </w:r>
            <w:r>
              <w:br/>
            </w:r>
            <w:r>
              <w:br/>
            </w:r>
            <w:r w:rsidRPr="32F34E74">
              <w:rPr>
                <w:rFonts w:ascii="Arial" w:eastAsia="Arial" w:hAnsi="Arial" w:cs="Arial"/>
                <w:sz w:val="20"/>
                <w:szCs w:val="20"/>
              </w:rPr>
              <w:t>Please take the time to read the PDS to be clear on what is and isn’t covered to avoid any surprise</w:t>
            </w:r>
            <w:commentRangeStart w:id="9"/>
            <w:r w:rsidRPr="32F34E74">
              <w:rPr>
                <w:rFonts w:ascii="Arial" w:eastAsia="Arial" w:hAnsi="Arial" w:cs="Arial"/>
                <w:sz w:val="20"/>
                <w:szCs w:val="20"/>
              </w:rPr>
              <w:t>s</w:t>
            </w:r>
            <w:commentRangeEnd w:id="9"/>
            <w:r>
              <w:rPr>
                <w:rStyle w:val="CommentReference"/>
              </w:rPr>
              <w:commentReference w:id="9"/>
            </w:r>
            <w:r w:rsidRPr="32F34E74">
              <w:rPr>
                <w:rFonts w:ascii="Arial" w:eastAsia="Arial" w:hAnsi="Arial" w:cs="Arial"/>
                <w:sz w:val="20"/>
                <w:szCs w:val="20"/>
              </w:rPr>
              <w:t xml:space="preserve">. </w:t>
            </w:r>
          </w:p>
          <w:p w14:paraId="154A7534" w14:textId="77777777" w:rsidR="0045311B" w:rsidRDefault="0045311B">
            <w:pPr>
              <w:rPr>
                <w:rFonts w:ascii="Arial" w:eastAsia="Arial" w:hAnsi="Arial" w:cs="Arial"/>
                <w:b/>
                <w:sz w:val="20"/>
                <w:szCs w:val="20"/>
              </w:rPr>
            </w:pPr>
          </w:p>
          <w:tbl>
            <w:tblPr>
              <w:tblStyle w:val="affffffffffffffffd"/>
              <w:tblW w:w="9630" w:type="dxa"/>
              <w:tblInd w:w="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30"/>
            </w:tblGrid>
            <w:tr w:rsidR="0045311B" w14:paraId="31B6786E" w14:textId="77777777">
              <w:tc>
                <w:tcPr>
                  <w:tcW w:w="9630" w:type="dxa"/>
                </w:tcPr>
                <w:sdt>
                  <w:sdtPr>
                    <w:tag w:val="goog_rdk_13"/>
                    <w:id w:val="-1628814329"/>
                    <w:lock w:val="contentLocked"/>
                  </w:sdtPr>
                  <w:sdtContent>
                    <w:p w14:paraId="647F0E6D" w14:textId="77777777" w:rsidR="0045311B" w:rsidRDefault="00F806FF">
                      <w:pPr>
                        <w:rPr>
                          <w:rFonts w:ascii="Arial" w:eastAsia="Arial" w:hAnsi="Arial" w:cs="Arial"/>
                          <w:b/>
                          <w:sz w:val="20"/>
                          <w:szCs w:val="20"/>
                        </w:rPr>
                      </w:pPr>
                      <w:r>
                        <w:rPr>
                          <w:rFonts w:ascii="Arial" w:eastAsia="Arial" w:hAnsi="Arial" w:cs="Arial"/>
                          <w:b/>
                          <w:sz w:val="20"/>
                          <w:szCs w:val="20"/>
                        </w:rPr>
                        <w:t xml:space="preserve">Your Policy Details </w:t>
                      </w:r>
                    </w:p>
                    <w:p w14:paraId="795950D3" w14:textId="77777777" w:rsidR="0045311B" w:rsidRDefault="0045311B">
                      <w:pPr>
                        <w:rPr>
                          <w:rFonts w:ascii="Arial" w:eastAsia="Arial" w:hAnsi="Arial" w:cs="Arial"/>
                          <w:sz w:val="20"/>
                          <w:szCs w:val="20"/>
                        </w:rPr>
                      </w:pPr>
                    </w:p>
                    <w:p w14:paraId="727E97B3" w14:textId="77777777" w:rsidR="0045311B" w:rsidRDefault="00F806FF">
                      <w:pPr>
                        <w:rPr>
                          <w:rFonts w:ascii="Arial" w:eastAsia="Arial" w:hAnsi="Arial" w:cs="Arial"/>
                          <w:sz w:val="20"/>
                          <w:szCs w:val="20"/>
                          <w:highlight w:val="yellow"/>
                        </w:rPr>
                      </w:pPr>
                      <w:r>
                        <w:rPr>
                          <w:rFonts w:ascii="Arial" w:eastAsia="Arial" w:hAnsi="Arial" w:cs="Arial"/>
                          <w:sz w:val="20"/>
                          <w:szCs w:val="20"/>
                        </w:rPr>
                        <w:t xml:space="preserve">Issuer </w:t>
                      </w:r>
                      <w:r>
                        <w:rPr>
                          <w:rFonts w:ascii="Arial" w:eastAsia="Arial" w:hAnsi="Arial" w:cs="Arial"/>
                          <w:b/>
                          <w:sz w:val="20"/>
                          <w:szCs w:val="20"/>
                          <w:highlight w:val="yellow"/>
                        </w:rPr>
                        <w:t xml:space="preserve">Zurich Australian Insurance Limited </w:t>
                      </w:r>
                      <w:r>
                        <w:rPr>
                          <w:rFonts w:ascii="Arial" w:eastAsia="Arial" w:hAnsi="Arial" w:cs="Arial"/>
                          <w:sz w:val="20"/>
                          <w:szCs w:val="20"/>
                          <w:highlight w:val="yellow"/>
                        </w:rPr>
                        <w:t xml:space="preserve"> </w:t>
                      </w:r>
                    </w:p>
                    <w:p w14:paraId="7D8EA157" w14:textId="77777777" w:rsidR="0045311B" w:rsidRDefault="0045311B">
                      <w:pPr>
                        <w:rPr>
                          <w:rFonts w:ascii="Arial" w:eastAsia="Arial" w:hAnsi="Arial" w:cs="Arial"/>
                          <w:sz w:val="20"/>
                          <w:szCs w:val="20"/>
                        </w:rPr>
                      </w:pPr>
                    </w:p>
                    <w:p w14:paraId="63D0756C" w14:textId="77777777" w:rsidR="0045311B" w:rsidRDefault="00F806FF">
                      <w:pPr>
                        <w:rPr>
                          <w:rFonts w:ascii="Arial" w:eastAsia="Arial" w:hAnsi="Arial" w:cs="Arial"/>
                          <w:sz w:val="20"/>
                          <w:szCs w:val="20"/>
                        </w:rPr>
                      </w:pPr>
                      <w:r>
                        <w:rPr>
                          <w:rFonts w:ascii="Arial" w:eastAsia="Arial" w:hAnsi="Arial" w:cs="Arial"/>
                          <w:sz w:val="20"/>
                          <w:szCs w:val="20"/>
                        </w:rPr>
                        <w:t xml:space="preserve">Policy  </w:t>
                      </w:r>
                      <w:r>
                        <w:rPr>
                          <w:rFonts w:ascii="Arial" w:eastAsia="Arial" w:hAnsi="Arial" w:cs="Arial"/>
                          <w:b/>
                          <w:sz w:val="20"/>
                          <w:szCs w:val="20"/>
                        </w:rPr>
                        <w:t>{{Product Name}}</w:t>
                      </w:r>
                    </w:p>
                    <w:p w14:paraId="4F35A2F3" w14:textId="77777777" w:rsidR="0045311B" w:rsidRDefault="0045311B">
                      <w:pPr>
                        <w:rPr>
                          <w:rFonts w:ascii="Arial" w:eastAsia="Arial" w:hAnsi="Arial" w:cs="Arial"/>
                          <w:sz w:val="20"/>
                          <w:szCs w:val="20"/>
                        </w:rPr>
                      </w:pPr>
                    </w:p>
                    <w:p w14:paraId="57B921A3" w14:textId="77777777" w:rsidR="0045311B" w:rsidRDefault="00F806FF">
                      <w:pPr>
                        <w:rPr>
                          <w:rFonts w:ascii="Arial" w:eastAsia="Arial" w:hAnsi="Arial" w:cs="Arial"/>
                          <w:sz w:val="20"/>
                          <w:szCs w:val="20"/>
                        </w:rPr>
                      </w:pPr>
                      <w:r>
                        <w:rPr>
                          <w:rFonts w:ascii="Arial" w:eastAsia="Arial" w:hAnsi="Arial" w:cs="Arial"/>
                          <w:sz w:val="20"/>
                          <w:szCs w:val="20"/>
                        </w:rPr>
                        <w:t xml:space="preserve">Policy Number </w:t>
                      </w:r>
                      <w:r>
                        <w:rPr>
                          <w:rFonts w:ascii="Arial" w:eastAsia="Arial" w:hAnsi="Arial" w:cs="Arial"/>
                          <w:b/>
                          <w:sz w:val="20"/>
                          <w:szCs w:val="20"/>
                        </w:rPr>
                        <w:t>{{Policy Number}}</w:t>
                      </w:r>
                    </w:p>
                    <w:p w14:paraId="744C507D" w14:textId="77777777" w:rsidR="0045311B" w:rsidRDefault="0045311B">
                      <w:pPr>
                        <w:rPr>
                          <w:rFonts w:ascii="Arial" w:eastAsia="Arial" w:hAnsi="Arial" w:cs="Arial"/>
                          <w:sz w:val="20"/>
                          <w:szCs w:val="20"/>
                        </w:rPr>
                      </w:pPr>
                    </w:p>
                    <w:p w14:paraId="2EB8C94B" w14:textId="77777777" w:rsidR="0045311B" w:rsidRDefault="00F806FF">
                      <w:pPr>
                        <w:rPr>
                          <w:rFonts w:ascii="Arial" w:eastAsia="Arial" w:hAnsi="Arial" w:cs="Arial"/>
                          <w:sz w:val="20"/>
                          <w:szCs w:val="20"/>
                        </w:rPr>
                      </w:pPr>
                      <w:r>
                        <w:rPr>
                          <w:rFonts w:ascii="Arial" w:eastAsia="Arial" w:hAnsi="Arial" w:cs="Arial"/>
                          <w:sz w:val="20"/>
                          <w:szCs w:val="20"/>
                        </w:rPr>
                        <w:t xml:space="preserve">Policy Start Date </w:t>
                      </w:r>
                      <w:r>
                        <w:rPr>
                          <w:rFonts w:ascii="Arial" w:eastAsia="Arial" w:hAnsi="Arial" w:cs="Arial"/>
                          <w:b/>
                          <w:sz w:val="20"/>
                          <w:szCs w:val="20"/>
                        </w:rPr>
                        <w:t>{{DD MMM YYYY}}</w:t>
                      </w:r>
                    </w:p>
                    <w:p w14:paraId="020EFBB8" w14:textId="77777777" w:rsidR="0045311B" w:rsidRDefault="0045311B">
                      <w:pPr>
                        <w:rPr>
                          <w:rFonts w:ascii="Arial" w:eastAsia="Arial" w:hAnsi="Arial" w:cs="Arial"/>
                          <w:sz w:val="20"/>
                          <w:szCs w:val="20"/>
                        </w:rPr>
                      </w:pPr>
                    </w:p>
                    <w:p w14:paraId="13DB8189" w14:textId="77777777" w:rsidR="0045311B" w:rsidRDefault="00F806FF">
                      <w:pPr>
                        <w:rPr>
                          <w:rFonts w:ascii="Arial" w:eastAsia="Arial" w:hAnsi="Arial" w:cs="Arial"/>
                          <w:sz w:val="20"/>
                          <w:szCs w:val="20"/>
                        </w:rPr>
                      </w:pPr>
                      <w:r>
                        <w:rPr>
                          <w:rFonts w:ascii="Arial" w:eastAsia="Arial" w:hAnsi="Arial" w:cs="Arial"/>
                          <w:sz w:val="20"/>
                          <w:szCs w:val="20"/>
                        </w:rPr>
                        <w:t xml:space="preserve">Policy End Date </w:t>
                      </w:r>
                      <w:r>
                        <w:rPr>
                          <w:rFonts w:ascii="Arial" w:eastAsia="Arial" w:hAnsi="Arial" w:cs="Arial"/>
                          <w:b/>
                          <w:sz w:val="20"/>
                          <w:szCs w:val="20"/>
                        </w:rPr>
                        <w:t>{{DD MMM YYYY}}</w:t>
                      </w:r>
                    </w:p>
                    <w:p w14:paraId="67052762" w14:textId="77777777" w:rsidR="0045311B" w:rsidRDefault="0045311B">
                      <w:pPr>
                        <w:rPr>
                          <w:rFonts w:ascii="Arial" w:eastAsia="Arial" w:hAnsi="Arial" w:cs="Arial"/>
                          <w:sz w:val="20"/>
                          <w:szCs w:val="20"/>
                        </w:rPr>
                      </w:pPr>
                    </w:p>
                    <w:p w14:paraId="4BC4B770" w14:textId="77777777" w:rsidR="0045311B" w:rsidRDefault="00F806FF">
                      <w:pPr>
                        <w:keepNext/>
                        <w:keepLines/>
                        <w:rPr>
                          <w:rFonts w:ascii="Arial" w:eastAsia="Arial" w:hAnsi="Arial" w:cs="Arial"/>
                          <w:b/>
                          <w:sz w:val="20"/>
                          <w:szCs w:val="20"/>
                        </w:rPr>
                      </w:pPr>
                      <w:r>
                        <w:rPr>
                          <w:rFonts w:ascii="Arial" w:eastAsia="Arial" w:hAnsi="Arial" w:cs="Arial"/>
                          <w:sz w:val="20"/>
                          <w:szCs w:val="20"/>
                        </w:rPr>
                        <w:t xml:space="preserve">Destinations </w:t>
                      </w:r>
                      <w:r>
                        <w:rPr>
                          <w:rFonts w:ascii="Arial" w:eastAsia="Arial" w:hAnsi="Arial" w:cs="Arial"/>
                          <w:b/>
                          <w:sz w:val="20"/>
                          <w:szCs w:val="20"/>
                        </w:rPr>
                        <w:t>{{Destination}} {{Destination}}</w:t>
                      </w:r>
                    </w:p>
                    <w:p w14:paraId="54BE1F8C" w14:textId="77777777" w:rsidR="0045311B" w:rsidRDefault="00F806FF">
                      <w:pPr>
                        <w:keepNext/>
                        <w:keepLines/>
                        <w:rPr>
                          <w:rFonts w:ascii="Arial" w:eastAsia="Arial" w:hAnsi="Arial" w:cs="Arial"/>
                          <w:b/>
                          <w:sz w:val="20"/>
                          <w:szCs w:val="20"/>
                        </w:rPr>
                      </w:pPr>
                      <w:r>
                        <w:rPr>
                          <w:rFonts w:ascii="Arial" w:eastAsia="Arial" w:hAnsi="Arial" w:cs="Arial"/>
                          <w:b/>
                          <w:sz w:val="20"/>
                          <w:szCs w:val="20"/>
                        </w:rPr>
                        <w:t>{{Destination}} {{Destination}}</w:t>
                      </w:r>
                    </w:p>
                    <w:p w14:paraId="1CCD323A" w14:textId="77777777" w:rsidR="0045311B" w:rsidRDefault="00F806FF">
                      <w:pPr>
                        <w:keepNext/>
                        <w:keepLines/>
                        <w:rPr>
                          <w:rFonts w:ascii="Arial" w:eastAsia="Arial" w:hAnsi="Arial" w:cs="Arial"/>
                          <w:b/>
                          <w:sz w:val="20"/>
                          <w:szCs w:val="20"/>
                        </w:rPr>
                      </w:pPr>
                      <w:r>
                        <w:rPr>
                          <w:rFonts w:ascii="Arial" w:eastAsia="Arial" w:hAnsi="Arial" w:cs="Arial"/>
                          <w:b/>
                          <w:sz w:val="20"/>
                          <w:szCs w:val="20"/>
                        </w:rPr>
                        <w:t>{{Destination}} {{Destination}}</w:t>
                      </w:r>
                    </w:p>
                    <w:p w14:paraId="070C91EC" w14:textId="77777777" w:rsidR="0045311B" w:rsidRDefault="00F806FF">
                      <w:pPr>
                        <w:keepNext/>
                        <w:keepLines/>
                        <w:rPr>
                          <w:rFonts w:ascii="Arial" w:eastAsia="Arial" w:hAnsi="Arial" w:cs="Arial"/>
                          <w:b/>
                          <w:sz w:val="20"/>
                          <w:szCs w:val="20"/>
                        </w:rPr>
                      </w:pPr>
                      <w:r>
                        <w:rPr>
                          <w:rFonts w:ascii="Arial" w:eastAsia="Arial" w:hAnsi="Arial" w:cs="Arial"/>
                          <w:b/>
                          <w:sz w:val="20"/>
                          <w:szCs w:val="20"/>
                        </w:rPr>
                        <w:t>{{Destination}} {{Destination}}</w:t>
                      </w:r>
                    </w:p>
                    <w:p w14:paraId="0846BCB7" w14:textId="77777777" w:rsidR="0045311B" w:rsidRDefault="00F806FF">
                      <w:pPr>
                        <w:keepNext/>
                        <w:keepLines/>
                        <w:rPr>
                          <w:rFonts w:ascii="Arial" w:eastAsia="Arial" w:hAnsi="Arial" w:cs="Arial"/>
                          <w:b/>
                          <w:sz w:val="20"/>
                          <w:szCs w:val="20"/>
                        </w:rPr>
                      </w:pPr>
                      <w:r>
                        <w:rPr>
                          <w:rFonts w:ascii="Arial" w:eastAsia="Arial" w:hAnsi="Arial" w:cs="Arial"/>
                          <w:b/>
                          <w:sz w:val="20"/>
                          <w:szCs w:val="20"/>
                        </w:rPr>
                        <w:t xml:space="preserve">{{Destination}} {{Destination}} </w:t>
                      </w:r>
                    </w:p>
                    <w:p w14:paraId="1CC271E1" w14:textId="77777777" w:rsidR="0045311B" w:rsidRDefault="00F806FF">
                      <w:pPr>
                        <w:keepNext/>
                        <w:keepLines/>
                        <w:rPr>
                          <w:rFonts w:ascii="Arial" w:eastAsia="Arial" w:hAnsi="Arial" w:cs="Arial"/>
                          <w:sz w:val="20"/>
                          <w:szCs w:val="20"/>
                        </w:rPr>
                      </w:pPr>
                      <w:r>
                        <w:rPr>
                          <w:rFonts w:ascii="Arial" w:eastAsia="Arial" w:hAnsi="Arial" w:cs="Arial"/>
                          <w:color w:val="7030A0"/>
                          <w:sz w:val="20"/>
                          <w:szCs w:val="20"/>
                        </w:rPr>
                        <w:t>or</w:t>
                      </w:r>
                      <w:r>
                        <w:rPr>
                          <w:rFonts w:ascii="Arial" w:eastAsia="Arial" w:hAnsi="Arial" w:cs="Arial"/>
                          <w:sz w:val="20"/>
                          <w:szCs w:val="20"/>
                        </w:rPr>
                        <w:t xml:space="preserve"> </w:t>
                      </w:r>
                    </w:p>
                    <w:p w14:paraId="6A977D75" w14:textId="77777777" w:rsidR="0045311B" w:rsidRDefault="00F806FF">
                      <w:pPr>
                        <w:rPr>
                          <w:rFonts w:ascii="Arial" w:eastAsia="Arial" w:hAnsi="Arial" w:cs="Arial"/>
                          <w:color w:val="FF0000"/>
                          <w:sz w:val="20"/>
                          <w:szCs w:val="20"/>
                        </w:rPr>
                      </w:pPr>
                      <w:r>
                        <w:rPr>
                          <w:rFonts w:ascii="Arial" w:eastAsia="Arial" w:hAnsi="Arial" w:cs="Arial"/>
                          <w:sz w:val="20"/>
                          <w:szCs w:val="20"/>
                        </w:rPr>
                        <w:t xml:space="preserve">Worldwide (except for </w:t>
                      </w:r>
                      <w:hyperlink r:id="rId20">
                        <w:r>
                          <w:rPr>
                            <w:rFonts w:ascii="Arial" w:eastAsia="Arial" w:hAnsi="Arial" w:cs="Arial"/>
                            <w:color w:val="FF0000"/>
                            <w:sz w:val="20"/>
                            <w:szCs w:val="20"/>
                            <w:u w:val="single"/>
                          </w:rPr>
                          <w:t>excluded destinations</w:t>
                        </w:r>
                      </w:hyperlink>
                      <w:r>
                        <w:rPr>
                          <w:rFonts w:ascii="Arial" w:eastAsia="Arial" w:hAnsi="Arial" w:cs="Arial"/>
                          <w:color w:val="FF0000"/>
                          <w:sz w:val="20"/>
                          <w:szCs w:val="20"/>
                        </w:rPr>
                        <w:t xml:space="preserve">)  </w:t>
                      </w:r>
                    </w:p>
                    <w:p w14:paraId="50B4DE99" w14:textId="77777777" w:rsidR="0045311B" w:rsidRDefault="0045311B">
                      <w:pPr>
                        <w:rPr>
                          <w:rFonts w:ascii="Arial" w:eastAsia="Arial" w:hAnsi="Arial" w:cs="Arial"/>
                          <w:sz w:val="20"/>
                          <w:szCs w:val="20"/>
                        </w:rPr>
                      </w:pPr>
                    </w:p>
                    <w:p w14:paraId="45CC7F67" w14:textId="77777777" w:rsidR="0045311B" w:rsidRDefault="00F806FF">
                      <w:pPr>
                        <w:rPr>
                          <w:rFonts w:ascii="Arial" w:eastAsia="Arial" w:hAnsi="Arial" w:cs="Arial"/>
                          <w:sz w:val="20"/>
                          <w:szCs w:val="20"/>
                        </w:rPr>
                      </w:pPr>
                      <w:r>
                        <w:rPr>
                          <w:rFonts w:ascii="Arial" w:eastAsia="Arial" w:hAnsi="Arial" w:cs="Arial"/>
                          <w:sz w:val="20"/>
                          <w:szCs w:val="20"/>
                        </w:rPr>
                        <w:t xml:space="preserve">Issued </w:t>
                      </w:r>
                      <w:r>
                        <w:rPr>
                          <w:rFonts w:ascii="Arial" w:eastAsia="Arial" w:hAnsi="Arial" w:cs="Arial"/>
                          <w:b/>
                          <w:sz w:val="20"/>
                          <w:szCs w:val="20"/>
                        </w:rPr>
                        <w:t xml:space="preserve">{{DD MMM YYYY}} HH:MM AM/PM </w:t>
                      </w:r>
                    </w:p>
                    <w:p w14:paraId="51407ADE" w14:textId="4B3F0117" w:rsidR="0045311B" w:rsidRDefault="00F806FF">
                      <w:pPr>
                        <w:rPr>
                          <w:rFonts w:ascii="Arial" w:eastAsia="Arial" w:hAnsi="Arial" w:cs="Arial"/>
                          <w:sz w:val="20"/>
                          <w:szCs w:val="20"/>
                        </w:rPr>
                      </w:pPr>
                      <w:r>
                        <w:rPr>
                          <w:rFonts w:ascii="Arial" w:eastAsia="Arial" w:hAnsi="Arial" w:cs="Arial"/>
                          <w:sz w:val="20"/>
                          <w:szCs w:val="20"/>
                        </w:rPr>
                        <w:t xml:space="preserve">Qantas Frequent Flyer number: </w:t>
                      </w:r>
                      <w:r>
                        <w:rPr>
                          <w:rFonts w:ascii="Arial" w:eastAsia="Arial" w:hAnsi="Arial" w:cs="Arial"/>
                          <w:b/>
                          <w:sz w:val="20"/>
                          <w:szCs w:val="20"/>
                        </w:rPr>
                        <w:t>{{QFF Number}}</w:t>
                      </w:r>
                    </w:p>
                  </w:sdtContent>
                </w:sdt>
              </w:tc>
            </w:tr>
          </w:tbl>
          <w:p w14:paraId="4036EF60" w14:textId="77777777" w:rsidR="0045311B" w:rsidRDefault="0045311B">
            <w:pPr>
              <w:keepNext/>
              <w:keepLines/>
              <w:ind w:left="0" w:firstLine="0"/>
              <w:rPr>
                <w:rFonts w:ascii="Arial" w:eastAsia="Arial" w:hAnsi="Arial" w:cs="Arial"/>
                <w:sz w:val="20"/>
                <w:szCs w:val="20"/>
              </w:rPr>
            </w:pPr>
            <w:commentRangeStart w:id="10"/>
            <w:commentRangeStart w:id="11"/>
            <w:commentRangeEnd w:id="10"/>
            <w:r>
              <w:rPr>
                <w:rStyle w:val="CommentReference"/>
              </w:rPr>
              <w:commentReference w:id="10"/>
            </w:r>
            <w:commentRangeEnd w:id="11"/>
            <w:r>
              <w:rPr>
                <w:rStyle w:val="CommentReference"/>
              </w:rPr>
              <w:commentReference w:id="11"/>
            </w:r>
          </w:p>
          <w:p w14:paraId="62419CDC" w14:textId="77777777" w:rsidR="0045311B" w:rsidRDefault="00F806FF">
            <w:pPr>
              <w:keepNext/>
              <w:keepLines/>
              <w:ind w:left="0" w:firstLine="0"/>
              <w:rPr>
                <w:rFonts w:ascii="Arial" w:eastAsia="Arial" w:hAnsi="Arial" w:cs="Arial"/>
                <w:sz w:val="20"/>
                <w:szCs w:val="20"/>
              </w:rPr>
            </w:pPr>
            <w:r w:rsidRPr="2AEEA772">
              <w:rPr>
                <w:rFonts w:ascii="Arial" w:eastAsia="Arial" w:hAnsi="Arial" w:cs="Arial"/>
                <w:sz w:val="20"/>
                <w:szCs w:val="20"/>
              </w:rPr>
              <w:t>Remember, you can cancel your policy for a full refund within 21 days</w:t>
            </w:r>
            <w:ins w:id="12" w:author="Eakins, Nicola" w:date="2025-10-02T03:23:00Z">
              <w:r w:rsidR="73BC91D6" w:rsidRPr="2AEEA772">
                <w:rPr>
                  <w:rFonts w:ascii="Arial" w:eastAsia="Arial" w:hAnsi="Arial" w:cs="Arial"/>
                  <w:sz w:val="20"/>
                  <w:szCs w:val="20"/>
                </w:rPr>
                <w:t xml:space="preserve"> of purchase</w:t>
              </w:r>
            </w:ins>
            <w:r w:rsidRPr="2AEEA772">
              <w:rPr>
                <w:rFonts w:ascii="Arial" w:eastAsia="Arial" w:hAnsi="Arial" w:cs="Arial"/>
                <w:sz w:val="20"/>
                <w:szCs w:val="20"/>
              </w:rPr>
              <w:t xml:space="preserve">, as long as you have not started your trip or made any claims. </w:t>
            </w:r>
          </w:p>
          <w:p w14:paraId="0A2B98D0" w14:textId="77777777" w:rsidR="0045311B" w:rsidRDefault="0045311B">
            <w:pPr>
              <w:keepNext/>
              <w:keepLines/>
              <w:ind w:left="0" w:firstLine="0"/>
              <w:rPr>
                <w:rFonts w:ascii="Arial" w:eastAsia="Arial" w:hAnsi="Arial" w:cs="Arial"/>
                <w:sz w:val="20"/>
                <w:szCs w:val="20"/>
              </w:rPr>
            </w:pPr>
          </w:p>
          <w:p w14:paraId="459224D3" w14:textId="77777777" w:rsidR="5B4B6B34" w:rsidRDefault="00F806FF" w:rsidP="2AEEA772">
            <w:pPr>
              <w:rPr>
                <w:ins w:id="13" w:author="Eakins, Nicola" w:date="2025-10-02T03:24:00Z" w16du:dateUtc="2025-10-02T03:24:38Z"/>
                <w:rFonts w:ascii="Arial" w:eastAsia="Arial" w:hAnsi="Arial" w:cs="Arial"/>
                <w:b/>
                <w:bCs/>
                <w:sz w:val="20"/>
                <w:szCs w:val="20"/>
              </w:rPr>
            </w:pPr>
            <w:r w:rsidRPr="2AEEA772">
              <w:rPr>
                <w:rFonts w:ascii="Arial" w:eastAsia="Arial" w:hAnsi="Arial" w:cs="Arial"/>
                <w:b/>
                <w:bCs/>
                <w:sz w:val="20"/>
                <w:szCs w:val="20"/>
              </w:rPr>
              <w:t>We’re here to help</w:t>
            </w:r>
          </w:p>
          <w:p w14:paraId="129B9483" w14:textId="77777777" w:rsidR="2AEEA772" w:rsidRDefault="2AEEA772" w:rsidP="2AEEA772">
            <w:pPr>
              <w:rPr>
                <w:rFonts w:ascii="Arial" w:eastAsia="Arial" w:hAnsi="Arial" w:cs="Arial"/>
                <w:b/>
                <w:bCs/>
                <w:sz w:val="20"/>
                <w:szCs w:val="20"/>
              </w:rPr>
            </w:pPr>
          </w:p>
          <w:tbl>
            <w:tblPr>
              <w:tblStyle w:val="affffffffffffffffe"/>
              <w:tblW w:w="12240" w:type="dxa"/>
              <w:tblInd w:w="120" w:type="dxa"/>
              <w:tblBorders>
                <w:top w:val="dotted" w:sz="4" w:space="0" w:color="808080"/>
                <w:left w:val="dotted" w:sz="4" w:space="0" w:color="808080"/>
                <w:bottom w:val="dotted" w:sz="4" w:space="0" w:color="808080"/>
                <w:right w:val="dotted" w:sz="4" w:space="0" w:color="808080"/>
                <w:insideH w:val="dotted" w:sz="4" w:space="0" w:color="808080"/>
                <w:insideV w:val="dotted" w:sz="4" w:space="0" w:color="808080"/>
              </w:tblBorders>
              <w:tblLayout w:type="fixed"/>
              <w:tblLook w:val="0400" w:firstRow="0" w:lastRow="0" w:firstColumn="0" w:lastColumn="0" w:noHBand="0" w:noVBand="1"/>
            </w:tblPr>
            <w:tblGrid>
              <w:gridCol w:w="3180"/>
              <w:gridCol w:w="9060"/>
            </w:tblGrid>
            <w:tr w:rsidR="0045311B" w14:paraId="3D50EC77" w14:textId="77777777" w:rsidTr="32F34E74">
              <w:tc>
                <w:tcPr>
                  <w:tcW w:w="3180" w:type="dxa"/>
                  <w:tcMar>
                    <w:top w:w="30" w:type="dxa"/>
                    <w:left w:w="75" w:type="dxa"/>
                    <w:bottom w:w="0" w:type="dxa"/>
                    <w:right w:w="0" w:type="dxa"/>
                  </w:tcMar>
                </w:tcPr>
                <w:p w14:paraId="759D219B" w14:textId="77777777" w:rsidR="0045311B" w:rsidRDefault="00F806FF">
                  <w:r w:rsidRPr="23C539A8">
                    <w:t>Help with your policy</w:t>
                  </w:r>
                </w:p>
              </w:tc>
              <w:tc>
                <w:tcPr>
                  <w:tcW w:w="9060" w:type="dxa"/>
                  <w:tcMar>
                    <w:top w:w="30" w:type="dxa"/>
                    <w:left w:w="75" w:type="dxa"/>
                    <w:bottom w:w="150" w:type="dxa"/>
                    <w:right w:w="75" w:type="dxa"/>
                  </w:tcMar>
                </w:tcPr>
                <w:p w14:paraId="281F241B" w14:textId="77777777" w:rsidR="0045311B" w:rsidRDefault="00F806FF">
                  <w:bookmarkStart w:id="14" w:name="_heading=h.4d34og8"/>
                  <w:bookmarkEnd w:id="14"/>
                  <w:r>
                    <w:t>If you have any questions, or need help to change or cancel your policy</w:t>
                  </w:r>
                  <w:ins w:id="15" w:author="Eakins, Nicola" w:date="2025-10-02T03:38:00Z">
                    <w:r w:rsidR="53AD1BCE">
                      <w:t>:</w:t>
                    </w:r>
                  </w:ins>
                  <w:del w:id="16" w:author="Eakins, Nicola" w:date="2025-10-02T03:38:00Z">
                    <w:r w:rsidDel="00F806FF">
                      <w:delText>, please contact us.</w:delText>
                    </w:r>
                  </w:del>
                </w:p>
                <w:p w14:paraId="4DB8EFC2" w14:textId="77777777" w:rsidR="0045311B" w:rsidRDefault="0045311B">
                  <w:bookmarkStart w:id="17" w:name="_heading=h.v6b84eicifwi" w:colFirst="0" w:colLast="0"/>
                  <w:bookmarkEnd w:id="17"/>
                </w:p>
                <w:p w14:paraId="4AD2B80C" w14:textId="77777777" w:rsidR="0045311B" w:rsidRDefault="00F806FF">
                  <w:pPr>
                    <w:rPr>
                      <w:del w:id="18" w:author="Raphaella Han" w:date="2025-11-26T01:13:00Z" w16du:dateUtc="2025-11-26T01:13:24Z"/>
                      <w:highlight w:val="cyan"/>
                    </w:rPr>
                  </w:pPr>
                  <w:bookmarkStart w:id="19" w:name="_heading=h.adia5qfisppz"/>
                  <w:bookmarkEnd w:id="19"/>
                  <w:del w:id="20" w:author="Raphaella Han" w:date="2025-11-26T01:13:00Z">
                    <w:r w:rsidRPr="602E83CA" w:rsidDel="00F806FF">
                      <w:rPr>
                        <w:i/>
                        <w:iCs/>
                        <w:highlight w:val="cyan"/>
                      </w:rPr>
                      <w:delText xml:space="preserve">Note: If your travel dates change at all (including if your flight/s get rescheduled), please check that the Policy Start and End Dates above still match your travel plans. If they don’t, </w:delText>
                    </w:r>
                  </w:del>
                  <w:del w:id="21" w:author="Crombie, Sean D" w:date="2025-11-13T21:39:00Z">
                    <w:r w:rsidRPr="602E83CA" w:rsidDel="00F806FF">
                      <w:rPr>
                        <w:i/>
                        <w:iCs/>
                        <w:highlight w:val="cyan"/>
                      </w:rPr>
                      <w:delText xml:space="preserve">simply </w:delText>
                    </w:r>
                  </w:del>
                  <w:ins w:id="22" w:author="Crombie, Sean D" w:date="2025-11-13T21:39:00Z">
                    <w:del w:id="23" w:author="Raphaella Han" w:date="2025-11-26T01:13:00Z">
                      <w:r w:rsidRPr="602E83CA" w:rsidDel="009C7D90">
                        <w:rPr>
                          <w:i/>
                          <w:iCs/>
                          <w:highlight w:val="cyan"/>
                        </w:rPr>
                        <w:delText xml:space="preserve">please </w:delText>
                      </w:r>
                    </w:del>
                  </w:ins>
                  <w:del w:id="24" w:author="Raphaella Han" w:date="2025-11-26T01:13:00Z">
                    <w:r w:rsidRPr="602E83CA" w:rsidDel="00F806FF">
                      <w:rPr>
                        <w:i/>
                        <w:iCs/>
                        <w:highlight w:val="cyan"/>
                      </w:rPr>
                      <w:delText>call or email us before your trip</w:delText>
                    </w:r>
                  </w:del>
                  <w:del w:id="25" w:author="Crombie, Sean D" w:date="2025-11-13T21:39:00Z">
                    <w:r w:rsidRPr="602E83CA" w:rsidDel="00F806FF">
                      <w:rPr>
                        <w:i/>
                        <w:iCs/>
                        <w:highlight w:val="cyan"/>
                      </w:rPr>
                      <w:delText xml:space="preserve"> to ensure you’re covered</w:delText>
                    </w:r>
                  </w:del>
                  <w:del w:id="26" w:author="Raphaella Han" w:date="2025-11-26T01:13:00Z">
                    <w:r w:rsidRPr="602E83CA" w:rsidDel="00F806FF">
                      <w:rPr>
                        <w:i/>
                        <w:iCs/>
                        <w:highlight w:val="cyan"/>
                      </w:rPr>
                      <w:delText>.</w:delText>
                    </w:r>
                  </w:del>
                </w:p>
                <w:p w14:paraId="10EB84A5" w14:textId="77777777" w:rsidR="0045311B" w:rsidRDefault="0045311B"/>
                <w:p w14:paraId="364C7114" w14:textId="77777777" w:rsidR="0045311B" w:rsidRDefault="00F806FF">
                  <w:r w:rsidRPr="32F34E74">
                    <w:rPr>
                      <w:b/>
                      <w:bCs/>
                    </w:rPr>
                    <w:t>Online:</w:t>
                  </w:r>
                  <w:r>
                    <w:t xml:space="preserve"> </w:t>
                  </w:r>
                  <w:del w:id="27" w:author="Raphaella Han" w:date="2025-11-27T04:33:00Z">
                    <w:r w:rsidDel="00F806FF">
                      <w:delText>L</w:delText>
                    </w:r>
                  </w:del>
                  <w:ins w:id="28" w:author="Raphaella Han" w:date="2025-11-27T04:33:00Z">
                    <w:r w:rsidR="6709794D">
                      <w:t>Visit the Qantas Insurance website and l</w:t>
                    </w:r>
                  </w:ins>
                  <w:r>
                    <w:t xml:space="preserve">og in to </w:t>
                  </w:r>
                  <w:del w:id="29" w:author="Eakins, Nicola" w:date="2025-11-13T17:53:00Z">
                    <w:r w:rsidDel="00F806FF">
                      <w:delText>our</w:delText>
                    </w:r>
                  </w:del>
                  <w:ins w:id="30" w:author="Eakins, Nicola" w:date="2025-11-13T17:53:00Z">
                    <w:r w:rsidR="00BD0D7E">
                      <w:t>the</w:t>
                    </w:r>
                  </w:ins>
                  <w:r>
                    <w:t xml:space="preserve"> </w:t>
                  </w:r>
                  <w:hyperlink r:id="rId21">
                    <w:r w:rsidRPr="32F34E74">
                      <w:rPr>
                        <w:color w:val="1155CC"/>
                        <w:u w:val="single"/>
                      </w:rPr>
                      <w:t>policy portal</w:t>
                    </w:r>
                  </w:hyperlink>
                  <w:r w:rsidRPr="32F34E74">
                    <w:rPr>
                      <w:color w:val="FF0000"/>
                    </w:rPr>
                    <w:t xml:space="preserve"> </w:t>
                  </w:r>
                </w:p>
                <w:p w14:paraId="2D9ADC84" w14:textId="77777777" w:rsidR="0045311B" w:rsidRDefault="0045311B">
                  <w:pPr>
                    <w:rPr>
                      <w:b/>
                      <w:bCs/>
                    </w:rPr>
                  </w:pPr>
                </w:p>
                <w:p w14:paraId="290A7C09" w14:textId="77777777" w:rsidR="0045311B" w:rsidRDefault="00F806FF">
                  <w:r w:rsidRPr="23C539A8">
                    <w:rPr>
                      <w:b/>
                      <w:bCs/>
                    </w:rPr>
                    <w:t>Phone:</w:t>
                  </w:r>
                  <w:r>
                    <w:t xml:space="preserve"> </w:t>
                  </w:r>
                  <w:r>
                    <w:rPr>
                      <w:color w:val="FF0000"/>
                      <w:shd w:val="clear" w:color="auto" w:fill="F9CB9C"/>
                    </w:rPr>
                    <w:t>1800 954 270</w:t>
                  </w:r>
                  <w:r>
                    <w:t xml:space="preserve"> (within Australia) or </w:t>
                  </w:r>
                  <w:r>
                    <w:rPr>
                      <w:color w:val="FF0000"/>
                      <w:shd w:val="clear" w:color="auto" w:fill="F9CB9C"/>
                    </w:rPr>
                    <w:t>+61 3 9522 4840</w:t>
                  </w:r>
                  <w:r>
                    <w:t xml:space="preserve"> (from overseas), Monday to Friday 8 am to 7 pm and Saturday and Sunday 9 am – 4 pm</w:t>
                  </w:r>
                  <w:ins w:id="31" w:author="Eakins, Nicola" w:date="2025-10-02T03:27:00Z">
                    <w:r w:rsidR="7DA8D46C">
                      <w:t xml:space="preserve"> AET</w:t>
                    </w:r>
                  </w:ins>
                  <w:r>
                    <w:t xml:space="preserve">. </w:t>
                  </w:r>
                </w:p>
                <w:p w14:paraId="12453512" w14:textId="77777777" w:rsidR="0045311B" w:rsidRDefault="0045311B"/>
                <w:p w14:paraId="0411B82D" w14:textId="77777777" w:rsidR="0045311B" w:rsidRDefault="00F806FF">
                  <w:pPr>
                    <w:rPr>
                      <w:ins w:id="32" w:author="Raphaella Han" w:date="2025-11-26T01:13:00Z" w16du:dateUtc="2025-11-26T01:13:16Z"/>
                    </w:rPr>
                  </w:pPr>
                  <w:r w:rsidRPr="23C539A8">
                    <w:rPr>
                      <w:b/>
                      <w:bCs/>
                    </w:rPr>
                    <w:t>Email:</w:t>
                  </w:r>
                  <w:r>
                    <w:t xml:space="preserve"> </w:t>
                  </w:r>
                  <w:ins w:id="33" w:author="Eakins, Nicola" w:date="2025-11-13T17:55:00Z" w16du:dateUtc="2025-11-13T06:55:00Z">
                    <w:r w:rsidRPr="602E83CA">
                      <w:rPr>
                        <w:color w:val="0000FF"/>
                        <w:u w:val="single"/>
                      </w:rPr>
                      <w:fldChar w:fldCharType="begin"/>
                    </w:r>
                    <w:r w:rsidRPr="602E83CA">
                      <w:rPr>
                        <w:color w:val="0000FF"/>
                        <w:u w:val="single"/>
                      </w:rPr>
                      <w:instrText>HYPERLINK "mailto:</w:instrText>
                    </w:r>
                  </w:ins>
                  <w:r w:rsidR="00E35A9F">
                    <w:rPr>
                      <w:color w:val="0000FF"/>
                      <w:u w:val="single"/>
                      <w:shd w:val="clear" w:color="auto" w:fill="F9CB9C"/>
                    </w:rPr>
                    <w:instrText>qantascustomerservice@</w:instrText>
                  </w:r>
                  <w:ins w:id="34" w:author="Eakins, Nicola" w:date="2025-11-13T17:55:00Z" w16du:dateUtc="2025-11-13T06:55:00Z">
                    <w:r w:rsidRPr="602E83CA">
                      <w:rPr>
                        <w:color w:val="0000FF"/>
                        <w:u w:val="single"/>
                      </w:rPr>
                      <w:instrText>zurich</w:instrText>
                    </w:r>
                  </w:ins>
                  <w:r w:rsidR="00E35A9F">
                    <w:rPr>
                      <w:color w:val="0000FF"/>
                      <w:u w:val="single"/>
                      <w:shd w:val="clear" w:color="auto" w:fill="F9CB9C"/>
                    </w:rPr>
                    <w:instrText>.com</w:instrText>
                  </w:r>
                  <w:ins w:id="35" w:author="Eakins, Nicola" w:date="2025-11-13T17:55:00Z" w16du:dateUtc="2025-11-13T06:55:00Z">
                    <w:r w:rsidRPr="602E83CA">
                      <w:rPr>
                        <w:color w:val="0000FF"/>
                        <w:u w:val="single"/>
                      </w:rPr>
                      <w:instrText>"</w:instrText>
                    </w:r>
                    <w:r w:rsidRPr="602E83CA">
                      <w:rPr>
                        <w:color w:val="0000FF"/>
                        <w:u w:val="single"/>
                      </w:rPr>
                    </w:r>
                    <w:r w:rsidRPr="602E83CA">
                      <w:rPr>
                        <w:color w:val="0000FF"/>
                        <w:u w:val="single"/>
                      </w:rPr>
                      <w:fldChar w:fldCharType="separate"/>
                    </w:r>
                  </w:ins>
                  <w:r w:rsidR="00E35A9F" w:rsidRPr="00BE02A4">
                    <w:rPr>
                      <w:rStyle w:val="Hyperlink"/>
                      <w:shd w:val="clear" w:color="auto" w:fill="F9CB9C"/>
                    </w:rPr>
                    <w:t>qantascustomerservice@</w:t>
                  </w:r>
                  <w:del w:id="36" w:author="Eakins, Nicola" w:date="2025-11-13T17:55:00Z" w16du:dateUtc="2025-11-13T06:55:00Z">
                    <w:r w:rsidRPr="602E83CA" w:rsidDel="00E35A9F">
                      <w:rPr>
                        <w:rStyle w:val="Hyperlink"/>
                      </w:rPr>
                      <w:delText>aig</w:delText>
                    </w:r>
                  </w:del>
                  <w:ins w:id="37" w:author="Eakins, Nicola" w:date="2025-11-13T17:55:00Z" w16du:dateUtc="2025-11-13T06:55:00Z">
                    <w:r w:rsidR="00E35A9F" w:rsidRPr="602E83CA">
                      <w:rPr>
                        <w:rStyle w:val="Hyperlink"/>
                      </w:rPr>
                      <w:t>zurich</w:t>
                    </w:r>
                  </w:ins>
                  <w:r w:rsidR="00E35A9F" w:rsidRPr="00BE02A4">
                    <w:rPr>
                      <w:rStyle w:val="Hyperlink"/>
                      <w:shd w:val="clear" w:color="auto" w:fill="F9CB9C"/>
                    </w:rPr>
                    <w:t>.com</w:t>
                  </w:r>
                  <w:ins w:id="38" w:author="Eakins, Nicola" w:date="2025-11-13T17:55:00Z" w16du:dateUtc="2025-11-13T06:55:00Z">
                    <w:r w:rsidRPr="602E83CA">
                      <w:rPr>
                        <w:color w:val="0000FF"/>
                        <w:u w:val="single"/>
                      </w:rPr>
                      <w:fldChar w:fldCharType="end"/>
                    </w:r>
                  </w:ins>
                </w:p>
                <w:p w14:paraId="36D35883" w14:textId="77777777" w:rsidR="0045311B" w:rsidRDefault="0045311B">
                  <w:pPr>
                    <w:rPr>
                      <w:ins w:id="39" w:author="Raphaella Han" w:date="2025-11-26T01:13:00Z" w16du:dateUtc="2025-11-26T01:13:17Z"/>
                    </w:rPr>
                  </w:pPr>
                </w:p>
                <w:p w14:paraId="64F75BF9" w14:textId="77777777" w:rsidR="0045311B" w:rsidRDefault="13AF5806" w:rsidP="602E83CA">
                  <w:pPr>
                    <w:rPr>
                      <w:rFonts w:ascii="Arial" w:eastAsia="Arial" w:hAnsi="Arial" w:cs="Arial"/>
                      <w:shd w:val="clear" w:color="auto" w:fill="F9CB9C"/>
                    </w:rPr>
                  </w:pPr>
                  <w:commentRangeStart w:id="40"/>
                  <w:ins w:id="41" w:author="Raphaella Han" w:date="2025-11-26T01:13:00Z">
                    <w:r w:rsidRPr="1682CA27">
                      <w:rPr>
                        <w:color w:val="000000" w:themeColor="text1"/>
                      </w:rPr>
                      <w:t>Note: If your travel dates change at all (including if your flight/s get rescheduled), please check that the Policy Start and End Dates above still match your travel plans. If they don’t, please call or email us before your trip.</w:t>
                    </w:r>
                  </w:ins>
                  <w:commentRangeEnd w:id="40"/>
                  <w:r w:rsidR="00F806FF">
                    <w:rPr>
                      <w:rStyle w:val="CommentReference"/>
                    </w:rPr>
                    <w:commentReference w:id="40"/>
                  </w:r>
                </w:p>
              </w:tc>
            </w:tr>
            <w:tr w:rsidR="0045311B" w14:paraId="4FF50790" w14:textId="77777777" w:rsidTr="32F34E74">
              <w:tc>
                <w:tcPr>
                  <w:tcW w:w="3180" w:type="dxa"/>
                  <w:tcMar>
                    <w:top w:w="30" w:type="dxa"/>
                    <w:left w:w="75" w:type="dxa"/>
                    <w:bottom w:w="0" w:type="dxa"/>
                    <w:right w:w="0" w:type="dxa"/>
                  </w:tcMar>
                </w:tcPr>
                <w:p w14:paraId="648C5D48" w14:textId="77777777" w:rsidR="0045311B" w:rsidRDefault="00F806FF">
                  <w:r w:rsidRPr="23C539A8">
                    <w:t xml:space="preserve">Help while traveling </w:t>
                  </w:r>
                </w:p>
              </w:tc>
              <w:tc>
                <w:tcPr>
                  <w:tcW w:w="9060" w:type="dxa"/>
                  <w:tcMar>
                    <w:top w:w="30" w:type="dxa"/>
                    <w:left w:w="75" w:type="dxa"/>
                    <w:bottom w:w="150" w:type="dxa"/>
                    <w:right w:w="75" w:type="dxa"/>
                  </w:tcMar>
                </w:tcPr>
                <w:p w14:paraId="77E38678" w14:textId="77777777" w:rsidR="0045311B" w:rsidRDefault="51A65C9A">
                  <w:ins w:id="42" w:author="Eakins, Nicola" w:date="2025-10-02T03:39:00Z">
                    <w:r>
                      <w:t xml:space="preserve">For 24/7 worldwide emergency assistance: </w:t>
                    </w:r>
                  </w:ins>
                  <w:del w:id="43" w:author="Eakins, Nicola" w:date="2025-10-02T03:39:00Z">
                    <w:r w:rsidR="00F806FF" w:rsidDel="00F806FF">
                      <w:delText>If you need urgent help while travelling, contact our partner, AIG Travel’s worldwide emergency assistance tea</w:delText>
                    </w:r>
                  </w:del>
                  <w:del w:id="44" w:author="Eakins, Nicola" w:date="2025-10-02T03:40:00Z">
                    <w:r w:rsidR="00F806FF" w:rsidDel="00F806FF">
                      <w:delText>m. They are available to help 24/7:</w:delText>
                    </w:r>
                  </w:del>
                </w:p>
                <w:p w14:paraId="6EAA9856" w14:textId="77777777" w:rsidR="0045311B" w:rsidRDefault="0045311B"/>
                <w:p w14:paraId="21A30711" w14:textId="77777777" w:rsidR="0045311B" w:rsidRDefault="00F806FF">
                  <w:r w:rsidRPr="23C539A8">
                    <w:rPr>
                      <w:b/>
                      <w:bCs/>
                    </w:rPr>
                    <w:t>Phone:</w:t>
                  </w:r>
                  <w:r>
                    <w:t xml:space="preserve"> </w:t>
                  </w:r>
                  <w:r>
                    <w:rPr>
                      <w:color w:val="FF0000"/>
                      <w:shd w:val="clear" w:color="auto" w:fill="F9CB9C"/>
                    </w:rPr>
                    <w:t>1800 954 016</w:t>
                  </w:r>
                  <w:r>
                    <w:t xml:space="preserve"> (within Australia) or </w:t>
                  </w:r>
                  <w:r>
                    <w:rPr>
                      <w:color w:val="FF0000"/>
                      <w:shd w:val="clear" w:color="auto" w:fill="F9CB9C"/>
                    </w:rPr>
                    <w:t>+61 3 9522 4838</w:t>
                  </w:r>
                  <w:r>
                    <w:t xml:space="preserve"> (from overseas)</w:t>
                  </w:r>
                </w:p>
                <w:p w14:paraId="0652D957" w14:textId="77777777" w:rsidR="0045311B" w:rsidRDefault="0045311B"/>
                <w:p w14:paraId="3368A0FE" w14:textId="77777777" w:rsidR="0045311B" w:rsidRDefault="00F806FF">
                  <w:pPr>
                    <w:rPr>
                      <w:shd w:val="clear" w:color="auto" w:fill="F9CB9C"/>
                    </w:rPr>
                  </w:pPr>
                  <w:r w:rsidRPr="23C539A8">
                    <w:rPr>
                      <w:b/>
                      <w:bCs/>
                    </w:rPr>
                    <w:t>Email:</w:t>
                  </w:r>
                  <w:r>
                    <w:t xml:space="preserve"> </w:t>
                  </w:r>
                  <w:ins w:id="45" w:author="Eakins, Nicola" w:date="2025-11-13T17:56:00Z" w16du:dateUtc="2025-11-13T06:56:00Z">
                    <w:r w:rsidR="00074086">
                      <w:rPr>
                        <w:color w:val="0000FF"/>
                        <w:u w:val="single"/>
                        <w:shd w:val="clear" w:color="auto" w:fill="F9CB9C"/>
                      </w:rPr>
                      <w:fldChar w:fldCharType="begin"/>
                    </w:r>
                    <w:r w:rsidR="00074086">
                      <w:rPr>
                        <w:color w:val="0000FF"/>
                        <w:u w:val="single"/>
                        <w:shd w:val="clear" w:color="auto" w:fill="F9CB9C"/>
                      </w:rPr>
                      <w:instrText>HYPERLINK "mailto:</w:instrText>
                    </w:r>
                  </w:ins>
                  <w:r w:rsidR="00074086">
                    <w:rPr>
                      <w:color w:val="0000FF"/>
                      <w:u w:val="single"/>
                      <w:shd w:val="clear" w:color="auto" w:fill="F9CB9C"/>
                    </w:rPr>
                    <w:instrText>qantasinsuranceassistance@</w:instrText>
                  </w:r>
                  <w:ins w:id="46" w:author="Eakins, Nicola" w:date="2025-11-13T17:56:00Z" w16du:dateUtc="2025-11-13T06:56:00Z">
                    <w:r w:rsidR="00074086">
                      <w:rPr>
                        <w:color w:val="0000FF"/>
                        <w:u w:val="single"/>
                        <w:shd w:val="clear" w:color="auto" w:fill="F9CB9C"/>
                      </w:rPr>
                      <w:instrText>zurich</w:instrText>
                    </w:r>
                  </w:ins>
                  <w:r w:rsidR="00074086">
                    <w:rPr>
                      <w:color w:val="0000FF"/>
                      <w:u w:val="single"/>
                      <w:shd w:val="clear" w:color="auto" w:fill="F9CB9C"/>
                    </w:rPr>
                    <w:instrText>.com</w:instrText>
                  </w:r>
                  <w:ins w:id="47" w:author="Eakins, Nicola" w:date="2025-11-13T17:56:00Z" w16du:dateUtc="2025-11-13T06:56:00Z">
                    <w:r w:rsidR="00074086">
                      <w:rPr>
                        <w:color w:val="0000FF"/>
                        <w:u w:val="single"/>
                        <w:shd w:val="clear" w:color="auto" w:fill="F9CB9C"/>
                      </w:rPr>
                      <w:instrText>"</w:instrText>
                    </w:r>
                    <w:r w:rsidR="00074086">
                      <w:rPr>
                        <w:color w:val="0000FF"/>
                        <w:u w:val="single"/>
                        <w:shd w:val="clear" w:color="auto" w:fill="F9CB9C"/>
                      </w:rPr>
                    </w:r>
                    <w:r w:rsidR="00074086">
                      <w:rPr>
                        <w:color w:val="0000FF"/>
                        <w:u w:val="single"/>
                        <w:shd w:val="clear" w:color="auto" w:fill="F9CB9C"/>
                      </w:rPr>
                      <w:fldChar w:fldCharType="separate"/>
                    </w:r>
                  </w:ins>
                  <w:r w:rsidR="00074086" w:rsidRPr="00BE02A4">
                    <w:rPr>
                      <w:rStyle w:val="Hyperlink"/>
                      <w:shd w:val="clear" w:color="auto" w:fill="F9CB9C"/>
                    </w:rPr>
                    <w:t>qantasinsuranceassistance@</w:t>
                  </w:r>
                  <w:del w:id="48" w:author="Eakins, Nicola" w:date="2025-11-13T17:56:00Z" w16du:dateUtc="2025-11-13T06:56:00Z">
                    <w:r w:rsidR="00074086" w:rsidRPr="00BE02A4" w:rsidDel="00074086">
                      <w:rPr>
                        <w:rStyle w:val="Hyperlink"/>
                        <w:shd w:val="clear" w:color="auto" w:fill="F9CB9C"/>
                      </w:rPr>
                      <w:delText>aig</w:delText>
                    </w:r>
                  </w:del>
                  <w:ins w:id="49" w:author="Eakins, Nicola" w:date="2025-11-13T17:56:00Z" w16du:dateUtc="2025-11-13T06:56:00Z">
                    <w:r w:rsidR="00074086" w:rsidRPr="00BE02A4">
                      <w:rPr>
                        <w:rStyle w:val="Hyperlink"/>
                        <w:shd w:val="clear" w:color="auto" w:fill="F9CB9C"/>
                      </w:rPr>
                      <w:t>zurich</w:t>
                    </w:r>
                  </w:ins>
                  <w:r w:rsidR="00074086" w:rsidRPr="00BE02A4">
                    <w:rPr>
                      <w:rStyle w:val="Hyperlink"/>
                      <w:shd w:val="clear" w:color="auto" w:fill="F9CB9C"/>
                    </w:rPr>
                    <w:t>.com</w:t>
                  </w:r>
                  <w:ins w:id="50" w:author="Eakins, Nicola" w:date="2025-11-13T17:56:00Z" w16du:dateUtc="2025-11-13T06:56:00Z">
                    <w:r w:rsidR="00074086">
                      <w:rPr>
                        <w:color w:val="0000FF"/>
                        <w:u w:val="single"/>
                        <w:shd w:val="clear" w:color="auto" w:fill="F9CB9C"/>
                      </w:rPr>
                      <w:fldChar w:fldCharType="end"/>
                    </w:r>
                  </w:ins>
                </w:p>
              </w:tc>
            </w:tr>
            <w:tr w:rsidR="0045311B" w14:paraId="4DCCD53F" w14:textId="77777777" w:rsidTr="32F34E74">
              <w:tc>
                <w:tcPr>
                  <w:tcW w:w="3180" w:type="dxa"/>
                  <w:tcMar>
                    <w:top w:w="30" w:type="dxa"/>
                    <w:left w:w="75" w:type="dxa"/>
                    <w:bottom w:w="0" w:type="dxa"/>
                    <w:right w:w="0" w:type="dxa"/>
                  </w:tcMar>
                </w:tcPr>
                <w:p w14:paraId="0630109C" w14:textId="77777777" w:rsidR="0045311B" w:rsidRDefault="00F806FF">
                  <w:r w:rsidRPr="23C539A8">
                    <w:t>Make a claim</w:t>
                  </w:r>
                </w:p>
              </w:tc>
              <w:tc>
                <w:tcPr>
                  <w:tcW w:w="9060" w:type="dxa"/>
                  <w:tcMar>
                    <w:top w:w="30" w:type="dxa"/>
                    <w:left w:w="75" w:type="dxa"/>
                    <w:bottom w:w="0" w:type="dxa"/>
                    <w:right w:w="0" w:type="dxa"/>
                  </w:tcMar>
                </w:tcPr>
                <w:p w14:paraId="7CF9D65B" w14:textId="77777777" w:rsidR="0045311B" w:rsidRDefault="00F806FF">
                  <w:r w:rsidRPr="23C539A8">
                    <w:t>If things haven’t gone to plan and you need to make a claim:</w:t>
                  </w:r>
                </w:p>
                <w:p w14:paraId="17A16F46" w14:textId="77777777" w:rsidR="0045311B" w:rsidRDefault="0045311B"/>
                <w:p w14:paraId="2736A0FB" w14:textId="77777777" w:rsidR="0045311B" w:rsidRDefault="00F806FF" w:rsidP="32F34E74">
                  <w:pPr>
                    <w:rPr>
                      <w:color w:val="FF0000"/>
                    </w:rPr>
                  </w:pPr>
                  <w:r w:rsidRPr="32F34E74">
                    <w:rPr>
                      <w:b/>
                      <w:bCs/>
                    </w:rPr>
                    <w:t>Online:</w:t>
                  </w:r>
                  <w:r>
                    <w:t xml:space="preserve"> </w:t>
                  </w:r>
                  <w:del w:id="51" w:author="Raphaella Han" w:date="2025-11-27T04:33:00Z">
                    <w:r w:rsidDel="00F806FF">
                      <w:delText>L</w:delText>
                    </w:r>
                  </w:del>
                  <w:ins w:id="52" w:author="Raphaella Han" w:date="2025-11-27T04:33:00Z">
                    <w:r w:rsidR="2E932C0D">
                      <w:t>Visit the Qantas Insurance website and</w:t>
                    </w:r>
                  </w:ins>
                  <w:ins w:id="53" w:author="Raphaella Han" w:date="2025-11-27T04:34:00Z">
                    <w:r w:rsidR="2E932C0D">
                      <w:t xml:space="preserve"> l</w:t>
                    </w:r>
                  </w:ins>
                  <w:r>
                    <w:t xml:space="preserve">og in to </w:t>
                  </w:r>
                  <w:del w:id="54" w:author="Eakins, Nicola" w:date="2025-11-13T17:57:00Z">
                    <w:r w:rsidDel="00F806FF">
                      <w:delText>our</w:delText>
                    </w:r>
                  </w:del>
                  <w:ins w:id="55" w:author="Eakins, Nicola" w:date="2025-11-13T17:57:00Z">
                    <w:r w:rsidR="00835E83">
                      <w:t>the</w:t>
                    </w:r>
                  </w:ins>
                  <w:r>
                    <w:t xml:space="preserve"> </w:t>
                  </w:r>
                  <w:hyperlink r:id="rId22">
                    <w:r w:rsidRPr="32F34E74">
                      <w:rPr>
                        <w:color w:val="1155CC"/>
                        <w:u w:val="single"/>
                      </w:rPr>
                      <w:t>claims portal</w:t>
                    </w:r>
                  </w:hyperlink>
                </w:p>
                <w:p w14:paraId="75CA7AC6" w14:textId="77777777" w:rsidR="0045311B" w:rsidRDefault="0045311B"/>
                <w:p w14:paraId="73D4E39B" w14:textId="77777777" w:rsidR="0045311B" w:rsidRDefault="00F806FF">
                  <w:r w:rsidRPr="23C539A8">
                    <w:rPr>
                      <w:b/>
                      <w:bCs/>
                    </w:rPr>
                    <w:t>Phone:</w:t>
                  </w:r>
                  <w:r>
                    <w:t xml:space="preserve"> </w:t>
                  </w:r>
                  <w:r>
                    <w:rPr>
                      <w:color w:val="FF0000"/>
                      <w:shd w:val="clear" w:color="auto" w:fill="F9CB9C"/>
                    </w:rPr>
                    <w:t>1800 954 017</w:t>
                  </w:r>
                  <w:r>
                    <w:rPr>
                      <w:color w:val="FF0000"/>
                    </w:rPr>
                    <w:t xml:space="preserve"> </w:t>
                  </w:r>
                  <w:r>
                    <w:t xml:space="preserve">(within Australia) or </w:t>
                  </w:r>
                  <w:r>
                    <w:rPr>
                      <w:color w:val="FF0000"/>
                      <w:shd w:val="clear" w:color="auto" w:fill="F9CB9C"/>
                    </w:rPr>
                    <w:t>+61 3 9522 4839</w:t>
                  </w:r>
                  <w:r>
                    <w:t xml:space="preserve"> (from overseas), Monday to Friday 8 am to 7 pm and Saturday and Sunday 9 am – 4 pm</w:t>
                  </w:r>
                  <w:ins w:id="56" w:author="Eakins, Nicola" w:date="2025-10-02T03:41:00Z">
                    <w:r w:rsidR="29E6A582">
                      <w:t xml:space="preserve"> AET</w:t>
                    </w:r>
                  </w:ins>
                  <w:r>
                    <w:t>.</w:t>
                  </w:r>
                </w:p>
                <w:p w14:paraId="492C9DE1" w14:textId="77777777" w:rsidR="0045311B" w:rsidRDefault="0045311B"/>
                <w:p w14:paraId="4FB1A238" w14:textId="77777777" w:rsidR="0045311B" w:rsidRDefault="00F806FF" w:rsidP="2AEEA772">
                  <w:r w:rsidRPr="23C539A8">
                    <w:rPr>
                      <w:b/>
                      <w:bCs/>
                    </w:rPr>
                    <w:t>Email:</w:t>
                  </w:r>
                  <w:r>
                    <w:rPr>
                      <w:color w:val="FF0000"/>
                    </w:rPr>
                    <w:t xml:space="preserve"> </w:t>
                  </w:r>
                  <w:ins w:id="57" w:author="Eakins, Nicola" w:date="2025-11-13T17:57:00Z" w16du:dateUtc="2025-11-13T06:57:00Z">
                    <w:r w:rsidR="00835E83">
                      <w:rPr>
                        <w:color w:val="0000FF"/>
                        <w:u w:val="single"/>
                        <w:shd w:val="clear" w:color="auto" w:fill="F9CB9C"/>
                      </w:rPr>
                      <w:fldChar w:fldCharType="begin"/>
                    </w:r>
                    <w:r w:rsidR="00835E83">
                      <w:rPr>
                        <w:color w:val="0000FF"/>
                        <w:u w:val="single"/>
                        <w:shd w:val="clear" w:color="auto" w:fill="F9CB9C"/>
                      </w:rPr>
                      <w:instrText>HYPERLINK "mailto:</w:instrText>
                    </w:r>
                  </w:ins>
                  <w:r w:rsidR="00835E83">
                    <w:rPr>
                      <w:color w:val="0000FF"/>
                      <w:u w:val="single"/>
                      <w:shd w:val="clear" w:color="auto" w:fill="F9CB9C"/>
                    </w:rPr>
                    <w:instrText>qantasinsuranceclaims@</w:instrText>
                  </w:r>
                  <w:ins w:id="58" w:author="Eakins, Nicola" w:date="2025-11-13T17:57:00Z" w16du:dateUtc="2025-11-13T06:57:00Z">
                    <w:r w:rsidR="00835E83">
                      <w:rPr>
                        <w:color w:val="0000FF"/>
                        <w:u w:val="single"/>
                        <w:shd w:val="clear" w:color="auto" w:fill="F9CB9C"/>
                      </w:rPr>
                      <w:instrText>zurich</w:instrText>
                    </w:r>
                  </w:ins>
                  <w:r w:rsidR="00835E83">
                    <w:rPr>
                      <w:color w:val="0000FF"/>
                      <w:u w:val="single"/>
                      <w:shd w:val="clear" w:color="auto" w:fill="F9CB9C"/>
                    </w:rPr>
                    <w:instrText>.com</w:instrText>
                  </w:r>
                  <w:ins w:id="59" w:author="Eakins, Nicola" w:date="2025-11-13T17:57:00Z" w16du:dateUtc="2025-11-13T06:57:00Z">
                    <w:r w:rsidR="00835E83">
                      <w:rPr>
                        <w:color w:val="0000FF"/>
                        <w:u w:val="single"/>
                        <w:shd w:val="clear" w:color="auto" w:fill="F9CB9C"/>
                      </w:rPr>
                      <w:instrText>"</w:instrText>
                    </w:r>
                    <w:r w:rsidR="00835E83">
                      <w:rPr>
                        <w:color w:val="0000FF"/>
                        <w:u w:val="single"/>
                        <w:shd w:val="clear" w:color="auto" w:fill="F9CB9C"/>
                      </w:rPr>
                    </w:r>
                    <w:r w:rsidR="00835E83">
                      <w:rPr>
                        <w:color w:val="0000FF"/>
                        <w:u w:val="single"/>
                        <w:shd w:val="clear" w:color="auto" w:fill="F9CB9C"/>
                      </w:rPr>
                      <w:fldChar w:fldCharType="separate"/>
                    </w:r>
                  </w:ins>
                  <w:r w:rsidR="00835E83" w:rsidRPr="00BE02A4">
                    <w:rPr>
                      <w:rStyle w:val="Hyperlink"/>
                      <w:shd w:val="clear" w:color="auto" w:fill="F9CB9C"/>
                    </w:rPr>
                    <w:t>qantasinsuranceclaims@</w:t>
                  </w:r>
                  <w:del w:id="60" w:author="Eakins, Nicola" w:date="2025-11-13T17:57:00Z" w16du:dateUtc="2025-11-13T06:57:00Z">
                    <w:r w:rsidR="00835E83" w:rsidRPr="00BE02A4" w:rsidDel="00835E83">
                      <w:rPr>
                        <w:rStyle w:val="Hyperlink"/>
                        <w:shd w:val="clear" w:color="auto" w:fill="F9CB9C"/>
                      </w:rPr>
                      <w:delText>aig</w:delText>
                    </w:r>
                  </w:del>
                  <w:ins w:id="61" w:author="Eakins, Nicola" w:date="2025-11-13T17:57:00Z" w16du:dateUtc="2025-11-13T06:57:00Z">
                    <w:r w:rsidR="00835E83" w:rsidRPr="00BE02A4">
                      <w:rPr>
                        <w:rStyle w:val="Hyperlink"/>
                        <w:shd w:val="clear" w:color="auto" w:fill="F9CB9C"/>
                      </w:rPr>
                      <w:t>zurich</w:t>
                    </w:r>
                  </w:ins>
                  <w:r w:rsidR="00835E83" w:rsidRPr="00BE02A4">
                    <w:rPr>
                      <w:rStyle w:val="Hyperlink"/>
                      <w:shd w:val="clear" w:color="auto" w:fill="F9CB9C"/>
                    </w:rPr>
                    <w:t>.com</w:t>
                  </w:r>
                  <w:ins w:id="62" w:author="Eakins, Nicola" w:date="2025-11-13T17:57:00Z" w16du:dateUtc="2025-11-13T06:57:00Z">
                    <w:r w:rsidR="00835E83">
                      <w:rPr>
                        <w:color w:val="0000FF"/>
                        <w:u w:val="single"/>
                        <w:shd w:val="clear" w:color="auto" w:fill="F9CB9C"/>
                      </w:rPr>
                      <w:fldChar w:fldCharType="end"/>
                    </w:r>
                  </w:ins>
                  <w:r>
                    <w:t xml:space="preserve"> </w:t>
                  </w:r>
                </w:p>
                <w:p w14:paraId="6CA9243E" w14:textId="77777777" w:rsidR="0045311B" w:rsidRDefault="0045311B"/>
                <w:p w14:paraId="2FE05FED" w14:textId="77777777" w:rsidR="0045311B" w:rsidRDefault="00F806FF">
                  <w:pPr>
                    <w:rPr>
                      <w:i/>
                      <w:iCs/>
                    </w:rPr>
                  </w:pPr>
                  <w:r w:rsidRPr="23C539A8">
                    <w:rPr>
                      <w:i/>
                      <w:iCs/>
                    </w:rPr>
                    <w:t>Remember: keep receipts and other supporting documentation in case you need to make a claim.</w:t>
                  </w:r>
                </w:p>
              </w:tc>
            </w:tr>
          </w:tbl>
          <w:p w14:paraId="461DBD09" w14:textId="77777777" w:rsidR="0045311B" w:rsidRDefault="0045311B">
            <w:pPr>
              <w:rPr>
                <w:rFonts w:ascii="Arial" w:eastAsia="Arial" w:hAnsi="Arial" w:cs="Arial"/>
                <w:sz w:val="20"/>
                <w:szCs w:val="20"/>
              </w:rPr>
            </w:pPr>
          </w:p>
          <w:p w14:paraId="7DE9D25D" w14:textId="77777777" w:rsidR="0045311B" w:rsidRDefault="00F806FF">
            <w:pPr>
              <w:jc w:val="center"/>
              <w:rPr>
                <w:rFonts w:ascii="Arial" w:eastAsia="Arial" w:hAnsi="Arial" w:cs="Arial"/>
                <w:color w:val="343741"/>
                <w:sz w:val="20"/>
                <w:szCs w:val="20"/>
              </w:rPr>
            </w:pPr>
            <w:r>
              <w:rPr>
                <w:rFonts w:ascii="Arial" w:eastAsia="Arial" w:hAnsi="Arial" w:cs="Arial"/>
                <w:i/>
                <w:sz w:val="20"/>
                <w:szCs w:val="20"/>
              </w:rPr>
              <w:t>This is an auto generated email, please do not reply.</w:t>
            </w:r>
          </w:p>
          <w:p w14:paraId="0E3840A9" w14:textId="77777777" w:rsidR="0045311B" w:rsidRDefault="0045311B">
            <w:pPr>
              <w:rPr>
                <w:rFonts w:ascii="Arial" w:eastAsia="Arial" w:hAnsi="Arial" w:cs="Arial"/>
                <w:color w:val="343741"/>
                <w:sz w:val="20"/>
                <w:szCs w:val="20"/>
              </w:rPr>
            </w:pPr>
          </w:p>
          <w:p w14:paraId="1F154513" w14:textId="77777777" w:rsidR="0045311B" w:rsidRDefault="00F806FF">
            <w:pPr>
              <w:spacing w:line="276" w:lineRule="auto"/>
              <w:ind w:left="0" w:firstLine="0"/>
              <w:rPr>
                <w:rFonts w:ascii="Arial" w:eastAsia="Arial" w:hAnsi="Arial" w:cs="Arial"/>
                <w:sz w:val="20"/>
                <w:szCs w:val="20"/>
                <w:highlight w:val="yellow"/>
              </w:rPr>
            </w:pPr>
            <w:r w:rsidRPr="2AEEA772">
              <w:rPr>
                <w:rFonts w:ascii="Arial" w:eastAsia="Arial" w:hAnsi="Arial" w:cs="Arial"/>
                <w:sz w:val="20"/>
                <w:szCs w:val="20"/>
                <w:highlight w:val="yellow"/>
              </w:rPr>
              <w:t>Qantas Travel Insurance is issued by Zurich Australian Insurance Limited, ABN 13 000 296 640, AFSL 232507 (“ZAIL”). Qantas Airways Limited</w:t>
            </w:r>
            <w:ins w:id="63" w:author="Raphaella Han" w:date="2025-11-26T01:45:00Z">
              <w:r w:rsidR="1BE62CA2" w:rsidRPr="2AEEA772">
                <w:rPr>
                  <w:rFonts w:ascii="Arial" w:eastAsia="Arial" w:hAnsi="Arial" w:cs="Arial"/>
                  <w:sz w:val="20"/>
                  <w:szCs w:val="20"/>
                  <w:highlight w:val="yellow"/>
                </w:rPr>
                <w:t>,</w:t>
              </w:r>
            </w:ins>
            <w:ins w:id="64" w:author="Eakins, Nicola" w:date="2025-10-02T03:31:00Z">
              <w:r w:rsidR="79DADB8A" w:rsidRPr="7A9F947B">
                <w:rPr>
                  <w:rFonts w:ascii="Arial" w:eastAsia="Arial" w:hAnsi="Arial" w:cs="Arial"/>
                  <w:sz w:val="20"/>
                  <w:szCs w:val="20"/>
                  <w:highlight w:val="yellow"/>
                </w:rPr>
                <w:t xml:space="preserve"> ABN 16 009 661 901 (“Qantas”)</w:t>
              </w:r>
            </w:ins>
            <w:ins w:id="65" w:author="Raphaella Han" w:date="2025-11-26T01:45:00Z">
              <w:r w:rsidR="47ABCF04" w:rsidRPr="7A9F947B">
                <w:rPr>
                  <w:rFonts w:ascii="Arial" w:eastAsia="Arial" w:hAnsi="Arial" w:cs="Arial"/>
                  <w:sz w:val="20"/>
                  <w:szCs w:val="20"/>
                  <w:highlight w:val="yellow"/>
                </w:rPr>
                <w:t>,</w:t>
              </w:r>
            </w:ins>
            <w:r w:rsidRPr="2AEEA772">
              <w:rPr>
                <w:rFonts w:ascii="Arial" w:eastAsia="Arial" w:hAnsi="Arial" w:cs="Arial"/>
                <w:sz w:val="20"/>
                <w:szCs w:val="20"/>
                <w:highlight w:val="yellow"/>
              </w:rPr>
              <w:t xml:space="preserve"> is an authorised representative (AR 261363) of ZAIL. This information is general in nature only and has been prepared without taking into account your objectives, financial situation or needs. You should consider whether the advice is suitable for you and your personal circumstances. Before making any decision to buy the travel insurance, you should read the </w:t>
            </w:r>
            <w:hyperlink r:id="rId23">
              <w:r w:rsidRPr="2AEEA772">
                <w:rPr>
                  <w:rFonts w:ascii="Arial" w:eastAsia="Arial" w:hAnsi="Arial" w:cs="Arial"/>
                  <w:color w:val="E40000"/>
                  <w:sz w:val="20"/>
                  <w:szCs w:val="20"/>
                  <w:highlight w:val="yellow"/>
                  <w:u w:val="single"/>
                </w:rPr>
                <w:t>Product Disclosure Statement (PDS)</w:t>
              </w:r>
            </w:hyperlink>
            <w:r w:rsidRPr="2AEEA772">
              <w:rPr>
                <w:rFonts w:ascii="Arial" w:eastAsia="Arial" w:hAnsi="Arial" w:cs="Arial"/>
                <w:color w:val="666666"/>
                <w:sz w:val="20"/>
                <w:szCs w:val="20"/>
                <w:highlight w:val="yellow"/>
              </w:rPr>
              <w:t xml:space="preserve">, </w:t>
            </w:r>
            <w:hyperlink r:id="rId24">
              <w:r w:rsidRPr="2AEEA772">
                <w:rPr>
                  <w:rFonts w:ascii="Arial" w:eastAsia="Arial" w:hAnsi="Arial" w:cs="Arial"/>
                  <w:color w:val="E40000"/>
                  <w:sz w:val="20"/>
                  <w:szCs w:val="20"/>
                  <w:highlight w:val="yellow"/>
                  <w:u w:val="single"/>
                </w:rPr>
                <w:t>Target Market Determination (TMD)</w:t>
              </w:r>
            </w:hyperlink>
            <w:r w:rsidRPr="2AEEA772">
              <w:rPr>
                <w:rFonts w:ascii="Arial" w:eastAsia="Arial" w:hAnsi="Arial" w:cs="Arial"/>
                <w:color w:val="666666"/>
                <w:sz w:val="20"/>
                <w:szCs w:val="20"/>
                <w:highlight w:val="yellow"/>
              </w:rPr>
              <w:t xml:space="preserve"> </w:t>
            </w:r>
            <w:r w:rsidRPr="2AEEA772">
              <w:rPr>
                <w:rFonts w:ascii="Arial" w:eastAsia="Arial" w:hAnsi="Arial" w:cs="Arial"/>
                <w:sz w:val="20"/>
                <w:szCs w:val="20"/>
                <w:highlight w:val="yellow"/>
              </w:rPr>
              <w:t>and</w:t>
            </w:r>
            <w:r w:rsidRPr="2AEEA772">
              <w:rPr>
                <w:rFonts w:ascii="Arial" w:eastAsia="Arial" w:hAnsi="Arial" w:cs="Arial"/>
                <w:color w:val="666666"/>
                <w:sz w:val="20"/>
                <w:szCs w:val="20"/>
                <w:highlight w:val="yellow"/>
              </w:rPr>
              <w:t xml:space="preserve"> </w:t>
            </w:r>
            <w:hyperlink r:id="rId25">
              <w:r w:rsidRPr="2AEEA772">
                <w:rPr>
                  <w:rFonts w:ascii="Arial" w:eastAsia="Arial" w:hAnsi="Arial" w:cs="Arial"/>
                  <w:color w:val="E40000"/>
                  <w:sz w:val="20"/>
                  <w:szCs w:val="20"/>
                  <w:highlight w:val="yellow"/>
                  <w:u w:val="single"/>
                </w:rPr>
                <w:t>Financial Services Guide (FSG)</w:t>
              </w:r>
            </w:hyperlink>
            <w:r w:rsidRPr="2AEEA772">
              <w:rPr>
                <w:rFonts w:ascii="Arial" w:eastAsia="Arial" w:hAnsi="Arial" w:cs="Arial"/>
                <w:color w:val="666666"/>
                <w:sz w:val="20"/>
                <w:szCs w:val="20"/>
                <w:highlight w:val="yellow"/>
              </w:rPr>
              <w:t>.</w:t>
            </w:r>
            <w:ins w:id="66" w:author="Eakins, Nicola" w:date="2025-11-13T17:59:00Z" w16du:dateUtc="2025-11-13T06:59:00Z">
              <w:r w:rsidR="008A7549" w:rsidRPr="7A9F947B">
                <w:rPr>
                  <w:rFonts w:ascii="Arial" w:eastAsia="Arial" w:hAnsi="Arial" w:cs="Arial"/>
                  <w:color w:val="D13438"/>
                  <w:sz w:val="20"/>
                  <w:szCs w:val="20"/>
                  <w:u w:val="single"/>
                </w:rPr>
                <w:t xml:space="preserve"> </w:t>
              </w:r>
              <w:r w:rsidR="008A7549" w:rsidRPr="7A9F947B">
                <w:rPr>
                  <w:rFonts w:ascii="Arial" w:eastAsia="Arial" w:hAnsi="Arial" w:cs="Arial"/>
                  <w:color w:val="666666"/>
                  <w:sz w:val="20"/>
                  <w:szCs w:val="20"/>
                  <w:highlight w:val="yellow"/>
                  <w:u w:val="single"/>
                </w:rPr>
                <w:t>ZAIL engages affiliated entities within the Zurich Insurance Group to provide services in support of this insurance as permitted by applicable laws.</w:t>
              </w:r>
              <w:r w:rsidR="008A7549" w:rsidRPr="7A9F947B">
                <w:rPr>
                  <w:rFonts w:ascii="Arial" w:eastAsia="Arial" w:hAnsi="Arial" w:cs="Arial"/>
                  <w:color w:val="666666"/>
                  <w:sz w:val="20"/>
                  <w:szCs w:val="20"/>
                  <w:highlight w:val="yellow"/>
                </w:rPr>
                <w:t> </w:t>
              </w:r>
            </w:ins>
            <w:del w:id="67" w:author="Eakins, Nicola" w:date="2025-11-13T17:58:00Z" w16du:dateUtc="2025-11-13T06:58:00Z">
              <w:r w:rsidRPr="7A9F947B" w:rsidDel="00F806FF">
                <w:rPr>
                  <w:rFonts w:ascii="Arial" w:eastAsia="Arial" w:hAnsi="Arial" w:cs="Arial"/>
                  <w:color w:val="666666"/>
                  <w:sz w:val="20"/>
                  <w:szCs w:val="20"/>
                  <w:highlight w:val="yellow"/>
                </w:rPr>
                <w:delText xml:space="preserve"> </w:delText>
              </w:r>
            </w:del>
          </w:p>
          <w:p w14:paraId="0E07ADCA" w14:textId="77777777" w:rsidR="0045311B" w:rsidRDefault="0045311B">
            <w:pPr>
              <w:spacing w:line="276" w:lineRule="auto"/>
              <w:ind w:left="0" w:firstLine="0"/>
              <w:rPr>
                <w:rFonts w:ascii="Arial" w:eastAsia="Arial" w:hAnsi="Arial" w:cs="Arial"/>
                <w:sz w:val="20"/>
                <w:szCs w:val="20"/>
                <w:highlight w:val="yellow"/>
              </w:rPr>
            </w:pPr>
          </w:p>
          <w:p w14:paraId="57A2E796" w14:textId="77777777" w:rsidR="0045311B" w:rsidRDefault="00F806FF">
            <w:pPr>
              <w:spacing w:line="276" w:lineRule="auto"/>
              <w:ind w:left="0" w:firstLine="0"/>
              <w:rPr>
                <w:rFonts w:ascii="Arial" w:eastAsia="Arial" w:hAnsi="Arial" w:cs="Arial"/>
                <w:color w:val="343741"/>
                <w:sz w:val="20"/>
                <w:szCs w:val="20"/>
              </w:rPr>
            </w:pPr>
            <w:r w:rsidRPr="2AEEA772">
              <w:rPr>
                <w:rFonts w:ascii="Arial" w:eastAsia="Arial" w:hAnsi="Arial" w:cs="Arial"/>
                <w:sz w:val="20"/>
                <w:szCs w:val="20"/>
                <w:highlight w:val="yellow"/>
              </w:rPr>
              <w:t xml:space="preserve">Sent by </w:t>
            </w:r>
            <w:ins w:id="68" w:author="Eakins, Nicola" w:date="2025-11-13T17:59:00Z" w16du:dateUtc="2025-11-13T06:59:00Z">
              <w:r w:rsidR="001F484C">
                <w:rPr>
                  <w:rFonts w:ascii="Arial" w:eastAsia="Arial" w:hAnsi="Arial" w:cs="Arial"/>
                  <w:sz w:val="20"/>
                  <w:szCs w:val="20"/>
                  <w:highlight w:val="yellow"/>
                </w:rPr>
                <w:t>ZAIL</w:t>
              </w:r>
            </w:ins>
            <w:del w:id="69" w:author="Eakins, Nicola" w:date="2025-11-13T17:59:00Z" w16du:dateUtc="2025-11-13T06:59:00Z">
              <w:r w:rsidRPr="2AEEA772" w:rsidDel="001F484C">
                <w:rPr>
                  <w:rFonts w:ascii="Arial" w:eastAsia="Arial" w:hAnsi="Arial" w:cs="Arial"/>
                  <w:sz w:val="20"/>
                  <w:szCs w:val="20"/>
                  <w:highlight w:val="yellow"/>
                </w:rPr>
                <w:delText>Zurich Australian Insurance Limited, ABN 13 000 296 640</w:delText>
              </w:r>
            </w:del>
            <w:r w:rsidRPr="2AEEA772">
              <w:rPr>
                <w:rFonts w:ascii="Arial" w:eastAsia="Arial" w:hAnsi="Arial" w:cs="Arial"/>
                <w:sz w:val="20"/>
                <w:szCs w:val="20"/>
                <w:highlight w:val="yellow"/>
              </w:rPr>
              <w:t xml:space="preserve">, 118 Mount Street, North Sydney, NSW 2060, on behalf of Qantas </w:t>
            </w:r>
            <w:del w:id="70" w:author="Eakins, Nicola" w:date="2025-10-02T03:32:00Z">
              <w:r w:rsidRPr="2AEEA772" w:rsidDel="00F806FF">
                <w:rPr>
                  <w:rFonts w:ascii="Arial" w:eastAsia="Arial" w:hAnsi="Arial" w:cs="Arial"/>
                  <w:sz w:val="20"/>
                  <w:szCs w:val="20"/>
                  <w:highlight w:val="yellow"/>
                </w:rPr>
                <w:delText>Airways Limited (ABN 16 009 661 901),</w:delText>
              </w:r>
            </w:del>
            <w:r w:rsidRPr="2AEEA772">
              <w:rPr>
                <w:rFonts w:ascii="Arial" w:eastAsia="Arial" w:hAnsi="Arial" w:cs="Arial"/>
                <w:sz w:val="20"/>
                <w:szCs w:val="20"/>
                <w:highlight w:val="yellow"/>
              </w:rPr>
              <w:t xml:space="preserve"> Australian headquarters: 10 Bourke Road, Mascot, NSW 2020.</w:t>
            </w:r>
          </w:p>
          <w:p w14:paraId="1F9B5117" w14:textId="77777777" w:rsidR="0045311B" w:rsidRDefault="0045311B">
            <w:pPr>
              <w:keepNext/>
              <w:keepLines/>
              <w:ind w:left="0" w:firstLine="0"/>
              <w:rPr>
                <w:rFonts w:ascii="Arial" w:eastAsia="Arial" w:hAnsi="Arial" w:cs="Arial"/>
                <w:sz w:val="20"/>
                <w:szCs w:val="20"/>
              </w:rPr>
            </w:pPr>
          </w:p>
        </w:tc>
        <w:tc>
          <w:tcPr>
            <w:tcW w:w="4275" w:type="dxa"/>
            <w:gridSpan w:val="2"/>
            <w:tcMar>
              <w:top w:w="100" w:type="dxa"/>
              <w:left w:w="100" w:type="dxa"/>
              <w:bottom w:w="100" w:type="dxa"/>
              <w:right w:w="100" w:type="dxa"/>
            </w:tcMar>
          </w:tcPr>
          <w:p w14:paraId="2482B2E7" w14:textId="77777777" w:rsidR="0045311B" w:rsidRDefault="0045311B">
            <w:pPr>
              <w:rPr>
                <w:b/>
              </w:rPr>
            </w:pPr>
          </w:p>
        </w:tc>
      </w:tr>
      <w:tr w:rsidR="0045311B" w:rsidDel="006447D5" w14:paraId="1495988C" w14:textId="203441ED" w:rsidTr="56457879">
        <w:trPr>
          <w:trHeight w:val="420"/>
          <w:del w:id="71" w:author="Santos, Stuart" w:date="2026-01-20T14:40:00Z" w16du:dateUtc="2026-01-20T19:40:00Z"/>
        </w:trPr>
        <w:tc>
          <w:tcPr>
            <w:tcW w:w="21825" w:type="dxa"/>
            <w:gridSpan w:val="5"/>
            <w:shd w:val="clear" w:color="auto" w:fill="C9DAF8"/>
            <w:tcMar>
              <w:top w:w="100" w:type="dxa"/>
              <w:left w:w="100" w:type="dxa"/>
              <w:bottom w:w="100" w:type="dxa"/>
              <w:right w:w="100" w:type="dxa"/>
            </w:tcMar>
          </w:tcPr>
          <w:p w14:paraId="7A652050" w14:textId="502E6DB9" w:rsidR="0045311B" w:rsidDel="006447D5" w:rsidRDefault="00F806FF">
            <w:pPr>
              <w:pStyle w:val="Heading1"/>
              <w:ind w:left="0" w:firstLine="0"/>
              <w:rPr>
                <w:del w:id="72" w:author="Santos, Stuart" w:date="2026-01-20T14:40:00Z" w16du:dateUtc="2026-01-20T19:40:00Z"/>
                <w:rFonts w:ascii="Arial" w:eastAsia="Arial" w:hAnsi="Arial" w:cs="Arial"/>
                <w:sz w:val="20"/>
                <w:szCs w:val="20"/>
              </w:rPr>
            </w:pPr>
            <w:bookmarkStart w:id="73" w:name="_heading=h.dt8yk40i8a6" w:colFirst="0" w:colLast="0"/>
            <w:bookmarkEnd w:id="73"/>
            <w:del w:id="74" w:author="Santos, Stuart" w:date="2026-01-20T14:40:00Z" w16du:dateUtc="2026-01-20T19:40:00Z">
              <w:r w:rsidDel="006447D5">
                <w:rPr>
                  <w:rFonts w:ascii="Arial" w:eastAsia="Arial" w:hAnsi="Arial" w:cs="Arial"/>
                  <w:sz w:val="20"/>
                  <w:szCs w:val="20"/>
                </w:rPr>
                <w:delText>Medical Screening Email + Screening Documentation (Service)</w:delText>
              </w:r>
            </w:del>
          </w:p>
        </w:tc>
      </w:tr>
      <w:tr w:rsidR="0045311B" w:rsidDel="006447D5" w14:paraId="46B7A444" w14:textId="751069C2" w:rsidTr="56457879">
        <w:trPr>
          <w:del w:id="75" w:author="Santos, Stuart" w:date="2026-01-20T14:40:00Z" w16du:dateUtc="2026-01-20T19:40:00Z"/>
        </w:trPr>
        <w:tc>
          <w:tcPr>
            <w:tcW w:w="3000" w:type="dxa"/>
            <w:gridSpan w:val="2"/>
            <w:tcBorders>
              <w:bottom w:val="single" w:sz="8" w:space="0" w:color="666666"/>
            </w:tcBorders>
          </w:tcPr>
          <w:p w14:paraId="4A09F386" w14:textId="0494C660" w:rsidR="0045311B" w:rsidDel="006447D5" w:rsidRDefault="00F806FF">
            <w:pPr>
              <w:ind w:left="0" w:firstLine="0"/>
              <w:rPr>
                <w:del w:id="76" w:author="Santos, Stuart" w:date="2026-01-20T14:40:00Z" w16du:dateUtc="2026-01-20T19:40:00Z"/>
                <w:rFonts w:ascii="Arial" w:eastAsia="Arial" w:hAnsi="Arial" w:cs="Arial"/>
                <w:sz w:val="20"/>
                <w:szCs w:val="20"/>
              </w:rPr>
            </w:pPr>
            <w:del w:id="77" w:author="Santos, Stuart" w:date="2026-01-20T14:40:00Z" w16du:dateUtc="2026-01-20T19:40:00Z">
              <w:r w:rsidDel="006447D5">
                <w:rPr>
                  <w:rFonts w:ascii="Arial" w:eastAsia="Arial" w:hAnsi="Arial" w:cs="Arial"/>
                  <w:b/>
                  <w:sz w:val="20"/>
                  <w:szCs w:val="20"/>
                </w:rPr>
                <w:delText>ZAIL owned / managed</w:delText>
              </w:r>
            </w:del>
          </w:p>
          <w:p w14:paraId="7AD02C26" w14:textId="5A8AF30A" w:rsidR="0045311B" w:rsidDel="006447D5" w:rsidRDefault="0045311B">
            <w:pPr>
              <w:ind w:left="0" w:firstLine="0"/>
              <w:rPr>
                <w:del w:id="78" w:author="Santos, Stuart" w:date="2026-01-20T14:40:00Z" w16du:dateUtc="2026-01-20T19:40:00Z"/>
                <w:rFonts w:ascii="Arial" w:eastAsia="Arial" w:hAnsi="Arial" w:cs="Arial"/>
                <w:b/>
                <w:sz w:val="20"/>
                <w:szCs w:val="20"/>
              </w:rPr>
            </w:pPr>
          </w:p>
          <w:p w14:paraId="1F3AB128" w14:textId="27B0BBF0" w:rsidR="0045311B" w:rsidDel="006447D5" w:rsidRDefault="00F806FF">
            <w:pPr>
              <w:ind w:left="0" w:firstLine="0"/>
              <w:rPr>
                <w:del w:id="79" w:author="Santos, Stuart" w:date="2026-01-20T14:40:00Z" w16du:dateUtc="2026-01-20T19:40:00Z"/>
                <w:rFonts w:ascii="Arial" w:eastAsia="Arial" w:hAnsi="Arial" w:cs="Arial"/>
                <w:b/>
                <w:sz w:val="20"/>
                <w:szCs w:val="20"/>
              </w:rPr>
            </w:pPr>
            <w:del w:id="80" w:author="Santos, Stuart" w:date="2026-01-20T14:40:00Z" w16du:dateUtc="2026-01-20T19:40:00Z">
              <w:r w:rsidDel="006447D5">
                <w:rPr>
                  <w:rFonts w:ascii="Arial" w:eastAsia="Arial" w:hAnsi="Arial" w:cs="Arial"/>
                  <w:b/>
                  <w:sz w:val="20"/>
                  <w:szCs w:val="20"/>
                </w:rPr>
                <w:delText xml:space="preserve">Timing: </w:delText>
              </w:r>
              <w:r w:rsidDel="006447D5">
                <w:rPr>
                  <w:rFonts w:ascii="Arial" w:eastAsia="Arial" w:hAnsi="Arial" w:cs="Arial"/>
                  <w:sz w:val="20"/>
                  <w:szCs w:val="20"/>
                </w:rPr>
                <w:delText>in real time when user purchases a QTI policy with Specified Medical Conditions cover via standalone / contact centre agent.</w:delText>
              </w:r>
              <w:r w:rsidDel="006447D5">
                <w:rPr>
                  <w:rFonts w:ascii="Arial" w:eastAsia="Arial" w:hAnsi="Arial" w:cs="Arial"/>
                  <w:b/>
                  <w:sz w:val="20"/>
                  <w:szCs w:val="20"/>
                </w:rPr>
                <w:delText xml:space="preserve"> </w:delText>
              </w:r>
            </w:del>
          </w:p>
          <w:p w14:paraId="29AB0F0B" w14:textId="4226B4F0" w:rsidR="0045311B" w:rsidDel="006447D5" w:rsidRDefault="0045311B">
            <w:pPr>
              <w:ind w:left="0" w:firstLine="0"/>
              <w:rPr>
                <w:del w:id="81" w:author="Santos, Stuart" w:date="2026-01-20T14:40:00Z" w16du:dateUtc="2026-01-20T19:40:00Z"/>
                <w:rFonts w:ascii="Arial" w:eastAsia="Arial" w:hAnsi="Arial" w:cs="Arial"/>
                <w:sz w:val="20"/>
                <w:szCs w:val="20"/>
              </w:rPr>
            </w:pPr>
          </w:p>
          <w:p w14:paraId="226CE5BA" w14:textId="098A458E" w:rsidR="0045311B" w:rsidDel="006447D5" w:rsidRDefault="00F806FF">
            <w:pPr>
              <w:ind w:left="0" w:firstLine="0"/>
              <w:rPr>
                <w:del w:id="82" w:author="Santos, Stuart" w:date="2026-01-20T14:40:00Z" w16du:dateUtc="2026-01-20T19:40:00Z"/>
                <w:rFonts w:ascii="Arial" w:eastAsia="Arial" w:hAnsi="Arial" w:cs="Arial"/>
                <w:sz w:val="20"/>
                <w:szCs w:val="20"/>
              </w:rPr>
            </w:pPr>
            <w:del w:id="83" w:author="Santos, Stuart" w:date="2026-01-20T14:40:00Z" w16du:dateUtc="2026-01-20T19:40:00Z">
              <w:r w:rsidDel="006447D5">
                <w:rPr>
                  <w:rFonts w:ascii="Arial" w:eastAsia="Arial" w:hAnsi="Arial" w:cs="Arial"/>
                  <w:sz w:val="20"/>
                  <w:szCs w:val="20"/>
                </w:rPr>
                <w:delText xml:space="preserve">Separate email will be sent for each traveller that completed an EMC screening. </w:delText>
              </w:r>
            </w:del>
          </w:p>
          <w:p w14:paraId="46B5C40C" w14:textId="189B15BB" w:rsidR="0045311B" w:rsidDel="006447D5" w:rsidRDefault="0045311B">
            <w:pPr>
              <w:ind w:left="0" w:firstLine="0"/>
              <w:rPr>
                <w:del w:id="84" w:author="Santos, Stuart" w:date="2026-01-20T14:40:00Z" w16du:dateUtc="2026-01-20T19:40:00Z"/>
                <w:rFonts w:ascii="Arial" w:eastAsia="Arial" w:hAnsi="Arial" w:cs="Arial"/>
                <w:b/>
                <w:sz w:val="20"/>
                <w:szCs w:val="20"/>
              </w:rPr>
            </w:pPr>
          </w:p>
          <w:p w14:paraId="462ED208" w14:textId="4D456212" w:rsidR="0045311B" w:rsidDel="006447D5" w:rsidRDefault="00F806FF">
            <w:pPr>
              <w:ind w:left="0" w:firstLine="0"/>
              <w:rPr>
                <w:del w:id="85" w:author="Santos, Stuart" w:date="2026-01-20T14:40:00Z" w16du:dateUtc="2026-01-20T19:40:00Z"/>
                <w:rFonts w:ascii="Arial" w:eastAsia="Arial" w:hAnsi="Arial" w:cs="Arial"/>
                <w:sz w:val="20"/>
                <w:szCs w:val="20"/>
              </w:rPr>
            </w:pPr>
            <w:del w:id="86" w:author="Santos, Stuart" w:date="2026-01-20T14:40:00Z" w16du:dateUtc="2026-01-20T19:40:00Z">
              <w:r w:rsidDel="006447D5">
                <w:rPr>
                  <w:rFonts w:ascii="Arial" w:eastAsia="Arial" w:hAnsi="Arial" w:cs="Arial"/>
                  <w:b/>
                  <w:sz w:val="20"/>
                  <w:szCs w:val="20"/>
                </w:rPr>
                <w:delText xml:space="preserve">Description: </w:delText>
              </w:r>
              <w:r w:rsidDel="006447D5">
                <w:rPr>
                  <w:rFonts w:ascii="Arial" w:eastAsia="Arial" w:hAnsi="Arial" w:cs="Arial"/>
                  <w:sz w:val="20"/>
                  <w:szCs w:val="20"/>
                </w:rPr>
                <w:delText xml:space="preserve">This is a separate email from the Policy confirmation + COI email that will be sent for each traveller who complete an Existing Medical Conditions screening on the Standalone Funnel. </w:delText>
              </w:r>
            </w:del>
          </w:p>
          <w:p w14:paraId="0D3C564D" w14:textId="79D01E5C" w:rsidR="0045311B" w:rsidDel="006447D5" w:rsidRDefault="0045311B">
            <w:pPr>
              <w:rPr>
                <w:del w:id="87" w:author="Santos, Stuart" w:date="2026-01-20T14:40:00Z" w16du:dateUtc="2026-01-20T19:40:00Z"/>
                <w:rFonts w:ascii="Arial" w:eastAsia="Arial" w:hAnsi="Arial" w:cs="Arial"/>
                <w:sz w:val="20"/>
                <w:szCs w:val="20"/>
              </w:rPr>
            </w:pPr>
          </w:p>
          <w:p w14:paraId="5EC76FD5" w14:textId="1840D5F3" w:rsidR="0045311B" w:rsidDel="006447D5" w:rsidRDefault="00F806FF">
            <w:pPr>
              <w:ind w:left="0" w:firstLine="0"/>
              <w:rPr>
                <w:del w:id="88" w:author="Santos, Stuart" w:date="2026-01-20T14:40:00Z" w16du:dateUtc="2026-01-20T19:40:00Z"/>
                <w:rFonts w:ascii="Arial" w:eastAsia="Arial" w:hAnsi="Arial" w:cs="Arial"/>
                <w:sz w:val="20"/>
                <w:szCs w:val="20"/>
              </w:rPr>
            </w:pPr>
            <w:del w:id="89" w:author="Santos, Stuart" w:date="2026-01-20T14:40:00Z" w16du:dateUtc="2026-01-20T19:40:00Z">
              <w:r w:rsidDel="006447D5">
                <w:rPr>
                  <w:rFonts w:ascii="Arial" w:eastAsia="Arial" w:hAnsi="Arial" w:cs="Arial"/>
                  <w:sz w:val="20"/>
                  <w:szCs w:val="20"/>
                </w:rPr>
                <w:delText xml:space="preserve">Note that in the PDS, we are indicating that customers have Existing Medical Conditions that they need to declare and screen; once cover is accepted for those EMCs, the terminology changes to those covered EMCs to be “Specified Medical Conditions”, hence why we need to sign-post each term specifically. </w:delText>
              </w:r>
            </w:del>
          </w:p>
          <w:p w14:paraId="241A307F" w14:textId="0A5C8713" w:rsidR="0045311B" w:rsidDel="006447D5" w:rsidRDefault="0045311B">
            <w:pPr>
              <w:rPr>
                <w:del w:id="90" w:author="Santos, Stuart" w:date="2026-01-20T14:40:00Z" w16du:dateUtc="2026-01-20T19:40:00Z"/>
                <w:rFonts w:ascii="Arial" w:eastAsia="Arial" w:hAnsi="Arial" w:cs="Arial"/>
                <w:sz w:val="20"/>
                <w:szCs w:val="20"/>
              </w:rPr>
            </w:pPr>
          </w:p>
          <w:p w14:paraId="1BC3441E" w14:textId="698F7945" w:rsidR="0045311B" w:rsidDel="006447D5" w:rsidRDefault="00F806FF">
            <w:pPr>
              <w:ind w:left="0" w:firstLine="0"/>
              <w:rPr>
                <w:del w:id="91" w:author="Santos, Stuart" w:date="2026-01-20T14:40:00Z" w16du:dateUtc="2026-01-20T19:40:00Z"/>
                <w:rFonts w:ascii="Arial" w:eastAsia="Arial" w:hAnsi="Arial" w:cs="Arial"/>
                <w:sz w:val="20"/>
                <w:szCs w:val="20"/>
              </w:rPr>
            </w:pPr>
            <w:del w:id="92" w:author="Santos, Stuart" w:date="2026-01-20T14:40:00Z" w16du:dateUtc="2026-01-20T19:40:00Z">
              <w:r w:rsidDel="006447D5">
                <w:rPr>
                  <w:rFonts w:ascii="Arial" w:eastAsia="Arial" w:hAnsi="Arial" w:cs="Arial"/>
                  <w:sz w:val="20"/>
                  <w:szCs w:val="20"/>
                </w:rPr>
                <w:delText>No unsubscribe function provided.</w:delText>
              </w:r>
            </w:del>
          </w:p>
          <w:p w14:paraId="2D18ED6B" w14:textId="402C43E1" w:rsidR="0045311B" w:rsidDel="006447D5" w:rsidRDefault="0045311B">
            <w:pPr>
              <w:rPr>
                <w:del w:id="93" w:author="Santos, Stuart" w:date="2026-01-20T14:40:00Z" w16du:dateUtc="2026-01-20T19:40:00Z"/>
                <w:rFonts w:ascii="Arial" w:eastAsia="Arial" w:hAnsi="Arial" w:cs="Arial"/>
                <w:b/>
                <w:sz w:val="20"/>
                <w:szCs w:val="20"/>
              </w:rPr>
            </w:pPr>
          </w:p>
        </w:tc>
        <w:tc>
          <w:tcPr>
            <w:tcW w:w="14550" w:type="dxa"/>
            <w:tcBorders>
              <w:bottom w:val="single" w:sz="8" w:space="0" w:color="666666"/>
            </w:tcBorders>
          </w:tcPr>
          <w:p w14:paraId="3058F664" w14:textId="7D34D338" w:rsidR="0045311B" w:rsidDel="006447D5" w:rsidRDefault="0045311B">
            <w:pPr>
              <w:ind w:left="0" w:firstLine="0"/>
              <w:rPr>
                <w:del w:id="94" w:author="Santos, Stuart" w:date="2026-01-20T14:40:00Z" w16du:dateUtc="2026-01-20T19:40:00Z"/>
                <w:rFonts w:ascii="Arial" w:eastAsia="Arial" w:hAnsi="Arial" w:cs="Arial"/>
                <w:b/>
                <w:sz w:val="20"/>
                <w:szCs w:val="20"/>
              </w:rPr>
            </w:pPr>
          </w:p>
          <w:p w14:paraId="5FF12FF8" w14:textId="5A1C8A50" w:rsidR="0045311B" w:rsidDel="006447D5" w:rsidRDefault="00F806FF">
            <w:pPr>
              <w:ind w:left="0" w:firstLine="0"/>
              <w:rPr>
                <w:del w:id="95" w:author="Santos, Stuart" w:date="2026-01-20T14:40:00Z" w16du:dateUtc="2026-01-20T19:40:00Z"/>
                <w:rFonts w:ascii="Arial" w:eastAsia="Arial" w:hAnsi="Arial" w:cs="Arial"/>
                <w:sz w:val="20"/>
                <w:szCs w:val="20"/>
              </w:rPr>
            </w:pPr>
            <w:del w:id="96" w:author="Santos, Stuart" w:date="2026-01-20T14:40:00Z" w16du:dateUtc="2026-01-20T19:40:00Z">
              <w:r w:rsidDel="006447D5">
                <w:rPr>
                  <w:rFonts w:ascii="Arial" w:eastAsia="Arial" w:hAnsi="Arial" w:cs="Arial"/>
                  <w:sz w:val="20"/>
                  <w:szCs w:val="20"/>
                </w:rPr>
                <w:delText xml:space="preserve">Dear {{First Name}}, </w:delText>
              </w:r>
            </w:del>
          </w:p>
          <w:p w14:paraId="42CA2E89" w14:textId="13F2FCA7" w:rsidR="0045311B" w:rsidDel="006447D5" w:rsidRDefault="0045311B">
            <w:pPr>
              <w:rPr>
                <w:del w:id="97" w:author="Santos, Stuart" w:date="2026-01-20T14:40:00Z" w16du:dateUtc="2026-01-20T19:40:00Z"/>
                <w:rFonts w:ascii="Arial" w:eastAsia="Arial" w:hAnsi="Arial" w:cs="Arial"/>
                <w:sz w:val="20"/>
                <w:szCs w:val="20"/>
              </w:rPr>
            </w:pPr>
          </w:p>
          <w:p w14:paraId="616817C2" w14:textId="227633C8" w:rsidR="0045311B" w:rsidDel="006447D5" w:rsidRDefault="00F806FF">
            <w:pPr>
              <w:jc w:val="center"/>
              <w:rPr>
                <w:del w:id="98" w:author="Santos, Stuart" w:date="2026-01-20T14:40:00Z" w16du:dateUtc="2026-01-20T19:40:00Z"/>
                <w:rFonts w:ascii="Arial" w:eastAsia="Arial" w:hAnsi="Arial" w:cs="Arial"/>
                <w:b/>
                <w:sz w:val="20"/>
                <w:szCs w:val="20"/>
              </w:rPr>
            </w:pPr>
            <w:del w:id="99" w:author="Santos, Stuart" w:date="2026-01-20T14:40:00Z" w16du:dateUtc="2026-01-20T19:40:00Z">
              <w:r w:rsidDel="006447D5">
                <w:rPr>
                  <w:rFonts w:ascii="Arial" w:eastAsia="Arial" w:hAnsi="Arial" w:cs="Arial"/>
                  <w:b/>
                  <w:sz w:val="20"/>
                  <w:szCs w:val="20"/>
                </w:rPr>
                <w:delText>Medical Screening Completed</w:delText>
              </w:r>
            </w:del>
          </w:p>
          <w:p w14:paraId="71644D15" w14:textId="2BAD3A54" w:rsidR="0045311B" w:rsidDel="006447D5" w:rsidRDefault="0045311B">
            <w:pPr>
              <w:rPr>
                <w:del w:id="100" w:author="Santos, Stuart" w:date="2026-01-20T14:40:00Z" w16du:dateUtc="2026-01-20T19:40:00Z"/>
                <w:rFonts w:ascii="Arial" w:eastAsia="Arial" w:hAnsi="Arial" w:cs="Arial"/>
                <w:b/>
                <w:sz w:val="20"/>
                <w:szCs w:val="20"/>
              </w:rPr>
            </w:pPr>
          </w:p>
          <w:p w14:paraId="2FEE1624" w14:textId="19DE7EE2" w:rsidR="0045311B" w:rsidDel="006447D5" w:rsidRDefault="00F806FF">
            <w:pPr>
              <w:ind w:left="0" w:firstLine="0"/>
              <w:rPr>
                <w:del w:id="101" w:author="Santos, Stuart" w:date="2026-01-20T14:40:00Z" w16du:dateUtc="2026-01-20T19:40:00Z"/>
                <w:rFonts w:ascii="Arial" w:eastAsia="Arial" w:hAnsi="Arial" w:cs="Arial"/>
                <w:b/>
                <w:sz w:val="20"/>
                <w:szCs w:val="20"/>
              </w:rPr>
            </w:pPr>
            <w:del w:id="102" w:author="Santos, Stuart" w:date="2026-01-20T14:40:00Z" w16du:dateUtc="2026-01-20T19:40:00Z">
              <w:r w:rsidDel="006447D5">
                <w:rPr>
                  <w:rFonts w:ascii="Arial" w:eastAsia="Arial" w:hAnsi="Arial" w:cs="Arial"/>
                  <w:sz w:val="20"/>
                  <w:szCs w:val="20"/>
                </w:rPr>
                <w:delText xml:space="preserve">Thank you for completing the medical screening for your Qantas Travel Insurance policy, underwritten by </w:delText>
              </w:r>
              <w:r w:rsidDel="006447D5">
                <w:rPr>
                  <w:rFonts w:ascii="Arial" w:eastAsia="Arial" w:hAnsi="Arial" w:cs="Arial"/>
                  <w:sz w:val="20"/>
                  <w:szCs w:val="20"/>
                  <w:highlight w:val="yellow"/>
                </w:rPr>
                <w:delText>Zurich Australian Insurance Limited</w:delText>
              </w:r>
              <w:r w:rsidDel="006447D5">
                <w:rPr>
                  <w:rFonts w:ascii="Arial" w:eastAsia="Arial" w:hAnsi="Arial" w:cs="Arial"/>
                  <w:sz w:val="20"/>
                  <w:szCs w:val="20"/>
                </w:rPr>
                <w:delText>, reference number {{CASE NO}}.</w:delText>
              </w:r>
            </w:del>
          </w:p>
          <w:p w14:paraId="5BD43220" w14:textId="07B65A94" w:rsidR="0045311B" w:rsidDel="006447D5" w:rsidRDefault="0045311B">
            <w:pPr>
              <w:ind w:left="0" w:firstLine="0"/>
              <w:rPr>
                <w:del w:id="103" w:author="Santos, Stuart" w:date="2026-01-20T14:40:00Z" w16du:dateUtc="2026-01-20T19:40:00Z"/>
                <w:rFonts w:ascii="Arial" w:eastAsia="Arial" w:hAnsi="Arial" w:cs="Arial"/>
                <w:b/>
                <w:sz w:val="20"/>
                <w:szCs w:val="20"/>
              </w:rPr>
            </w:pPr>
          </w:p>
          <w:p w14:paraId="7693E7AA" w14:textId="46B1FC0D" w:rsidR="0045311B" w:rsidDel="006447D5" w:rsidRDefault="00F806FF">
            <w:pPr>
              <w:ind w:left="0" w:firstLine="0"/>
              <w:rPr>
                <w:del w:id="104" w:author="Santos, Stuart" w:date="2026-01-20T14:40:00Z" w16du:dateUtc="2026-01-20T19:40:00Z"/>
                <w:rFonts w:ascii="Arial" w:eastAsia="Arial" w:hAnsi="Arial" w:cs="Arial"/>
                <w:sz w:val="20"/>
                <w:szCs w:val="20"/>
              </w:rPr>
            </w:pPr>
            <w:del w:id="105" w:author="Santos, Stuart" w:date="2026-01-20T14:40:00Z" w16du:dateUtc="2026-01-20T19:40:00Z">
              <w:r w:rsidDel="006447D5">
                <w:rPr>
                  <w:rFonts w:ascii="Arial" w:eastAsia="Arial" w:hAnsi="Arial" w:cs="Arial"/>
                  <w:sz w:val="20"/>
                  <w:szCs w:val="20"/>
                </w:rPr>
                <w:delText xml:space="preserve">To view a copy of your medical screening including responses to the questions for your records, please </w:delText>
              </w:r>
            </w:del>
            <w:ins w:id="106" w:author="Raphaella Han" w:date="2025-11-27T04:39:00Z">
              <w:del w:id="107" w:author="Santos, Stuart" w:date="2026-01-20T14:40:00Z" w16du:dateUtc="2026-01-20T19:40:00Z">
                <w:r w:rsidR="449B3027" w:rsidDel="006447D5">
                  <w:rPr>
                    <w:rFonts w:ascii="Arial" w:eastAsia="Arial" w:hAnsi="Arial" w:cs="Arial"/>
                    <w:sz w:val="20"/>
                    <w:szCs w:val="20"/>
                  </w:rPr>
                  <w:delText>v</w:delText>
                </w:r>
                <w:r w:rsidR="449B3027" w:rsidRPr="32F34E74" w:rsidDel="006447D5">
                  <w:rPr>
                    <w:rFonts w:ascii="Arial" w:eastAsia="Arial" w:hAnsi="Arial" w:cs="Arial"/>
                    <w:sz w:val="20"/>
                    <w:szCs w:val="20"/>
                  </w:rPr>
                  <w:delText xml:space="preserve">isit the Qantas Insurance website and </w:delText>
                </w:r>
              </w:del>
            </w:ins>
            <w:del w:id="108" w:author="Santos, Stuart" w:date="2026-01-20T14:40:00Z" w16du:dateUtc="2026-01-20T19:40:00Z">
              <w:r w:rsidDel="006447D5">
                <w:rPr>
                  <w:rFonts w:ascii="Arial" w:eastAsia="Arial" w:hAnsi="Arial" w:cs="Arial"/>
                  <w:sz w:val="20"/>
                  <w:szCs w:val="20"/>
                </w:rPr>
                <w:delText xml:space="preserve">log in to </w:delText>
              </w:r>
              <w:r w:rsidRPr="32F34E74" w:rsidDel="006447D5">
                <w:rPr>
                  <w:rFonts w:ascii="Arial" w:eastAsia="Arial" w:hAnsi="Arial" w:cs="Arial"/>
                  <w:sz w:val="20"/>
                  <w:szCs w:val="20"/>
                </w:rPr>
                <w:delText>our</w:delText>
              </w:r>
            </w:del>
            <w:ins w:id="109" w:author="Eakins, Nicola" w:date="2025-11-13T18:04:00Z" w16du:dateUtc="2025-11-13T07:04:00Z">
              <w:del w:id="110" w:author="Santos, Stuart" w:date="2026-01-20T14:40:00Z" w16du:dateUtc="2026-01-20T19:40:00Z">
                <w:r w:rsidR="00767D5E" w:rsidRPr="32F34E74" w:rsidDel="006447D5">
                  <w:rPr>
                    <w:rFonts w:ascii="Arial" w:eastAsia="Arial" w:hAnsi="Arial" w:cs="Arial"/>
                    <w:sz w:val="20"/>
                    <w:szCs w:val="20"/>
                  </w:rPr>
                  <w:delText>the</w:delText>
                </w:r>
              </w:del>
            </w:ins>
            <w:del w:id="111" w:author="Santos, Stuart" w:date="2026-01-20T14:40:00Z" w16du:dateUtc="2026-01-20T19:40:00Z">
              <w:r w:rsidDel="006447D5">
                <w:rPr>
                  <w:rFonts w:ascii="Arial" w:eastAsia="Arial" w:hAnsi="Arial" w:cs="Arial"/>
                  <w:sz w:val="20"/>
                  <w:szCs w:val="20"/>
                </w:rPr>
                <w:delText xml:space="preserve"> </w:delText>
              </w:r>
              <w:r w:rsidDel="006447D5">
                <w:fldChar w:fldCharType="begin"/>
              </w:r>
              <w:r w:rsidDel="006447D5">
                <w:delInstrText>HYPERLINK "https://travel.insurance.qantas.com/login?cmpid=emc-qantas-au-medical" \h</w:delInstrText>
              </w:r>
              <w:r w:rsidDel="006447D5">
                <w:fldChar w:fldCharType="separate"/>
              </w:r>
              <w:r w:rsidDel="006447D5">
                <w:rPr>
                  <w:rFonts w:ascii="Arial" w:eastAsia="Arial" w:hAnsi="Arial" w:cs="Arial"/>
                  <w:color w:val="E40000"/>
                  <w:sz w:val="20"/>
                  <w:szCs w:val="20"/>
                  <w:u w:val="single"/>
                </w:rPr>
                <w:delText>policy portal</w:delText>
              </w:r>
              <w:r w:rsidDel="006447D5">
                <w:fldChar w:fldCharType="end"/>
              </w:r>
              <w:r w:rsidDel="006447D5">
                <w:rPr>
                  <w:rFonts w:ascii="Arial" w:eastAsia="Arial" w:hAnsi="Arial" w:cs="Arial"/>
                  <w:sz w:val="20"/>
                  <w:szCs w:val="20"/>
                </w:rPr>
                <w:delText xml:space="preserve">. </w:delText>
              </w:r>
              <w:r w:rsidDel="006447D5">
                <w:rPr>
                  <w:rFonts w:ascii="Arial" w:eastAsia="Arial" w:hAnsi="Arial" w:cs="Arial"/>
                  <w:sz w:val="20"/>
                  <w:szCs w:val="20"/>
                </w:rPr>
                <w:br/>
              </w:r>
              <w:r w:rsidDel="006447D5">
                <w:rPr>
                  <w:rFonts w:ascii="Arial" w:eastAsia="Arial" w:hAnsi="Arial" w:cs="Arial"/>
                  <w:sz w:val="20"/>
                  <w:szCs w:val="20"/>
                </w:rPr>
                <w:br/>
                <w:delText xml:space="preserve">If any of this information is incorrect, please call us on </w:delText>
              </w:r>
              <w:r w:rsidDel="006447D5">
                <w:rPr>
                  <w:rFonts w:ascii="Arial" w:eastAsia="Arial" w:hAnsi="Arial" w:cs="Arial"/>
                  <w:color w:val="E40000"/>
                  <w:sz w:val="20"/>
                  <w:szCs w:val="20"/>
                  <w:shd w:val="clear" w:color="auto" w:fill="F9CB9C"/>
                </w:rPr>
                <w:delText>1800 954 270</w:delText>
              </w:r>
              <w:r w:rsidDel="006447D5">
                <w:rPr>
                  <w:rFonts w:ascii="Arial" w:eastAsia="Arial" w:hAnsi="Arial" w:cs="Arial"/>
                  <w:sz w:val="20"/>
                  <w:szCs w:val="20"/>
                </w:rPr>
                <w:delText xml:space="preserve"> (within Australia) or </w:delText>
              </w:r>
              <w:r w:rsidDel="006447D5">
                <w:rPr>
                  <w:rFonts w:ascii="Arial" w:eastAsia="Arial" w:hAnsi="Arial" w:cs="Arial"/>
                  <w:color w:val="E40000"/>
                  <w:sz w:val="20"/>
                  <w:szCs w:val="20"/>
                  <w:shd w:val="clear" w:color="auto" w:fill="F9CB9C"/>
                </w:rPr>
                <w:delText>+61 3 9522 4840</w:delText>
              </w:r>
              <w:r w:rsidDel="006447D5">
                <w:rPr>
                  <w:rFonts w:ascii="Arial" w:eastAsia="Arial" w:hAnsi="Arial" w:cs="Arial"/>
                  <w:sz w:val="20"/>
                  <w:szCs w:val="20"/>
                </w:rPr>
                <w:delText xml:space="preserve"> (from overseas), Monday to Friday 8 am to 7 pm and Saturday and Sunday 9 am to 4 pm</w:delText>
              </w:r>
            </w:del>
            <w:ins w:id="112" w:author="Eakins, Nicola" w:date="2025-10-02T03:44:00Z">
              <w:del w:id="113" w:author="Santos, Stuart" w:date="2026-01-20T14:40:00Z" w16du:dateUtc="2026-01-20T19:40:00Z">
                <w:r w:rsidR="0E003369" w:rsidRPr="32F34E74" w:rsidDel="006447D5">
                  <w:rPr>
                    <w:rFonts w:ascii="Arial" w:eastAsia="Arial" w:hAnsi="Arial" w:cs="Arial"/>
                    <w:sz w:val="20"/>
                    <w:szCs w:val="20"/>
                  </w:rPr>
                  <w:delText xml:space="preserve"> AET</w:delText>
                </w:r>
              </w:del>
            </w:ins>
            <w:del w:id="114" w:author="Santos, Stuart" w:date="2026-01-20T14:40:00Z" w16du:dateUtc="2026-01-20T19:40:00Z">
              <w:r w:rsidDel="006447D5">
                <w:rPr>
                  <w:rFonts w:ascii="Arial" w:eastAsia="Arial" w:hAnsi="Arial" w:cs="Arial"/>
                  <w:sz w:val="20"/>
                  <w:szCs w:val="20"/>
                </w:rPr>
                <w:delText>.</w:delText>
              </w:r>
            </w:del>
          </w:p>
          <w:p w14:paraId="232B5022" w14:textId="351F4DD9" w:rsidR="0045311B" w:rsidDel="006447D5" w:rsidRDefault="0045311B">
            <w:pPr>
              <w:ind w:left="0" w:firstLine="0"/>
              <w:rPr>
                <w:del w:id="115" w:author="Santos, Stuart" w:date="2026-01-20T14:40:00Z" w16du:dateUtc="2026-01-20T19:40:00Z"/>
                <w:rFonts w:ascii="Arial" w:eastAsia="Arial" w:hAnsi="Arial" w:cs="Arial"/>
                <w:sz w:val="20"/>
                <w:szCs w:val="20"/>
              </w:rPr>
            </w:pPr>
          </w:p>
          <w:p w14:paraId="4FADE711" w14:textId="79EE3F91" w:rsidR="0045311B" w:rsidDel="006447D5" w:rsidRDefault="00F806FF">
            <w:pPr>
              <w:jc w:val="center"/>
              <w:rPr>
                <w:del w:id="116" w:author="Santos, Stuart" w:date="2026-01-20T14:40:00Z" w16du:dateUtc="2026-01-20T19:40:00Z"/>
                <w:rFonts w:ascii="Arial" w:eastAsia="Arial" w:hAnsi="Arial" w:cs="Arial"/>
                <w:i/>
                <w:sz w:val="20"/>
                <w:szCs w:val="20"/>
              </w:rPr>
            </w:pPr>
            <w:del w:id="117" w:author="Santos, Stuart" w:date="2026-01-20T14:40:00Z" w16du:dateUtc="2026-01-20T19:40:00Z">
              <w:r w:rsidDel="006447D5">
                <w:rPr>
                  <w:rFonts w:ascii="Arial" w:eastAsia="Arial" w:hAnsi="Arial" w:cs="Arial"/>
                  <w:i/>
                  <w:sz w:val="20"/>
                  <w:szCs w:val="20"/>
                </w:rPr>
                <w:delText>This is an auto generated email, please do not reply.</w:delText>
              </w:r>
            </w:del>
          </w:p>
          <w:p w14:paraId="5D865249" w14:textId="4409A96B" w:rsidR="0045311B" w:rsidDel="006447D5" w:rsidRDefault="0045311B">
            <w:pPr>
              <w:jc w:val="center"/>
              <w:rPr>
                <w:del w:id="118" w:author="Santos, Stuart" w:date="2026-01-20T14:40:00Z" w16du:dateUtc="2026-01-20T19:40:00Z"/>
                <w:rFonts w:ascii="Arial" w:eastAsia="Arial" w:hAnsi="Arial" w:cs="Arial"/>
                <w:i/>
                <w:sz w:val="20"/>
                <w:szCs w:val="20"/>
              </w:rPr>
            </w:pPr>
          </w:p>
          <w:p w14:paraId="050FB5EE" w14:textId="219EC8E9" w:rsidR="0045311B" w:rsidDel="006447D5" w:rsidRDefault="00F806FF">
            <w:pPr>
              <w:spacing w:line="276" w:lineRule="auto"/>
              <w:ind w:left="0" w:firstLine="0"/>
              <w:rPr>
                <w:del w:id="119" w:author="Santos, Stuart" w:date="2026-01-20T14:40:00Z" w16du:dateUtc="2026-01-20T19:40:00Z"/>
                <w:rFonts w:ascii="Arial" w:eastAsia="Arial" w:hAnsi="Arial" w:cs="Arial"/>
                <w:sz w:val="20"/>
                <w:szCs w:val="20"/>
                <w:highlight w:val="yellow"/>
              </w:rPr>
            </w:pPr>
            <w:del w:id="120" w:author="Santos, Stuart" w:date="2026-01-20T14:40:00Z" w16du:dateUtc="2026-01-20T19:40:00Z">
              <w:r w:rsidRPr="2AEEA772" w:rsidDel="006447D5">
                <w:rPr>
                  <w:rFonts w:ascii="Arial" w:eastAsia="Arial" w:hAnsi="Arial" w:cs="Arial"/>
                  <w:sz w:val="20"/>
                  <w:szCs w:val="20"/>
                  <w:highlight w:val="yellow"/>
                </w:rPr>
                <w:delText>Qantas Travel Insurance is issued by Zurich Australian Insurance Limited, ABN 13 000 296 640, AFSL 232507 (“ZAIL”). Qantas Airways Limited</w:delText>
              </w:r>
            </w:del>
            <w:ins w:id="121" w:author="Raphaella Han" w:date="2025-11-26T01:45:00Z">
              <w:del w:id="122" w:author="Santos, Stuart" w:date="2026-01-20T14:40:00Z" w16du:dateUtc="2026-01-20T19:40:00Z">
                <w:r w:rsidR="7C983627" w:rsidRPr="2AEEA772" w:rsidDel="006447D5">
                  <w:rPr>
                    <w:rFonts w:ascii="Arial" w:eastAsia="Arial" w:hAnsi="Arial" w:cs="Arial"/>
                    <w:sz w:val="20"/>
                    <w:szCs w:val="20"/>
                    <w:highlight w:val="yellow"/>
                  </w:rPr>
                  <w:delText>,</w:delText>
                </w:r>
              </w:del>
            </w:ins>
            <w:ins w:id="123" w:author="Eakins, Nicola" w:date="2025-10-02T03:44:00Z">
              <w:del w:id="124" w:author="Santos, Stuart" w:date="2026-01-20T14:40:00Z" w16du:dateUtc="2026-01-20T19:40:00Z">
                <w:r w:rsidR="5805E2CE" w:rsidRPr="7A9F947B" w:rsidDel="006447D5">
                  <w:rPr>
                    <w:rFonts w:ascii="Arial" w:eastAsia="Arial" w:hAnsi="Arial" w:cs="Arial"/>
                    <w:sz w:val="20"/>
                    <w:szCs w:val="20"/>
                    <w:highlight w:val="yellow"/>
                  </w:rPr>
                  <w:delText xml:space="preserve"> ABN 16 009 661 901 (“Qantas”</w:delText>
                </w:r>
              </w:del>
            </w:ins>
            <w:ins w:id="125" w:author="Eakins, Nicola" w:date="2025-10-02T03:45:00Z">
              <w:del w:id="126" w:author="Santos, Stuart" w:date="2026-01-20T14:40:00Z" w16du:dateUtc="2026-01-20T19:40:00Z">
                <w:r w:rsidR="5805E2CE" w:rsidRPr="7A9F947B" w:rsidDel="006447D5">
                  <w:rPr>
                    <w:rFonts w:ascii="Arial" w:eastAsia="Arial" w:hAnsi="Arial" w:cs="Arial"/>
                    <w:sz w:val="20"/>
                    <w:szCs w:val="20"/>
                    <w:highlight w:val="yellow"/>
                  </w:rPr>
                  <w:delText>)</w:delText>
                </w:r>
              </w:del>
            </w:ins>
            <w:ins w:id="127" w:author="Raphaella Han" w:date="2025-11-26T01:45:00Z">
              <w:del w:id="128" w:author="Santos, Stuart" w:date="2026-01-20T14:40:00Z" w16du:dateUtc="2026-01-20T19:40:00Z">
                <w:r w:rsidR="3894BBCF" w:rsidRPr="7A9F947B" w:rsidDel="006447D5">
                  <w:rPr>
                    <w:rFonts w:ascii="Arial" w:eastAsia="Arial" w:hAnsi="Arial" w:cs="Arial"/>
                    <w:sz w:val="20"/>
                    <w:szCs w:val="20"/>
                    <w:highlight w:val="yellow"/>
                  </w:rPr>
                  <w:delText>,</w:delText>
                </w:r>
              </w:del>
            </w:ins>
            <w:del w:id="129" w:author="Santos, Stuart" w:date="2026-01-20T14:40:00Z" w16du:dateUtc="2026-01-20T19:40:00Z">
              <w:r w:rsidRPr="2AEEA772" w:rsidDel="006447D5">
                <w:rPr>
                  <w:rFonts w:ascii="Arial" w:eastAsia="Arial" w:hAnsi="Arial" w:cs="Arial"/>
                  <w:sz w:val="20"/>
                  <w:szCs w:val="20"/>
                  <w:highlight w:val="yellow"/>
                </w:rPr>
                <w:delText xml:space="preserve"> is an authorised representative (AR 261363) of ZAIL. This information is general in nature only and has been prepared without taking into account your objectives, financial situation or needs. You should consider whether the advice is suitable for you and your personal circumstances. Before making any decision to buy the travel insurance, you should read the </w:delText>
              </w:r>
              <w:r w:rsidDel="006447D5">
                <w:fldChar w:fldCharType="begin"/>
              </w:r>
              <w:r w:rsidDel="006447D5">
                <w:delInstrText>HYPERLINK "https://insurance.qantas.com/policy-documents/travel-insurance" \h</w:delInstrText>
              </w:r>
              <w:r w:rsidDel="006447D5">
                <w:fldChar w:fldCharType="separate"/>
              </w:r>
              <w:r w:rsidRPr="2AEEA772" w:rsidDel="006447D5">
                <w:rPr>
                  <w:rFonts w:ascii="Arial" w:eastAsia="Arial" w:hAnsi="Arial" w:cs="Arial"/>
                  <w:color w:val="E40000"/>
                  <w:sz w:val="20"/>
                  <w:szCs w:val="20"/>
                  <w:highlight w:val="yellow"/>
                  <w:u w:val="single"/>
                </w:rPr>
                <w:delText>Product Disclosure Statement (PDS)</w:delText>
              </w:r>
              <w:r w:rsidDel="006447D5">
                <w:fldChar w:fldCharType="end"/>
              </w:r>
              <w:r w:rsidRPr="2AEEA772" w:rsidDel="006447D5">
                <w:rPr>
                  <w:rFonts w:ascii="Arial" w:eastAsia="Arial" w:hAnsi="Arial" w:cs="Arial"/>
                  <w:color w:val="666666"/>
                  <w:sz w:val="20"/>
                  <w:szCs w:val="20"/>
                  <w:highlight w:val="yellow"/>
                </w:rPr>
                <w:delText xml:space="preserve">, </w:delText>
              </w:r>
              <w:r w:rsidDel="006447D5">
                <w:fldChar w:fldCharType="begin"/>
              </w:r>
              <w:r w:rsidDel="006447D5">
                <w:delInstrText>HYPERLINK "https://insurance.qantas.com/policy-documents/travel-insurance" \h</w:delInstrText>
              </w:r>
              <w:r w:rsidDel="006447D5">
                <w:fldChar w:fldCharType="separate"/>
              </w:r>
              <w:r w:rsidRPr="2AEEA772" w:rsidDel="006447D5">
                <w:rPr>
                  <w:rFonts w:ascii="Arial" w:eastAsia="Arial" w:hAnsi="Arial" w:cs="Arial"/>
                  <w:color w:val="E40000"/>
                  <w:sz w:val="20"/>
                  <w:szCs w:val="20"/>
                  <w:highlight w:val="yellow"/>
                  <w:u w:val="single"/>
                </w:rPr>
                <w:delText>Target Market Determination (TMD)</w:delText>
              </w:r>
              <w:r w:rsidDel="006447D5">
                <w:fldChar w:fldCharType="end"/>
              </w:r>
              <w:r w:rsidRPr="2AEEA772" w:rsidDel="006447D5">
                <w:rPr>
                  <w:rFonts w:ascii="Arial" w:eastAsia="Arial" w:hAnsi="Arial" w:cs="Arial"/>
                  <w:color w:val="666666"/>
                  <w:sz w:val="20"/>
                  <w:szCs w:val="20"/>
                  <w:highlight w:val="yellow"/>
                </w:rPr>
                <w:delText xml:space="preserve"> </w:delText>
              </w:r>
              <w:r w:rsidRPr="2AEEA772" w:rsidDel="006447D5">
                <w:rPr>
                  <w:rFonts w:ascii="Arial" w:eastAsia="Arial" w:hAnsi="Arial" w:cs="Arial"/>
                  <w:sz w:val="20"/>
                  <w:szCs w:val="20"/>
                  <w:highlight w:val="yellow"/>
                </w:rPr>
                <w:delText>and</w:delText>
              </w:r>
              <w:r w:rsidRPr="2AEEA772" w:rsidDel="006447D5">
                <w:rPr>
                  <w:rFonts w:ascii="Arial" w:eastAsia="Arial" w:hAnsi="Arial" w:cs="Arial"/>
                  <w:color w:val="666666"/>
                  <w:sz w:val="20"/>
                  <w:szCs w:val="20"/>
                  <w:highlight w:val="yellow"/>
                </w:rPr>
                <w:delText xml:space="preserve"> </w:delText>
              </w:r>
              <w:r w:rsidDel="006447D5">
                <w:fldChar w:fldCharType="begin"/>
              </w:r>
              <w:r w:rsidDel="006447D5">
                <w:delInstrText>HYPERLINK "https://insurance.qantas.com/policy-documents/travel-insurance" \h</w:delInstrText>
              </w:r>
              <w:r w:rsidDel="006447D5">
                <w:fldChar w:fldCharType="separate"/>
              </w:r>
              <w:r w:rsidRPr="2AEEA772" w:rsidDel="006447D5">
                <w:rPr>
                  <w:rFonts w:ascii="Arial" w:eastAsia="Arial" w:hAnsi="Arial" w:cs="Arial"/>
                  <w:color w:val="E40000"/>
                  <w:sz w:val="20"/>
                  <w:szCs w:val="20"/>
                  <w:highlight w:val="yellow"/>
                  <w:u w:val="single"/>
                </w:rPr>
                <w:delText>Financial Services Guide (FSG)</w:delText>
              </w:r>
              <w:r w:rsidDel="006447D5">
                <w:fldChar w:fldCharType="end"/>
              </w:r>
              <w:r w:rsidRPr="2AEEA772" w:rsidDel="006447D5">
                <w:rPr>
                  <w:rFonts w:ascii="Arial" w:eastAsia="Arial" w:hAnsi="Arial" w:cs="Arial"/>
                  <w:color w:val="666666"/>
                  <w:sz w:val="20"/>
                  <w:szCs w:val="20"/>
                  <w:highlight w:val="yellow"/>
                </w:rPr>
                <w:delText>.</w:delText>
              </w:r>
            </w:del>
            <w:ins w:id="130" w:author="Eakins, Nicola" w:date="2025-11-13T18:05:00Z" w16du:dateUtc="2025-11-13T07:05:00Z">
              <w:del w:id="131" w:author="Santos, Stuart" w:date="2026-01-20T14:40:00Z" w16du:dateUtc="2026-01-20T19:40:00Z">
                <w:r w:rsidR="00FC62A1" w:rsidRPr="7A9F947B" w:rsidDel="006447D5">
                  <w:rPr>
                    <w:rFonts w:ascii="Arial" w:eastAsia="Arial" w:hAnsi="Arial" w:cs="Arial"/>
                    <w:color w:val="D13438"/>
                    <w:sz w:val="20"/>
                    <w:szCs w:val="20"/>
                    <w:u w:val="single"/>
                  </w:rPr>
                  <w:delText xml:space="preserve"> </w:delText>
                </w:r>
                <w:r w:rsidR="00FC62A1" w:rsidRPr="7A9F947B" w:rsidDel="006447D5">
                  <w:rPr>
                    <w:rFonts w:ascii="Arial" w:eastAsia="Arial" w:hAnsi="Arial" w:cs="Arial"/>
                    <w:color w:val="666666"/>
                    <w:sz w:val="20"/>
                    <w:szCs w:val="20"/>
                    <w:highlight w:val="yellow"/>
                    <w:u w:val="single"/>
                  </w:rPr>
                  <w:delText>ZAIL engages affiliated entities within the Zurich Insurance Group to provide services in support of this insurance as permitted by applicable laws.</w:delText>
                </w:r>
              </w:del>
            </w:ins>
            <w:del w:id="132" w:author="Santos, Stuart" w:date="2026-01-20T14:40:00Z" w16du:dateUtc="2026-01-20T19:40:00Z">
              <w:r w:rsidRPr="2AEEA772" w:rsidDel="006447D5">
                <w:rPr>
                  <w:rFonts w:ascii="Arial" w:eastAsia="Arial" w:hAnsi="Arial" w:cs="Arial"/>
                  <w:color w:val="666666"/>
                  <w:sz w:val="20"/>
                  <w:szCs w:val="20"/>
                  <w:highlight w:val="yellow"/>
                </w:rPr>
                <w:delText xml:space="preserve"> </w:delText>
              </w:r>
            </w:del>
          </w:p>
          <w:p w14:paraId="46C32528" w14:textId="638E4ECF" w:rsidR="0045311B" w:rsidDel="006447D5" w:rsidRDefault="0045311B">
            <w:pPr>
              <w:spacing w:line="276" w:lineRule="auto"/>
              <w:ind w:left="0" w:firstLine="0"/>
              <w:rPr>
                <w:del w:id="133" w:author="Santos, Stuart" w:date="2026-01-20T14:40:00Z" w16du:dateUtc="2026-01-20T19:40:00Z"/>
                <w:rFonts w:ascii="Arial" w:eastAsia="Arial" w:hAnsi="Arial" w:cs="Arial"/>
                <w:sz w:val="20"/>
                <w:szCs w:val="20"/>
                <w:highlight w:val="yellow"/>
              </w:rPr>
            </w:pPr>
          </w:p>
          <w:p w14:paraId="47754420" w14:textId="0566A10A" w:rsidR="0045311B" w:rsidDel="006447D5" w:rsidRDefault="00F806FF" w:rsidP="2AEEA772">
            <w:pPr>
              <w:spacing w:line="276" w:lineRule="auto"/>
              <w:ind w:left="0" w:firstLine="0"/>
              <w:rPr>
                <w:del w:id="134" w:author="Santos, Stuart" w:date="2026-01-20T14:40:00Z" w16du:dateUtc="2026-01-20T19:40:00Z"/>
                <w:rFonts w:ascii="Arial" w:eastAsia="Arial" w:hAnsi="Arial" w:cs="Arial"/>
                <w:sz w:val="20"/>
                <w:szCs w:val="20"/>
                <w:highlight w:val="yellow"/>
              </w:rPr>
            </w:pPr>
            <w:del w:id="135" w:author="Santos, Stuart" w:date="2026-01-20T14:40:00Z" w16du:dateUtc="2026-01-20T19:40:00Z">
              <w:r w:rsidRPr="2AEEA772" w:rsidDel="006447D5">
                <w:rPr>
                  <w:rFonts w:ascii="Arial" w:eastAsia="Arial" w:hAnsi="Arial" w:cs="Arial"/>
                  <w:sz w:val="20"/>
                  <w:szCs w:val="20"/>
                  <w:highlight w:val="yellow"/>
                </w:rPr>
                <w:delText>Sent by</w:delText>
              </w:r>
            </w:del>
            <w:ins w:id="136" w:author="Eakins, Nicola" w:date="2025-11-13T18:05:00Z" w16du:dateUtc="2025-11-13T07:05:00Z">
              <w:del w:id="137" w:author="Santos, Stuart" w:date="2026-01-20T14:40:00Z" w16du:dateUtc="2026-01-20T19:40:00Z">
                <w:r w:rsidR="00FC62A1" w:rsidDel="006447D5">
                  <w:rPr>
                    <w:rFonts w:ascii="Arial" w:eastAsia="Arial" w:hAnsi="Arial" w:cs="Arial"/>
                    <w:sz w:val="20"/>
                    <w:szCs w:val="20"/>
                    <w:highlight w:val="yellow"/>
                  </w:rPr>
                  <w:delText xml:space="preserve"> ZAIL</w:delText>
                </w:r>
              </w:del>
            </w:ins>
            <w:del w:id="138" w:author="Santos, Stuart" w:date="2026-01-20T14:40:00Z" w16du:dateUtc="2026-01-20T19:40:00Z">
              <w:r w:rsidRPr="2AEEA772" w:rsidDel="006447D5">
                <w:rPr>
                  <w:rFonts w:ascii="Arial" w:eastAsia="Arial" w:hAnsi="Arial" w:cs="Arial"/>
                  <w:sz w:val="20"/>
                  <w:szCs w:val="20"/>
                  <w:highlight w:val="yellow"/>
                </w:rPr>
                <w:delText xml:space="preserve"> Zurich Australian Insurance Limited, ABN 13 000 296 640, 118 Mount Street, North Sydney, NSW 2060, on behalf of Qantas Airways Limited (ABN 16 009 661 901), Australian headquarters: 10 Bourke Road, Mascot, NSW 2020.</w:delText>
              </w:r>
            </w:del>
          </w:p>
          <w:p w14:paraId="78C35C3C" w14:textId="4D3CAF22" w:rsidR="0045311B" w:rsidDel="006447D5" w:rsidRDefault="0045311B">
            <w:pPr>
              <w:keepNext/>
              <w:keepLines/>
              <w:ind w:left="0" w:firstLine="0"/>
              <w:rPr>
                <w:del w:id="139" w:author="Santos, Stuart" w:date="2026-01-20T14:40:00Z" w16du:dateUtc="2026-01-20T19:40:00Z"/>
                <w:rFonts w:ascii="Arial" w:eastAsia="Arial" w:hAnsi="Arial" w:cs="Arial"/>
                <w:b/>
                <w:sz w:val="20"/>
                <w:szCs w:val="20"/>
              </w:rPr>
            </w:pPr>
          </w:p>
        </w:tc>
        <w:tc>
          <w:tcPr>
            <w:tcW w:w="4275" w:type="dxa"/>
            <w:gridSpan w:val="2"/>
            <w:tcBorders>
              <w:bottom w:val="single" w:sz="8" w:space="0" w:color="666666"/>
            </w:tcBorders>
          </w:tcPr>
          <w:p w14:paraId="79B6571D" w14:textId="2C179587" w:rsidR="0045311B" w:rsidDel="006447D5" w:rsidRDefault="0045311B">
            <w:pPr>
              <w:rPr>
                <w:del w:id="140" w:author="Santos, Stuart" w:date="2026-01-20T14:40:00Z" w16du:dateUtc="2026-01-20T19:40:00Z"/>
                <w:rFonts w:ascii="Arial" w:eastAsia="Arial" w:hAnsi="Arial" w:cs="Arial"/>
                <w:color w:val="7030A0"/>
                <w:sz w:val="20"/>
                <w:szCs w:val="20"/>
              </w:rPr>
            </w:pPr>
          </w:p>
          <w:p w14:paraId="6338F456" w14:textId="1FD01E48" w:rsidR="0045311B" w:rsidDel="006447D5" w:rsidRDefault="0045311B">
            <w:pPr>
              <w:rPr>
                <w:del w:id="141" w:author="Santos, Stuart" w:date="2026-01-20T14:40:00Z" w16du:dateUtc="2026-01-20T19:40:00Z"/>
                <w:highlight w:val="yellow"/>
              </w:rPr>
            </w:pPr>
          </w:p>
          <w:p w14:paraId="1B026A60" w14:textId="0E267984" w:rsidR="0045311B" w:rsidDel="006447D5" w:rsidRDefault="0045311B">
            <w:pPr>
              <w:rPr>
                <w:del w:id="142" w:author="Santos, Stuart" w:date="2026-01-20T14:40:00Z" w16du:dateUtc="2026-01-20T19:40:00Z"/>
              </w:rPr>
            </w:pPr>
          </w:p>
        </w:tc>
      </w:tr>
      <w:tr w:rsidR="0045311B" w:rsidDel="006447D5" w14:paraId="52576227" w14:textId="247A5B93" w:rsidTr="56457879">
        <w:trPr>
          <w:trHeight w:val="435"/>
          <w:del w:id="143" w:author="Santos, Stuart" w:date="2026-01-20T14:40:00Z" w16du:dateUtc="2026-01-20T19:40:00Z"/>
        </w:trPr>
        <w:tc>
          <w:tcPr>
            <w:tcW w:w="21825" w:type="dxa"/>
            <w:gridSpan w:val="5"/>
            <w:tcBorders>
              <w:top w:val="single" w:sz="8" w:space="0" w:color="666666"/>
            </w:tcBorders>
            <w:shd w:val="clear" w:color="auto" w:fill="C9DAF8"/>
          </w:tcPr>
          <w:p w14:paraId="0E2591CF" w14:textId="1455390D" w:rsidR="0045311B" w:rsidDel="006447D5" w:rsidRDefault="00F806FF">
            <w:pPr>
              <w:pStyle w:val="Heading1"/>
              <w:ind w:left="0" w:firstLine="0"/>
              <w:rPr>
                <w:del w:id="144" w:author="Santos, Stuart" w:date="2026-01-20T14:40:00Z" w16du:dateUtc="2026-01-20T19:40:00Z"/>
                <w:rFonts w:ascii="Arial" w:eastAsia="Arial" w:hAnsi="Arial" w:cs="Arial"/>
                <w:sz w:val="20"/>
                <w:szCs w:val="20"/>
              </w:rPr>
            </w:pPr>
            <w:bookmarkStart w:id="145" w:name="_heading=h.ma8oksxgcod3" w:colFirst="0" w:colLast="0"/>
            <w:bookmarkEnd w:id="145"/>
            <w:del w:id="146" w:author="Santos, Stuart" w:date="2026-01-20T14:40:00Z" w16du:dateUtc="2026-01-20T19:40:00Z">
              <w:r w:rsidDel="006447D5">
                <w:rPr>
                  <w:rFonts w:ascii="Arial" w:eastAsia="Arial" w:hAnsi="Arial" w:cs="Arial"/>
                  <w:sz w:val="20"/>
                  <w:szCs w:val="20"/>
                </w:rPr>
                <w:delText>Pre-departure Email (Service)</w:delText>
              </w:r>
            </w:del>
          </w:p>
        </w:tc>
      </w:tr>
      <w:tr w:rsidR="0045311B" w:rsidDel="006447D5" w14:paraId="5235373A" w14:textId="72E40845" w:rsidTr="56457879">
        <w:trPr>
          <w:trHeight w:val="599"/>
          <w:del w:id="147" w:author="Santos, Stuart" w:date="2026-01-20T14:40:00Z" w16du:dateUtc="2026-01-20T19:40:00Z"/>
        </w:trPr>
        <w:tc>
          <w:tcPr>
            <w:tcW w:w="3000" w:type="dxa"/>
            <w:gridSpan w:val="2"/>
          </w:tcPr>
          <w:p w14:paraId="7D5D5598" w14:textId="00A7E060" w:rsidR="0045311B" w:rsidDel="006447D5" w:rsidRDefault="00F806FF">
            <w:pPr>
              <w:ind w:left="0" w:firstLine="0"/>
              <w:rPr>
                <w:del w:id="148" w:author="Santos, Stuart" w:date="2026-01-20T14:40:00Z" w16du:dateUtc="2026-01-20T19:40:00Z"/>
                <w:rFonts w:ascii="Arial" w:eastAsia="Arial" w:hAnsi="Arial" w:cs="Arial"/>
                <w:sz w:val="20"/>
                <w:szCs w:val="20"/>
              </w:rPr>
            </w:pPr>
            <w:del w:id="149" w:author="Santos, Stuart" w:date="2026-01-20T14:40:00Z" w16du:dateUtc="2026-01-20T19:40:00Z">
              <w:r w:rsidDel="006447D5">
                <w:rPr>
                  <w:rFonts w:ascii="Arial" w:eastAsia="Arial" w:hAnsi="Arial" w:cs="Arial"/>
                  <w:b/>
                  <w:sz w:val="20"/>
                  <w:szCs w:val="20"/>
                </w:rPr>
                <w:delText>ZAIL owned / managed</w:delText>
              </w:r>
            </w:del>
          </w:p>
          <w:p w14:paraId="00A9A9D9" w14:textId="43576C9C" w:rsidR="0045311B" w:rsidDel="006447D5" w:rsidRDefault="0045311B">
            <w:pPr>
              <w:rPr>
                <w:del w:id="150" w:author="Santos, Stuart" w:date="2026-01-20T14:40:00Z" w16du:dateUtc="2026-01-20T19:40:00Z"/>
                <w:rFonts w:ascii="Arial" w:eastAsia="Arial" w:hAnsi="Arial" w:cs="Arial"/>
                <w:b/>
                <w:sz w:val="20"/>
                <w:szCs w:val="20"/>
              </w:rPr>
            </w:pPr>
          </w:p>
          <w:p w14:paraId="07E5A69A" w14:textId="147DED37" w:rsidR="0045311B" w:rsidDel="006447D5" w:rsidRDefault="00F806FF">
            <w:pPr>
              <w:ind w:left="0" w:firstLine="0"/>
              <w:rPr>
                <w:del w:id="151" w:author="Santos, Stuart" w:date="2026-01-20T14:40:00Z" w16du:dateUtc="2026-01-20T19:40:00Z"/>
                <w:rFonts w:ascii="Arial" w:eastAsia="Arial" w:hAnsi="Arial" w:cs="Arial"/>
                <w:sz w:val="20"/>
                <w:szCs w:val="20"/>
              </w:rPr>
            </w:pPr>
            <w:del w:id="152" w:author="Santos, Stuart" w:date="2026-01-20T14:40:00Z" w16du:dateUtc="2026-01-20T19:40:00Z">
              <w:r w:rsidDel="006447D5">
                <w:rPr>
                  <w:rFonts w:ascii="Arial" w:eastAsia="Arial" w:hAnsi="Arial" w:cs="Arial"/>
                  <w:b/>
                  <w:sz w:val="20"/>
                  <w:szCs w:val="20"/>
                </w:rPr>
                <w:delText xml:space="preserve">Timing: </w:delText>
              </w:r>
              <w:r w:rsidDel="006447D5">
                <w:rPr>
                  <w:rFonts w:ascii="Arial" w:eastAsia="Arial" w:hAnsi="Arial" w:cs="Arial"/>
                  <w:sz w:val="20"/>
                  <w:szCs w:val="20"/>
                </w:rPr>
                <w:delText>Sent 5 days before trip departure date (policy start date for AMT)</w:delText>
              </w:r>
            </w:del>
          </w:p>
          <w:p w14:paraId="10352157" w14:textId="3E020F7A" w:rsidR="0045311B" w:rsidDel="006447D5" w:rsidRDefault="0045311B">
            <w:pPr>
              <w:rPr>
                <w:del w:id="153" w:author="Santos, Stuart" w:date="2026-01-20T14:40:00Z" w16du:dateUtc="2026-01-20T19:40:00Z"/>
                <w:rFonts w:ascii="Arial" w:eastAsia="Arial" w:hAnsi="Arial" w:cs="Arial"/>
                <w:sz w:val="20"/>
                <w:szCs w:val="20"/>
              </w:rPr>
            </w:pPr>
          </w:p>
          <w:p w14:paraId="614CB8D8" w14:textId="1BCAD579" w:rsidR="0045311B" w:rsidDel="006447D5" w:rsidRDefault="00F806FF">
            <w:pPr>
              <w:ind w:left="0" w:firstLine="0"/>
              <w:rPr>
                <w:del w:id="154" w:author="Santos, Stuart" w:date="2026-01-20T14:40:00Z" w16du:dateUtc="2026-01-20T19:40:00Z"/>
                <w:rFonts w:ascii="Arial" w:eastAsia="Arial" w:hAnsi="Arial" w:cs="Arial"/>
                <w:sz w:val="20"/>
                <w:szCs w:val="20"/>
              </w:rPr>
            </w:pPr>
            <w:del w:id="155" w:author="Santos, Stuart" w:date="2026-01-20T14:40:00Z" w16du:dateUtc="2026-01-20T19:40:00Z">
              <w:r w:rsidDel="006447D5">
                <w:rPr>
                  <w:rFonts w:ascii="Arial" w:eastAsia="Arial" w:hAnsi="Arial" w:cs="Arial"/>
                  <w:b/>
                  <w:sz w:val="20"/>
                  <w:szCs w:val="20"/>
                </w:rPr>
                <w:delText xml:space="preserve">Description: </w:delText>
              </w:r>
              <w:r w:rsidDel="006447D5">
                <w:rPr>
                  <w:rFonts w:ascii="Arial" w:eastAsia="Arial" w:hAnsi="Arial" w:cs="Arial"/>
                  <w:sz w:val="20"/>
                  <w:szCs w:val="20"/>
                </w:rPr>
                <w:delText>Service email sent to those with an existing travel insurance policy with us. It may contain content such as tips, government restrictions and reminders, information about amending and cancelling policy.</w:delText>
              </w:r>
            </w:del>
          </w:p>
          <w:p w14:paraId="575C1B6F" w14:textId="4F6C4904" w:rsidR="0045311B" w:rsidDel="006447D5" w:rsidRDefault="0045311B">
            <w:pPr>
              <w:rPr>
                <w:del w:id="156" w:author="Santos, Stuart" w:date="2026-01-20T14:40:00Z" w16du:dateUtc="2026-01-20T19:40:00Z"/>
                <w:rFonts w:ascii="Arial" w:eastAsia="Arial" w:hAnsi="Arial" w:cs="Arial"/>
                <w:sz w:val="20"/>
                <w:szCs w:val="20"/>
              </w:rPr>
            </w:pPr>
          </w:p>
          <w:p w14:paraId="03955522" w14:textId="3202D1E9" w:rsidR="0045311B" w:rsidDel="006447D5" w:rsidRDefault="00F806FF">
            <w:pPr>
              <w:ind w:left="0" w:firstLine="0"/>
              <w:rPr>
                <w:del w:id="157" w:author="Santos, Stuart" w:date="2026-01-20T14:40:00Z" w16du:dateUtc="2026-01-20T19:40:00Z"/>
                <w:rFonts w:ascii="Arial" w:eastAsia="Arial" w:hAnsi="Arial" w:cs="Arial"/>
                <w:sz w:val="20"/>
                <w:szCs w:val="20"/>
              </w:rPr>
            </w:pPr>
            <w:del w:id="158" w:author="Santos, Stuart" w:date="2026-01-20T14:40:00Z" w16du:dateUtc="2026-01-20T19:40:00Z">
              <w:r w:rsidDel="006447D5">
                <w:rPr>
                  <w:rFonts w:ascii="Arial" w:eastAsia="Arial" w:hAnsi="Arial" w:cs="Arial"/>
                  <w:sz w:val="20"/>
                  <w:szCs w:val="20"/>
                </w:rPr>
                <w:delText>No unsubscribe function provided.</w:delText>
              </w:r>
            </w:del>
          </w:p>
          <w:p w14:paraId="12EFAABB" w14:textId="313BB60E" w:rsidR="0045311B" w:rsidDel="006447D5" w:rsidRDefault="0045311B">
            <w:pPr>
              <w:widowControl w:val="0"/>
              <w:ind w:left="0" w:firstLine="0"/>
              <w:rPr>
                <w:del w:id="159" w:author="Santos, Stuart" w:date="2026-01-20T14:40:00Z" w16du:dateUtc="2026-01-20T19:40:00Z"/>
                <w:rFonts w:ascii="Arial" w:eastAsia="Arial" w:hAnsi="Arial" w:cs="Arial"/>
                <w:sz w:val="20"/>
                <w:szCs w:val="20"/>
              </w:rPr>
            </w:pPr>
          </w:p>
        </w:tc>
        <w:tc>
          <w:tcPr>
            <w:tcW w:w="14550" w:type="dxa"/>
          </w:tcPr>
          <w:p w14:paraId="0F759650" w14:textId="5AC40BD4" w:rsidR="0045311B" w:rsidDel="006447D5" w:rsidRDefault="0045311B">
            <w:pPr>
              <w:ind w:left="0" w:firstLine="0"/>
              <w:rPr>
                <w:del w:id="160" w:author="Santos, Stuart" w:date="2026-01-20T14:40:00Z" w16du:dateUtc="2026-01-20T19:40:00Z"/>
                <w:rFonts w:ascii="Arial" w:eastAsia="Arial" w:hAnsi="Arial" w:cs="Arial"/>
                <w:sz w:val="20"/>
                <w:szCs w:val="20"/>
              </w:rPr>
            </w:pPr>
          </w:p>
          <w:p w14:paraId="2D142E64" w14:textId="1B14D771" w:rsidR="0045311B" w:rsidDel="006447D5" w:rsidRDefault="00F806FF">
            <w:pPr>
              <w:ind w:left="360" w:firstLine="0"/>
              <w:rPr>
                <w:del w:id="161" w:author="Santos, Stuart" w:date="2026-01-20T14:40:00Z" w16du:dateUtc="2026-01-20T19:40:00Z"/>
                <w:rFonts w:ascii="Arial" w:eastAsia="Arial" w:hAnsi="Arial" w:cs="Arial"/>
                <w:sz w:val="20"/>
                <w:szCs w:val="20"/>
              </w:rPr>
            </w:pPr>
            <w:del w:id="162" w:author="Santos, Stuart" w:date="2026-01-20T14:40:00Z" w16du:dateUtc="2026-01-20T19:40:00Z">
              <w:r w:rsidDel="006447D5">
                <w:rPr>
                  <w:noProof/>
                </w:rPr>
                <w:drawing>
                  <wp:anchor distT="0" distB="0" distL="0" distR="0" simplePos="0" relativeHeight="251658246" behindDoc="0" locked="0" layoutInCell="1" hidden="0" allowOverlap="1" wp14:anchorId="004D5BB4" wp14:editId="004D5BB5">
                    <wp:simplePos x="0" y="0"/>
                    <wp:positionH relativeFrom="column">
                      <wp:posOffset>34925</wp:posOffset>
                    </wp:positionH>
                    <wp:positionV relativeFrom="paragraph">
                      <wp:posOffset>122503</wp:posOffset>
                    </wp:positionV>
                    <wp:extent cx="5716058" cy="676400"/>
                    <wp:effectExtent l="0" t="0" r="0" b="0"/>
                    <wp:wrapSquare wrapText="bothSides" distT="0" distB="0" distL="0" distR="0"/>
                    <wp:docPr id="14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716058" cy="676400"/>
                            </a:xfrm>
                            <a:prstGeom prst="rect">
                              <a:avLst/>
                            </a:prstGeom>
                            <a:ln/>
                          </pic:spPr>
                        </pic:pic>
                      </a:graphicData>
                    </a:graphic>
                  </wp:anchor>
                </w:drawing>
              </w:r>
            </w:del>
          </w:p>
          <w:p w14:paraId="7A44760F" w14:textId="0999D189" w:rsidR="0045311B" w:rsidDel="006447D5" w:rsidRDefault="0045311B">
            <w:pPr>
              <w:ind w:left="0" w:firstLine="0"/>
              <w:rPr>
                <w:del w:id="163" w:author="Santos, Stuart" w:date="2026-01-20T14:40:00Z" w16du:dateUtc="2026-01-20T19:40:00Z"/>
                <w:rFonts w:ascii="Arial" w:eastAsia="Arial" w:hAnsi="Arial" w:cs="Arial"/>
                <w:sz w:val="20"/>
                <w:szCs w:val="20"/>
              </w:rPr>
            </w:pPr>
          </w:p>
          <w:p w14:paraId="2F722572" w14:textId="6D08332F" w:rsidR="0045311B" w:rsidDel="006447D5" w:rsidRDefault="0045311B">
            <w:pPr>
              <w:ind w:left="0" w:firstLine="0"/>
              <w:rPr>
                <w:del w:id="164" w:author="Santos, Stuart" w:date="2026-01-20T14:40:00Z" w16du:dateUtc="2026-01-20T19:40:00Z"/>
                <w:rFonts w:ascii="Arial" w:eastAsia="Arial" w:hAnsi="Arial" w:cs="Arial"/>
                <w:sz w:val="20"/>
                <w:szCs w:val="20"/>
              </w:rPr>
            </w:pPr>
          </w:p>
          <w:p w14:paraId="491353F7" w14:textId="6EA077AD" w:rsidR="0045311B" w:rsidDel="006447D5" w:rsidRDefault="0045311B">
            <w:pPr>
              <w:ind w:left="0" w:firstLine="0"/>
              <w:rPr>
                <w:del w:id="165" w:author="Santos, Stuart" w:date="2026-01-20T14:40:00Z" w16du:dateUtc="2026-01-20T19:40:00Z"/>
                <w:rFonts w:ascii="Arial" w:eastAsia="Arial" w:hAnsi="Arial" w:cs="Arial"/>
                <w:sz w:val="20"/>
                <w:szCs w:val="20"/>
              </w:rPr>
            </w:pPr>
          </w:p>
          <w:p w14:paraId="05890480" w14:textId="1D1C0D61" w:rsidR="0045311B" w:rsidDel="006447D5" w:rsidRDefault="0045311B">
            <w:pPr>
              <w:ind w:left="0" w:firstLine="0"/>
              <w:rPr>
                <w:del w:id="166" w:author="Santos, Stuart" w:date="2026-01-20T14:40:00Z" w16du:dateUtc="2026-01-20T19:40:00Z"/>
                <w:rFonts w:ascii="Arial" w:eastAsia="Arial" w:hAnsi="Arial" w:cs="Arial"/>
                <w:sz w:val="20"/>
                <w:szCs w:val="20"/>
              </w:rPr>
            </w:pPr>
          </w:p>
          <w:p w14:paraId="747E46D6" w14:textId="5839FA82" w:rsidR="0045311B" w:rsidDel="006447D5" w:rsidRDefault="0045311B">
            <w:pPr>
              <w:ind w:left="0" w:firstLine="0"/>
              <w:rPr>
                <w:del w:id="167" w:author="Santos, Stuart" w:date="2026-01-20T14:40:00Z" w16du:dateUtc="2026-01-20T19:40:00Z"/>
                <w:rFonts w:ascii="Arial" w:eastAsia="Arial" w:hAnsi="Arial" w:cs="Arial"/>
                <w:sz w:val="20"/>
                <w:szCs w:val="20"/>
              </w:rPr>
            </w:pPr>
          </w:p>
          <w:p w14:paraId="2B70839E" w14:textId="2DDA86F9" w:rsidR="0045311B" w:rsidDel="006447D5" w:rsidRDefault="00F806FF">
            <w:pPr>
              <w:keepNext/>
              <w:keepLines/>
              <w:ind w:left="0" w:firstLine="0"/>
              <w:rPr>
                <w:del w:id="168" w:author="Santos, Stuart" w:date="2026-01-20T14:40:00Z" w16du:dateUtc="2026-01-20T19:40:00Z"/>
                <w:rFonts w:ascii="Arial" w:eastAsia="Arial" w:hAnsi="Arial" w:cs="Arial"/>
                <w:sz w:val="20"/>
                <w:szCs w:val="20"/>
              </w:rPr>
            </w:pPr>
            <w:del w:id="169" w:author="Santos, Stuart" w:date="2026-01-20T14:40:00Z" w16du:dateUtc="2026-01-20T19:40:00Z">
              <w:r w:rsidRPr="2AEEA772" w:rsidDel="006447D5">
                <w:rPr>
                  <w:rFonts w:ascii="Arial" w:eastAsia="Arial" w:hAnsi="Arial" w:cs="Arial"/>
                  <w:b/>
                  <w:bCs/>
                  <w:sz w:val="20"/>
                  <w:szCs w:val="20"/>
                </w:rPr>
                <w:delText xml:space="preserve">Alert Banner: </w:delText>
              </w:r>
              <w:r w:rsidRPr="2AEEA772" w:rsidDel="006447D5">
                <w:rPr>
                  <w:rFonts w:ascii="Arial" w:eastAsia="Arial" w:hAnsi="Arial" w:cs="Arial"/>
                  <w:sz w:val="20"/>
                  <w:szCs w:val="20"/>
                </w:rPr>
                <w:delText>IMPORTANT INFORMATION: Our policies do not provide cover for travel to destinations that are (1) designated as “Level 4 - Do Not Travel” by the Australian government; and</w:delText>
              </w:r>
            </w:del>
            <w:ins w:id="170" w:author="Eakins, Nicola" w:date="2025-10-02T03:49:00Z">
              <w:del w:id="171" w:author="Santos, Stuart" w:date="2026-01-20T14:40:00Z" w16du:dateUtc="2026-01-20T19:40:00Z">
                <w:r w:rsidR="7E22F910" w:rsidRPr="2AEEA772" w:rsidDel="006447D5">
                  <w:rPr>
                    <w:rFonts w:ascii="Arial" w:eastAsia="Arial" w:hAnsi="Arial" w:cs="Arial"/>
                    <w:sz w:val="20"/>
                    <w:szCs w:val="20"/>
                  </w:rPr>
                  <w:delText>/or</w:delText>
                </w:r>
              </w:del>
            </w:ins>
            <w:del w:id="172" w:author="Santos, Stuart" w:date="2026-01-20T14:40:00Z" w16du:dateUtc="2026-01-20T19:40:00Z">
              <w:r w:rsidRPr="2AEEA772" w:rsidDel="006447D5">
                <w:rPr>
                  <w:rFonts w:ascii="Arial" w:eastAsia="Arial" w:hAnsi="Arial" w:cs="Arial"/>
                  <w:sz w:val="20"/>
                  <w:szCs w:val="20"/>
                </w:rPr>
                <w:delText xml:space="preserve"> (2) sanctioned. If a destination is raised to a Level 4 advisory after the Policy Issue Date, visit </w:delText>
              </w:r>
              <w:r w:rsidDel="006447D5">
                <w:fldChar w:fldCharType="begin"/>
              </w:r>
              <w:r w:rsidDel="006447D5">
                <w:delInstrText>HYPERLINK "https://travel.insurance.qantas.com/travel-alerts" \h</w:delInstrText>
              </w:r>
              <w:r w:rsidDel="006447D5">
                <w:fldChar w:fldCharType="separate"/>
              </w:r>
              <w:r w:rsidRPr="2AEEA772" w:rsidDel="006447D5">
                <w:rPr>
                  <w:rFonts w:ascii="Arial" w:eastAsia="Arial" w:hAnsi="Arial" w:cs="Arial"/>
                  <w:color w:val="1155CC"/>
                  <w:sz w:val="20"/>
                  <w:szCs w:val="20"/>
                  <w:u w:val="single"/>
                </w:rPr>
                <w:delText>travel alerts</w:delText>
              </w:r>
              <w:r w:rsidDel="006447D5">
                <w:fldChar w:fldCharType="end"/>
              </w:r>
              <w:r w:rsidRPr="2AEEA772" w:rsidDel="006447D5">
                <w:rPr>
                  <w:rFonts w:ascii="Arial" w:eastAsia="Arial" w:hAnsi="Arial" w:cs="Arial"/>
                  <w:sz w:val="20"/>
                  <w:szCs w:val="20"/>
                </w:rPr>
                <w:delText xml:space="preserve"> for more information. Check the latest </w:delText>
              </w:r>
              <w:r w:rsidDel="006447D5">
                <w:fldChar w:fldCharType="begin"/>
              </w:r>
              <w:r w:rsidDel="006447D5">
                <w:delInstrText>HYPERLINK "https://www.smartraveller.gov.au/destinations?title=&amp;field_overall_advice_level_target_id=4" \h</w:delInstrText>
              </w:r>
              <w:r w:rsidDel="006447D5">
                <w:fldChar w:fldCharType="separate"/>
              </w:r>
              <w:r w:rsidRPr="2AEEA772" w:rsidDel="006447D5">
                <w:rPr>
                  <w:rFonts w:ascii="Arial" w:eastAsia="Arial" w:hAnsi="Arial" w:cs="Arial"/>
                  <w:color w:val="1155CC"/>
                  <w:sz w:val="20"/>
                  <w:szCs w:val="20"/>
                  <w:u w:val="single"/>
                </w:rPr>
                <w:delText>government advice</w:delText>
              </w:r>
              <w:r w:rsidDel="006447D5">
                <w:fldChar w:fldCharType="end"/>
              </w:r>
              <w:r w:rsidRPr="2AEEA772" w:rsidDel="006447D5">
                <w:rPr>
                  <w:rFonts w:ascii="Arial" w:eastAsia="Arial" w:hAnsi="Arial" w:cs="Arial"/>
                  <w:sz w:val="20"/>
                  <w:szCs w:val="20"/>
                </w:rPr>
                <w:delText>.</w:delText>
              </w:r>
            </w:del>
          </w:p>
          <w:p w14:paraId="16761240" w14:textId="3378D659" w:rsidR="0045311B" w:rsidDel="006447D5" w:rsidRDefault="0045311B">
            <w:pPr>
              <w:keepNext/>
              <w:keepLines/>
              <w:ind w:left="0" w:firstLine="0"/>
              <w:rPr>
                <w:del w:id="173" w:author="Santos, Stuart" w:date="2026-01-20T14:40:00Z" w16du:dateUtc="2026-01-20T19:40:00Z"/>
                <w:rFonts w:ascii="Arial" w:eastAsia="Arial" w:hAnsi="Arial" w:cs="Arial"/>
                <w:sz w:val="20"/>
                <w:szCs w:val="20"/>
              </w:rPr>
            </w:pPr>
          </w:p>
          <w:p w14:paraId="4AA6F086" w14:textId="3087957B" w:rsidR="0045311B" w:rsidDel="006447D5" w:rsidRDefault="00F806FF">
            <w:pPr>
              <w:keepNext/>
              <w:keepLines/>
              <w:ind w:left="0" w:firstLine="0"/>
              <w:rPr>
                <w:del w:id="174" w:author="Santos, Stuart" w:date="2026-01-20T14:40:00Z" w16du:dateUtc="2026-01-20T19:40:00Z"/>
                <w:rFonts w:ascii="Arial" w:eastAsia="Arial" w:hAnsi="Arial" w:cs="Arial"/>
                <w:sz w:val="20"/>
                <w:szCs w:val="20"/>
              </w:rPr>
            </w:pPr>
            <w:del w:id="175" w:author="Santos, Stuart" w:date="2026-01-20T14:40:00Z" w16du:dateUtc="2026-01-20T19:40:00Z">
              <w:r w:rsidDel="006447D5">
                <w:rPr>
                  <w:noProof/>
                </w:rPr>
                <w:drawing>
                  <wp:anchor distT="0" distB="0" distL="0" distR="0" simplePos="0" relativeHeight="251658247" behindDoc="0" locked="0" layoutInCell="1" hidden="0" allowOverlap="1" wp14:anchorId="004D5BB6" wp14:editId="004D5BB7">
                    <wp:simplePos x="0" y="0"/>
                    <wp:positionH relativeFrom="column">
                      <wp:posOffset>63500</wp:posOffset>
                    </wp:positionH>
                    <wp:positionV relativeFrom="paragraph">
                      <wp:posOffset>0</wp:posOffset>
                    </wp:positionV>
                    <wp:extent cx="5718175" cy="1544955"/>
                    <wp:effectExtent l="0" t="0" r="0" b="0"/>
                    <wp:wrapSquare wrapText="bothSides" distT="0" distB="0" distL="0" distR="0"/>
                    <wp:docPr id="14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5"/>
                            <a:srcRect/>
                            <a:stretch>
                              <a:fillRect/>
                            </a:stretch>
                          </pic:blipFill>
                          <pic:spPr>
                            <a:xfrm>
                              <a:off x="0" y="0"/>
                              <a:ext cx="5718175" cy="1544955"/>
                            </a:xfrm>
                            <a:prstGeom prst="rect">
                              <a:avLst/>
                            </a:prstGeom>
                            <a:ln/>
                          </pic:spPr>
                        </pic:pic>
                      </a:graphicData>
                    </a:graphic>
                  </wp:anchor>
                </w:drawing>
              </w:r>
            </w:del>
          </w:p>
          <w:p w14:paraId="01662544" w14:textId="5C7E4D6C" w:rsidR="0045311B" w:rsidDel="006447D5" w:rsidRDefault="0045311B">
            <w:pPr>
              <w:keepNext/>
              <w:keepLines/>
              <w:ind w:left="0" w:firstLine="0"/>
              <w:rPr>
                <w:del w:id="176" w:author="Santos, Stuart" w:date="2026-01-20T14:40:00Z" w16du:dateUtc="2026-01-20T19:40:00Z"/>
                <w:rFonts w:ascii="Arial" w:eastAsia="Arial" w:hAnsi="Arial" w:cs="Arial"/>
                <w:sz w:val="20"/>
                <w:szCs w:val="20"/>
              </w:rPr>
            </w:pPr>
          </w:p>
          <w:p w14:paraId="46B05A59" w14:textId="746D1BD9" w:rsidR="0045311B" w:rsidDel="006447D5" w:rsidRDefault="0045311B">
            <w:pPr>
              <w:keepNext/>
              <w:keepLines/>
              <w:ind w:left="0" w:firstLine="0"/>
              <w:rPr>
                <w:del w:id="177" w:author="Santos, Stuart" w:date="2026-01-20T14:40:00Z" w16du:dateUtc="2026-01-20T19:40:00Z"/>
                <w:rFonts w:ascii="Arial" w:eastAsia="Arial" w:hAnsi="Arial" w:cs="Arial"/>
                <w:sz w:val="20"/>
                <w:szCs w:val="20"/>
              </w:rPr>
            </w:pPr>
          </w:p>
          <w:p w14:paraId="7686EE75" w14:textId="18D23817" w:rsidR="0045311B" w:rsidDel="006447D5" w:rsidRDefault="0045311B">
            <w:pPr>
              <w:keepNext/>
              <w:keepLines/>
              <w:ind w:left="0" w:firstLine="0"/>
              <w:rPr>
                <w:del w:id="178" w:author="Santos, Stuart" w:date="2026-01-20T14:40:00Z" w16du:dateUtc="2026-01-20T19:40:00Z"/>
                <w:rFonts w:ascii="Arial" w:eastAsia="Arial" w:hAnsi="Arial" w:cs="Arial"/>
                <w:sz w:val="20"/>
                <w:szCs w:val="20"/>
              </w:rPr>
            </w:pPr>
          </w:p>
          <w:p w14:paraId="3176F9E9" w14:textId="53BE7F54" w:rsidR="0045311B" w:rsidDel="006447D5" w:rsidRDefault="0045311B">
            <w:pPr>
              <w:keepNext/>
              <w:keepLines/>
              <w:ind w:left="0" w:firstLine="0"/>
              <w:rPr>
                <w:del w:id="179" w:author="Santos, Stuart" w:date="2026-01-20T14:40:00Z" w16du:dateUtc="2026-01-20T19:40:00Z"/>
                <w:rFonts w:ascii="Arial" w:eastAsia="Arial" w:hAnsi="Arial" w:cs="Arial"/>
                <w:sz w:val="20"/>
                <w:szCs w:val="20"/>
              </w:rPr>
            </w:pPr>
          </w:p>
          <w:p w14:paraId="3C5E3FC7" w14:textId="4E27A377" w:rsidR="0045311B" w:rsidDel="006447D5" w:rsidRDefault="0045311B">
            <w:pPr>
              <w:keepNext/>
              <w:keepLines/>
              <w:ind w:left="0" w:firstLine="0"/>
              <w:rPr>
                <w:del w:id="180" w:author="Santos, Stuart" w:date="2026-01-20T14:40:00Z" w16du:dateUtc="2026-01-20T19:40:00Z"/>
                <w:rFonts w:ascii="Arial" w:eastAsia="Arial" w:hAnsi="Arial" w:cs="Arial"/>
                <w:sz w:val="20"/>
                <w:szCs w:val="20"/>
              </w:rPr>
            </w:pPr>
          </w:p>
          <w:p w14:paraId="06C190DC" w14:textId="61B6DFEC" w:rsidR="0045311B" w:rsidDel="006447D5" w:rsidRDefault="0045311B">
            <w:pPr>
              <w:keepNext/>
              <w:keepLines/>
              <w:ind w:left="0" w:firstLine="0"/>
              <w:rPr>
                <w:del w:id="181" w:author="Santos, Stuart" w:date="2026-01-20T14:40:00Z" w16du:dateUtc="2026-01-20T19:40:00Z"/>
                <w:rFonts w:ascii="Arial" w:eastAsia="Arial" w:hAnsi="Arial" w:cs="Arial"/>
                <w:sz w:val="20"/>
                <w:szCs w:val="20"/>
              </w:rPr>
            </w:pPr>
          </w:p>
          <w:p w14:paraId="4ADEFA0C" w14:textId="3FB95CD1" w:rsidR="0045311B" w:rsidDel="006447D5" w:rsidRDefault="0045311B">
            <w:pPr>
              <w:keepNext/>
              <w:keepLines/>
              <w:ind w:left="0" w:firstLine="0"/>
              <w:rPr>
                <w:del w:id="182" w:author="Santos, Stuart" w:date="2026-01-20T14:40:00Z" w16du:dateUtc="2026-01-20T19:40:00Z"/>
                <w:rFonts w:ascii="Arial" w:eastAsia="Arial" w:hAnsi="Arial" w:cs="Arial"/>
                <w:sz w:val="20"/>
                <w:szCs w:val="20"/>
              </w:rPr>
            </w:pPr>
          </w:p>
          <w:p w14:paraId="672B8C0D" w14:textId="452A8FF9" w:rsidR="0045311B" w:rsidDel="006447D5" w:rsidRDefault="0045311B">
            <w:pPr>
              <w:keepNext/>
              <w:keepLines/>
              <w:ind w:left="0" w:firstLine="0"/>
              <w:rPr>
                <w:del w:id="183" w:author="Santos, Stuart" w:date="2026-01-20T14:40:00Z" w16du:dateUtc="2026-01-20T19:40:00Z"/>
                <w:rFonts w:ascii="Arial" w:eastAsia="Arial" w:hAnsi="Arial" w:cs="Arial"/>
                <w:sz w:val="20"/>
                <w:szCs w:val="20"/>
              </w:rPr>
            </w:pPr>
          </w:p>
          <w:p w14:paraId="0CA8CBEE" w14:textId="0CE21954" w:rsidR="0045311B" w:rsidDel="006447D5" w:rsidRDefault="0045311B">
            <w:pPr>
              <w:keepNext/>
              <w:keepLines/>
              <w:ind w:left="0" w:firstLine="0"/>
              <w:rPr>
                <w:del w:id="184" w:author="Santos, Stuart" w:date="2026-01-20T14:40:00Z" w16du:dateUtc="2026-01-20T19:40:00Z"/>
                <w:rFonts w:ascii="Arial" w:eastAsia="Arial" w:hAnsi="Arial" w:cs="Arial"/>
                <w:sz w:val="20"/>
                <w:szCs w:val="20"/>
              </w:rPr>
            </w:pPr>
          </w:p>
          <w:p w14:paraId="42A430F1" w14:textId="58F26522" w:rsidR="0045311B" w:rsidDel="006447D5" w:rsidRDefault="0045311B">
            <w:pPr>
              <w:keepNext/>
              <w:keepLines/>
              <w:ind w:left="0" w:firstLine="0"/>
              <w:rPr>
                <w:del w:id="185" w:author="Santos, Stuart" w:date="2026-01-20T14:40:00Z" w16du:dateUtc="2026-01-20T19:40:00Z"/>
                <w:rFonts w:ascii="Arial" w:eastAsia="Arial" w:hAnsi="Arial" w:cs="Arial"/>
                <w:sz w:val="20"/>
                <w:szCs w:val="20"/>
              </w:rPr>
            </w:pPr>
          </w:p>
          <w:p w14:paraId="2FF67255" w14:textId="661EBD57" w:rsidR="0045311B" w:rsidDel="006447D5" w:rsidRDefault="0045311B">
            <w:pPr>
              <w:keepNext/>
              <w:keepLines/>
              <w:ind w:left="0" w:firstLine="0"/>
              <w:rPr>
                <w:del w:id="186" w:author="Santos, Stuart" w:date="2026-01-20T14:40:00Z" w16du:dateUtc="2026-01-20T19:40:00Z"/>
                <w:rFonts w:ascii="Arial" w:eastAsia="Arial" w:hAnsi="Arial" w:cs="Arial"/>
                <w:sz w:val="20"/>
                <w:szCs w:val="20"/>
              </w:rPr>
            </w:pPr>
          </w:p>
          <w:p w14:paraId="1C8CE61F" w14:textId="2EEB3730" w:rsidR="0045311B" w:rsidDel="006447D5" w:rsidRDefault="00F806FF">
            <w:pPr>
              <w:keepNext/>
              <w:keepLines/>
              <w:ind w:left="0" w:firstLine="0"/>
              <w:rPr>
                <w:del w:id="187" w:author="Santos, Stuart" w:date="2026-01-20T14:40:00Z" w16du:dateUtc="2026-01-20T19:40:00Z"/>
                <w:rFonts w:ascii="Arial" w:eastAsia="Arial" w:hAnsi="Arial" w:cs="Arial"/>
                <w:sz w:val="20"/>
                <w:szCs w:val="20"/>
              </w:rPr>
            </w:pPr>
            <w:del w:id="188" w:author="Santos, Stuart" w:date="2026-01-20T14:40:00Z" w16du:dateUtc="2026-01-20T19:40:00Z">
              <w:r w:rsidDel="006447D5">
                <w:rPr>
                  <w:rFonts w:ascii="Arial" w:eastAsia="Arial" w:hAnsi="Arial" w:cs="Arial"/>
                  <w:sz w:val="20"/>
                  <w:szCs w:val="20"/>
                </w:rPr>
                <w:delText xml:space="preserve">Hi {{First Name}}, </w:delText>
              </w:r>
            </w:del>
          </w:p>
          <w:p w14:paraId="6464F26D" w14:textId="10B10A53" w:rsidR="0045311B" w:rsidDel="006447D5" w:rsidRDefault="0045311B">
            <w:pPr>
              <w:keepNext/>
              <w:keepLines/>
              <w:ind w:left="0" w:firstLine="0"/>
              <w:rPr>
                <w:del w:id="189" w:author="Santos, Stuart" w:date="2026-01-20T14:40:00Z" w16du:dateUtc="2026-01-20T19:40:00Z"/>
                <w:rFonts w:ascii="Arial" w:eastAsia="Arial" w:hAnsi="Arial" w:cs="Arial"/>
                <w:sz w:val="20"/>
                <w:szCs w:val="20"/>
              </w:rPr>
            </w:pPr>
          </w:p>
          <w:p w14:paraId="0FB51E29" w14:textId="50F84F72" w:rsidR="0045311B" w:rsidDel="006447D5" w:rsidRDefault="00F806FF">
            <w:pPr>
              <w:ind w:left="0" w:firstLine="0"/>
              <w:rPr>
                <w:del w:id="190" w:author="Santos, Stuart" w:date="2026-01-20T14:40:00Z" w16du:dateUtc="2026-01-20T19:40:00Z"/>
                <w:rFonts w:ascii="Arial" w:eastAsia="Arial" w:hAnsi="Arial" w:cs="Arial"/>
                <w:sz w:val="20"/>
                <w:szCs w:val="20"/>
              </w:rPr>
            </w:pPr>
            <w:del w:id="191" w:author="Santos, Stuart" w:date="2026-01-20T14:40:00Z" w16du:dateUtc="2026-01-20T19:40:00Z">
              <w:r w:rsidDel="006447D5">
                <w:rPr>
                  <w:rFonts w:ascii="Arial" w:eastAsia="Arial" w:hAnsi="Arial" w:cs="Arial"/>
                  <w:sz w:val="20"/>
                  <w:szCs w:val="20"/>
                </w:rPr>
                <w:delText xml:space="preserve">Thanks for choosing Qantas Travel Insurance, underwritten by </w:delText>
              </w:r>
              <w:r w:rsidDel="006447D5">
                <w:rPr>
                  <w:rFonts w:ascii="Arial" w:eastAsia="Arial" w:hAnsi="Arial" w:cs="Arial"/>
                  <w:sz w:val="20"/>
                  <w:szCs w:val="20"/>
                  <w:highlight w:val="yellow"/>
                </w:rPr>
                <w:delText>Zurich Australian Insurance Limited</w:delText>
              </w:r>
              <w:r w:rsidDel="006447D5">
                <w:rPr>
                  <w:rFonts w:ascii="Arial" w:eastAsia="Arial" w:hAnsi="Arial" w:cs="Arial"/>
                  <w:sz w:val="20"/>
                  <w:szCs w:val="20"/>
                </w:rPr>
                <w:delText xml:space="preserve"> for your upcoming trip. </w:delText>
              </w:r>
              <w:r w:rsidDel="006447D5">
                <w:rPr>
                  <w:rFonts w:ascii="Arial" w:eastAsia="Arial" w:hAnsi="Arial" w:cs="Arial"/>
                  <w:sz w:val="20"/>
                  <w:szCs w:val="20"/>
                </w:rPr>
                <w:br/>
              </w:r>
              <w:r w:rsidDel="006447D5">
                <w:rPr>
                  <w:rFonts w:ascii="Arial" w:eastAsia="Arial" w:hAnsi="Arial" w:cs="Arial"/>
                  <w:sz w:val="20"/>
                  <w:szCs w:val="20"/>
                </w:rPr>
                <w:br/>
                <w:delText xml:space="preserve">There’s not long to go until your trip begins, which is why we wanted to share a few things with you that’ll help your travel go smoothly. </w:delText>
              </w:r>
            </w:del>
          </w:p>
          <w:p w14:paraId="3252C737" w14:textId="610C97C3" w:rsidR="0045311B" w:rsidDel="006447D5" w:rsidRDefault="0045311B">
            <w:pPr>
              <w:ind w:left="0" w:firstLine="0"/>
              <w:rPr>
                <w:del w:id="192" w:author="Santos, Stuart" w:date="2026-01-20T14:40:00Z" w16du:dateUtc="2026-01-20T19:40:00Z"/>
                <w:rFonts w:ascii="Arial" w:eastAsia="Arial" w:hAnsi="Arial" w:cs="Arial"/>
                <w:sz w:val="20"/>
                <w:szCs w:val="20"/>
              </w:rPr>
            </w:pPr>
          </w:p>
          <w:tbl>
            <w:tblPr>
              <w:tblStyle w:val="afffffffffffffffff"/>
              <w:tblW w:w="6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135"/>
            </w:tblGrid>
            <w:tr w:rsidR="0045311B" w:rsidDel="006447D5" w14:paraId="2295999C" w14:textId="5C81D532" w:rsidTr="6FBBB693">
              <w:trPr>
                <w:del w:id="193" w:author="Santos, Stuart" w:date="2026-01-20T14:40:00Z" w16du:dateUtc="2026-01-20T19:40:00Z"/>
              </w:trPr>
              <w:tc>
                <w:tcPr>
                  <w:tcW w:w="6135" w:type="dxa"/>
                </w:tcPr>
                <w:customXmlDelRangeStart w:id="194" w:author="Santos, Stuart" w:date="2026-01-20T14:40:00Z"/>
                <w:sdt>
                  <w:sdtPr>
                    <w:tag w:val="goog_rdk_15"/>
                    <w:id w:val="-672583618"/>
                    <w:lock w:val="contentLocked"/>
                  </w:sdtPr>
                  <w:sdtContent>
                    <w:customXmlDelRangeEnd w:id="194"/>
                    <w:p w14:paraId="2CB144ED" w14:textId="1406527C" w:rsidR="0045311B" w:rsidDel="006447D5" w:rsidRDefault="00F806FF">
                      <w:pPr>
                        <w:rPr>
                          <w:del w:id="195" w:author="Santos, Stuart" w:date="2026-01-20T14:40:00Z" w16du:dateUtc="2026-01-20T19:40:00Z"/>
                          <w:rFonts w:ascii="Arial" w:eastAsia="Arial" w:hAnsi="Arial" w:cs="Arial"/>
                          <w:b/>
                          <w:sz w:val="20"/>
                          <w:szCs w:val="20"/>
                        </w:rPr>
                      </w:pPr>
                      <w:del w:id="196" w:author="Santos, Stuart" w:date="2026-01-20T14:40:00Z" w16du:dateUtc="2026-01-20T19:40:00Z">
                        <w:r w:rsidDel="006447D5">
                          <w:rPr>
                            <w:rFonts w:ascii="Arial" w:eastAsia="Arial" w:hAnsi="Arial" w:cs="Arial"/>
                            <w:b/>
                            <w:sz w:val="20"/>
                            <w:szCs w:val="20"/>
                          </w:rPr>
                          <w:delText>Your Policy Details</w:delText>
                        </w:r>
                      </w:del>
                    </w:p>
                    <w:p w14:paraId="27ADF790" w14:textId="5197251B" w:rsidR="0045311B" w:rsidDel="006447D5" w:rsidRDefault="0045311B">
                      <w:pPr>
                        <w:rPr>
                          <w:del w:id="197" w:author="Santos, Stuart" w:date="2026-01-20T14:40:00Z" w16du:dateUtc="2026-01-20T19:40:00Z"/>
                          <w:rFonts w:ascii="Arial" w:eastAsia="Arial" w:hAnsi="Arial" w:cs="Arial"/>
                          <w:sz w:val="20"/>
                          <w:szCs w:val="20"/>
                        </w:rPr>
                      </w:pPr>
                    </w:p>
                    <w:p w14:paraId="57FF2362" w14:textId="14AEFB9C" w:rsidR="0045311B" w:rsidDel="006447D5" w:rsidRDefault="0DEFC551" w:rsidP="6FBBB693">
                      <w:pPr>
                        <w:rPr>
                          <w:del w:id="198" w:author="Santos, Stuart" w:date="2026-01-20T14:40:00Z" w16du:dateUtc="2026-01-20T19:40:00Z"/>
                          <w:rFonts w:ascii="Arial" w:eastAsia="Arial" w:hAnsi="Arial" w:cs="Arial"/>
                          <w:b/>
                          <w:bCs/>
                          <w:sz w:val="20"/>
                          <w:szCs w:val="20"/>
                          <w:highlight w:val="yellow"/>
                        </w:rPr>
                      </w:pPr>
                      <w:commentRangeStart w:id="199"/>
                      <w:del w:id="200" w:author="Santos, Stuart" w:date="2026-01-20T14:40:00Z" w16du:dateUtc="2026-01-20T19:40:00Z">
                        <w:r w:rsidRPr="6FBBB693" w:rsidDel="006447D5">
                          <w:rPr>
                            <w:rFonts w:ascii="Arial" w:eastAsia="Arial" w:hAnsi="Arial" w:cs="Arial"/>
                            <w:sz w:val="20"/>
                            <w:szCs w:val="20"/>
                          </w:rPr>
                          <w:delText xml:space="preserve">Issuer </w:delText>
                        </w:r>
                        <w:r w:rsidRPr="6FBBB693" w:rsidDel="006447D5">
                          <w:rPr>
                            <w:rFonts w:ascii="Arial" w:eastAsia="Arial" w:hAnsi="Arial" w:cs="Arial"/>
                            <w:b/>
                            <w:bCs/>
                            <w:sz w:val="20"/>
                            <w:szCs w:val="20"/>
                            <w:highlight w:val="yellow"/>
                          </w:rPr>
                          <w:delText>Zurich Australian Insurance Limited</w:delText>
                        </w:r>
                        <w:commentRangeEnd w:id="199"/>
                        <w:r w:rsidR="00F806FF" w:rsidDel="006447D5">
                          <w:rPr>
                            <w:rStyle w:val="CommentReference"/>
                            <w:rFonts w:ascii="Arial" w:eastAsia="Arial" w:hAnsi="Arial" w:cs="Arial"/>
                            <w:b/>
                            <w:bCs/>
                            <w:sz w:val="20"/>
                            <w:szCs w:val="20"/>
                            <w:highlight w:val="yellow"/>
                          </w:rPr>
                          <w:commentReference w:id="199"/>
                        </w:r>
                      </w:del>
                    </w:p>
                    <w:p w14:paraId="1A78CDEB" w14:textId="17F753DC" w:rsidR="0045311B" w:rsidDel="006447D5" w:rsidRDefault="0045311B">
                      <w:pPr>
                        <w:rPr>
                          <w:del w:id="201" w:author="Santos, Stuart" w:date="2026-01-20T14:40:00Z" w16du:dateUtc="2026-01-20T19:40:00Z"/>
                          <w:rFonts w:ascii="Arial" w:eastAsia="Arial" w:hAnsi="Arial" w:cs="Arial"/>
                          <w:sz w:val="20"/>
                          <w:szCs w:val="20"/>
                        </w:rPr>
                      </w:pPr>
                    </w:p>
                    <w:p w14:paraId="278061C0" w14:textId="7A43188E" w:rsidR="0045311B" w:rsidDel="006447D5" w:rsidRDefault="00F806FF">
                      <w:pPr>
                        <w:rPr>
                          <w:del w:id="202" w:author="Santos, Stuart" w:date="2026-01-20T14:40:00Z" w16du:dateUtc="2026-01-20T19:40:00Z"/>
                          <w:rFonts w:ascii="Arial" w:eastAsia="Arial" w:hAnsi="Arial" w:cs="Arial"/>
                          <w:sz w:val="20"/>
                          <w:szCs w:val="20"/>
                        </w:rPr>
                      </w:pPr>
                      <w:del w:id="203" w:author="Santos, Stuart" w:date="2026-01-20T14:40:00Z" w16du:dateUtc="2026-01-20T19:40:00Z">
                        <w:r w:rsidDel="006447D5">
                          <w:rPr>
                            <w:rFonts w:ascii="Arial" w:eastAsia="Arial" w:hAnsi="Arial" w:cs="Arial"/>
                            <w:sz w:val="20"/>
                            <w:szCs w:val="20"/>
                          </w:rPr>
                          <w:delText xml:space="preserve">Product Name </w:delText>
                        </w:r>
                        <w:r w:rsidDel="006447D5">
                          <w:rPr>
                            <w:rFonts w:ascii="Arial" w:eastAsia="Arial" w:hAnsi="Arial" w:cs="Arial"/>
                            <w:b/>
                            <w:sz w:val="20"/>
                            <w:szCs w:val="20"/>
                          </w:rPr>
                          <w:delText>{{Product Name}}</w:delText>
                        </w:r>
                      </w:del>
                    </w:p>
                    <w:p w14:paraId="0332D121" w14:textId="7B120601" w:rsidR="0045311B" w:rsidDel="006447D5" w:rsidRDefault="0045311B">
                      <w:pPr>
                        <w:rPr>
                          <w:del w:id="204" w:author="Santos, Stuart" w:date="2026-01-20T14:40:00Z" w16du:dateUtc="2026-01-20T19:40:00Z"/>
                          <w:rFonts w:ascii="Arial" w:eastAsia="Arial" w:hAnsi="Arial" w:cs="Arial"/>
                          <w:sz w:val="20"/>
                          <w:szCs w:val="20"/>
                        </w:rPr>
                      </w:pPr>
                    </w:p>
                    <w:p w14:paraId="4F8D9250" w14:textId="0728BF1B" w:rsidR="0045311B" w:rsidDel="006447D5" w:rsidRDefault="00F806FF">
                      <w:pPr>
                        <w:rPr>
                          <w:del w:id="205" w:author="Santos, Stuart" w:date="2026-01-20T14:40:00Z" w16du:dateUtc="2026-01-20T19:40:00Z"/>
                          <w:rFonts w:ascii="Arial" w:eastAsia="Arial" w:hAnsi="Arial" w:cs="Arial"/>
                          <w:sz w:val="20"/>
                          <w:szCs w:val="20"/>
                        </w:rPr>
                      </w:pPr>
                      <w:del w:id="206" w:author="Santos, Stuart" w:date="2026-01-20T14:40:00Z" w16du:dateUtc="2026-01-20T19:40:00Z">
                        <w:r w:rsidDel="006447D5">
                          <w:rPr>
                            <w:rFonts w:ascii="Arial" w:eastAsia="Arial" w:hAnsi="Arial" w:cs="Arial"/>
                            <w:sz w:val="20"/>
                            <w:szCs w:val="20"/>
                          </w:rPr>
                          <w:delText xml:space="preserve">Policy Number </w:delText>
                        </w:r>
                        <w:r w:rsidDel="006447D5">
                          <w:rPr>
                            <w:rFonts w:ascii="Arial" w:eastAsia="Arial" w:hAnsi="Arial" w:cs="Arial"/>
                            <w:b/>
                            <w:sz w:val="20"/>
                            <w:szCs w:val="20"/>
                          </w:rPr>
                          <w:delText>{{Policy Number}}</w:delText>
                        </w:r>
                      </w:del>
                    </w:p>
                    <w:p w14:paraId="0532F12B" w14:textId="41382668" w:rsidR="0045311B" w:rsidDel="006447D5" w:rsidRDefault="0045311B">
                      <w:pPr>
                        <w:rPr>
                          <w:del w:id="207" w:author="Santos, Stuart" w:date="2026-01-20T14:40:00Z" w16du:dateUtc="2026-01-20T19:40:00Z"/>
                          <w:rFonts w:ascii="Arial" w:eastAsia="Arial" w:hAnsi="Arial" w:cs="Arial"/>
                          <w:sz w:val="20"/>
                          <w:szCs w:val="20"/>
                        </w:rPr>
                      </w:pPr>
                    </w:p>
                    <w:p w14:paraId="0E5AAA88" w14:textId="5A9F2A2D" w:rsidR="0045311B" w:rsidDel="006447D5" w:rsidRDefault="00F806FF">
                      <w:pPr>
                        <w:rPr>
                          <w:del w:id="208" w:author="Santos, Stuart" w:date="2026-01-20T14:40:00Z" w16du:dateUtc="2026-01-20T19:40:00Z"/>
                          <w:rFonts w:ascii="Arial" w:eastAsia="Arial" w:hAnsi="Arial" w:cs="Arial"/>
                          <w:sz w:val="20"/>
                          <w:szCs w:val="20"/>
                        </w:rPr>
                      </w:pPr>
                      <w:del w:id="209" w:author="Santos, Stuart" w:date="2026-01-20T14:40:00Z" w16du:dateUtc="2026-01-20T19:40:00Z">
                        <w:r w:rsidDel="006447D5">
                          <w:rPr>
                            <w:rFonts w:ascii="Arial" w:eastAsia="Arial" w:hAnsi="Arial" w:cs="Arial"/>
                            <w:sz w:val="20"/>
                            <w:szCs w:val="20"/>
                          </w:rPr>
                          <w:delText xml:space="preserve">Policy Start Date </w:delText>
                        </w:r>
                        <w:r w:rsidDel="006447D5">
                          <w:rPr>
                            <w:rFonts w:ascii="Arial" w:eastAsia="Arial" w:hAnsi="Arial" w:cs="Arial"/>
                            <w:b/>
                            <w:sz w:val="20"/>
                            <w:szCs w:val="20"/>
                          </w:rPr>
                          <w:delText>{{DD MMM YYYY}}</w:delText>
                        </w:r>
                      </w:del>
                    </w:p>
                    <w:p w14:paraId="474CE7D1" w14:textId="2721F098" w:rsidR="0045311B" w:rsidDel="006447D5" w:rsidRDefault="0045311B">
                      <w:pPr>
                        <w:rPr>
                          <w:del w:id="210" w:author="Santos, Stuart" w:date="2026-01-20T14:40:00Z" w16du:dateUtc="2026-01-20T19:40:00Z"/>
                          <w:rFonts w:ascii="Arial" w:eastAsia="Arial" w:hAnsi="Arial" w:cs="Arial"/>
                          <w:sz w:val="20"/>
                          <w:szCs w:val="20"/>
                        </w:rPr>
                      </w:pPr>
                    </w:p>
                    <w:p w14:paraId="6C66108B" w14:textId="487F7394" w:rsidR="0045311B" w:rsidDel="006447D5" w:rsidRDefault="00F806FF">
                      <w:pPr>
                        <w:rPr>
                          <w:del w:id="211" w:author="Santos, Stuart" w:date="2026-01-20T14:40:00Z" w16du:dateUtc="2026-01-20T19:40:00Z"/>
                          <w:rFonts w:ascii="Arial" w:eastAsia="Arial" w:hAnsi="Arial" w:cs="Arial"/>
                          <w:sz w:val="20"/>
                          <w:szCs w:val="20"/>
                        </w:rPr>
                      </w:pPr>
                      <w:del w:id="212" w:author="Santos, Stuart" w:date="2026-01-20T14:40:00Z" w16du:dateUtc="2026-01-20T19:40:00Z">
                        <w:r w:rsidDel="006447D5">
                          <w:rPr>
                            <w:rFonts w:ascii="Arial" w:eastAsia="Arial" w:hAnsi="Arial" w:cs="Arial"/>
                            <w:sz w:val="20"/>
                            <w:szCs w:val="20"/>
                          </w:rPr>
                          <w:delText xml:space="preserve">Policy End Date </w:delText>
                        </w:r>
                        <w:r w:rsidDel="006447D5">
                          <w:rPr>
                            <w:rFonts w:ascii="Arial" w:eastAsia="Arial" w:hAnsi="Arial" w:cs="Arial"/>
                            <w:b/>
                            <w:sz w:val="20"/>
                            <w:szCs w:val="20"/>
                          </w:rPr>
                          <w:delText>{{DD MMM YYYY}}</w:delText>
                        </w:r>
                      </w:del>
                    </w:p>
                    <w:customXmlDelRangeStart w:id="213" w:author="Santos, Stuart" w:date="2026-01-20T14:40:00Z"/>
                  </w:sdtContent>
                </w:sdt>
                <w:customXmlDelRangeEnd w:id="213"/>
              </w:tc>
            </w:tr>
          </w:tbl>
          <w:p w14:paraId="6032CBEA" w14:textId="7BDCD699" w:rsidR="0045311B" w:rsidDel="006447D5" w:rsidRDefault="0045311B">
            <w:pPr>
              <w:ind w:left="0" w:firstLine="0"/>
              <w:rPr>
                <w:del w:id="214" w:author="Santos, Stuart" w:date="2026-01-20T14:40:00Z" w16du:dateUtc="2026-01-20T19:40:00Z"/>
                <w:rFonts w:ascii="Arial" w:eastAsia="Arial" w:hAnsi="Arial" w:cs="Arial"/>
                <w:b/>
                <w:sz w:val="20"/>
                <w:szCs w:val="20"/>
              </w:rPr>
            </w:pPr>
          </w:p>
          <w:p w14:paraId="17C5AC79" w14:textId="3E1BEE8C" w:rsidR="0045311B" w:rsidDel="006447D5" w:rsidRDefault="00F806FF">
            <w:pPr>
              <w:ind w:left="0" w:firstLine="0"/>
              <w:rPr>
                <w:del w:id="215" w:author="Santos, Stuart" w:date="2026-01-20T14:40:00Z" w16du:dateUtc="2026-01-20T19:40:00Z"/>
                <w:rFonts w:ascii="Arial" w:eastAsia="Arial" w:hAnsi="Arial" w:cs="Arial"/>
                <w:sz w:val="20"/>
                <w:szCs w:val="20"/>
              </w:rPr>
            </w:pPr>
            <w:del w:id="216" w:author="Santos, Stuart" w:date="2026-01-20T14:40:00Z" w16du:dateUtc="2026-01-20T19:40:00Z">
              <w:r w:rsidDel="006447D5">
                <w:rPr>
                  <w:rFonts w:ascii="Arial" w:eastAsia="Arial" w:hAnsi="Arial" w:cs="Arial"/>
                  <w:b/>
                  <w:sz w:val="20"/>
                  <w:szCs w:val="20"/>
                </w:rPr>
                <w:delText xml:space="preserve">Before you travel, don’t forget to: </w:delText>
              </w:r>
            </w:del>
          </w:p>
          <w:p w14:paraId="157656FB" w14:textId="0A647E41" w:rsidR="0045311B" w:rsidDel="006447D5" w:rsidRDefault="00F806FF">
            <w:pPr>
              <w:numPr>
                <w:ilvl w:val="0"/>
                <w:numId w:val="4"/>
              </w:numPr>
              <w:rPr>
                <w:del w:id="217" w:author="Santos, Stuart" w:date="2026-01-20T14:40:00Z" w16du:dateUtc="2026-01-20T19:40:00Z"/>
                <w:rFonts w:ascii="Arial" w:eastAsia="Arial" w:hAnsi="Arial" w:cs="Arial"/>
                <w:sz w:val="20"/>
                <w:szCs w:val="20"/>
              </w:rPr>
            </w:pPr>
            <w:del w:id="218" w:author="Santos, Stuart" w:date="2026-01-20T14:40:00Z" w16du:dateUtc="2026-01-20T19:40:00Z">
              <w:r w:rsidDel="006447D5">
                <w:rPr>
                  <w:rFonts w:ascii="Arial" w:eastAsia="Arial" w:hAnsi="Arial" w:cs="Arial"/>
                  <w:sz w:val="20"/>
                  <w:szCs w:val="20"/>
                </w:rPr>
                <w:delText xml:space="preserve">Read your </w:delText>
              </w:r>
              <w:r w:rsidDel="006447D5">
                <w:fldChar w:fldCharType="begin"/>
              </w:r>
              <w:r w:rsidDel="006447D5">
                <w:delInstrText>HYPERLINK "https://insurance.qantas.com/policy-documents/travel-insurance?cmpid=emc-qantas-au-predepart-body" \h</w:delInstrText>
              </w:r>
              <w:r w:rsidDel="006447D5">
                <w:fldChar w:fldCharType="separate"/>
              </w:r>
              <w:r w:rsidDel="006447D5">
                <w:rPr>
                  <w:rFonts w:ascii="Arial" w:eastAsia="Arial" w:hAnsi="Arial" w:cs="Arial"/>
                  <w:color w:val="E40000"/>
                  <w:sz w:val="20"/>
                  <w:szCs w:val="20"/>
                  <w:u w:val="single"/>
                </w:rPr>
                <w:delText>Product Disclosure Statement (PDS)</w:delText>
              </w:r>
              <w:r w:rsidDel="006447D5">
                <w:fldChar w:fldCharType="end"/>
              </w:r>
              <w:r w:rsidDel="006447D5">
                <w:rPr>
                  <w:rFonts w:ascii="Arial" w:eastAsia="Arial" w:hAnsi="Arial" w:cs="Arial"/>
                  <w:sz w:val="20"/>
                  <w:szCs w:val="20"/>
                </w:rPr>
                <w:delText xml:space="preserve"> to be clear on what is and isn’t covered to avoid any surprises. </w:delText>
              </w:r>
            </w:del>
          </w:p>
          <w:p w14:paraId="77F3976C" w14:textId="24F5677E" w:rsidR="0045311B" w:rsidDel="006447D5" w:rsidRDefault="00F806FF">
            <w:pPr>
              <w:numPr>
                <w:ilvl w:val="0"/>
                <w:numId w:val="4"/>
              </w:numPr>
              <w:rPr>
                <w:del w:id="219" w:author="Santos, Stuart" w:date="2026-01-20T14:40:00Z" w16du:dateUtc="2026-01-20T19:40:00Z"/>
                <w:rFonts w:ascii="Arial" w:eastAsia="Arial" w:hAnsi="Arial" w:cs="Arial"/>
                <w:sz w:val="20"/>
                <w:szCs w:val="20"/>
              </w:rPr>
            </w:pPr>
            <w:del w:id="220" w:author="Santos, Stuart" w:date="2026-01-20T14:40:00Z" w16du:dateUtc="2026-01-20T19:40:00Z">
              <w:r w:rsidDel="006447D5">
                <w:rPr>
                  <w:rFonts w:ascii="Arial" w:eastAsia="Arial" w:hAnsi="Arial" w:cs="Arial"/>
                  <w:sz w:val="20"/>
                  <w:szCs w:val="20"/>
                </w:rPr>
                <w:delText xml:space="preserve">Research the area(s) you are travelling to and read the latest travel alerts, government advice and entry requirements at your destination. </w:delText>
              </w:r>
            </w:del>
          </w:p>
          <w:p w14:paraId="57050BEF" w14:textId="32EA4BF4" w:rsidR="0045311B" w:rsidDel="006447D5" w:rsidRDefault="00F806FF">
            <w:pPr>
              <w:numPr>
                <w:ilvl w:val="0"/>
                <w:numId w:val="4"/>
              </w:numPr>
              <w:spacing w:after="120"/>
              <w:rPr>
                <w:del w:id="221" w:author="Santos, Stuart" w:date="2026-01-20T14:40:00Z" w16du:dateUtc="2026-01-20T19:40:00Z"/>
                <w:rFonts w:ascii="Arial" w:eastAsia="Arial" w:hAnsi="Arial" w:cs="Arial"/>
                <w:sz w:val="20"/>
                <w:szCs w:val="20"/>
              </w:rPr>
            </w:pPr>
            <w:del w:id="222" w:author="Santos, Stuart" w:date="2026-01-20T14:40:00Z" w16du:dateUtc="2026-01-20T19:40:00Z">
              <w:r w:rsidDel="006447D5">
                <w:rPr>
                  <w:rFonts w:ascii="Arial" w:eastAsia="Arial" w:hAnsi="Arial" w:cs="Arial"/>
                  <w:sz w:val="20"/>
                  <w:szCs w:val="20"/>
                </w:rPr>
                <w:delText>Save or print your Certificate of Insurance for easy access to your policy details and our emergency numbers in case you need help during your trip.</w:delText>
              </w:r>
            </w:del>
          </w:p>
          <w:p w14:paraId="77A7B9D8" w14:textId="6170A6C8" w:rsidR="0045311B" w:rsidDel="006447D5" w:rsidRDefault="0045311B">
            <w:pPr>
              <w:ind w:left="0" w:firstLine="0"/>
              <w:rPr>
                <w:del w:id="223" w:author="Santos, Stuart" w:date="2026-01-20T14:40:00Z" w16du:dateUtc="2026-01-20T19:40:00Z"/>
                <w:rFonts w:ascii="Arial" w:eastAsia="Arial" w:hAnsi="Arial" w:cs="Arial"/>
                <w:sz w:val="20"/>
                <w:szCs w:val="20"/>
              </w:rPr>
            </w:pPr>
          </w:p>
          <w:p w14:paraId="7891947E" w14:textId="5C478962" w:rsidR="42D1061F" w:rsidDel="006447D5" w:rsidRDefault="00F806FF">
            <w:pPr>
              <w:spacing w:after="160" w:line="257" w:lineRule="auto"/>
              <w:rPr>
                <w:ins w:id="224" w:author="Eakins, Nicola" w:date="2025-10-02T03:52:00Z" w16du:dateUtc="2025-10-02T03:52:10Z"/>
                <w:del w:id="225" w:author="Santos, Stuart" w:date="2026-01-20T14:40:00Z" w16du:dateUtc="2026-01-20T19:40:00Z"/>
                <w:rFonts w:ascii="Arial" w:eastAsia="Arial" w:hAnsi="Arial" w:cs="Arial"/>
                <w:sz w:val="20"/>
                <w:szCs w:val="20"/>
                <w:lang w:val="en-US"/>
              </w:rPr>
              <w:pPrChange w:id="226" w:author="Eakins, Nicola" w:date="2025-10-02T03:52:00Z">
                <w:pPr/>
              </w:pPrChange>
            </w:pPr>
            <w:del w:id="227" w:author="Santos, Stuart" w:date="2026-01-20T14:40:00Z" w16du:dateUtc="2026-01-20T19:40:00Z">
              <w:r w:rsidRPr="2AEEA772" w:rsidDel="006447D5">
                <w:rPr>
                  <w:rFonts w:ascii="Arial" w:eastAsia="Arial" w:hAnsi="Arial" w:cs="Arial"/>
                  <w:b/>
                  <w:bCs/>
                  <w:sz w:val="20"/>
                  <w:szCs w:val="20"/>
                </w:rPr>
                <w:delText>We’re here to help</w:delText>
              </w:r>
            </w:del>
          </w:p>
          <w:p w14:paraId="03FA9DE3" w14:textId="3F6E5BB4" w:rsidR="2AEEA772" w:rsidDel="006447D5" w:rsidRDefault="2AEEA772" w:rsidP="2AEEA772">
            <w:pPr>
              <w:rPr>
                <w:del w:id="228" w:author="Santos, Stuart" w:date="2026-01-20T14:40:00Z" w16du:dateUtc="2026-01-20T19:40:00Z"/>
                <w:rFonts w:ascii="Arial" w:eastAsia="Arial" w:hAnsi="Arial" w:cs="Arial"/>
                <w:b/>
                <w:bCs/>
                <w:sz w:val="20"/>
                <w:szCs w:val="20"/>
              </w:rPr>
            </w:pPr>
          </w:p>
          <w:tbl>
            <w:tblPr>
              <w:tblStyle w:val="afffffffffffffffff0"/>
              <w:tblW w:w="13245" w:type="dxa"/>
              <w:tblBorders>
                <w:top w:val="dotted" w:sz="4" w:space="0" w:color="808080"/>
                <w:left w:val="dotted" w:sz="4" w:space="0" w:color="808080"/>
                <w:bottom w:val="dotted" w:sz="4" w:space="0" w:color="808080"/>
                <w:right w:val="dotted" w:sz="4" w:space="0" w:color="808080"/>
                <w:insideH w:val="dotted" w:sz="4" w:space="0" w:color="808080"/>
                <w:insideV w:val="dotted" w:sz="4" w:space="0" w:color="808080"/>
              </w:tblBorders>
              <w:tblLayout w:type="fixed"/>
              <w:tblLook w:val="0400" w:firstRow="0" w:lastRow="0" w:firstColumn="0" w:lastColumn="0" w:noHBand="0" w:noVBand="1"/>
            </w:tblPr>
            <w:tblGrid>
              <w:gridCol w:w="2745"/>
              <w:gridCol w:w="10500"/>
            </w:tblGrid>
            <w:tr w:rsidR="0045311B" w:rsidDel="006447D5" w14:paraId="30EE7233" w14:textId="5FA76300" w:rsidTr="32F34E74">
              <w:trPr>
                <w:del w:id="229" w:author="Santos, Stuart" w:date="2026-01-20T14:40:00Z" w16du:dateUtc="2026-01-20T19:40:00Z"/>
              </w:trPr>
              <w:tc>
                <w:tcPr>
                  <w:tcW w:w="2745" w:type="dxa"/>
                  <w:tcMar>
                    <w:top w:w="30" w:type="dxa"/>
                    <w:left w:w="75" w:type="dxa"/>
                    <w:bottom w:w="0" w:type="dxa"/>
                    <w:right w:w="0" w:type="dxa"/>
                  </w:tcMar>
                </w:tcPr>
                <w:p w14:paraId="4087C789" w14:textId="0D57C73F" w:rsidR="0045311B" w:rsidDel="006447D5" w:rsidRDefault="00F806FF">
                  <w:pPr>
                    <w:rPr>
                      <w:del w:id="230" w:author="Santos, Stuart" w:date="2026-01-20T14:40:00Z" w16du:dateUtc="2026-01-20T19:40:00Z"/>
                    </w:rPr>
                  </w:pPr>
                  <w:del w:id="231" w:author="Santos, Stuart" w:date="2026-01-20T14:40:00Z" w16du:dateUtc="2026-01-20T19:40:00Z">
                    <w:r w:rsidRPr="51787AE5" w:rsidDel="006447D5">
                      <w:delText>Help with your policy</w:delText>
                    </w:r>
                  </w:del>
                </w:p>
              </w:tc>
              <w:tc>
                <w:tcPr>
                  <w:tcW w:w="10500" w:type="dxa"/>
                  <w:tcMar>
                    <w:top w:w="30" w:type="dxa"/>
                    <w:left w:w="75" w:type="dxa"/>
                    <w:bottom w:w="150" w:type="dxa"/>
                    <w:right w:w="75" w:type="dxa"/>
                  </w:tcMar>
                </w:tcPr>
                <w:p w14:paraId="33FEA3D8" w14:textId="7EC6B843" w:rsidR="0045311B" w:rsidDel="006447D5" w:rsidRDefault="00F806FF">
                  <w:pPr>
                    <w:rPr>
                      <w:del w:id="232" w:author="Santos, Stuart" w:date="2026-01-20T14:40:00Z" w16du:dateUtc="2026-01-20T19:40:00Z"/>
                    </w:rPr>
                  </w:pPr>
                  <w:del w:id="233" w:author="Santos, Stuart" w:date="2026-01-20T14:40:00Z" w16du:dateUtc="2026-01-20T19:40:00Z">
                    <w:r w:rsidRPr="51787AE5" w:rsidDel="006447D5">
                      <w:delText>If you have any questions, or need help to change or cancel your policy:</w:delText>
                    </w:r>
                  </w:del>
                </w:p>
                <w:p w14:paraId="4AE05D79" w14:textId="2897D20F" w:rsidR="0045311B" w:rsidDel="006447D5" w:rsidRDefault="0045311B">
                  <w:pPr>
                    <w:rPr>
                      <w:del w:id="234" w:author="Santos, Stuart" w:date="2026-01-20T14:40:00Z" w16du:dateUtc="2026-01-20T19:40:00Z"/>
                    </w:rPr>
                  </w:pPr>
                </w:p>
                <w:p w14:paraId="1C6EDA27" w14:textId="7D2987EB" w:rsidR="0045311B" w:rsidDel="006447D5" w:rsidRDefault="00F806FF" w:rsidP="32F34E74">
                  <w:pPr>
                    <w:rPr>
                      <w:del w:id="235" w:author="Santos, Stuart" w:date="2026-01-20T14:40:00Z" w16du:dateUtc="2026-01-20T19:40:00Z"/>
                    </w:rPr>
                  </w:pPr>
                  <w:del w:id="236" w:author="Santos, Stuart" w:date="2026-01-20T14:40:00Z" w16du:dateUtc="2026-01-20T19:40:00Z">
                    <w:r w:rsidRPr="32F34E74" w:rsidDel="006447D5">
                      <w:rPr>
                        <w:b/>
                        <w:bCs/>
                      </w:rPr>
                      <w:delText>Online:</w:delText>
                    </w:r>
                    <w:r w:rsidDel="006447D5">
                      <w:delText xml:space="preserve"> </w:delText>
                    </w:r>
                  </w:del>
                  <w:ins w:id="237" w:author="Raphaella Han" w:date="2025-11-27T04:34:00Z">
                    <w:del w:id="238" w:author="Santos, Stuart" w:date="2026-01-20T14:40:00Z" w16du:dateUtc="2026-01-20T19:40:00Z">
                      <w:r w:rsidR="3B4E28FC" w:rsidDel="006447D5">
                        <w:delText>Visit the Qantas Insurance website and l</w:delText>
                      </w:r>
                    </w:del>
                  </w:ins>
                  <w:del w:id="239" w:author="Santos, Stuart" w:date="2026-01-20T14:40:00Z" w16du:dateUtc="2026-01-20T19:40:00Z">
                    <w:r w:rsidDel="006447D5">
                      <w:delText xml:space="preserve">Log in to our </w:delText>
                    </w:r>
                  </w:del>
                  <w:ins w:id="240" w:author="Crombie, Sean D" w:date="2025-11-13T21:07:00Z">
                    <w:del w:id="241" w:author="Santos, Stuart" w:date="2026-01-20T14:40:00Z" w16du:dateUtc="2026-01-20T19:40:00Z">
                      <w:r w:rsidR="1DD2BC50" w:rsidDel="006447D5">
                        <w:delText xml:space="preserve">the </w:delText>
                      </w:r>
                    </w:del>
                  </w:ins>
                  <w:del w:id="242" w:author="Santos, Stuart" w:date="2026-01-20T14:40:00Z" w16du:dateUtc="2026-01-20T19:40:00Z">
                    <w:r w:rsidDel="006447D5">
                      <w:fldChar w:fldCharType="begin"/>
                    </w:r>
                    <w:r w:rsidDel="006447D5">
                      <w:delInstrText>HYPERLINK "https://travel.insurance.qantas.com/login?cmpid=emc-qantas-au-predepart" \h</w:delInstrText>
                    </w:r>
                    <w:r w:rsidDel="006447D5">
                      <w:fldChar w:fldCharType="separate"/>
                    </w:r>
                    <w:r w:rsidRPr="32F34E74" w:rsidDel="006447D5">
                      <w:rPr>
                        <w:color w:val="1155CC"/>
                        <w:u w:val="single"/>
                      </w:rPr>
                      <w:delText>policy portal</w:delText>
                    </w:r>
                    <w:r w:rsidDel="006447D5">
                      <w:fldChar w:fldCharType="end"/>
                    </w:r>
                  </w:del>
                </w:p>
                <w:p w14:paraId="63B3D2EC" w14:textId="3D503623" w:rsidR="0045311B" w:rsidDel="006447D5" w:rsidRDefault="0045311B">
                  <w:pPr>
                    <w:rPr>
                      <w:del w:id="243" w:author="Santos, Stuart" w:date="2026-01-20T14:40:00Z" w16du:dateUtc="2026-01-20T19:40:00Z"/>
                      <w:b/>
                      <w:bCs/>
                    </w:rPr>
                  </w:pPr>
                </w:p>
                <w:p w14:paraId="04AF8FE3" w14:textId="233D6D56" w:rsidR="0045311B" w:rsidDel="006447D5" w:rsidRDefault="00F806FF">
                  <w:pPr>
                    <w:rPr>
                      <w:del w:id="244" w:author="Santos, Stuart" w:date="2026-01-20T14:40:00Z" w16du:dateUtc="2026-01-20T19:40:00Z"/>
                    </w:rPr>
                  </w:pPr>
                  <w:del w:id="245" w:author="Santos, Stuart" w:date="2026-01-20T14:40:00Z" w16du:dateUtc="2026-01-20T19:40:00Z">
                    <w:r w:rsidRPr="51787AE5" w:rsidDel="006447D5">
                      <w:rPr>
                        <w:b/>
                        <w:bCs/>
                      </w:rPr>
                      <w:delText>Phone:</w:delText>
                    </w:r>
                    <w:r w:rsidDel="006447D5">
                      <w:delText xml:space="preserve"> </w:delText>
                    </w:r>
                    <w:r w:rsidDel="006447D5">
                      <w:rPr>
                        <w:color w:val="FF0000"/>
                        <w:shd w:val="clear" w:color="auto" w:fill="F9CB9C"/>
                      </w:rPr>
                      <w:delText>1800 954 270</w:delText>
                    </w:r>
                    <w:r w:rsidDel="006447D5">
                      <w:delText xml:space="preserve"> (within Australia) or </w:delText>
                    </w:r>
                    <w:r w:rsidDel="006447D5">
                      <w:rPr>
                        <w:color w:val="FF0000"/>
                        <w:shd w:val="clear" w:color="auto" w:fill="F9CB9C"/>
                      </w:rPr>
                      <w:delText>+61 3 9522 4840</w:delText>
                    </w:r>
                    <w:r w:rsidDel="006447D5">
                      <w:delText xml:space="preserve"> (from overseas), Monday to Friday 8 am to 7 pm and Saturday and Sunday 9 am to 4 pm</w:delText>
                    </w:r>
                  </w:del>
                  <w:ins w:id="246" w:author="Eakins, Nicola" w:date="2025-10-02T03:56:00Z">
                    <w:del w:id="247" w:author="Santos, Stuart" w:date="2026-01-20T14:40:00Z" w16du:dateUtc="2026-01-20T19:40:00Z">
                      <w:r w:rsidR="4DDD70B6" w:rsidDel="006447D5">
                        <w:delText xml:space="preserve"> AET</w:delText>
                      </w:r>
                    </w:del>
                  </w:ins>
                  <w:del w:id="248" w:author="Santos, Stuart" w:date="2026-01-20T14:40:00Z" w16du:dateUtc="2026-01-20T19:40:00Z">
                    <w:r w:rsidDel="006447D5">
                      <w:delText xml:space="preserve">. </w:delText>
                    </w:r>
                  </w:del>
                </w:p>
                <w:p w14:paraId="5E2FBD5F" w14:textId="06983797" w:rsidR="0045311B" w:rsidDel="006447D5" w:rsidRDefault="0045311B">
                  <w:pPr>
                    <w:rPr>
                      <w:del w:id="249" w:author="Santos, Stuart" w:date="2026-01-20T14:40:00Z" w16du:dateUtc="2026-01-20T19:40:00Z"/>
                    </w:rPr>
                  </w:pPr>
                </w:p>
                <w:p w14:paraId="6880D168" w14:textId="1C395CBC" w:rsidR="0045311B" w:rsidDel="006447D5" w:rsidRDefault="00F806FF" w:rsidP="2AEEA772">
                  <w:pPr>
                    <w:rPr>
                      <w:del w:id="250" w:author="Santos, Stuart" w:date="2026-01-20T14:40:00Z" w16du:dateUtc="2026-01-20T19:40:00Z"/>
                      <w:color w:val="0000FF"/>
                      <w:u w:val="single"/>
                      <w:shd w:val="clear" w:color="auto" w:fill="F9CB9C"/>
                    </w:rPr>
                  </w:pPr>
                  <w:del w:id="251" w:author="Santos, Stuart" w:date="2026-01-20T14:40:00Z" w16du:dateUtc="2026-01-20T19:40:00Z">
                    <w:r w:rsidRPr="51787AE5" w:rsidDel="006447D5">
                      <w:rPr>
                        <w:b/>
                        <w:bCs/>
                      </w:rPr>
                      <w:delText xml:space="preserve">Email: </w:delText>
                    </w:r>
                  </w:del>
                  <w:ins w:id="252" w:author="Eakins, Nicola" w:date="2025-11-13T18:13:00Z" w16du:dateUtc="2025-11-13T07:13:00Z">
                    <w:del w:id="253" w:author="Santos, Stuart" w:date="2026-01-20T14:40:00Z" w16du:dateUtc="2026-01-20T19:40:00Z">
                      <w:r w:rsidR="00596207" w:rsidDel="006447D5">
                        <w:rPr>
                          <w:color w:val="0000FF"/>
                          <w:u w:val="single"/>
                          <w:shd w:val="clear" w:color="auto" w:fill="F9CB9C"/>
                        </w:rPr>
                        <w:fldChar w:fldCharType="begin"/>
                      </w:r>
                      <w:r w:rsidR="00596207" w:rsidDel="006447D5">
                        <w:rPr>
                          <w:color w:val="0000FF"/>
                          <w:u w:val="single"/>
                          <w:shd w:val="clear" w:color="auto" w:fill="F9CB9C"/>
                        </w:rPr>
                        <w:delInstrText>HYPERLINK "mailto:</w:delInstrText>
                      </w:r>
                    </w:del>
                  </w:ins>
                  <w:del w:id="254" w:author="Santos, Stuart" w:date="2026-01-20T14:40:00Z" w16du:dateUtc="2026-01-20T19:40:00Z">
                    <w:r w:rsidR="00596207" w:rsidDel="006447D5">
                      <w:rPr>
                        <w:color w:val="0000FF"/>
                        <w:u w:val="single"/>
                        <w:shd w:val="clear" w:color="auto" w:fill="F9CB9C"/>
                      </w:rPr>
                      <w:delInstrText>qantascustomerservice@</w:delInstrText>
                    </w:r>
                  </w:del>
                  <w:ins w:id="255" w:author="Eakins, Nicola" w:date="2025-11-13T18:13:00Z" w16du:dateUtc="2025-11-13T07:13:00Z">
                    <w:del w:id="256" w:author="Santos, Stuart" w:date="2026-01-20T14:40:00Z" w16du:dateUtc="2026-01-20T19:40:00Z">
                      <w:r w:rsidR="00596207" w:rsidDel="006447D5">
                        <w:rPr>
                          <w:color w:val="0000FF"/>
                          <w:u w:val="single"/>
                          <w:shd w:val="clear" w:color="auto" w:fill="F9CB9C"/>
                        </w:rPr>
                        <w:delInstrText>zurich</w:delInstrText>
                      </w:r>
                    </w:del>
                  </w:ins>
                  <w:del w:id="257" w:author="Santos, Stuart" w:date="2026-01-20T14:40:00Z" w16du:dateUtc="2026-01-20T19:40:00Z">
                    <w:r w:rsidR="00596207" w:rsidDel="006447D5">
                      <w:rPr>
                        <w:color w:val="0000FF"/>
                        <w:u w:val="single"/>
                        <w:shd w:val="clear" w:color="auto" w:fill="F9CB9C"/>
                      </w:rPr>
                      <w:delInstrText>.com</w:delInstrText>
                    </w:r>
                  </w:del>
                  <w:ins w:id="258" w:author="Eakins, Nicola" w:date="2025-11-13T18:13:00Z" w16du:dateUtc="2025-11-13T07:13:00Z">
                    <w:del w:id="259" w:author="Santos, Stuart" w:date="2026-01-20T14:40:00Z" w16du:dateUtc="2026-01-20T19:40:00Z">
                      <w:r w:rsidR="00596207" w:rsidDel="006447D5">
                        <w:rPr>
                          <w:color w:val="0000FF"/>
                          <w:u w:val="single"/>
                          <w:shd w:val="clear" w:color="auto" w:fill="F9CB9C"/>
                        </w:rPr>
                        <w:delInstrText>"</w:delInstrText>
                      </w:r>
                      <w:r w:rsidR="00596207" w:rsidDel="006447D5">
                        <w:rPr>
                          <w:color w:val="0000FF"/>
                          <w:u w:val="single"/>
                          <w:shd w:val="clear" w:color="auto" w:fill="F9CB9C"/>
                        </w:rPr>
                      </w:r>
                      <w:r w:rsidR="00596207" w:rsidDel="006447D5">
                        <w:rPr>
                          <w:color w:val="0000FF"/>
                          <w:u w:val="single"/>
                          <w:shd w:val="clear" w:color="auto" w:fill="F9CB9C"/>
                        </w:rPr>
                        <w:fldChar w:fldCharType="separate"/>
                      </w:r>
                    </w:del>
                  </w:ins>
                  <w:del w:id="260" w:author="Santos, Stuart" w:date="2026-01-20T14:40:00Z" w16du:dateUtc="2026-01-20T19:40:00Z">
                    <w:r w:rsidR="00596207" w:rsidRPr="00BE02A4" w:rsidDel="006447D5">
                      <w:rPr>
                        <w:rStyle w:val="Hyperlink"/>
                        <w:shd w:val="clear" w:color="auto" w:fill="F9CB9C"/>
                      </w:rPr>
                      <w:delText>qantascustomerservice@aig</w:delText>
                    </w:r>
                  </w:del>
                  <w:ins w:id="261" w:author="Eakins, Nicola" w:date="2025-11-13T18:13:00Z" w16du:dateUtc="2025-11-13T07:13:00Z">
                    <w:del w:id="262" w:author="Santos, Stuart" w:date="2026-01-20T14:40:00Z" w16du:dateUtc="2026-01-20T19:40:00Z">
                      <w:r w:rsidR="00596207" w:rsidRPr="00BE02A4" w:rsidDel="006447D5">
                        <w:rPr>
                          <w:rStyle w:val="Hyperlink"/>
                          <w:shd w:val="clear" w:color="auto" w:fill="F9CB9C"/>
                        </w:rPr>
                        <w:delText>zurich</w:delText>
                      </w:r>
                    </w:del>
                  </w:ins>
                  <w:del w:id="263" w:author="Santos, Stuart" w:date="2026-01-20T14:40:00Z" w16du:dateUtc="2026-01-20T19:40:00Z">
                    <w:r w:rsidR="00596207" w:rsidRPr="00BE02A4" w:rsidDel="006447D5">
                      <w:rPr>
                        <w:rStyle w:val="Hyperlink"/>
                        <w:shd w:val="clear" w:color="auto" w:fill="F9CB9C"/>
                      </w:rPr>
                      <w:delText>.com</w:delText>
                    </w:r>
                  </w:del>
                  <w:ins w:id="264" w:author="Eakins, Nicola" w:date="2025-11-13T18:13:00Z" w16du:dateUtc="2025-11-13T07:13:00Z">
                    <w:del w:id="265" w:author="Santos, Stuart" w:date="2026-01-20T14:40:00Z" w16du:dateUtc="2026-01-20T19:40:00Z">
                      <w:r w:rsidR="00596207" w:rsidDel="006447D5">
                        <w:rPr>
                          <w:color w:val="0000FF"/>
                          <w:u w:val="single"/>
                          <w:shd w:val="clear" w:color="auto" w:fill="F9CB9C"/>
                        </w:rPr>
                        <w:fldChar w:fldCharType="end"/>
                      </w:r>
                    </w:del>
                  </w:ins>
                  <w:del w:id="266" w:author="Santos, Stuart" w:date="2026-01-20T14:40:00Z" w16du:dateUtc="2026-01-20T19:40:00Z">
                    <w:r w:rsidDel="006447D5">
                      <w:rPr>
                        <w:color w:val="0000FF"/>
                        <w:u w:val="single"/>
                        <w:shd w:val="clear" w:color="auto" w:fill="F9CB9C"/>
                      </w:rPr>
                      <w:delText xml:space="preserve"> </w:delText>
                    </w:r>
                  </w:del>
                </w:p>
              </w:tc>
            </w:tr>
            <w:tr w:rsidR="0045311B" w:rsidDel="006447D5" w14:paraId="4458DA66" w14:textId="6762E4CC" w:rsidTr="32F34E74">
              <w:trPr>
                <w:del w:id="267" w:author="Santos, Stuart" w:date="2026-01-20T14:40:00Z" w16du:dateUtc="2026-01-20T19:40:00Z"/>
              </w:trPr>
              <w:tc>
                <w:tcPr>
                  <w:tcW w:w="2745" w:type="dxa"/>
                  <w:tcMar>
                    <w:top w:w="30" w:type="dxa"/>
                    <w:left w:w="75" w:type="dxa"/>
                    <w:bottom w:w="0" w:type="dxa"/>
                    <w:right w:w="0" w:type="dxa"/>
                  </w:tcMar>
                </w:tcPr>
                <w:p w14:paraId="469FEC30" w14:textId="631E7370" w:rsidR="0045311B" w:rsidDel="006447D5" w:rsidRDefault="00F806FF">
                  <w:pPr>
                    <w:rPr>
                      <w:del w:id="268" w:author="Santos, Stuart" w:date="2026-01-20T14:40:00Z" w16du:dateUtc="2026-01-20T19:40:00Z"/>
                    </w:rPr>
                  </w:pPr>
                  <w:del w:id="269" w:author="Santos, Stuart" w:date="2026-01-20T14:40:00Z" w16du:dateUtc="2026-01-20T19:40:00Z">
                    <w:r w:rsidRPr="51787AE5" w:rsidDel="006447D5">
                      <w:delText xml:space="preserve">Help while traveling </w:delText>
                    </w:r>
                  </w:del>
                </w:p>
              </w:tc>
              <w:tc>
                <w:tcPr>
                  <w:tcW w:w="10500" w:type="dxa"/>
                  <w:tcMar>
                    <w:top w:w="30" w:type="dxa"/>
                    <w:left w:w="75" w:type="dxa"/>
                    <w:bottom w:w="150" w:type="dxa"/>
                    <w:right w:w="75" w:type="dxa"/>
                  </w:tcMar>
                </w:tcPr>
                <w:p w14:paraId="0034C93B" w14:textId="1084C147" w:rsidR="0045311B" w:rsidDel="006447D5" w:rsidRDefault="38B1DE08" w:rsidP="2AEEA772">
                  <w:pPr>
                    <w:rPr>
                      <w:del w:id="270" w:author="Santos, Stuart" w:date="2026-01-20T14:40:00Z" w16du:dateUtc="2026-01-20T19:40:00Z"/>
                    </w:rPr>
                  </w:pPr>
                  <w:ins w:id="271" w:author="Eakins, Nicola" w:date="2025-10-02T03:55:00Z">
                    <w:del w:id="272" w:author="Santos, Stuart" w:date="2026-01-20T14:40:00Z" w16du:dateUtc="2026-01-20T19:40:00Z">
                      <w:r w:rsidRPr="2AEEA772" w:rsidDel="006447D5">
                        <w:rPr>
                          <w:sz w:val="20"/>
                          <w:szCs w:val="20"/>
                        </w:rPr>
                        <w:delText>For 24/7 worldwide emergency assistance</w:delText>
                      </w:r>
                      <w:r w:rsidDel="006447D5">
                        <w:delText xml:space="preserve">: </w:delText>
                      </w:r>
                    </w:del>
                  </w:ins>
                  <w:del w:id="273" w:author="Santos, Stuart" w:date="2026-01-20T14:40:00Z" w16du:dateUtc="2026-01-20T19:40:00Z">
                    <w:r w:rsidR="00F806FF" w:rsidDel="006447D5">
                      <w:delText>If you need urgent help while travelling, contact our partner, AIG Travel’s worldwide emergency assistance team. They are available to help 24/7:</w:delText>
                    </w:r>
                  </w:del>
                </w:p>
                <w:p w14:paraId="04187D1B" w14:textId="4FF77FBB" w:rsidR="0045311B" w:rsidDel="006447D5" w:rsidRDefault="0045311B">
                  <w:pPr>
                    <w:rPr>
                      <w:del w:id="274" w:author="Santos, Stuart" w:date="2026-01-20T14:40:00Z" w16du:dateUtc="2026-01-20T19:40:00Z"/>
                    </w:rPr>
                  </w:pPr>
                </w:p>
                <w:p w14:paraId="3A842FC7" w14:textId="51FC5B73" w:rsidR="0045311B" w:rsidDel="006447D5" w:rsidRDefault="00F806FF">
                  <w:pPr>
                    <w:rPr>
                      <w:del w:id="275" w:author="Santos, Stuart" w:date="2026-01-20T14:40:00Z" w16du:dateUtc="2026-01-20T19:40:00Z"/>
                    </w:rPr>
                  </w:pPr>
                  <w:del w:id="276" w:author="Santos, Stuart" w:date="2026-01-20T14:40:00Z" w16du:dateUtc="2026-01-20T19:40:00Z">
                    <w:r w:rsidRPr="51787AE5" w:rsidDel="006447D5">
                      <w:rPr>
                        <w:b/>
                        <w:bCs/>
                      </w:rPr>
                      <w:delText>Phone:</w:delText>
                    </w:r>
                    <w:r w:rsidDel="006447D5">
                      <w:delText xml:space="preserve"> </w:delText>
                    </w:r>
                    <w:r w:rsidDel="006447D5">
                      <w:rPr>
                        <w:color w:val="FF0000"/>
                        <w:shd w:val="clear" w:color="auto" w:fill="F9CB9C"/>
                      </w:rPr>
                      <w:delText>1800 954 016</w:delText>
                    </w:r>
                    <w:r w:rsidDel="006447D5">
                      <w:delText xml:space="preserve"> (within Australia) or </w:delText>
                    </w:r>
                    <w:r w:rsidDel="006447D5">
                      <w:rPr>
                        <w:color w:val="FF0000"/>
                        <w:shd w:val="clear" w:color="auto" w:fill="F9CB9C"/>
                      </w:rPr>
                      <w:delText>+61 3 9522 4838</w:delText>
                    </w:r>
                    <w:r w:rsidDel="006447D5">
                      <w:delText xml:space="preserve"> (from overseas)</w:delText>
                    </w:r>
                  </w:del>
                </w:p>
                <w:p w14:paraId="7C29CBA1" w14:textId="594D32B4" w:rsidR="0045311B" w:rsidDel="006447D5" w:rsidRDefault="0045311B">
                  <w:pPr>
                    <w:rPr>
                      <w:del w:id="277" w:author="Santos, Stuart" w:date="2026-01-20T14:40:00Z" w16du:dateUtc="2026-01-20T19:40:00Z"/>
                    </w:rPr>
                  </w:pPr>
                </w:p>
                <w:p w14:paraId="6A75CD7B" w14:textId="5858F2AE" w:rsidR="0045311B" w:rsidDel="006447D5" w:rsidRDefault="00F806FF">
                  <w:pPr>
                    <w:rPr>
                      <w:del w:id="278" w:author="Santos, Stuart" w:date="2026-01-20T14:40:00Z" w16du:dateUtc="2026-01-20T19:40:00Z"/>
                      <w:shd w:val="clear" w:color="auto" w:fill="F9CB9C"/>
                    </w:rPr>
                  </w:pPr>
                  <w:del w:id="279" w:author="Santos, Stuart" w:date="2026-01-20T14:40:00Z" w16du:dateUtc="2026-01-20T19:40:00Z">
                    <w:r w:rsidRPr="51787AE5" w:rsidDel="006447D5">
                      <w:rPr>
                        <w:b/>
                        <w:bCs/>
                      </w:rPr>
                      <w:delText>Email:</w:delText>
                    </w:r>
                    <w:r w:rsidDel="006447D5">
                      <w:delText xml:space="preserve"> </w:delText>
                    </w:r>
                  </w:del>
                  <w:ins w:id="280" w:author="Eakins, Nicola" w:date="2025-11-13T18:13:00Z" w16du:dateUtc="2025-11-13T07:13:00Z">
                    <w:del w:id="281" w:author="Santos, Stuart" w:date="2026-01-20T14:40:00Z" w16du:dateUtc="2026-01-20T19:40:00Z">
                      <w:r w:rsidR="00131DD1" w:rsidDel="006447D5">
                        <w:rPr>
                          <w:color w:val="0000FF"/>
                          <w:u w:val="single"/>
                          <w:shd w:val="clear" w:color="auto" w:fill="F9CB9C"/>
                        </w:rPr>
                        <w:fldChar w:fldCharType="begin"/>
                      </w:r>
                      <w:r w:rsidR="00131DD1" w:rsidDel="006447D5">
                        <w:rPr>
                          <w:color w:val="0000FF"/>
                          <w:u w:val="single"/>
                          <w:shd w:val="clear" w:color="auto" w:fill="F9CB9C"/>
                        </w:rPr>
                        <w:delInstrText>HYPERLINK "mailto:</w:delInstrText>
                      </w:r>
                    </w:del>
                  </w:ins>
                  <w:del w:id="282" w:author="Santos, Stuart" w:date="2026-01-20T14:40:00Z" w16du:dateUtc="2026-01-20T19:40:00Z">
                    <w:r w:rsidR="00131DD1" w:rsidDel="006447D5">
                      <w:rPr>
                        <w:color w:val="0000FF"/>
                        <w:u w:val="single"/>
                        <w:shd w:val="clear" w:color="auto" w:fill="F9CB9C"/>
                      </w:rPr>
                      <w:delInstrText>qantasinsuranceassistance@</w:delInstrText>
                    </w:r>
                  </w:del>
                  <w:ins w:id="283" w:author="Eakins, Nicola" w:date="2025-11-13T18:13:00Z" w16du:dateUtc="2025-11-13T07:13:00Z">
                    <w:del w:id="284" w:author="Santos, Stuart" w:date="2026-01-20T14:40:00Z" w16du:dateUtc="2026-01-20T19:40:00Z">
                      <w:r w:rsidR="00131DD1" w:rsidDel="006447D5">
                        <w:rPr>
                          <w:color w:val="0000FF"/>
                          <w:u w:val="single"/>
                          <w:shd w:val="clear" w:color="auto" w:fill="F9CB9C"/>
                        </w:rPr>
                        <w:delInstrText>zurich</w:delInstrText>
                      </w:r>
                    </w:del>
                  </w:ins>
                  <w:del w:id="285" w:author="Santos, Stuart" w:date="2026-01-20T14:40:00Z" w16du:dateUtc="2026-01-20T19:40:00Z">
                    <w:r w:rsidR="00131DD1" w:rsidDel="006447D5">
                      <w:rPr>
                        <w:color w:val="0000FF"/>
                        <w:u w:val="single"/>
                        <w:shd w:val="clear" w:color="auto" w:fill="F9CB9C"/>
                      </w:rPr>
                      <w:delInstrText>.com</w:delInstrText>
                    </w:r>
                  </w:del>
                  <w:ins w:id="286" w:author="Eakins, Nicola" w:date="2025-11-13T18:13:00Z" w16du:dateUtc="2025-11-13T07:13:00Z">
                    <w:del w:id="287" w:author="Santos, Stuart" w:date="2026-01-20T14:40:00Z" w16du:dateUtc="2026-01-20T19:40:00Z">
                      <w:r w:rsidR="00131DD1" w:rsidDel="006447D5">
                        <w:rPr>
                          <w:color w:val="0000FF"/>
                          <w:u w:val="single"/>
                          <w:shd w:val="clear" w:color="auto" w:fill="F9CB9C"/>
                        </w:rPr>
                        <w:delInstrText>"</w:delInstrText>
                      </w:r>
                      <w:r w:rsidR="00131DD1" w:rsidDel="006447D5">
                        <w:rPr>
                          <w:color w:val="0000FF"/>
                          <w:u w:val="single"/>
                          <w:shd w:val="clear" w:color="auto" w:fill="F9CB9C"/>
                        </w:rPr>
                      </w:r>
                      <w:r w:rsidR="00131DD1" w:rsidDel="006447D5">
                        <w:rPr>
                          <w:color w:val="0000FF"/>
                          <w:u w:val="single"/>
                          <w:shd w:val="clear" w:color="auto" w:fill="F9CB9C"/>
                        </w:rPr>
                        <w:fldChar w:fldCharType="separate"/>
                      </w:r>
                    </w:del>
                  </w:ins>
                  <w:del w:id="288" w:author="Santos, Stuart" w:date="2026-01-20T14:40:00Z" w16du:dateUtc="2026-01-20T19:40:00Z">
                    <w:r w:rsidR="00131DD1" w:rsidRPr="00BE02A4" w:rsidDel="006447D5">
                      <w:rPr>
                        <w:rStyle w:val="Hyperlink"/>
                        <w:shd w:val="clear" w:color="auto" w:fill="F9CB9C"/>
                      </w:rPr>
                      <w:delText>qantasinsuranceassistance@aig</w:delText>
                    </w:r>
                  </w:del>
                  <w:ins w:id="289" w:author="Eakins, Nicola" w:date="2025-11-13T18:13:00Z" w16du:dateUtc="2025-11-13T07:13:00Z">
                    <w:del w:id="290" w:author="Santos, Stuart" w:date="2026-01-20T14:40:00Z" w16du:dateUtc="2026-01-20T19:40:00Z">
                      <w:r w:rsidR="00131DD1" w:rsidRPr="00BE02A4" w:rsidDel="006447D5">
                        <w:rPr>
                          <w:rStyle w:val="Hyperlink"/>
                          <w:shd w:val="clear" w:color="auto" w:fill="F9CB9C"/>
                        </w:rPr>
                        <w:delText>zurich</w:delText>
                      </w:r>
                    </w:del>
                  </w:ins>
                  <w:del w:id="291" w:author="Santos, Stuart" w:date="2026-01-20T14:40:00Z" w16du:dateUtc="2026-01-20T19:40:00Z">
                    <w:r w:rsidR="00131DD1" w:rsidRPr="00BE02A4" w:rsidDel="006447D5">
                      <w:rPr>
                        <w:rStyle w:val="Hyperlink"/>
                        <w:shd w:val="clear" w:color="auto" w:fill="F9CB9C"/>
                      </w:rPr>
                      <w:delText>.com</w:delText>
                    </w:r>
                  </w:del>
                  <w:ins w:id="292" w:author="Eakins, Nicola" w:date="2025-11-13T18:13:00Z" w16du:dateUtc="2025-11-13T07:13:00Z">
                    <w:del w:id="293" w:author="Santos, Stuart" w:date="2026-01-20T14:40:00Z" w16du:dateUtc="2026-01-20T19:40:00Z">
                      <w:r w:rsidR="00131DD1" w:rsidDel="006447D5">
                        <w:rPr>
                          <w:color w:val="0000FF"/>
                          <w:u w:val="single"/>
                          <w:shd w:val="clear" w:color="auto" w:fill="F9CB9C"/>
                        </w:rPr>
                        <w:fldChar w:fldCharType="end"/>
                      </w:r>
                    </w:del>
                  </w:ins>
                </w:p>
              </w:tc>
            </w:tr>
            <w:tr w:rsidR="0045311B" w:rsidDel="006447D5" w14:paraId="4D17D30D" w14:textId="300320A9" w:rsidTr="32F34E74">
              <w:trPr>
                <w:del w:id="294" w:author="Santos, Stuart" w:date="2026-01-20T14:40:00Z" w16du:dateUtc="2026-01-20T19:40:00Z"/>
              </w:trPr>
              <w:tc>
                <w:tcPr>
                  <w:tcW w:w="2745" w:type="dxa"/>
                  <w:tcMar>
                    <w:top w:w="30" w:type="dxa"/>
                    <w:left w:w="75" w:type="dxa"/>
                    <w:bottom w:w="0" w:type="dxa"/>
                    <w:right w:w="0" w:type="dxa"/>
                  </w:tcMar>
                </w:tcPr>
                <w:p w14:paraId="1FBF586B" w14:textId="3A6155F4" w:rsidR="0045311B" w:rsidDel="006447D5" w:rsidRDefault="00F806FF">
                  <w:pPr>
                    <w:rPr>
                      <w:del w:id="295" w:author="Santos, Stuart" w:date="2026-01-20T14:40:00Z" w16du:dateUtc="2026-01-20T19:40:00Z"/>
                    </w:rPr>
                  </w:pPr>
                  <w:del w:id="296" w:author="Santos, Stuart" w:date="2026-01-20T14:40:00Z" w16du:dateUtc="2026-01-20T19:40:00Z">
                    <w:r w:rsidRPr="51787AE5" w:rsidDel="006447D5">
                      <w:delText>Make a claim</w:delText>
                    </w:r>
                  </w:del>
                </w:p>
              </w:tc>
              <w:tc>
                <w:tcPr>
                  <w:tcW w:w="10500" w:type="dxa"/>
                  <w:tcMar>
                    <w:top w:w="30" w:type="dxa"/>
                    <w:left w:w="75" w:type="dxa"/>
                    <w:bottom w:w="0" w:type="dxa"/>
                    <w:right w:w="0" w:type="dxa"/>
                  </w:tcMar>
                </w:tcPr>
                <w:p w14:paraId="0AAFC0CA" w14:textId="6E9CA39F" w:rsidR="0045311B" w:rsidDel="006447D5" w:rsidRDefault="00F806FF">
                  <w:pPr>
                    <w:rPr>
                      <w:del w:id="297" w:author="Santos, Stuart" w:date="2026-01-20T14:40:00Z" w16du:dateUtc="2026-01-20T19:40:00Z"/>
                    </w:rPr>
                  </w:pPr>
                  <w:del w:id="298" w:author="Santos, Stuart" w:date="2026-01-20T14:40:00Z" w16du:dateUtc="2026-01-20T19:40:00Z">
                    <w:r w:rsidRPr="51787AE5" w:rsidDel="006447D5">
                      <w:delText>If things haven’t gone to plan and you need to make a claim:</w:delText>
                    </w:r>
                  </w:del>
                </w:p>
                <w:p w14:paraId="1383B68A" w14:textId="0A3DF90F" w:rsidR="0045311B" w:rsidDel="006447D5" w:rsidRDefault="0045311B">
                  <w:pPr>
                    <w:rPr>
                      <w:del w:id="299" w:author="Santos, Stuart" w:date="2026-01-20T14:40:00Z" w16du:dateUtc="2026-01-20T19:40:00Z"/>
                    </w:rPr>
                  </w:pPr>
                </w:p>
                <w:p w14:paraId="3EFE859A" w14:textId="59E59382" w:rsidR="0045311B" w:rsidDel="006447D5" w:rsidRDefault="00F806FF" w:rsidP="32F34E74">
                  <w:pPr>
                    <w:rPr>
                      <w:del w:id="300" w:author="Santos, Stuart" w:date="2026-01-20T14:40:00Z" w16du:dateUtc="2026-01-20T19:40:00Z"/>
                    </w:rPr>
                  </w:pPr>
                  <w:del w:id="301" w:author="Santos, Stuart" w:date="2026-01-20T14:40:00Z" w16du:dateUtc="2026-01-20T19:40:00Z">
                    <w:r w:rsidRPr="32F34E74" w:rsidDel="006447D5">
                      <w:rPr>
                        <w:b/>
                        <w:bCs/>
                      </w:rPr>
                      <w:delText>Online:</w:delText>
                    </w:r>
                    <w:r w:rsidDel="006447D5">
                      <w:delText xml:space="preserve"> </w:delText>
                    </w:r>
                  </w:del>
                  <w:ins w:id="302" w:author="Raphaella Han" w:date="2025-11-27T04:34:00Z">
                    <w:del w:id="303" w:author="Santos, Stuart" w:date="2026-01-20T14:40:00Z" w16du:dateUtc="2026-01-20T19:40:00Z">
                      <w:r w:rsidR="27A1A09C" w:rsidDel="006447D5">
                        <w:delText>Visit the Qantas Insurance website and l</w:delText>
                      </w:r>
                    </w:del>
                  </w:ins>
                  <w:del w:id="304" w:author="Santos, Stuart" w:date="2026-01-20T14:40:00Z" w16du:dateUtc="2026-01-20T19:40:00Z">
                    <w:r w:rsidDel="006447D5">
                      <w:delText>Log in to our</w:delText>
                    </w:r>
                  </w:del>
                  <w:ins w:id="305" w:author="Eakins, Nicola" w:date="2025-11-13T18:14:00Z">
                    <w:del w:id="306" w:author="Santos, Stuart" w:date="2026-01-20T14:40:00Z" w16du:dateUtc="2026-01-20T19:40:00Z">
                      <w:r w:rsidR="636DA86E" w:rsidDel="006447D5">
                        <w:delText>the</w:delText>
                      </w:r>
                    </w:del>
                  </w:ins>
                  <w:del w:id="307" w:author="Santos, Stuart" w:date="2026-01-20T14:40:00Z" w16du:dateUtc="2026-01-20T19:40:00Z">
                    <w:r w:rsidDel="006447D5">
                      <w:delText xml:space="preserve"> </w:delText>
                    </w:r>
                    <w:r w:rsidDel="006447D5">
                      <w:fldChar w:fldCharType="begin"/>
                    </w:r>
                    <w:r w:rsidDel="006447D5">
                      <w:delInstrText>HYPERLINK "https://travel.insurance.qantas.com/claims?cmpid=emc-qantas-au-predepart" \h</w:delInstrText>
                    </w:r>
                    <w:r w:rsidDel="006447D5">
                      <w:fldChar w:fldCharType="separate"/>
                    </w:r>
                    <w:r w:rsidRPr="32F34E74" w:rsidDel="006447D5">
                      <w:rPr>
                        <w:color w:val="1155CC"/>
                        <w:u w:val="single"/>
                      </w:rPr>
                      <w:delText>claims portal</w:delText>
                    </w:r>
                    <w:r w:rsidDel="006447D5">
                      <w:fldChar w:fldCharType="end"/>
                    </w:r>
                  </w:del>
                </w:p>
                <w:p w14:paraId="45584AFF" w14:textId="5758D3E4" w:rsidR="0045311B" w:rsidDel="006447D5" w:rsidRDefault="0045311B">
                  <w:pPr>
                    <w:rPr>
                      <w:del w:id="308" w:author="Santos, Stuart" w:date="2026-01-20T14:40:00Z" w16du:dateUtc="2026-01-20T19:40:00Z"/>
                    </w:rPr>
                  </w:pPr>
                </w:p>
                <w:p w14:paraId="6742019C" w14:textId="5037B8E7" w:rsidR="0045311B" w:rsidDel="006447D5" w:rsidRDefault="00F806FF">
                  <w:pPr>
                    <w:rPr>
                      <w:del w:id="309" w:author="Santos, Stuart" w:date="2026-01-20T14:40:00Z" w16du:dateUtc="2026-01-20T19:40:00Z"/>
                    </w:rPr>
                  </w:pPr>
                  <w:del w:id="310" w:author="Santos, Stuart" w:date="2026-01-20T14:40:00Z" w16du:dateUtc="2026-01-20T19:40:00Z">
                    <w:r w:rsidRPr="51787AE5" w:rsidDel="006447D5">
                      <w:rPr>
                        <w:b/>
                        <w:bCs/>
                      </w:rPr>
                      <w:delText>Phone:</w:delText>
                    </w:r>
                    <w:r w:rsidDel="006447D5">
                      <w:delText xml:space="preserve"> </w:delText>
                    </w:r>
                    <w:r w:rsidDel="006447D5">
                      <w:rPr>
                        <w:shd w:val="clear" w:color="auto" w:fill="F9CB9C"/>
                      </w:rPr>
                      <w:delText>1800 954 017</w:delText>
                    </w:r>
                    <w:r w:rsidDel="006447D5">
                      <w:rPr>
                        <w:color w:val="FF0000"/>
                      </w:rPr>
                      <w:delText xml:space="preserve"> </w:delText>
                    </w:r>
                    <w:r w:rsidDel="006447D5">
                      <w:delText xml:space="preserve">(within Australia) or </w:delText>
                    </w:r>
                    <w:r w:rsidDel="006447D5">
                      <w:rPr>
                        <w:shd w:val="clear" w:color="auto" w:fill="F9CB9C"/>
                      </w:rPr>
                      <w:delText>+61 3 9522 4839</w:delText>
                    </w:r>
                    <w:r w:rsidDel="006447D5">
                      <w:delText xml:space="preserve"> (from overseas), Monday to Friday 8 am to 7 pm and Saturday and Sunday 9 am to 4 pm</w:delText>
                    </w:r>
                  </w:del>
                  <w:ins w:id="311" w:author="Eakins, Nicola" w:date="2025-10-02T03:56:00Z">
                    <w:del w:id="312" w:author="Santos, Stuart" w:date="2026-01-20T14:40:00Z" w16du:dateUtc="2026-01-20T19:40:00Z">
                      <w:r w:rsidR="6CAAB82B" w:rsidDel="006447D5">
                        <w:delText xml:space="preserve"> AET</w:delText>
                      </w:r>
                    </w:del>
                  </w:ins>
                  <w:del w:id="313" w:author="Santos, Stuart" w:date="2026-01-20T14:40:00Z" w16du:dateUtc="2026-01-20T19:40:00Z">
                    <w:r w:rsidDel="006447D5">
                      <w:delText>.</w:delText>
                    </w:r>
                  </w:del>
                </w:p>
                <w:p w14:paraId="6A44A9DE" w14:textId="04BD4E30" w:rsidR="0045311B" w:rsidDel="006447D5" w:rsidRDefault="0045311B">
                  <w:pPr>
                    <w:rPr>
                      <w:del w:id="314" w:author="Santos, Stuart" w:date="2026-01-20T14:40:00Z" w16du:dateUtc="2026-01-20T19:40:00Z"/>
                    </w:rPr>
                  </w:pPr>
                </w:p>
                <w:p w14:paraId="67358E93" w14:textId="7133BC2A" w:rsidR="0045311B" w:rsidDel="006447D5" w:rsidRDefault="00F806FF">
                  <w:pPr>
                    <w:rPr>
                      <w:del w:id="315" w:author="Santos, Stuart" w:date="2026-01-20T14:40:00Z" w16du:dateUtc="2026-01-20T19:40:00Z"/>
                      <w:color w:val="FF0000"/>
                      <w:shd w:val="clear" w:color="auto" w:fill="F9CB9C"/>
                    </w:rPr>
                  </w:pPr>
                  <w:del w:id="316" w:author="Santos, Stuart" w:date="2026-01-20T14:40:00Z" w16du:dateUtc="2026-01-20T19:40:00Z">
                    <w:r w:rsidRPr="51787AE5" w:rsidDel="006447D5">
                      <w:rPr>
                        <w:b/>
                        <w:bCs/>
                      </w:rPr>
                      <w:delText>Email:</w:delText>
                    </w:r>
                    <w:r w:rsidDel="006447D5">
                      <w:rPr>
                        <w:color w:val="FF0000"/>
                      </w:rPr>
                      <w:delText xml:space="preserve"> </w:delText>
                    </w:r>
                  </w:del>
                  <w:ins w:id="317" w:author="Eakins, Nicola" w:date="2025-11-13T18:15:00Z" w16du:dateUtc="2025-11-13T07:15:00Z">
                    <w:del w:id="318" w:author="Santos, Stuart" w:date="2026-01-20T14:40:00Z" w16du:dateUtc="2026-01-20T19:40:00Z">
                      <w:r w:rsidR="00E378CE" w:rsidDel="006447D5">
                        <w:rPr>
                          <w:color w:val="0000FF"/>
                          <w:u w:val="single"/>
                          <w:shd w:val="clear" w:color="auto" w:fill="F9CB9C"/>
                        </w:rPr>
                        <w:fldChar w:fldCharType="begin"/>
                      </w:r>
                      <w:r w:rsidR="00E378CE" w:rsidDel="006447D5">
                        <w:rPr>
                          <w:color w:val="0000FF"/>
                          <w:u w:val="single"/>
                          <w:shd w:val="clear" w:color="auto" w:fill="F9CB9C"/>
                        </w:rPr>
                        <w:delInstrText>HYPERLINK "mailto:</w:delInstrText>
                      </w:r>
                    </w:del>
                  </w:ins>
                  <w:del w:id="319" w:author="Santos, Stuart" w:date="2026-01-20T14:40:00Z" w16du:dateUtc="2026-01-20T19:40:00Z">
                    <w:r w:rsidR="00E378CE" w:rsidDel="006447D5">
                      <w:rPr>
                        <w:color w:val="0000FF"/>
                        <w:u w:val="single"/>
                        <w:shd w:val="clear" w:color="auto" w:fill="F9CB9C"/>
                      </w:rPr>
                      <w:delInstrText>qantasinsuranceclaims@</w:delInstrText>
                    </w:r>
                  </w:del>
                  <w:ins w:id="320" w:author="Eakins, Nicola" w:date="2025-11-13T18:15:00Z" w16du:dateUtc="2025-11-13T07:15:00Z">
                    <w:del w:id="321" w:author="Santos, Stuart" w:date="2026-01-20T14:40:00Z" w16du:dateUtc="2026-01-20T19:40:00Z">
                      <w:r w:rsidR="00E378CE" w:rsidDel="006447D5">
                        <w:rPr>
                          <w:color w:val="0000FF"/>
                          <w:u w:val="single"/>
                          <w:shd w:val="clear" w:color="auto" w:fill="F9CB9C"/>
                        </w:rPr>
                        <w:delInstrText>zurich</w:delInstrText>
                      </w:r>
                    </w:del>
                  </w:ins>
                  <w:del w:id="322" w:author="Santos, Stuart" w:date="2026-01-20T14:40:00Z" w16du:dateUtc="2026-01-20T19:40:00Z">
                    <w:r w:rsidR="00E378CE" w:rsidDel="006447D5">
                      <w:rPr>
                        <w:color w:val="0000FF"/>
                        <w:u w:val="single"/>
                        <w:shd w:val="clear" w:color="auto" w:fill="F9CB9C"/>
                      </w:rPr>
                      <w:delInstrText>.com</w:delInstrText>
                    </w:r>
                  </w:del>
                  <w:ins w:id="323" w:author="Eakins, Nicola" w:date="2025-11-13T18:15:00Z" w16du:dateUtc="2025-11-13T07:15:00Z">
                    <w:del w:id="324" w:author="Santos, Stuart" w:date="2026-01-20T14:40:00Z" w16du:dateUtc="2026-01-20T19:40:00Z">
                      <w:r w:rsidR="00E378CE" w:rsidDel="006447D5">
                        <w:rPr>
                          <w:color w:val="0000FF"/>
                          <w:u w:val="single"/>
                          <w:shd w:val="clear" w:color="auto" w:fill="F9CB9C"/>
                        </w:rPr>
                        <w:delInstrText>"</w:delInstrText>
                      </w:r>
                      <w:r w:rsidR="00E378CE" w:rsidDel="006447D5">
                        <w:rPr>
                          <w:color w:val="0000FF"/>
                          <w:u w:val="single"/>
                          <w:shd w:val="clear" w:color="auto" w:fill="F9CB9C"/>
                        </w:rPr>
                      </w:r>
                      <w:r w:rsidR="00E378CE" w:rsidDel="006447D5">
                        <w:rPr>
                          <w:color w:val="0000FF"/>
                          <w:u w:val="single"/>
                          <w:shd w:val="clear" w:color="auto" w:fill="F9CB9C"/>
                        </w:rPr>
                        <w:fldChar w:fldCharType="separate"/>
                      </w:r>
                    </w:del>
                  </w:ins>
                  <w:del w:id="325" w:author="Santos, Stuart" w:date="2026-01-20T14:40:00Z" w16du:dateUtc="2026-01-20T19:40:00Z">
                    <w:r w:rsidR="00E378CE" w:rsidRPr="00BE02A4" w:rsidDel="006447D5">
                      <w:rPr>
                        <w:rStyle w:val="Hyperlink"/>
                        <w:shd w:val="clear" w:color="auto" w:fill="F9CB9C"/>
                      </w:rPr>
                      <w:delText>qantasinsuranceclaims@aig</w:delText>
                    </w:r>
                  </w:del>
                  <w:ins w:id="326" w:author="Eakins, Nicola" w:date="2025-11-13T18:15:00Z" w16du:dateUtc="2025-11-13T07:15:00Z">
                    <w:del w:id="327" w:author="Santos, Stuart" w:date="2026-01-20T14:40:00Z" w16du:dateUtc="2026-01-20T19:40:00Z">
                      <w:r w:rsidR="00E378CE" w:rsidRPr="00BE02A4" w:rsidDel="006447D5">
                        <w:rPr>
                          <w:rStyle w:val="Hyperlink"/>
                          <w:shd w:val="clear" w:color="auto" w:fill="F9CB9C"/>
                        </w:rPr>
                        <w:delText>zurich</w:delText>
                      </w:r>
                    </w:del>
                  </w:ins>
                  <w:del w:id="328" w:author="Santos, Stuart" w:date="2026-01-20T14:40:00Z" w16du:dateUtc="2026-01-20T19:40:00Z">
                    <w:r w:rsidR="00E378CE" w:rsidRPr="00BE02A4" w:rsidDel="006447D5">
                      <w:rPr>
                        <w:rStyle w:val="Hyperlink"/>
                        <w:shd w:val="clear" w:color="auto" w:fill="F9CB9C"/>
                      </w:rPr>
                      <w:delText>.com</w:delText>
                    </w:r>
                  </w:del>
                  <w:ins w:id="329" w:author="Eakins, Nicola" w:date="2025-11-13T18:15:00Z" w16du:dateUtc="2025-11-13T07:15:00Z">
                    <w:del w:id="330" w:author="Santos, Stuart" w:date="2026-01-20T14:40:00Z" w16du:dateUtc="2026-01-20T19:40:00Z">
                      <w:r w:rsidR="00E378CE" w:rsidDel="006447D5">
                        <w:rPr>
                          <w:color w:val="0000FF"/>
                          <w:u w:val="single"/>
                          <w:shd w:val="clear" w:color="auto" w:fill="F9CB9C"/>
                        </w:rPr>
                        <w:fldChar w:fldCharType="end"/>
                      </w:r>
                    </w:del>
                  </w:ins>
                  <w:del w:id="331" w:author="Santos, Stuart" w:date="2026-01-20T14:40:00Z" w16du:dateUtc="2026-01-20T19:40:00Z">
                    <w:r w:rsidDel="006447D5">
                      <w:rPr>
                        <w:shd w:val="clear" w:color="auto" w:fill="F9CB9C"/>
                      </w:rPr>
                      <w:delText xml:space="preserve"> </w:delText>
                    </w:r>
                  </w:del>
                </w:p>
                <w:p w14:paraId="0CAB90F2" w14:textId="68C693B6" w:rsidR="0045311B" w:rsidDel="006447D5" w:rsidRDefault="0045311B">
                  <w:pPr>
                    <w:rPr>
                      <w:del w:id="332" w:author="Santos, Stuart" w:date="2026-01-20T14:40:00Z" w16du:dateUtc="2026-01-20T19:40:00Z"/>
                    </w:rPr>
                  </w:pPr>
                </w:p>
                <w:p w14:paraId="2CE44AD7" w14:textId="7CDFC7DB" w:rsidR="0045311B" w:rsidDel="006447D5" w:rsidRDefault="00F806FF">
                  <w:pPr>
                    <w:rPr>
                      <w:del w:id="333" w:author="Santos, Stuart" w:date="2026-01-20T14:40:00Z" w16du:dateUtc="2026-01-20T19:40:00Z"/>
                      <w:i/>
                      <w:iCs/>
                    </w:rPr>
                  </w:pPr>
                  <w:del w:id="334" w:author="Santos, Stuart" w:date="2026-01-20T14:40:00Z" w16du:dateUtc="2026-01-20T19:40:00Z">
                    <w:r w:rsidRPr="51787AE5" w:rsidDel="006447D5">
                      <w:rPr>
                        <w:i/>
                        <w:iCs/>
                      </w:rPr>
                      <w:delText>Remember: keep receipts and other supporting documentation in case you need to make a claim.</w:delText>
                    </w:r>
                  </w:del>
                </w:p>
              </w:tc>
            </w:tr>
          </w:tbl>
          <w:p w14:paraId="2608755D" w14:textId="0308AFDE" w:rsidR="0045311B" w:rsidDel="006447D5" w:rsidRDefault="0045311B">
            <w:pPr>
              <w:rPr>
                <w:del w:id="335" w:author="Santos, Stuart" w:date="2026-01-20T14:40:00Z" w16du:dateUtc="2026-01-20T19:40:00Z"/>
                <w:rFonts w:ascii="Arial" w:eastAsia="Arial" w:hAnsi="Arial" w:cs="Arial"/>
                <w:sz w:val="20"/>
                <w:szCs w:val="20"/>
              </w:rPr>
            </w:pPr>
          </w:p>
          <w:p w14:paraId="2D8B29E2" w14:textId="2734D7D9" w:rsidR="0045311B" w:rsidDel="006447D5" w:rsidRDefault="00F806FF">
            <w:pPr>
              <w:jc w:val="center"/>
              <w:rPr>
                <w:del w:id="336" w:author="Santos, Stuart" w:date="2026-01-20T14:40:00Z" w16du:dateUtc="2026-01-20T19:40:00Z"/>
                <w:rFonts w:ascii="Arial" w:eastAsia="Arial" w:hAnsi="Arial" w:cs="Arial"/>
                <w:i/>
                <w:sz w:val="20"/>
                <w:szCs w:val="20"/>
              </w:rPr>
            </w:pPr>
            <w:del w:id="337" w:author="Santos, Stuart" w:date="2026-01-20T14:40:00Z" w16du:dateUtc="2026-01-20T19:40:00Z">
              <w:r w:rsidDel="006447D5">
                <w:rPr>
                  <w:rFonts w:ascii="Arial" w:eastAsia="Arial" w:hAnsi="Arial" w:cs="Arial"/>
                  <w:i/>
                  <w:sz w:val="20"/>
                  <w:szCs w:val="20"/>
                </w:rPr>
                <w:delText>This is an auto generated email, please do not reply.</w:delText>
              </w:r>
            </w:del>
          </w:p>
          <w:p w14:paraId="4ED28650" w14:textId="3149654B" w:rsidR="0045311B" w:rsidDel="006447D5" w:rsidRDefault="0045311B">
            <w:pPr>
              <w:jc w:val="center"/>
              <w:rPr>
                <w:del w:id="338" w:author="Santos, Stuart" w:date="2026-01-20T14:40:00Z" w16du:dateUtc="2026-01-20T19:40:00Z"/>
                <w:rFonts w:ascii="Arial" w:eastAsia="Arial" w:hAnsi="Arial" w:cs="Arial"/>
                <w:i/>
                <w:sz w:val="20"/>
                <w:szCs w:val="20"/>
              </w:rPr>
            </w:pPr>
          </w:p>
          <w:p w14:paraId="7D778247" w14:textId="6483AE1C" w:rsidR="0045311B" w:rsidDel="006447D5" w:rsidRDefault="00F806FF">
            <w:pPr>
              <w:spacing w:line="276" w:lineRule="auto"/>
              <w:ind w:left="0" w:firstLine="0"/>
              <w:rPr>
                <w:del w:id="339" w:author="Santos, Stuart" w:date="2026-01-20T14:40:00Z" w16du:dateUtc="2026-01-20T19:40:00Z"/>
                <w:rFonts w:ascii="Arial" w:eastAsia="Arial" w:hAnsi="Arial" w:cs="Arial"/>
                <w:sz w:val="20"/>
                <w:szCs w:val="20"/>
                <w:highlight w:val="yellow"/>
              </w:rPr>
            </w:pPr>
            <w:del w:id="340" w:author="Santos, Stuart" w:date="2026-01-20T14:40:00Z" w16du:dateUtc="2026-01-20T19:40:00Z">
              <w:r w:rsidRPr="2AEEA772" w:rsidDel="006447D5">
                <w:rPr>
                  <w:rFonts w:ascii="Arial" w:eastAsia="Arial" w:hAnsi="Arial" w:cs="Arial"/>
                  <w:sz w:val="20"/>
                  <w:szCs w:val="20"/>
                  <w:highlight w:val="yellow"/>
                </w:rPr>
                <w:delText>Qantas Travel Insurance is issued by Zurich Australian Insurance Limited, ABN 13 000 296 640, AFSL 232507 (“ZAIL”). Qantas Airways Limited</w:delText>
              </w:r>
            </w:del>
            <w:ins w:id="341" w:author="Raphaella Han" w:date="2025-11-26T01:45:00Z">
              <w:del w:id="342" w:author="Santos, Stuart" w:date="2026-01-20T14:40:00Z" w16du:dateUtc="2026-01-20T19:40:00Z">
                <w:r w:rsidR="6CF54B81" w:rsidRPr="2AEEA772" w:rsidDel="006447D5">
                  <w:rPr>
                    <w:rFonts w:ascii="Arial" w:eastAsia="Arial" w:hAnsi="Arial" w:cs="Arial"/>
                    <w:sz w:val="20"/>
                    <w:szCs w:val="20"/>
                    <w:highlight w:val="yellow"/>
                  </w:rPr>
                  <w:delText>,</w:delText>
                </w:r>
              </w:del>
            </w:ins>
            <w:ins w:id="343" w:author="Eakins, Nicola" w:date="2025-10-02T04:03:00Z">
              <w:del w:id="344" w:author="Santos, Stuart" w:date="2026-01-20T14:40:00Z" w16du:dateUtc="2026-01-20T19:40:00Z">
                <w:r w:rsidR="21E1F0E0" w:rsidRPr="7A9F947B" w:rsidDel="006447D5">
                  <w:rPr>
                    <w:rFonts w:ascii="Arial" w:eastAsia="Arial" w:hAnsi="Arial" w:cs="Arial"/>
                    <w:sz w:val="20"/>
                    <w:szCs w:val="20"/>
                    <w:highlight w:val="yellow"/>
                  </w:rPr>
                  <w:delText xml:space="preserve"> ABN 16 009 661 901 (“Qantas”)</w:delText>
                </w:r>
              </w:del>
            </w:ins>
            <w:ins w:id="345" w:author="Raphaella Han" w:date="2025-11-26T01:45:00Z">
              <w:del w:id="346" w:author="Santos, Stuart" w:date="2026-01-20T14:40:00Z" w16du:dateUtc="2026-01-20T19:40:00Z">
                <w:r w:rsidR="7812A2D9" w:rsidRPr="7A9F947B" w:rsidDel="006447D5">
                  <w:rPr>
                    <w:rFonts w:ascii="Arial" w:eastAsia="Arial" w:hAnsi="Arial" w:cs="Arial"/>
                    <w:sz w:val="20"/>
                    <w:szCs w:val="20"/>
                    <w:highlight w:val="yellow"/>
                  </w:rPr>
                  <w:delText>,</w:delText>
                </w:r>
              </w:del>
            </w:ins>
            <w:del w:id="347" w:author="Santos, Stuart" w:date="2026-01-20T14:40:00Z" w16du:dateUtc="2026-01-20T19:40:00Z">
              <w:r w:rsidRPr="2AEEA772" w:rsidDel="006447D5">
                <w:rPr>
                  <w:rFonts w:ascii="Arial" w:eastAsia="Arial" w:hAnsi="Arial" w:cs="Arial"/>
                  <w:sz w:val="20"/>
                  <w:szCs w:val="20"/>
                  <w:highlight w:val="yellow"/>
                </w:rPr>
                <w:delText xml:space="preserve"> is an authorised representative (AR 261363) of ZAIL. This information is general in nature only and has been prepared without taking into account your objectives, financial situation or needs. You should consider whether the advice is suitable for you and your personal circumstances. Before making any decision to buy the travel insurance, you should read the </w:delText>
              </w:r>
              <w:r w:rsidDel="006447D5">
                <w:fldChar w:fldCharType="begin"/>
              </w:r>
              <w:r w:rsidDel="006447D5">
                <w:delInstrText>HYPERLINK "https://insurance.qantas.com/policy-documents/travel-insurance" \h</w:delInstrText>
              </w:r>
              <w:r w:rsidDel="006447D5">
                <w:fldChar w:fldCharType="separate"/>
              </w:r>
              <w:r w:rsidRPr="2AEEA772" w:rsidDel="006447D5">
                <w:rPr>
                  <w:rFonts w:ascii="Arial" w:eastAsia="Arial" w:hAnsi="Arial" w:cs="Arial"/>
                  <w:color w:val="E40000"/>
                  <w:sz w:val="20"/>
                  <w:szCs w:val="20"/>
                  <w:highlight w:val="yellow"/>
                  <w:u w:val="single"/>
                </w:rPr>
                <w:delText>Product Disclosure Statement (PDS)</w:delText>
              </w:r>
              <w:r w:rsidDel="006447D5">
                <w:fldChar w:fldCharType="end"/>
              </w:r>
              <w:r w:rsidRPr="2AEEA772" w:rsidDel="006447D5">
                <w:rPr>
                  <w:rFonts w:ascii="Arial" w:eastAsia="Arial" w:hAnsi="Arial" w:cs="Arial"/>
                  <w:color w:val="666666"/>
                  <w:sz w:val="20"/>
                  <w:szCs w:val="20"/>
                  <w:highlight w:val="yellow"/>
                </w:rPr>
                <w:delText xml:space="preserve">, </w:delText>
              </w:r>
              <w:r w:rsidDel="006447D5">
                <w:fldChar w:fldCharType="begin"/>
              </w:r>
              <w:r w:rsidDel="006447D5">
                <w:delInstrText>HYPERLINK "https://insurance.qantas.com/policy-documents/travel-insurance" \h</w:delInstrText>
              </w:r>
              <w:r w:rsidDel="006447D5">
                <w:fldChar w:fldCharType="separate"/>
              </w:r>
              <w:r w:rsidRPr="2AEEA772" w:rsidDel="006447D5">
                <w:rPr>
                  <w:rFonts w:ascii="Arial" w:eastAsia="Arial" w:hAnsi="Arial" w:cs="Arial"/>
                  <w:color w:val="E40000"/>
                  <w:sz w:val="20"/>
                  <w:szCs w:val="20"/>
                  <w:highlight w:val="yellow"/>
                  <w:u w:val="single"/>
                </w:rPr>
                <w:delText>Target Market Determination (TMD)</w:delText>
              </w:r>
              <w:r w:rsidDel="006447D5">
                <w:fldChar w:fldCharType="end"/>
              </w:r>
              <w:r w:rsidRPr="2AEEA772" w:rsidDel="006447D5">
                <w:rPr>
                  <w:rFonts w:ascii="Arial" w:eastAsia="Arial" w:hAnsi="Arial" w:cs="Arial"/>
                  <w:color w:val="666666"/>
                  <w:sz w:val="20"/>
                  <w:szCs w:val="20"/>
                  <w:highlight w:val="yellow"/>
                </w:rPr>
                <w:delText xml:space="preserve"> </w:delText>
              </w:r>
              <w:r w:rsidRPr="2AEEA772" w:rsidDel="006447D5">
                <w:rPr>
                  <w:rFonts w:ascii="Arial" w:eastAsia="Arial" w:hAnsi="Arial" w:cs="Arial"/>
                  <w:sz w:val="20"/>
                  <w:szCs w:val="20"/>
                  <w:highlight w:val="yellow"/>
                </w:rPr>
                <w:delText>and</w:delText>
              </w:r>
              <w:r w:rsidRPr="2AEEA772" w:rsidDel="006447D5">
                <w:rPr>
                  <w:rFonts w:ascii="Arial" w:eastAsia="Arial" w:hAnsi="Arial" w:cs="Arial"/>
                  <w:color w:val="666666"/>
                  <w:sz w:val="20"/>
                  <w:szCs w:val="20"/>
                  <w:highlight w:val="yellow"/>
                </w:rPr>
                <w:delText xml:space="preserve"> </w:delText>
              </w:r>
              <w:r w:rsidDel="006447D5">
                <w:fldChar w:fldCharType="begin"/>
              </w:r>
              <w:r w:rsidDel="006447D5">
                <w:delInstrText>HYPERLINK "https://insurance.qantas.com/policy-documents/travel-insurance" \h</w:delInstrText>
              </w:r>
              <w:r w:rsidDel="006447D5">
                <w:fldChar w:fldCharType="separate"/>
              </w:r>
              <w:r w:rsidRPr="2AEEA772" w:rsidDel="006447D5">
                <w:rPr>
                  <w:rFonts w:ascii="Arial" w:eastAsia="Arial" w:hAnsi="Arial" w:cs="Arial"/>
                  <w:color w:val="E40000"/>
                  <w:sz w:val="20"/>
                  <w:szCs w:val="20"/>
                  <w:highlight w:val="yellow"/>
                  <w:u w:val="single"/>
                </w:rPr>
                <w:delText>Financial Services Guide (FSG)</w:delText>
              </w:r>
              <w:r w:rsidDel="006447D5">
                <w:fldChar w:fldCharType="end"/>
              </w:r>
              <w:r w:rsidRPr="2AEEA772" w:rsidDel="006447D5">
                <w:rPr>
                  <w:rFonts w:ascii="Arial" w:eastAsia="Arial" w:hAnsi="Arial" w:cs="Arial"/>
                  <w:color w:val="666666"/>
                  <w:sz w:val="20"/>
                  <w:szCs w:val="20"/>
                  <w:highlight w:val="yellow"/>
                </w:rPr>
                <w:delText>.</w:delText>
              </w:r>
            </w:del>
            <w:ins w:id="348" w:author="Eakins, Nicola" w:date="2025-11-13T18:16:00Z" w16du:dateUtc="2025-11-13T07:16:00Z">
              <w:del w:id="349" w:author="Santos, Stuart" w:date="2026-01-20T14:40:00Z" w16du:dateUtc="2026-01-20T19:40:00Z">
                <w:r w:rsidR="000B2F8F" w:rsidRPr="7A9F947B" w:rsidDel="006447D5">
                  <w:rPr>
                    <w:rFonts w:ascii="Arial" w:eastAsia="Arial" w:hAnsi="Arial" w:cs="Arial"/>
                    <w:color w:val="D13438"/>
                    <w:sz w:val="20"/>
                    <w:szCs w:val="20"/>
                    <w:u w:val="single"/>
                  </w:rPr>
                  <w:delText xml:space="preserve"> </w:delText>
                </w:r>
                <w:r w:rsidR="000B2F8F" w:rsidRPr="7A9F947B" w:rsidDel="006447D5">
                  <w:rPr>
                    <w:rFonts w:ascii="Arial" w:eastAsia="Arial" w:hAnsi="Arial" w:cs="Arial"/>
                    <w:color w:val="666666"/>
                    <w:sz w:val="20"/>
                    <w:szCs w:val="20"/>
                    <w:highlight w:val="yellow"/>
                    <w:u w:val="single"/>
                  </w:rPr>
                  <w:delText>ZAIL engages affiliated entities within the Zurich Insurance Group to provide services in support of this insurance as permitted by applicable laws.</w:delText>
                </w:r>
              </w:del>
            </w:ins>
            <w:del w:id="350" w:author="Santos, Stuart" w:date="2026-01-20T14:40:00Z" w16du:dateUtc="2026-01-20T19:40:00Z">
              <w:r w:rsidRPr="7A9F947B" w:rsidDel="006447D5">
                <w:rPr>
                  <w:rFonts w:ascii="Arial" w:eastAsia="Arial" w:hAnsi="Arial" w:cs="Arial"/>
                  <w:color w:val="666666"/>
                  <w:sz w:val="20"/>
                  <w:szCs w:val="20"/>
                  <w:highlight w:val="yellow"/>
                </w:rPr>
                <w:delText xml:space="preserve"> </w:delText>
              </w:r>
            </w:del>
          </w:p>
          <w:p w14:paraId="6CCDC81D" w14:textId="2ABB5CE9" w:rsidR="0045311B" w:rsidDel="006447D5" w:rsidRDefault="0045311B">
            <w:pPr>
              <w:spacing w:line="276" w:lineRule="auto"/>
              <w:ind w:left="0" w:firstLine="0"/>
              <w:rPr>
                <w:del w:id="351" w:author="Santos, Stuart" w:date="2026-01-20T14:40:00Z" w16du:dateUtc="2026-01-20T19:40:00Z"/>
                <w:rFonts w:ascii="Arial" w:eastAsia="Arial" w:hAnsi="Arial" w:cs="Arial"/>
                <w:sz w:val="20"/>
                <w:szCs w:val="20"/>
                <w:highlight w:val="yellow"/>
              </w:rPr>
            </w:pPr>
          </w:p>
          <w:p w14:paraId="2D82F726" w14:textId="6427040B" w:rsidR="0045311B" w:rsidDel="006447D5" w:rsidRDefault="00F806FF" w:rsidP="2AEEA772">
            <w:pPr>
              <w:spacing w:line="276" w:lineRule="auto"/>
              <w:ind w:left="0" w:firstLine="0"/>
              <w:rPr>
                <w:del w:id="352" w:author="Santos, Stuart" w:date="2026-01-20T14:40:00Z" w16du:dateUtc="2026-01-20T19:40:00Z"/>
                <w:rFonts w:ascii="Arial" w:eastAsia="Arial" w:hAnsi="Arial" w:cs="Arial"/>
                <w:sz w:val="20"/>
                <w:szCs w:val="20"/>
                <w:highlight w:val="yellow"/>
              </w:rPr>
            </w:pPr>
            <w:del w:id="353" w:author="Santos, Stuart" w:date="2026-01-20T14:40:00Z" w16du:dateUtc="2026-01-20T19:40:00Z">
              <w:r w:rsidRPr="2AEEA772" w:rsidDel="006447D5">
                <w:rPr>
                  <w:rFonts w:ascii="Arial" w:eastAsia="Arial" w:hAnsi="Arial" w:cs="Arial"/>
                  <w:sz w:val="20"/>
                  <w:szCs w:val="20"/>
                  <w:highlight w:val="yellow"/>
                </w:rPr>
                <w:delText xml:space="preserve">Sent by </w:delText>
              </w:r>
            </w:del>
            <w:ins w:id="354" w:author="Eakins, Nicola" w:date="2025-11-13T18:16:00Z" w16du:dateUtc="2025-11-13T07:16:00Z">
              <w:del w:id="355" w:author="Santos, Stuart" w:date="2026-01-20T14:40:00Z" w16du:dateUtc="2026-01-20T19:40:00Z">
                <w:r w:rsidR="000B2F8F" w:rsidDel="006447D5">
                  <w:rPr>
                    <w:rFonts w:ascii="Arial" w:eastAsia="Arial" w:hAnsi="Arial" w:cs="Arial"/>
                    <w:sz w:val="20"/>
                    <w:szCs w:val="20"/>
                    <w:highlight w:val="yellow"/>
                  </w:rPr>
                  <w:delText>ZAIL</w:delText>
                </w:r>
              </w:del>
            </w:ins>
            <w:del w:id="356" w:author="Santos, Stuart" w:date="2026-01-20T14:40:00Z" w16du:dateUtc="2026-01-20T19:40:00Z">
              <w:r w:rsidRPr="2AEEA772" w:rsidDel="006447D5">
                <w:rPr>
                  <w:rFonts w:ascii="Arial" w:eastAsia="Arial" w:hAnsi="Arial" w:cs="Arial"/>
                  <w:sz w:val="20"/>
                  <w:szCs w:val="20"/>
                  <w:highlight w:val="yellow"/>
                </w:rPr>
                <w:delText>Zurich Australian Insurance Limited, ABN 13 000 296 640, 118 Mount Street, North Sydney, NSW 2060, on behalf of Qantas Airways Limited (ABN 16 009 661 901), Australian headquarters: 10 Bourke Road, Mascot, NSW 2020.</w:delText>
              </w:r>
            </w:del>
          </w:p>
          <w:p w14:paraId="145034F7" w14:textId="47D311BB" w:rsidR="0045311B" w:rsidDel="006447D5" w:rsidRDefault="0045311B">
            <w:pPr>
              <w:ind w:left="130" w:right="82" w:firstLine="0"/>
              <w:rPr>
                <w:del w:id="357" w:author="Santos, Stuart" w:date="2026-01-20T14:40:00Z" w16du:dateUtc="2026-01-20T19:40:00Z"/>
                <w:rFonts w:ascii="Arial" w:eastAsia="Arial" w:hAnsi="Arial" w:cs="Arial"/>
                <w:color w:val="343741"/>
                <w:sz w:val="20"/>
                <w:szCs w:val="20"/>
              </w:rPr>
            </w:pPr>
          </w:p>
        </w:tc>
        <w:tc>
          <w:tcPr>
            <w:tcW w:w="4275" w:type="dxa"/>
            <w:gridSpan w:val="2"/>
          </w:tcPr>
          <w:p w14:paraId="640C9822" w14:textId="075C16D1" w:rsidR="0045311B" w:rsidDel="006447D5" w:rsidRDefault="0045311B">
            <w:pPr>
              <w:rPr>
                <w:del w:id="358" w:author="Santos, Stuart" w:date="2026-01-20T14:40:00Z" w16du:dateUtc="2026-01-20T19:40:00Z"/>
                <w:rFonts w:ascii="Calibri" w:eastAsia="Calibri" w:hAnsi="Calibri" w:cs="Calibri"/>
                <w:color w:val="7030A0"/>
              </w:rPr>
            </w:pPr>
          </w:p>
        </w:tc>
      </w:tr>
      <w:tr w:rsidR="0045311B" w:rsidDel="006447D5" w14:paraId="0523D353" w14:textId="2F9201AA" w:rsidTr="56457879">
        <w:trPr>
          <w:trHeight w:val="420"/>
          <w:del w:id="359" w:author="Santos, Stuart" w:date="2026-01-20T14:40:00Z" w16du:dateUtc="2026-01-20T19:40:00Z"/>
        </w:trPr>
        <w:tc>
          <w:tcPr>
            <w:tcW w:w="21825" w:type="dxa"/>
            <w:gridSpan w:val="5"/>
            <w:tcBorders>
              <w:top w:val="single" w:sz="8" w:space="0" w:color="666666"/>
            </w:tcBorders>
            <w:shd w:val="clear" w:color="auto" w:fill="C9DAF8"/>
          </w:tcPr>
          <w:p w14:paraId="5E9494F8" w14:textId="6E1826B6" w:rsidR="0045311B" w:rsidDel="006447D5" w:rsidRDefault="00F806FF">
            <w:pPr>
              <w:pStyle w:val="Heading1"/>
              <w:ind w:left="0" w:firstLine="0"/>
              <w:rPr>
                <w:del w:id="360" w:author="Santos, Stuart" w:date="2026-01-20T14:40:00Z" w16du:dateUtc="2026-01-20T19:40:00Z"/>
              </w:rPr>
            </w:pPr>
            <w:bookmarkStart w:id="361" w:name="_heading=h.sc7hu66u33c1" w:colFirst="0" w:colLast="0"/>
            <w:bookmarkEnd w:id="361"/>
            <w:del w:id="362" w:author="Santos, Stuart" w:date="2026-01-20T14:40:00Z" w16du:dateUtc="2026-01-20T19:40:00Z">
              <w:r w:rsidDel="006447D5">
                <w:rPr>
                  <w:rFonts w:ascii="Arial" w:eastAsia="Arial" w:hAnsi="Arial" w:cs="Arial"/>
                  <w:sz w:val="20"/>
                  <w:szCs w:val="20"/>
                </w:rPr>
                <w:delText>Refund/Cancellation Email (Service)</w:delText>
              </w:r>
            </w:del>
          </w:p>
        </w:tc>
      </w:tr>
      <w:tr w:rsidR="0045311B" w:rsidDel="006447D5" w14:paraId="6C76DBB0" w14:textId="5B29414F" w:rsidTr="56457879">
        <w:trPr>
          <w:trHeight w:val="5429"/>
          <w:del w:id="363" w:author="Santos, Stuart" w:date="2026-01-20T14:40:00Z" w16du:dateUtc="2026-01-20T19:40:00Z"/>
        </w:trPr>
        <w:tc>
          <w:tcPr>
            <w:tcW w:w="3000" w:type="dxa"/>
            <w:gridSpan w:val="2"/>
          </w:tcPr>
          <w:p w14:paraId="4A6ED9D7" w14:textId="093DCC3A" w:rsidR="0045311B" w:rsidDel="006447D5" w:rsidRDefault="00F806FF">
            <w:pPr>
              <w:ind w:left="0" w:firstLine="0"/>
              <w:rPr>
                <w:del w:id="364" w:author="Santos, Stuart" w:date="2026-01-20T14:40:00Z" w16du:dateUtc="2026-01-20T19:40:00Z"/>
                <w:rFonts w:ascii="Arial" w:eastAsia="Arial" w:hAnsi="Arial" w:cs="Arial"/>
                <w:b/>
                <w:sz w:val="20"/>
                <w:szCs w:val="20"/>
              </w:rPr>
            </w:pPr>
            <w:del w:id="365" w:author="Santos, Stuart" w:date="2026-01-20T14:40:00Z" w16du:dateUtc="2026-01-20T19:40:00Z">
              <w:r w:rsidDel="006447D5">
                <w:rPr>
                  <w:rFonts w:ascii="Arial" w:eastAsia="Arial" w:hAnsi="Arial" w:cs="Arial"/>
                  <w:b/>
                  <w:sz w:val="20"/>
                  <w:szCs w:val="20"/>
                </w:rPr>
                <w:delText>ZAIL owned / managed</w:delText>
              </w:r>
            </w:del>
          </w:p>
          <w:p w14:paraId="19A7D9E9" w14:textId="22D0827F" w:rsidR="0045311B" w:rsidDel="006447D5" w:rsidRDefault="0045311B">
            <w:pPr>
              <w:ind w:left="0" w:firstLine="0"/>
              <w:rPr>
                <w:del w:id="366" w:author="Santos, Stuart" w:date="2026-01-20T14:40:00Z" w16du:dateUtc="2026-01-20T19:40:00Z"/>
                <w:rFonts w:ascii="Arial" w:eastAsia="Arial" w:hAnsi="Arial" w:cs="Arial"/>
                <w:b/>
                <w:sz w:val="20"/>
                <w:szCs w:val="20"/>
              </w:rPr>
            </w:pPr>
          </w:p>
          <w:p w14:paraId="575F7A16" w14:textId="41D1439B" w:rsidR="0045311B" w:rsidDel="006447D5" w:rsidRDefault="00F806FF">
            <w:pPr>
              <w:keepNext/>
              <w:keepLines/>
              <w:ind w:left="0" w:firstLine="0"/>
              <w:rPr>
                <w:del w:id="367" w:author="Santos, Stuart" w:date="2026-01-20T14:40:00Z" w16du:dateUtc="2026-01-20T19:40:00Z"/>
                <w:rFonts w:ascii="Arial" w:eastAsia="Arial" w:hAnsi="Arial" w:cs="Arial"/>
                <w:sz w:val="20"/>
                <w:szCs w:val="20"/>
              </w:rPr>
            </w:pPr>
            <w:del w:id="368" w:author="Santos, Stuart" w:date="2026-01-20T14:40:00Z" w16du:dateUtc="2026-01-20T19:40:00Z">
              <w:r w:rsidDel="006447D5">
                <w:rPr>
                  <w:rFonts w:ascii="Arial" w:eastAsia="Arial" w:hAnsi="Arial" w:cs="Arial"/>
                  <w:b/>
                  <w:sz w:val="20"/>
                  <w:szCs w:val="20"/>
                </w:rPr>
                <w:delText xml:space="preserve">Timing: </w:delText>
              </w:r>
              <w:r w:rsidDel="006447D5">
                <w:rPr>
                  <w:rFonts w:ascii="Arial" w:eastAsia="Arial" w:hAnsi="Arial" w:cs="Arial"/>
                  <w:sz w:val="20"/>
                  <w:szCs w:val="20"/>
                </w:rPr>
                <w:delText xml:space="preserve">In real time, when policy is cancelled by the customer via the Customer Portal or via the Call Centre. </w:delText>
              </w:r>
            </w:del>
          </w:p>
          <w:p w14:paraId="04DB91E9" w14:textId="141B74BE" w:rsidR="0045311B" w:rsidDel="006447D5" w:rsidRDefault="0045311B">
            <w:pPr>
              <w:keepNext/>
              <w:keepLines/>
              <w:rPr>
                <w:del w:id="369" w:author="Santos, Stuart" w:date="2026-01-20T14:40:00Z" w16du:dateUtc="2026-01-20T19:40:00Z"/>
                <w:rFonts w:ascii="Arial" w:eastAsia="Arial" w:hAnsi="Arial" w:cs="Arial"/>
                <w:sz w:val="20"/>
                <w:szCs w:val="20"/>
              </w:rPr>
            </w:pPr>
          </w:p>
          <w:p w14:paraId="76794B0B" w14:textId="64E61D5F" w:rsidR="0045311B" w:rsidDel="006447D5" w:rsidRDefault="00F806FF">
            <w:pPr>
              <w:keepNext/>
              <w:keepLines/>
              <w:ind w:left="0" w:firstLine="0"/>
              <w:rPr>
                <w:del w:id="370" w:author="Santos, Stuart" w:date="2026-01-20T14:40:00Z" w16du:dateUtc="2026-01-20T19:40:00Z"/>
                <w:rFonts w:ascii="Arial" w:eastAsia="Arial" w:hAnsi="Arial" w:cs="Arial"/>
                <w:sz w:val="20"/>
                <w:szCs w:val="20"/>
              </w:rPr>
            </w:pPr>
            <w:del w:id="371" w:author="Santos, Stuart" w:date="2026-01-20T14:40:00Z" w16du:dateUtc="2026-01-20T19:40:00Z">
              <w:r w:rsidDel="006447D5">
                <w:rPr>
                  <w:rFonts w:ascii="Arial" w:eastAsia="Arial" w:hAnsi="Arial" w:cs="Arial"/>
                  <w:b/>
                  <w:sz w:val="20"/>
                  <w:szCs w:val="20"/>
                </w:rPr>
                <w:delText>Description:</w:delText>
              </w:r>
              <w:r w:rsidDel="006447D5">
                <w:rPr>
                  <w:rFonts w:ascii="Arial" w:eastAsia="Arial" w:hAnsi="Arial" w:cs="Arial"/>
                  <w:sz w:val="20"/>
                  <w:szCs w:val="20"/>
                </w:rPr>
                <w:delText xml:space="preserve"> Automated email sent to customers regarding a refund / cancellation of their policy within the 21-day cooling off period</w:delText>
              </w:r>
            </w:del>
          </w:p>
          <w:p w14:paraId="2640D611" w14:textId="6B01A1D2" w:rsidR="0045311B" w:rsidDel="006447D5" w:rsidRDefault="0045311B">
            <w:pPr>
              <w:keepNext/>
              <w:keepLines/>
              <w:ind w:left="0" w:firstLine="0"/>
              <w:rPr>
                <w:del w:id="372" w:author="Santos, Stuart" w:date="2026-01-20T14:40:00Z" w16du:dateUtc="2026-01-20T19:40:00Z"/>
                <w:rFonts w:ascii="Arial" w:eastAsia="Arial" w:hAnsi="Arial" w:cs="Arial"/>
                <w:sz w:val="20"/>
                <w:szCs w:val="20"/>
              </w:rPr>
            </w:pPr>
          </w:p>
          <w:p w14:paraId="20610166" w14:textId="38A9ED1A" w:rsidR="0045311B" w:rsidDel="006447D5" w:rsidRDefault="0045311B">
            <w:pPr>
              <w:keepNext/>
              <w:keepLines/>
              <w:rPr>
                <w:del w:id="373" w:author="Santos, Stuart" w:date="2026-01-20T14:40:00Z" w16du:dateUtc="2026-01-20T19:40:00Z"/>
                <w:rFonts w:ascii="Arial" w:eastAsia="Arial" w:hAnsi="Arial" w:cs="Arial"/>
                <w:sz w:val="20"/>
                <w:szCs w:val="20"/>
              </w:rPr>
            </w:pPr>
          </w:p>
        </w:tc>
        <w:tc>
          <w:tcPr>
            <w:tcW w:w="14550" w:type="dxa"/>
          </w:tcPr>
          <w:p w14:paraId="447F7AE0" w14:textId="69F9C301" w:rsidR="0045311B" w:rsidDel="006447D5" w:rsidRDefault="0045311B">
            <w:pPr>
              <w:ind w:left="0" w:right="174" w:firstLine="0"/>
              <w:rPr>
                <w:del w:id="374" w:author="Santos, Stuart" w:date="2026-01-20T14:40:00Z" w16du:dateUtc="2026-01-20T19:40:00Z"/>
                <w:rFonts w:ascii="Arial" w:eastAsia="Arial" w:hAnsi="Arial" w:cs="Arial"/>
                <w:sz w:val="20"/>
                <w:szCs w:val="20"/>
              </w:rPr>
            </w:pPr>
          </w:p>
          <w:p w14:paraId="6999AE87" w14:textId="63FB73C0" w:rsidR="0045311B" w:rsidDel="006447D5" w:rsidRDefault="00F806FF">
            <w:pPr>
              <w:ind w:left="0" w:right="174" w:firstLine="0"/>
              <w:rPr>
                <w:del w:id="375" w:author="Santos, Stuart" w:date="2026-01-20T14:40:00Z" w16du:dateUtc="2026-01-20T19:40:00Z"/>
                <w:rFonts w:ascii="Arial" w:eastAsia="Arial" w:hAnsi="Arial" w:cs="Arial"/>
                <w:sz w:val="20"/>
                <w:szCs w:val="20"/>
              </w:rPr>
            </w:pPr>
            <w:del w:id="376" w:author="Santos, Stuart" w:date="2026-01-20T14:40:00Z" w16du:dateUtc="2026-01-20T19:40:00Z">
              <w:r w:rsidDel="006447D5">
                <w:rPr>
                  <w:noProof/>
                </w:rPr>
                <w:drawing>
                  <wp:anchor distT="0" distB="0" distL="0" distR="0" simplePos="0" relativeHeight="251658248" behindDoc="0" locked="0" layoutInCell="1" hidden="0" allowOverlap="1" wp14:anchorId="004D5BB8" wp14:editId="004D5BB9">
                    <wp:simplePos x="0" y="0"/>
                    <wp:positionH relativeFrom="column">
                      <wp:posOffset>19050</wp:posOffset>
                    </wp:positionH>
                    <wp:positionV relativeFrom="paragraph">
                      <wp:posOffset>28575</wp:posOffset>
                    </wp:positionV>
                    <wp:extent cx="5644515" cy="666115"/>
                    <wp:effectExtent l="0" t="0" r="0" b="0"/>
                    <wp:wrapSquare wrapText="bothSides" distT="0" distB="0" distL="0" distR="0"/>
                    <wp:docPr id="14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644515" cy="666115"/>
                            </a:xfrm>
                            <a:prstGeom prst="rect">
                              <a:avLst/>
                            </a:prstGeom>
                            <a:ln/>
                          </pic:spPr>
                        </pic:pic>
                      </a:graphicData>
                    </a:graphic>
                  </wp:anchor>
                </w:drawing>
              </w:r>
            </w:del>
          </w:p>
          <w:p w14:paraId="47C95200" w14:textId="4094714E" w:rsidR="0045311B" w:rsidDel="006447D5" w:rsidRDefault="0045311B">
            <w:pPr>
              <w:ind w:left="70" w:right="174" w:firstLine="0"/>
              <w:jc w:val="center"/>
              <w:rPr>
                <w:del w:id="377" w:author="Santos, Stuart" w:date="2026-01-20T14:40:00Z" w16du:dateUtc="2026-01-20T19:40:00Z"/>
                <w:rFonts w:ascii="Arial" w:eastAsia="Arial" w:hAnsi="Arial" w:cs="Arial"/>
                <w:sz w:val="20"/>
                <w:szCs w:val="20"/>
              </w:rPr>
            </w:pPr>
          </w:p>
          <w:p w14:paraId="115BA57E" w14:textId="19CB8E09" w:rsidR="0045311B" w:rsidDel="006447D5" w:rsidRDefault="0045311B">
            <w:pPr>
              <w:ind w:left="70" w:right="174" w:firstLine="0"/>
              <w:jc w:val="center"/>
              <w:rPr>
                <w:del w:id="378" w:author="Santos, Stuart" w:date="2026-01-20T14:40:00Z" w16du:dateUtc="2026-01-20T19:40:00Z"/>
                <w:rFonts w:ascii="Arial" w:eastAsia="Arial" w:hAnsi="Arial" w:cs="Arial"/>
                <w:sz w:val="20"/>
                <w:szCs w:val="20"/>
              </w:rPr>
            </w:pPr>
          </w:p>
          <w:p w14:paraId="03E87DF0" w14:textId="3114BACC" w:rsidR="0045311B" w:rsidDel="006447D5" w:rsidRDefault="0045311B">
            <w:pPr>
              <w:ind w:left="70" w:right="174" w:firstLine="0"/>
              <w:jc w:val="center"/>
              <w:rPr>
                <w:del w:id="379" w:author="Santos, Stuart" w:date="2026-01-20T14:40:00Z" w16du:dateUtc="2026-01-20T19:40:00Z"/>
                <w:rFonts w:ascii="Arial" w:eastAsia="Arial" w:hAnsi="Arial" w:cs="Arial"/>
                <w:sz w:val="20"/>
                <w:szCs w:val="20"/>
              </w:rPr>
            </w:pPr>
          </w:p>
          <w:p w14:paraId="09340548" w14:textId="034F018D" w:rsidR="0045311B" w:rsidDel="006447D5" w:rsidRDefault="0045311B">
            <w:pPr>
              <w:ind w:left="70" w:right="174" w:firstLine="0"/>
              <w:jc w:val="center"/>
              <w:rPr>
                <w:del w:id="380" w:author="Santos, Stuart" w:date="2026-01-20T14:40:00Z" w16du:dateUtc="2026-01-20T19:40:00Z"/>
                <w:rFonts w:ascii="Arial" w:eastAsia="Arial" w:hAnsi="Arial" w:cs="Arial"/>
                <w:sz w:val="20"/>
                <w:szCs w:val="20"/>
              </w:rPr>
            </w:pPr>
          </w:p>
          <w:p w14:paraId="2BBB4B43" w14:textId="24D7326C" w:rsidR="0045311B" w:rsidDel="006447D5" w:rsidRDefault="00F806FF">
            <w:pPr>
              <w:keepNext/>
              <w:keepLines/>
              <w:tabs>
                <w:tab w:val="left" w:pos="4612"/>
              </w:tabs>
              <w:ind w:left="0" w:firstLine="0"/>
              <w:rPr>
                <w:del w:id="381" w:author="Santos, Stuart" w:date="2026-01-20T14:40:00Z" w16du:dateUtc="2026-01-20T19:40:00Z"/>
                <w:rFonts w:ascii="Arial" w:eastAsia="Arial" w:hAnsi="Arial" w:cs="Arial"/>
                <w:sz w:val="20"/>
                <w:szCs w:val="20"/>
              </w:rPr>
            </w:pPr>
            <w:del w:id="382" w:author="Santos, Stuart" w:date="2026-01-20T14:40:00Z" w16du:dateUtc="2026-01-20T19:40:00Z">
              <w:r w:rsidDel="006447D5">
                <w:rPr>
                  <w:rFonts w:ascii="Arial" w:eastAsia="Arial" w:hAnsi="Arial" w:cs="Arial"/>
                  <w:sz w:val="20"/>
                  <w:szCs w:val="20"/>
                </w:rPr>
                <w:delText xml:space="preserve">Hi {{First Name}}, </w:delText>
              </w:r>
            </w:del>
          </w:p>
          <w:p w14:paraId="4B431458" w14:textId="6EB62A12" w:rsidR="0045311B" w:rsidDel="006447D5" w:rsidRDefault="0045311B">
            <w:pPr>
              <w:ind w:left="70" w:right="174" w:firstLine="0"/>
              <w:jc w:val="center"/>
              <w:rPr>
                <w:del w:id="383" w:author="Santos, Stuart" w:date="2026-01-20T14:40:00Z" w16du:dateUtc="2026-01-20T19:40:00Z"/>
                <w:rFonts w:ascii="Arial" w:eastAsia="Arial" w:hAnsi="Arial" w:cs="Arial"/>
                <w:sz w:val="20"/>
                <w:szCs w:val="20"/>
              </w:rPr>
            </w:pPr>
          </w:p>
          <w:p w14:paraId="677046FD" w14:textId="18E345C7" w:rsidR="0045311B" w:rsidDel="006447D5" w:rsidRDefault="00F806FF">
            <w:pPr>
              <w:ind w:left="70" w:right="174" w:firstLine="0"/>
              <w:rPr>
                <w:del w:id="384" w:author="Santos, Stuart" w:date="2026-01-20T14:40:00Z" w16du:dateUtc="2026-01-20T19:40:00Z"/>
                <w:rFonts w:ascii="Arial" w:eastAsia="Arial" w:hAnsi="Arial" w:cs="Arial"/>
                <w:sz w:val="20"/>
                <w:szCs w:val="20"/>
              </w:rPr>
            </w:pPr>
            <w:del w:id="385" w:author="Santos, Stuart" w:date="2026-01-20T14:40:00Z" w16du:dateUtc="2026-01-20T19:40:00Z">
              <w:r w:rsidRPr="2AEEA772" w:rsidDel="006447D5">
                <w:rPr>
                  <w:rFonts w:ascii="Arial" w:eastAsia="Arial" w:hAnsi="Arial" w:cs="Arial"/>
                  <w:sz w:val="20"/>
                  <w:szCs w:val="20"/>
                </w:rPr>
                <w:delText xml:space="preserve">As requested, we have cancelled your Qantas Travel Insurance policy </w:delText>
              </w:r>
              <w:r w:rsidRPr="2AEEA772" w:rsidDel="006447D5">
                <w:rPr>
                  <w:rFonts w:ascii="Arial" w:eastAsia="Arial" w:hAnsi="Arial" w:cs="Arial"/>
                  <w:b/>
                  <w:bCs/>
                  <w:sz w:val="20"/>
                  <w:szCs w:val="20"/>
                </w:rPr>
                <w:delText>{{Policy Number}}</w:delText>
              </w:r>
              <w:r w:rsidRPr="2AEEA772" w:rsidDel="006447D5">
                <w:rPr>
                  <w:rFonts w:ascii="Arial" w:eastAsia="Arial" w:hAnsi="Arial" w:cs="Arial"/>
                  <w:sz w:val="20"/>
                  <w:szCs w:val="20"/>
                </w:rPr>
                <w:delText xml:space="preserve">, underwritten by </w:delText>
              </w:r>
              <w:r w:rsidRPr="2AEEA772" w:rsidDel="006447D5">
                <w:rPr>
                  <w:rFonts w:ascii="Arial" w:eastAsia="Arial" w:hAnsi="Arial" w:cs="Arial"/>
                  <w:sz w:val="20"/>
                  <w:szCs w:val="20"/>
                  <w:highlight w:val="yellow"/>
                </w:rPr>
                <w:delText>Zurich Australian Insurance Limited</w:delText>
              </w:r>
              <w:r w:rsidRPr="2AEEA772" w:rsidDel="006447D5">
                <w:rPr>
                  <w:rFonts w:ascii="Arial" w:eastAsia="Arial" w:hAnsi="Arial" w:cs="Arial"/>
                  <w:sz w:val="20"/>
                  <w:szCs w:val="20"/>
                </w:rPr>
                <w:delText xml:space="preserve">, on {{DD MMM YYYY}}. </w:delText>
              </w:r>
              <w:r w:rsidDel="006447D5">
                <w:br/>
              </w:r>
              <w:r w:rsidDel="006447D5">
                <w:br/>
              </w:r>
              <w:r w:rsidRPr="2AEEA772" w:rsidDel="006447D5">
                <w:rPr>
                  <w:rFonts w:ascii="Arial" w:eastAsia="Arial" w:hAnsi="Arial" w:cs="Arial"/>
                  <w:sz w:val="20"/>
                  <w:szCs w:val="20"/>
                </w:rPr>
                <w:delText xml:space="preserve">Your premium will be refunded to your original payment method within 15 business days. </w:delText>
              </w:r>
              <w:r w:rsidDel="006447D5">
                <w:br/>
              </w:r>
              <w:r w:rsidDel="006447D5">
                <w:br/>
              </w:r>
              <w:r w:rsidRPr="2AEEA772" w:rsidDel="006447D5">
                <w:rPr>
                  <w:rFonts w:ascii="Arial" w:eastAsia="Arial" w:hAnsi="Arial" w:cs="Arial"/>
                  <w:sz w:val="20"/>
                  <w:szCs w:val="20"/>
                </w:rPr>
                <w:delText xml:space="preserve">If you have any questions, please call us on </w:delText>
              </w:r>
              <w:r w:rsidRPr="2AEEA772" w:rsidDel="006447D5">
                <w:rPr>
                  <w:rFonts w:ascii="Arial" w:eastAsia="Arial" w:hAnsi="Arial" w:cs="Arial"/>
                  <w:color w:val="E40000"/>
                  <w:sz w:val="20"/>
                  <w:szCs w:val="20"/>
                </w:rPr>
                <w:delText>1800 954 270</w:delText>
              </w:r>
              <w:r w:rsidRPr="2AEEA772" w:rsidDel="006447D5">
                <w:rPr>
                  <w:rFonts w:ascii="Arial" w:eastAsia="Arial" w:hAnsi="Arial" w:cs="Arial"/>
                  <w:sz w:val="20"/>
                  <w:szCs w:val="20"/>
                </w:rPr>
                <w:delText xml:space="preserve"> (within Australia) or </w:delText>
              </w:r>
              <w:r w:rsidRPr="2AEEA772" w:rsidDel="006447D5">
                <w:rPr>
                  <w:rFonts w:ascii="Arial" w:eastAsia="Arial" w:hAnsi="Arial" w:cs="Arial"/>
                  <w:color w:val="E40000"/>
                  <w:sz w:val="20"/>
                  <w:szCs w:val="20"/>
                </w:rPr>
                <w:delText>+61 3 9522 4840</w:delText>
              </w:r>
              <w:r w:rsidRPr="2AEEA772" w:rsidDel="006447D5">
                <w:rPr>
                  <w:rFonts w:ascii="Arial" w:eastAsia="Arial" w:hAnsi="Arial" w:cs="Arial"/>
                  <w:sz w:val="20"/>
                  <w:szCs w:val="20"/>
                </w:rPr>
                <w:delText xml:space="preserve"> (from overseas), Monday to Friday 8 am to 7 pm</w:delText>
              </w:r>
            </w:del>
            <w:ins w:id="386" w:author="Eakins, Nicola" w:date="2025-10-02T04:06:00Z">
              <w:del w:id="387" w:author="Santos, Stuart" w:date="2026-01-20T14:40:00Z" w16du:dateUtc="2026-01-20T19:40:00Z">
                <w:r w:rsidR="175D9F50" w:rsidRPr="2AEEA772" w:rsidDel="006447D5">
                  <w:rPr>
                    <w:rFonts w:ascii="Arial" w:eastAsia="Arial" w:hAnsi="Arial" w:cs="Arial"/>
                    <w:sz w:val="20"/>
                    <w:szCs w:val="20"/>
                  </w:rPr>
                  <w:delText xml:space="preserve"> AET</w:delText>
                </w:r>
              </w:del>
            </w:ins>
            <w:del w:id="388" w:author="Santos, Stuart" w:date="2026-01-20T14:40:00Z" w16du:dateUtc="2026-01-20T19:40:00Z">
              <w:r w:rsidRPr="2AEEA772" w:rsidDel="006447D5">
                <w:rPr>
                  <w:rFonts w:ascii="Arial" w:eastAsia="Arial" w:hAnsi="Arial" w:cs="Arial"/>
                  <w:sz w:val="20"/>
                  <w:szCs w:val="20"/>
                </w:rPr>
                <w:delText>.</w:delText>
              </w:r>
            </w:del>
          </w:p>
          <w:p w14:paraId="59603BA3" w14:textId="61F899C4" w:rsidR="0045311B" w:rsidDel="006447D5" w:rsidRDefault="0045311B">
            <w:pPr>
              <w:ind w:left="70" w:right="174" w:firstLine="0"/>
              <w:rPr>
                <w:del w:id="389" w:author="Santos, Stuart" w:date="2026-01-20T14:40:00Z" w16du:dateUtc="2026-01-20T19:40:00Z"/>
                <w:rFonts w:ascii="Arial" w:eastAsia="Arial" w:hAnsi="Arial" w:cs="Arial"/>
                <w:sz w:val="20"/>
                <w:szCs w:val="20"/>
              </w:rPr>
            </w:pPr>
          </w:p>
          <w:p w14:paraId="5BDCD359" w14:textId="5A4DEA2D" w:rsidR="0045311B" w:rsidDel="006447D5" w:rsidRDefault="00F806FF">
            <w:pPr>
              <w:ind w:left="70" w:right="174" w:firstLine="0"/>
              <w:jc w:val="center"/>
              <w:rPr>
                <w:del w:id="390" w:author="Santos, Stuart" w:date="2026-01-20T14:40:00Z" w16du:dateUtc="2026-01-20T19:40:00Z"/>
                <w:rFonts w:ascii="Arial" w:eastAsia="Arial" w:hAnsi="Arial" w:cs="Arial"/>
                <w:sz w:val="20"/>
                <w:szCs w:val="20"/>
              </w:rPr>
            </w:pPr>
            <w:del w:id="391" w:author="Santos, Stuart" w:date="2026-01-20T14:40:00Z" w16du:dateUtc="2026-01-20T19:40:00Z">
              <w:r w:rsidDel="006447D5">
                <w:rPr>
                  <w:rFonts w:ascii="Arial" w:eastAsia="Arial" w:hAnsi="Arial" w:cs="Arial"/>
                  <w:i/>
                  <w:sz w:val="20"/>
                  <w:szCs w:val="20"/>
                </w:rPr>
                <w:delText>This is an auto generated email, please do not reply.</w:delText>
              </w:r>
            </w:del>
          </w:p>
          <w:p w14:paraId="41A4F631" w14:textId="7A1D9D8E" w:rsidR="0045311B" w:rsidDel="006447D5" w:rsidRDefault="0045311B">
            <w:pPr>
              <w:ind w:left="70" w:right="174" w:firstLine="0"/>
              <w:rPr>
                <w:del w:id="392" w:author="Santos, Stuart" w:date="2026-01-20T14:40:00Z" w16du:dateUtc="2026-01-20T19:40:00Z"/>
                <w:rFonts w:ascii="Arial" w:eastAsia="Arial" w:hAnsi="Arial" w:cs="Arial"/>
                <w:sz w:val="20"/>
                <w:szCs w:val="20"/>
              </w:rPr>
            </w:pPr>
          </w:p>
          <w:p w14:paraId="70858F1D" w14:textId="7FAE423D" w:rsidR="0045311B" w:rsidDel="006447D5" w:rsidRDefault="00F806FF">
            <w:pPr>
              <w:ind w:left="70" w:right="174" w:firstLine="0"/>
              <w:rPr>
                <w:del w:id="393" w:author="Santos, Stuart" w:date="2026-01-20T14:40:00Z" w16du:dateUtc="2026-01-20T19:40:00Z"/>
                <w:rFonts w:ascii="Arial" w:eastAsia="Arial" w:hAnsi="Arial" w:cs="Arial"/>
                <w:color w:val="343741"/>
                <w:sz w:val="20"/>
                <w:szCs w:val="20"/>
                <w:highlight w:val="yellow"/>
              </w:rPr>
            </w:pPr>
            <w:del w:id="394" w:author="Santos, Stuart" w:date="2026-01-20T14:40:00Z" w16du:dateUtc="2026-01-20T19:40:00Z">
              <w:r w:rsidRPr="2AEEA772" w:rsidDel="006447D5">
                <w:rPr>
                  <w:rFonts w:ascii="Arial" w:eastAsia="Arial" w:hAnsi="Arial" w:cs="Arial"/>
                  <w:color w:val="343741"/>
                  <w:sz w:val="20"/>
                  <w:szCs w:val="20"/>
                  <w:highlight w:val="yellow"/>
                </w:rPr>
                <w:delText>Qantas Travel Insurance is issued by Zurich Australian Insurance Limited, ABN 13 000 296 640, AFSL 232507 (“ZAIL”). Qantas Airways Limited</w:delText>
              </w:r>
            </w:del>
            <w:ins w:id="395" w:author="Raphaella Han" w:date="2025-11-26T01:45:00Z">
              <w:del w:id="396" w:author="Santos, Stuart" w:date="2026-01-20T14:40:00Z" w16du:dateUtc="2026-01-20T19:40:00Z">
                <w:r w:rsidR="336D19EE" w:rsidRPr="2AEEA772" w:rsidDel="006447D5">
                  <w:rPr>
                    <w:rFonts w:ascii="Arial" w:eastAsia="Arial" w:hAnsi="Arial" w:cs="Arial"/>
                    <w:color w:val="343741"/>
                    <w:sz w:val="20"/>
                    <w:szCs w:val="20"/>
                    <w:highlight w:val="yellow"/>
                  </w:rPr>
                  <w:delText>,</w:delText>
                </w:r>
              </w:del>
            </w:ins>
            <w:ins w:id="397" w:author="Eakins, Nicola" w:date="2025-10-02T04:07:00Z">
              <w:del w:id="398" w:author="Santos, Stuart" w:date="2026-01-20T14:40:00Z" w16du:dateUtc="2026-01-20T19:40:00Z">
                <w:r w:rsidR="1E0C78E0" w:rsidRPr="7A9F947B" w:rsidDel="006447D5">
                  <w:rPr>
                    <w:rFonts w:ascii="Arial" w:eastAsia="Arial" w:hAnsi="Arial" w:cs="Arial"/>
                    <w:color w:val="343741"/>
                    <w:sz w:val="20"/>
                    <w:szCs w:val="20"/>
                    <w:highlight w:val="yellow"/>
                  </w:rPr>
                  <w:delText xml:space="preserve"> ABN 16 009 661 901 (“Qantas”)</w:delText>
                </w:r>
              </w:del>
            </w:ins>
            <w:ins w:id="399" w:author="Raphaella Han" w:date="2025-11-26T01:45:00Z">
              <w:del w:id="400" w:author="Santos, Stuart" w:date="2026-01-20T14:40:00Z" w16du:dateUtc="2026-01-20T19:40:00Z">
                <w:r w:rsidR="39F7A4C7" w:rsidRPr="7A9F947B" w:rsidDel="006447D5">
                  <w:rPr>
                    <w:rFonts w:ascii="Arial" w:eastAsia="Arial" w:hAnsi="Arial" w:cs="Arial"/>
                    <w:color w:val="343741"/>
                    <w:sz w:val="20"/>
                    <w:szCs w:val="20"/>
                    <w:highlight w:val="yellow"/>
                  </w:rPr>
                  <w:delText>,</w:delText>
                </w:r>
              </w:del>
            </w:ins>
            <w:del w:id="401" w:author="Santos, Stuart" w:date="2026-01-20T14:40:00Z" w16du:dateUtc="2026-01-20T19:40:00Z">
              <w:r w:rsidRPr="2AEEA772" w:rsidDel="006447D5">
                <w:rPr>
                  <w:rFonts w:ascii="Arial" w:eastAsia="Arial" w:hAnsi="Arial" w:cs="Arial"/>
                  <w:color w:val="343741"/>
                  <w:sz w:val="20"/>
                  <w:szCs w:val="20"/>
                  <w:highlight w:val="yellow"/>
                </w:rPr>
                <w:delText> is ZAIL’s authorised representative (AR 261363).</w:delText>
              </w:r>
            </w:del>
            <w:ins w:id="402" w:author="Eakins, Nicola" w:date="2025-11-13T18:17:00Z" w16du:dateUtc="2025-11-13T07:17:00Z">
              <w:del w:id="403" w:author="Santos, Stuart" w:date="2026-01-20T14:40:00Z" w16du:dateUtc="2026-01-20T19:40:00Z">
                <w:r w:rsidR="007A1D43" w:rsidRPr="7A9F947B" w:rsidDel="006447D5">
                  <w:rPr>
                    <w:rFonts w:ascii="Arial" w:eastAsia="Arial" w:hAnsi="Arial" w:cs="Arial"/>
                    <w:color w:val="D13438"/>
                    <w:sz w:val="20"/>
                    <w:szCs w:val="20"/>
                    <w:u w:val="single"/>
                  </w:rPr>
                  <w:delText xml:space="preserve"> </w:delText>
                </w:r>
                <w:r w:rsidR="007A1D43" w:rsidRPr="7A9F947B" w:rsidDel="006447D5">
                  <w:rPr>
                    <w:rFonts w:ascii="Arial" w:eastAsia="Arial" w:hAnsi="Arial" w:cs="Arial"/>
                    <w:color w:val="343741"/>
                    <w:sz w:val="20"/>
                    <w:szCs w:val="20"/>
                    <w:highlight w:val="yellow"/>
                    <w:u w:val="single"/>
                  </w:rPr>
                  <w:delText>ZAIL engages affiliated entities within the Zurich Insurance Group to provide services in support of this insurance as permitted by applicable laws.</w:delText>
                </w:r>
                <w:r w:rsidR="007A1D43" w:rsidRPr="7A9F947B" w:rsidDel="006447D5">
                  <w:rPr>
                    <w:rFonts w:ascii="Arial" w:eastAsia="Arial" w:hAnsi="Arial" w:cs="Arial"/>
                    <w:color w:val="343741"/>
                    <w:sz w:val="20"/>
                    <w:szCs w:val="20"/>
                    <w:highlight w:val="yellow"/>
                  </w:rPr>
                  <w:delText> </w:delText>
                </w:r>
              </w:del>
            </w:ins>
          </w:p>
          <w:p w14:paraId="4ED03928" w14:textId="5B30240E" w:rsidR="0045311B" w:rsidDel="006447D5" w:rsidRDefault="0045311B">
            <w:pPr>
              <w:ind w:left="70" w:right="174" w:firstLine="0"/>
              <w:rPr>
                <w:del w:id="404" w:author="Santos, Stuart" w:date="2026-01-20T14:40:00Z" w16du:dateUtc="2026-01-20T19:40:00Z"/>
                <w:rFonts w:ascii="Arial" w:eastAsia="Arial" w:hAnsi="Arial" w:cs="Arial"/>
                <w:color w:val="343741"/>
                <w:sz w:val="20"/>
                <w:szCs w:val="20"/>
                <w:highlight w:val="yellow"/>
              </w:rPr>
            </w:pPr>
          </w:p>
          <w:p w14:paraId="252D837B" w14:textId="501FDC32" w:rsidR="0045311B" w:rsidDel="006447D5" w:rsidRDefault="00F806FF">
            <w:pPr>
              <w:ind w:left="70" w:right="174" w:firstLine="0"/>
              <w:rPr>
                <w:del w:id="405" w:author="Santos, Stuart" w:date="2026-01-20T14:40:00Z" w16du:dateUtc="2026-01-20T19:40:00Z"/>
                <w:rFonts w:ascii="Arial" w:eastAsia="Arial" w:hAnsi="Arial" w:cs="Arial"/>
                <w:color w:val="343741"/>
                <w:sz w:val="20"/>
                <w:szCs w:val="20"/>
                <w:highlight w:val="yellow"/>
              </w:rPr>
            </w:pPr>
            <w:del w:id="406" w:author="Santos, Stuart" w:date="2026-01-20T14:40:00Z" w16du:dateUtc="2026-01-20T19:40:00Z">
              <w:r w:rsidRPr="2AEEA772" w:rsidDel="006447D5">
                <w:rPr>
                  <w:rFonts w:ascii="Arial" w:eastAsia="Arial" w:hAnsi="Arial" w:cs="Arial"/>
                  <w:color w:val="343741"/>
                  <w:sz w:val="20"/>
                  <w:szCs w:val="20"/>
                  <w:highlight w:val="yellow"/>
                </w:rPr>
                <w:delText xml:space="preserve">Sent by </w:delText>
              </w:r>
            </w:del>
            <w:ins w:id="407" w:author="Eakins, Nicola" w:date="2025-11-13T18:17:00Z" w16du:dateUtc="2025-11-13T07:17:00Z">
              <w:del w:id="408" w:author="Santos, Stuart" w:date="2026-01-20T14:40:00Z" w16du:dateUtc="2026-01-20T19:40:00Z">
                <w:r w:rsidR="007A1D43" w:rsidDel="006447D5">
                  <w:rPr>
                    <w:rFonts w:ascii="Arial" w:eastAsia="Arial" w:hAnsi="Arial" w:cs="Arial"/>
                    <w:color w:val="343741"/>
                    <w:sz w:val="20"/>
                    <w:szCs w:val="20"/>
                    <w:highlight w:val="yellow"/>
                  </w:rPr>
                  <w:delText>ZAIL</w:delText>
                </w:r>
              </w:del>
            </w:ins>
            <w:del w:id="409" w:author="Santos, Stuart" w:date="2026-01-20T14:40:00Z" w16du:dateUtc="2026-01-20T19:40:00Z">
              <w:r w:rsidRPr="2AEEA772" w:rsidDel="006447D5">
                <w:rPr>
                  <w:rFonts w:ascii="Arial" w:eastAsia="Arial" w:hAnsi="Arial" w:cs="Arial"/>
                  <w:color w:val="343741"/>
                  <w:sz w:val="20"/>
                  <w:szCs w:val="20"/>
                  <w:highlight w:val="yellow"/>
                </w:rPr>
                <w:delText>Zurich Australian Insurance Limited, ABN 13 000 296 640, 118 Mount Street, North Sydney, NSW 2060, on behalf of Qantas Airways Limited (ABN 16 009 661 901), Australian headquarters: 10 Bourke Road, Mascot, NSW 2020.</w:delText>
              </w:r>
            </w:del>
          </w:p>
          <w:p w14:paraId="5E19D841" w14:textId="714F39F6" w:rsidR="0045311B" w:rsidDel="006447D5" w:rsidRDefault="0045311B">
            <w:pPr>
              <w:ind w:left="70" w:right="174" w:firstLine="0"/>
              <w:rPr>
                <w:del w:id="410" w:author="Santos, Stuart" w:date="2026-01-20T14:40:00Z" w16du:dateUtc="2026-01-20T19:40:00Z"/>
                <w:rFonts w:ascii="Arial" w:eastAsia="Arial" w:hAnsi="Arial" w:cs="Arial"/>
                <w:color w:val="343741"/>
                <w:sz w:val="20"/>
                <w:szCs w:val="20"/>
              </w:rPr>
            </w:pPr>
          </w:p>
        </w:tc>
        <w:tc>
          <w:tcPr>
            <w:tcW w:w="4275" w:type="dxa"/>
            <w:gridSpan w:val="2"/>
          </w:tcPr>
          <w:p w14:paraId="208A15E6" w14:textId="076F7D5E" w:rsidR="0045311B" w:rsidDel="006447D5" w:rsidRDefault="0045311B">
            <w:pPr>
              <w:rPr>
                <w:del w:id="411" w:author="Santos, Stuart" w:date="2026-01-20T14:40:00Z" w16du:dateUtc="2026-01-20T19:40:00Z"/>
                <w:rFonts w:ascii="Calibri" w:eastAsia="Calibri" w:hAnsi="Calibri" w:cs="Calibri"/>
                <w:color w:val="7030A0"/>
              </w:rPr>
            </w:pPr>
          </w:p>
        </w:tc>
      </w:tr>
      <w:tr w:rsidR="0045311B" w:rsidDel="006447D5" w14:paraId="1D311A62" w14:textId="0DD5A079" w:rsidTr="56457879">
        <w:trPr>
          <w:trHeight w:val="319"/>
          <w:del w:id="412" w:author="Santos, Stuart" w:date="2026-01-20T14:40:00Z" w16du:dateUtc="2026-01-20T19:40:00Z"/>
        </w:trPr>
        <w:tc>
          <w:tcPr>
            <w:tcW w:w="21825" w:type="dxa"/>
            <w:gridSpan w:val="5"/>
            <w:shd w:val="clear" w:color="auto" w:fill="C9DAF8"/>
          </w:tcPr>
          <w:p w14:paraId="26D6E58D" w14:textId="26D67F12" w:rsidR="0045311B" w:rsidDel="006447D5" w:rsidRDefault="00F806FF">
            <w:pPr>
              <w:pStyle w:val="Heading1"/>
              <w:ind w:left="0" w:firstLine="0"/>
              <w:rPr>
                <w:del w:id="413" w:author="Santos, Stuart" w:date="2026-01-20T14:40:00Z" w16du:dateUtc="2026-01-20T19:40:00Z"/>
                <w:rFonts w:ascii="Arial" w:eastAsia="Arial" w:hAnsi="Arial" w:cs="Arial"/>
                <w:sz w:val="20"/>
                <w:szCs w:val="20"/>
              </w:rPr>
            </w:pPr>
            <w:bookmarkStart w:id="414" w:name="_heading=h.p0uhn6f6m6u8" w:colFirst="0" w:colLast="0"/>
            <w:bookmarkEnd w:id="414"/>
            <w:del w:id="415" w:author="Santos, Stuart" w:date="2026-01-20T14:40:00Z" w16du:dateUtc="2026-01-20T19:40:00Z">
              <w:r w:rsidDel="006447D5">
                <w:rPr>
                  <w:rFonts w:ascii="Arial" w:eastAsia="Arial" w:hAnsi="Arial" w:cs="Arial"/>
                  <w:sz w:val="20"/>
                  <w:szCs w:val="20"/>
                </w:rPr>
                <w:delText xml:space="preserve">Use Points Payment Failed Email (Service) </w:delText>
              </w:r>
            </w:del>
          </w:p>
        </w:tc>
      </w:tr>
      <w:tr w:rsidR="0045311B" w:rsidDel="006447D5" w14:paraId="6543163A" w14:textId="60D8413F" w:rsidTr="56457879">
        <w:trPr>
          <w:del w:id="416" w:author="Santos, Stuart" w:date="2026-01-20T14:40:00Z" w16du:dateUtc="2026-01-20T19:40:00Z"/>
        </w:trPr>
        <w:tc>
          <w:tcPr>
            <w:tcW w:w="3000" w:type="dxa"/>
            <w:gridSpan w:val="2"/>
          </w:tcPr>
          <w:p w14:paraId="7FCDD200" w14:textId="7AB88CCA" w:rsidR="0045311B" w:rsidDel="006447D5" w:rsidRDefault="00F806FF">
            <w:pPr>
              <w:ind w:left="0" w:firstLine="0"/>
              <w:rPr>
                <w:del w:id="417" w:author="Santos, Stuart" w:date="2026-01-20T14:40:00Z" w16du:dateUtc="2026-01-20T19:40:00Z"/>
                <w:rFonts w:ascii="Arial" w:eastAsia="Arial" w:hAnsi="Arial" w:cs="Arial"/>
                <w:sz w:val="20"/>
                <w:szCs w:val="20"/>
              </w:rPr>
            </w:pPr>
            <w:del w:id="418" w:author="Santos, Stuart" w:date="2026-01-20T14:40:00Z" w16du:dateUtc="2026-01-20T19:40:00Z">
              <w:r w:rsidDel="006447D5">
                <w:rPr>
                  <w:rFonts w:ascii="Arial" w:eastAsia="Arial" w:hAnsi="Arial" w:cs="Arial"/>
                  <w:b/>
                  <w:sz w:val="20"/>
                  <w:szCs w:val="20"/>
                </w:rPr>
                <w:delText>ZAIL owned / managed</w:delText>
              </w:r>
            </w:del>
          </w:p>
          <w:p w14:paraId="15FE573E" w14:textId="14FE1826" w:rsidR="0045311B" w:rsidDel="006447D5" w:rsidRDefault="0045311B">
            <w:pPr>
              <w:rPr>
                <w:del w:id="419" w:author="Santos, Stuart" w:date="2026-01-20T14:40:00Z" w16du:dateUtc="2026-01-20T19:40:00Z"/>
                <w:rFonts w:ascii="Arial" w:eastAsia="Arial" w:hAnsi="Arial" w:cs="Arial"/>
                <w:sz w:val="20"/>
                <w:szCs w:val="20"/>
              </w:rPr>
            </w:pPr>
          </w:p>
          <w:p w14:paraId="5965A822" w14:textId="266D6B4C" w:rsidR="0045311B" w:rsidDel="006447D5" w:rsidRDefault="00F806FF">
            <w:pPr>
              <w:ind w:left="0" w:firstLine="0"/>
              <w:rPr>
                <w:del w:id="420" w:author="Santos, Stuart" w:date="2026-01-20T14:40:00Z" w16du:dateUtc="2026-01-20T19:40:00Z"/>
                <w:rFonts w:ascii="Arial" w:eastAsia="Arial" w:hAnsi="Arial" w:cs="Arial"/>
                <w:sz w:val="20"/>
                <w:szCs w:val="20"/>
              </w:rPr>
            </w:pPr>
            <w:del w:id="421" w:author="Santos, Stuart" w:date="2026-01-20T14:40:00Z" w16du:dateUtc="2026-01-20T19:40:00Z">
              <w:r w:rsidDel="006447D5">
                <w:rPr>
                  <w:rFonts w:ascii="Arial" w:eastAsia="Arial" w:hAnsi="Arial" w:cs="Arial"/>
                  <w:sz w:val="20"/>
                  <w:szCs w:val="20"/>
                </w:rPr>
                <w:delText xml:space="preserve">Timing: 24 hours from a PWP issuance failure </w:delText>
              </w:r>
            </w:del>
          </w:p>
          <w:p w14:paraId="2BF00C8D" w14:textId="4EBA03DF" w:rsidR="0045311B" w:rsidDel="006447D5" w:rsidRDefault="0045311B">
            <w:pPr>
              <w:ind w:left="360" w:firstLine="0"/>
              <w:rPr>
                <w:del w:id="422" w:author="Santos, Stuart" w:date="2026-01-20T14:40:00Z" w16du:dateUtc="2026-01-20T19:40:00Z"/>
                <w:rFonts w:ascii="Arial" w:eastAsia="Arial" w:hAnsi="Arial" w:cs="Arial"/>
                <w:sz w:val="20"/>
                <w:szCs w:val="20"/>
              </w:rPr>
            </w:pPr>
          </w:p>
          <w:p w14:paraId="331E3BCA" w14:textId="3B8B1E08" w:rsidR="0045311B" w:rsidDel="006447D5" w:rsidRDefault="00F806FF">
            <w:pPr>
              <w:ind w:left="0" w:firstLine="0"/>
              <w:rPr>
                <w:del w:id="423" w:author="Santos, Stuart" w:date="2026-01-20T14:40:00Z" w16du:dateUtc="2026-01-20T19:40:00Z"/>
                <w:rFonts w:ascii="Arial" w:eastAsia="Arial" w:hAnsi="Arial" w:cs="Arial"/>
                <w:sz w:val="20"/>
                <w:szCs w:val="20"/>
              </w:rPr>
            </w:pPr>
            <w:del w:id="424" w:author="Santos, Stuart" w:date="2026-01-20T14:40:00Z" w16du:dateUtc="2026-01-20T19:40:00Z">
              <w:r w:rsidDel="006447D5">
                <w:rPr>
                  <w:rFonts w:ascii="Arial" w:eastAsia="Arial" w:hAnsi="Arial" w:cs="Arial"/>
                  <w:sz w:val="20"/>
                  <w:szCs w:val="20"/>
                </w:rPr>
                <w:delText>Description: PWP payments via the integrated airline funnel are not confirmed immediately at point of sale, rather they are batch processed generally within 15mins of the booking. Therefore, the PWP payment could fail due to insufficient points balance (i.e. they use their points balance in the 15mins between booking and the payment processed or due to system processing failure on Qantas side.</w:delText>
              </w:r>
            </w:del>
          </w:p>
          <w:p w14:paraId="29E88190" w14:textId="630BDF56" w:rsidR="0045311B" w:rsidDel="006447D5" w:rsidRDefault="0045311B">
            <w:pPr>
              <w:pStyle w:val="Heading1"/>
              <w:keepNext w:val="0"/>
              <w:keepLines w:val="0"/>
              <w:rPr>
                <w:del w:id="425" w:author="Santos, Stuart" w:date="2026-01-20T14:40:00Z" w16du:dateUtc="2026-01-20T19:40:00Z"/>
                <w:rFonts w:ascii="Arial" w:eastAsia="Arial" w:hAnsi="Arial" w:cs="Arial"/>
                <w:b w:val="0"/>
                <w:sz w:val="20"/>
                <w:szCs w:val="20"/>
              </w:rPr>
            </w:pPr>
            <w:bookmarkStart w:id="426" w:name="_heading=h.3rdcrjn" w:colFirst="0" w:colLast="0"/>
            <w:bookmarkEnd w:id="426"/>
          </w:p>
          <w:p w14:paraId="57BF283C" w14:textId="5983DC8D" w:rsidR="0045311B" w:rsidDel="006447D5" w:rsidRDefault="0045311B">
            <w:pPr>
              <w:pStyle w:val="Heading1"/>
              <w:keepNext w:val="0"/>
              <w:keepLines w:val="0"/>
              <w:rPr>
                <w:del w:id="427" w:author="Santos, Stuart" w:date="2026-01-20T14:40:00Z" w16du:dateUtc="2026-01-20T19:40:00Z"/>
                <w:rFonts w:ascii="Arial" w:eastAsia="Arial" w:hAnsi="Arial" w:cs="Arial"/>
                <w:b w:val="0"/>
                <w:sz w:val="20"/>
                <w:szCs w:val="20"/>
              </w:rPr>
            </w:pPr>
            <w:bookmarkStart w:id="428" w:name="_heading=h.o6jpgqmz1efh" w:colFirst="0" w:colLast="0"/>
            <w:bookmarkEnd w:id="428"/>
          </w:p>
        </w:tc>
        <w:tc>
          <w:tcPr>
            <w:tcW w:w="14550" w:type="dxa"/>
          </w:tcPr>
          <w:p w14:paraId="5B77651B" w14:textId="602A64CE" w:rsidR="0045311B" w:rsidDel="006447D5" w:rsidRDefault="00F806FF">
            <w:pPr>
              <w:ind w:left="0" w:firstLine="0"/>
              <w:rPr>
                <w:del w:id="429" w:author="Santos, Stuart" w:date="2026-01-20T14:40:00Z" w16du:dateUtc="2026-01-20T19:40:00Z"/>
                <w:rFonts w:ascii="Arial" w:eastAsia="Arial" w:hAnsi="Arial" w:cs="Arial"/>
                <w:sz w:val="20"/>
                <w:szCs w:val="20"/>
              </w:rPr>
            </w:pPr>
            <w:bookmarkStart w:id="430" w:name="_heading=h.lnxbz9" w:colFirst="0" w:colLast="0"/>
            <w:bookmarkStart w:id="431" w:name="_heading=h.vtmiz7wnadbm" w:colFirst="0" w:colLast="0"/>
            <w:bookmarkEnd w:id="430"/>
            <w:bookmarkEnd w:id="431"/>
            <w:del w:id="432" w:author="Santos, Stuart" w:date="2026-01-20T14:40:00Z" w16du:dateUtc="2026-01-20T19:40:00Z">
              <w:r w:rsidDel="006447D5">
                <w:rPr>
                  <w:noProof/>
                </w:rPr>
                <w:drawing>
                  <wp:anchor distT="0" distB="0" distL="0" distR="0" simplePos="0" relativeHeight="251658249" behindDoc="0" locked="0" layoutInCell="1" hidden="0" allowOverlap="1" wp14:anchorId="004D5BBA" wp14:editId="004D5BBB">
                    <wp:simplePos x="0" y="0"/>
                    <wp:positionH relativeFrom="column">
                      <wp:posOffset>-38098</wp:posOffset>
                    </wp:positionH>
                    <wp:positionV relativeFrom="paragraph">
                      <wp:posOffset>132029</wp:posOffset>
                    </wp:positionV>
                    <wp:extent cx="5718175" cy="682625"/>
                    <wp:effectExtent l="0" t="0" r="0" b="0"/>
                    <wp:wrapSquare wrapText="bothSides" distT="0" distB="0" distL="0" distR="0"/>
                    <wp:docPr id="14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718175" cy="682625"/>
                            </a:xfrm>
                            <a:prstGeom prst="rect">
                              <a:avLst/>
                            </a:prstGeom>
                            <a:ln/>
                          </pic:spPr>
                        </pic:pic>
                      </a:graphicData>
                    </a:graphic>
                  </wp:anchor>
                </w:drawing>
              </w:r>
            </w:del>
          </w:p>
          <w:p w14:paraId="0E6E9873" w14:textId="556A1B96" w:rsidR="0045311B" w:rsidDel="006447D5" w:rsidRDefault="0045311B">
            <w:pPr>
              <w:jc w:val="center"/>
              <w:rPr>
                <w:del w:id="433" w:author="Santos, Stuart" w:date="2026-01-20T14:40:00Z" w16du:dateUtc="2026-01-20T19:40:00Z"/>
                <w:rFonts w:ascii="Arial" w:eastAsia="Arial" w:hAnsi="Arial" w:cs="Arial"/>
                <w:sz w:val="20"/>
                <w:szCs w:val="20"/>
              </w:rPr>
            </w:pPr>
          </w:p>
          <w:p w14:paraId="43DB2CDF" w14:textId="62B120C8" w:rsidR="0045311B" w:rsidDel="006447D5" w:rsidRDefault="0045311B">
            <w:pPr>
              <w:ind w:left="0" w:firstLine="0"/>
              <w:rPr>
                <w:del w:id="434" w:author="Santos, Stuart" w:date="2026-01-20T14:40:00Z" w16du:dateUtc="2026-01-20T19:40:00Z"/>
                <w:rFonts w:ascii="Arial" w:eastAsia="Arial" w:hAnsi="Arial" w:cs="Arial"/>
                <w:sz w:val="20"/>
                <w:szCs w:val="20"/>
              </w:rPr>
            </w:pPr>
            <w:bookmarkStart w:id="435" w:name="_heading=h.bkgfgkux5chs" w:colFirst="0" w:colLast="0"/>
            <w:bookmarkEnd w:id="435"/>
          </w:p>
          <w:p w14:paraId="4A555096" w14:textId="404389F3" w:rsidR="0045311B" w:rsidDel="006447D5" w:rsidRDefault="0045311B">
            <w:pPr>
              <w:ind w:left="0" w:firstLine="0"/>
              <w:rPr>
                <w:del w:id="436" w:author="Santos, Stuart" w:date="2026-01-20T14:40:00Z" w16du:dateUtc="2026-01-20T19:40:00Z"/>
                <w:rFonts w:ascii="Arial" w:eastAsia="Arial" w:hAnsi="Arial" w:cs="Arial"/>
                <w:sz w:val="20"/>
                <w:szCs w:val="20"/>
              </w:rPr>
            </w:pPr>
          </w:p>
          <w:p w14:paraId="460161B5" w14:textId="7A0FFB54" w:rsidR="0045311B" w:rsidDel="006447D5" w:rsidRDefault="0045311B">
            <w:pPr>
              <w:ind w:left="0" w:firstLine="0"/>
              <w:rPr>
                <w:del w:id="437" w:author="Santos, Stuart" w:date="2026-01-20T14:40:00Z" w16du:dateUtc="2026-01-20T19:40:00Z"/>
                <w:rFonts w:ascii="Arial" w:eastAsia="Arial" w:hAnsi="Arial" w:cs="Arial"/>
                <w:sz w:val="20"/>
                <w:szCs w:val="20"/>
              </w:rPr>
            </w:pPr>
          </w:p>
          <w:p w14:paraId="3E0E4714" w14:textId="5229AD5E" w:rsidR="0045311B" w:rsidDel="006447D5" w:rsidRDefault="0045311B">
            <w:pPr>
              <w:ind w:left="0" w:firstLine="0"/>
              <w:rPr>
                <w:del w:id="438" w:author="Santos, Stuart" w:date="2026-01-20T14:40:00Z" w16du:dateUtc="2026-01-20T19:40:00Z"/>
                <w:rFonts w:ascii="Arial" w:eastAsia="Arial" w:hAnsi="Arial" w:cs="Arial"/>
                <w:sz w:val="20"/>
                <w:szCs w:val="20"/>
              </w:rPr>
            </w:pPr>
          </w:p>
          <w:p w14:paraId="44C99A70" w14:textId="4C82F39E" w:rsidR="0045311B" w:rsidDel="006447D5" w:rsidRDefault="00F806FF">
            <w:pPr>
              <w:ind w:left="0" w:firstLine="0"/>
              <w:rPr>
                <w:del w:id="439" w:author="Santos, Stuart" w:date="2026-01-20T14:40:00Z" w16du:dateUtc="2026-01-20T19:40:00Z"/>
                <w:rFonts w:ascii="Arial" w:eastAsia="Arial" w:hAnsi="Arial" w:cs="Arial"/>
                <w:sz w:val="20"/>
                <w:szCs w:val="20"/>
              </w:rPr>
            </w:pPr>
            <w:del w:id="440" w:author="Santos, Stuart" w:date="2026-01-20T14:40:00Z" w16du:dateUtc="2026-01-20T19:40:00Z">
              <w:r w:rsidDel="006447D5">
                <w:rPr>
                  <w:rFonts w:ascii="Arial" w:eastAsia="Arial" w:hAnsi="Arial" w:cs="Arial"/>
                  <w:sz w:val="20"/>
                  <w:szCs w:val="20"/>
                </w:rPr>
                <w:delText xml:space="preserve">Hi {{First Name}}, </w:delText>
              </w:r>
              <w:r w:rsidDel="006447D5">
                <w:rPr>
                  <w:rFonts w:ascii="Arial" w:eastAsia="Arial" w:hAnsi="Arial" w:cs="Arial"/>
                  <w:sz w:val="20"/>
                  <w:szCs w:val="20"/>
                </w:rPr>
                <w:br/>
              </w:r>
              <w:r w:rsidDel="006447D5">
                <w:rPr>
                  <w:rFonts w:ascii="Arial" w:eastAsia="Arial" w:hAnsi="Arial" w:cs="Arial"/>
                  <w:sz w:val="20"/>
                  <w:szCs w:val="20"/>
                </w:rPr>
                <w:br/>
                <w:delText xml:space="preserve">We’re writing to let you know that due to a difficulty processing your transaction, we’re unable to issue your travel insurance policy. </w:delText>
              </w:r>
            </w:del>
          </w:p>
          <w:p w14:paraId="0536A22B" w14:textId="56C8DA13" w:rsidR="0045311B" w:rsidDel="006447D5" w:rsidRDefault="0045311B">
            <w:pPr>
              <w:rPr>
                <w:del w:id="441" w:author="Santos, Stuart" w:date="2026-01-20T14:40:00Z" w16du:dateUtc="2026-01-20T19:40:00Z"/>
                <w:rFonts w:ascii="Arial" w:eastAsia="Arial" w:hAnsi="Arial" w:cs="Arial"/>
                <w:sz w:val="20"/>
                <w:szCs w:val="20"/>
              </w:rPr>
            </w:pPr>
          </w:p>
          <w:p w14:paraId="1BF7F92E" w14:textId="4A996AE7" w:rsidR="0045311B" w:rsidDel="006447D5" w:rsidRDefault="00F806FF">
            <w:pPr>
              <w:ind w:left="0" w:firstLine="0"/>
              <w:rPr>
                <w:del w:id="442" w:author="Santos, Stuart" w:date="2026-01-20T14:40:00Z" w16du:dateUtc="2026-01-20T19:40:00Z"/>
                <w:rFonts w:ascii="Arial" w:eastAsia="Arial" w:hAnsi="Arial" w:cs="Arial"/>
                <w:sz w:val="20"/>
                <w:szCs w:val="20"/>
              </w:rPr>
            </w:pPr>
            <w:del w:id="443" w:author="Santos, Stuart" w:date="2026-01-20T14:40:00Z" w16du:dateUtc="2026-01-20T19:40:00Z">
              <w:r w:rsidDel="006447D5">
                <w:rPr>
                  <w:rFonts w:ascii="Arial" w:eastAsia="Arial" w:hAnsi="Arial" w:cs="Arial"/>
                  <w:b/>
                  <w:sz w:val="20"/>
                  <w:szCs w:val="20"/>
                </w:rPr>
                <w:delText xml:space="preserve">Destination:    </w:delText>
              </w:r>
              <w:r w:rsidDel="006447D5">
                <w:rPr>
                  <w:rFonts w:ascii="Arial" w:eastAsia="Arial" w:hAnsi="Arial" w:cs="Arial"/>
                  <w:sz w:val="20"/>
                  <w:szCs w:val="20"/>
                </w:rPr>
                <w:delText xml:space="preserve"> {{Departure city}} - {{Destination city}}</w:delText>
              </w:r>
            </w:del>
          </w:p>
          <w:p w14:paraId="131F1DF9" w14:textId="08CCA4E3" w:rsidR="0045311B" w:rsidDel="006447D5" w:rsidRDefault="00F806FF">
            <w:pPr>
              <w:ind w:left="0" w:firstLine="0"/>
              <w:rPr>
                <w:del w:id="444" w:author="Santos, Stuart" w:date="2026-01-20T14:40:00Z" w16du:dateUtc="2026-01-20T19:40:00Z"/>
                <w:rFonts w:ascii="Arial" w:eastAsia="Arial" w:hAnsi="Arial" w:cs="Arial"/>
                <w:sz w:val="20"/>
                <w:szCs w:val="20"/>
              </w:rPr>
            </w:pPr>
            <w:del w:id="445" w:author="Santos, Stuart" w:date="2026-01-20T14:40:00Z" w16du:dateUtc="2026-01-20T19:40:00Z">
              <w:r w:rsidDel="006447D5">
                <w:rPr>
                  <w:rFonts w:ascii="Arial" w:eastAsia="Arial" w:hAnsi="Arial" w:cs="Arial"/>
                  <w:b/>
                  <w:sz w:val="20"/>
                  <w:szCs w:val="20"/>
                </w:rPr>
                <w:delText xml:space="preserve">Policy dates:   </w:delText>
              </w:r>
              <w:r w:rsidDel="006447D5">
                <w:rPr>
                  <w:rFonts w:ascii="Arial" w:eastAsia="Arial" w:hAnsi="Arial" w:cs="Arial"/>
                  <w:sz w:val="20"/>
                  <w:szCs w:val="20"/>
                </w:rPr>
                <w:delText>{{Departure Date}} - {{Return Date}}</w:delText>
              </w:r>
            </w:del>
          </w:p>
          <w:p w14:paraId="2BCD9F24" w14:textId="2DDE5C93" w:rsidR="0045311B" w:rsidDel="006447D5" w:rsidRDefault="0045311B">
            <w:pPr>
              <w:rPr>
                <w:del w:id="446" w:author="Santos, Stuart" w:date="2026-01-20T14:40:00Z" w16du:dateUtc="2026-01-20T19:40:00Z"/>
                <w:rFonts w:ascii="Arial" w:eastAsia="Arial" w:hAnsi="Arial" w:cs="Arial"/>
                <w:sz w:val="20"/>
                <w:szCs w:val="20"/>
              </w:rPr>
            </w:pPr>
          </w:p>
          <w:p w14:paraId="0A5EFF13" w14:textId="1B4358B5" w:rsidR="0045311B" w:rsidDel="006447D5" w:rsidRDefault="00F806FF">
            <w:pPr>
              <w:ind w:left="0" w:firstLine="0"/>
              <w:rPr>
                <w:del w:id="447" w:author="Santos, Stuart" w:date="2026-01-20T14:40:00Z" w16du:dateUtc="2026-01-20T19:40:00Z"/>
                <w:rFonts w:ascii="Arial" w:eastAsia="Arial" w:hAnsi="Arial" w:cs="Arial"/>
                <w:sz w:val="20"/>
                <w:szCs w:val="20"/>
              </w:rPr>
            </w:pPr>
            <w:del w:id="448" w:author="Santos, Stuart" w:date="2026-01-20T14:40:00Z" w16du:dateUtc="2026-01-20T19:40:00Z">
              <w:r w:rsidDel="006447D5">
                <w:rPr>
                  <w:rFonts w:ascii="Arial" w:eastAsia="Arial" w:hAnsi="Arial" w:cs="Arial"/>
                  <w:sz w:val="20"/>
                  <w:szCs w:val="20"/>
                </w:rPr>
                <w:delText xml:space="preserve">To ensure you have cover during your trip, we suggest you use the following link or call </w:delText>
              </w:r>
              <w:r w:rsidDel="006447D5">
                <w:fldChar w:fldCharType="begin"/>
              </w:r>
              <w:r w:rsidDel="006447D5">
                <w:delInstrText>HYPERLINK "tel:134960" \h</w:delInstrText>
              </w:r>
              <w:r w:rsidDel="006447D5">
                <w:fldChar w:fldCharType="separate"/>
              </w:r>
              <w:r w:rsidDel="006447D5">
                <w:rPr>
                  <w:rFonts w:ascii="Arial" w:eastAsia="Arial" w:hAnsi="Arial" w:cs="Arial"/>
                  <w:color w:val="E40000"/>
                  <w:sz w:val="20"/>
                  <w:szCs w:val="20"/>
                  <w:u w:val="single"/>
                </w:rPr>
                <w:delText>13 49 60</w:delText>
              </w:r>
              <w:r w:rsidDel="006447D5">
                <w:fldChar w:fldCharType="end"/>
              </w:r>
              <w:r w:rsidDel="006447D5">
                <w:rPr>
                  <w:rFonts w:ascii="Arial" w:eastAsia="Arial" w:hAnsi="Arial" w:cs="Arial"/>
                  <w:sz w:val="20"/>
                  <w:szCs w:val="20"/>
                </w:rPr>
                <w:delText xml:space="preserve"> to purchase travel insurance using your debit or credit card.</w:delText>
              </w:r>
            </w:del>
          </w:p>
          <w:p w14:paraId="796C2AF4" w14:textId="01AEE35C" w:rsidR="0045311B" w:rsidDel="006447D5" w:rsidRDefault="0045311B">
            <w:pPr>
              <w:ind w:left="0" w:firstLine="0"/>
              <w:rPr>
                <w:del w:id="449" w:author="Santos, Stuart" w:date="2026-01-20T14:40:00Z" w16du:dateUtc="2026-01-20T19:40:00Z"/>
                <w:rFonts w:ascii="Arial" w:eastAsia="Arial" w:hAnsi="Arial" w:cs="Arial"/>
                <w:sz w:val="20"/>
                <w:szCs w:val="20"/>
              </w:rPr>
            </w:pPr>
          </w:p>
          <w:p w14:paraId="45B8D58A" w14:textId="484538FC" w:rsidR="0045311B" w:rsidDel="006447D5" w:rsidRDefault="00F806FF">
            <w:pPr>
              <w:ind w:left="0" w:firstLine="0"/>
              <w:rPr>
                <w:del w:id="450" w:author="Santos, Stuart" w:date="2026-01-20T14:40:00Z" w16du:dateUtc="2026-01-20T19:40:00Z"/>
                <w:rFonts w:ascii="Arial" w:eastAsia="Arial" w:hAnsi="Arial" w:cs="Arial"/>
                <w:color w:val="FF0000"/>
                <w:sz w:val="20"/>
                <w:szCs w:val="20"/>
              </w:rPr>
            </w:pPr>
            <w:del w:id="451" w:author="Santos, Stuart" w:date="2026-01-20T14:40:00Z" w16du:dateUtc="2026-01-20T19:40:00Z">
              <w:r w:rsidDel="006447D5">
                <w:rPr>
                  <w:rFonts w:ascii="Arial" w:eastAsia="Arial" w:hAnsi="Arial" w:cs="Arial"/>
                  <w:sz w:val="20"/>
                  <w:szCs w:val="20"/>
                </w:rPr>
                <w:delText xml:space="preserve">CTA button: </w:delText>
              </w:r>
              <w:r w:rsidDel="006447D5">
                <w:fldChar w:fldCharType="begin"/>
              </w:r>
              <w:r w:rsidDel="006447D5">
                <w:delInstrText>HYPERLINK "https://travel.insurance.qantas.com/" \h</w:delInstrText>
              </w:r>
              <w:r w:rsidDel="006447D5">
                <w:fldChar w:fldCharType="separate"/>
              </w:r>
              <w:r w:rsidDel="006447D5">
                <w:rPr>
                  <w:rFonts w:ascii="Arial" w:eastAsia="Arial" w:hAnsi="Arial" w:cs="Arial"/>
                  <w:color w:val="1155CC"/>
                  <w:sz w:val="20"/>
                  <w:szCs w:val="20"/>
                  <w:u w:val="single"/>
                </w:rPr>
                <w:delText>{{Buy Policy Now}}</w:delText>
              </w:r>
              <w:r w:rsidDel="006447D5">
                <w:fldChar w:fldCharType="end"/>
              </w:r>
              <w:r w:rsidDel="006447D5">
                <w:rPr>
                  <w:rFonts w:ascii="Arial" w:eastAsia="Arial" w:hAnsi="Arial" w:cs="Arial"/>
                  <w:color w:val="FF0000"/>
                  <w:sz w:val="20"/>
                  <w:szCs w:val="20"/>
                </w:rPr>
                <w:delText xml:space="preserve"> {{Call 13 49 60}}</w:delText>
              </w:r>
            </w:del>
          </w:p>
          <w:p w14:paraId="5EE4F58F" w14:textId="22A7FA69" w:rsidR="0045311B" w:rsidDel="006447D5" w:rsidRDefault="0045311B">
            <w:pPr>
              <w:ind w:left="0" w:firstLine="0"/>
              <w:rPr>
                <w:del w:id="452" w:author="Santos, Stuart" w:date="2026-01-20T14:40:00Z" w16du:dateUtc="2026-01-20T19:40:00Z"/>
                <w:rFonts w:ascii="Arial" w:eastAsia="Arial" w:hAnsi="Arial" w:cs="Arial"/>
                <w:color w:val="FF0000"/>
                <w:sz w:val="20"/>
                <w:szCs w:val="20"/>
              </w:rPr>
            </w:pPr>
          </w:p>
          <w:p w14:paraId="10AD5468" w14:textId="6C290547" w:rsidR="0045311B" w:rsidDel="006447D5" w:rsidRDefault="00F806FF">
            <w:pPr>
              <w:jc w:val="center"/>
              <w:rPr>
                <w:del w:id="453" w:author="Santos, Stuart" w:date="2026-01-20T14:40:00Z" w16du:dateUtc="2026-01-20T19:40:00Z"/>
                <w:rFonts w:ascii="Arial" w:eastAsia="Arial" w:hAnsi="Arial" w:cs="Arial"/>
                <w:color w:val="FF0000"/>
                <w:sz w:val="20"/>
                <w:szCs w:val="20"/>
              </w:rPr>
            </w:pPr>
            <w:del w:id="454" w:author="Santos, Stuart" w:date="2026-01-20T14:40:00Z" w16du:dateUtc="2026-01-20T19:40:00Z">
              <w:r w:rsidDel="006447D5">
                <w:rPr>
                  <w:rFonts w:ascii="Arial" w:eastAsia="Arial" w:hAnsi="Arial" w:cs="Arial"/>
                  <w:i/>
                  <w:sz w:val="20"/>
                  <w:szCs w:val="20"/>
                </w:rPr>
                <w:delText>This is an auto generated email, please do not reply.</w:delText>
              </w:r>
            </w:del>
          </w:p>
          <w:p w14:paraId="648BCB02" w14:textId="7CBC5C1E" w:rsidR="0045311B" w:rsidDel="006447D5" w:rsidRDefault="0045311B">
            <w:pPr>
              <w:ind w:left="0" w:firstLine="0"/>
              <w:rPr>
                <w:del w:id="455" w:author="Santos, Stuart" w:date="2026-01-20T14:40:00Z" w16du:dateUtc="2026-01-20T19:40:00Z"/>
                <w:rFonts w:ascii="Arial" w:eastAsia="Arial" w:hAnsi="Arial" w:cs="Arial"/>
                <w:color w:val="FF0000"/>
                <w:sz w:val="20"/>
                <w:szCs w:val="20"/>
              </w:rPr>
            </w:pPr>
          </w:p>
          <w:p w14:paraId="61F7F287" w14:textId="47773603" w:rsidR="0045311B" w:rsidDel="006447D5" w:rsidRDefault="00F806FF">
            <w:pPr>
              <w:spacing w:line="276" w:lineRule="auto"/>
              <w:ind w:left="0" w:firstLine="0"/>
              <w:rPr>
                <w:del w:id="456" w:author="Santos, Stuart" w:date="2026-01-20T14:40:00Z" w16du:dateUtc="2026-01-20T19:40:00Z"/>
                <w:rFonts w:ascii="Arial" w:eastAsia="Arial" w:hAnsi="Arial" w:cs="Arial"/>
                <w:color w:val="434343"/>
                <w:sz w:val="20"/>
                <w:szCs w:val="20"/>
                <w:highlight w:val="yellow"/>
              </w:rPr>
            </w:pPr>
            <w:del w:id="457" w:author="Santos, Stuart" w:date="2026-01-20T14:40:00Z" w16du:dateUtc="2026-01-20T19:40:00Z">
              <w:r w:rsidRPr="2AEEA772" w:rsidDel="006447D5">
                <w:rPr>
                  <w:rFonts w:ascii="Arial" w:eastAsia="Arial" w:hAnsi="Arial" w:cs="Arial"/>
                  <w:color w:val="434343"/>
                  <w:sz w:val="20"/>
                  <w:szCs w:val="20"/>
                  <w:highlight w:val="yellow"/>
                </w:rPr>
                <w:delText>Qantas Travel Insurance is issued by Zurich Australian Insurance Limited, ABN 13 000 296 640, AFSL 232507 (“ZAIL”). Qantas Airways Limited</w:delText>
              </w:r>
            </w:del>
            <w:ins w:id="458" w:author="Raphaella Han" w:date="2025-11-26T01:45:00Z">
              <w:del w:id="459" w:author="Santos, Stuart" w:date="2026-01-20T14:40:00Z" w16du:dateUtc="2026-01-20T19:40:00Z">
                <w:r w:rsidR="48AAB2AD" w:rsidRPr="2AEEA772" w:rsidDel="006447D5">
                  <w:rPr>
                    <w:rFonts w:ascii="Arial" w:eastAsia="Arial" w:hAnsi="Arial" w:cs="Arial"/>
                    <w:color w:val="434343"/>
                    <w:sz w:val="20"/>
                    <w:szCs w:val="20"/>
                    <w:highlight w:val="yellow"/>
                  </w:rPr>
                  <w:delText>,</w:delText>
                </w:r>
              </w:del>
            </w:ins>
            <w:ins w:id="460" w:author="Eakins, Nicola" w:date="2025-10-02T04:13:00Z">
              <w:del w:id="461" w:author="Santos, Stuart" w:date="2026-01-20T14:40:00Z" w16du:dateUtc="2026-01-20T19:40:00Z">
                <w:r w:rsidR="1FA524F5" w:rsidRPr="7A9F947B" w:rsidDel="006447D5">
                  <w:rPr>
                    <w:rFonts w:ascii="Arial" w:eastAsia="Arial" w:hAnsi="Arial" w:cs="Arial"/>
                    <w:color w:val="434343"/>
                    <w:sz w:val="20"/>
                    <w:szCs w:val="20"/>
                    <w:highlight w:val="yellow"/>
                  </w:rPr>
                  <w:delText xml:space="preserve"> ABN 16 009 661 901 (“Qantas”)</w:delText>
                </w:r>
              </w:del>
            </w:ins>
            <w:ins w:id="462" w:author="Raphaella Han" w:date="2025-11-26T01:45:00Z">
              <w:del w:id="463" w:author="Santos, Stuart" w:date="2026-01-20T14:40:00Z" w16du:dateUtc="2026-01-20T19:40:00Z">
                <w:r w:rsidR="00B8ADF7" w:rsidRPr="7A9F947B" w:rsidDel="006447D5">
                  <w:rPr>
                    <w:rFonts w:ascii="Arial" w:eastAsia="Arial" w:hAnsi="Arial" w:cs="Arial"/>
                    <w:color w:val="434343"/>
                    <w:sz w:val="20"/>
                    <w:szCs w:val="20"/>
                    <w:highlight w:val="yellow"/>
                  </w:rPr>
                  <w:delText>,</w:delText>
                </w:r>
              </w:del>
            </w:ins>
            <w:del w:id="464" w:author="Santos, Stuart" w:date="2026-01-20T14:40:00Z" w16du:dateUtc="2026-01-20T19:40:00Z">
              <w:r w:rsidRPr="2AEEA772" w:rsidDel="006447D5">
                <w:rPr>
                  <w:rFonts w:ascii="Arial" w:eastAsia="Arial" w:hAnsi="Arial" w:cs="Arial"/>
                  <w:color w:val="434343"/>
                  <w:sz w:val="20"/>
                  <w:szCs w:val="20"/>
                  <w:highlight w:val="yellow"/>
                </w:rPr>
                <w:delText xml:space="preserve"> is an authorised representative (AR 261363) of ZAIL. This information is general in nature only and has been prepared without taking into account your objectives, financial situation or needs. You should consider whether the advice is suitable for you and your personal circumstances. Before making any decision to buy the travel insurance, you should read the </w:delText>
              </w:r>
              <w:r w:rsidDel="006447D5">
                <w:fldChar w:fldCharType="begin"/>
              </w:r>
              <w:r w:rsidDel="006447D5">
                <w:delInstrText>HYPERLINK "https://insurance.qantas.com/policy-documents/travel-insurance" \h</w:delInstrText>
              </w:r>
              <w:r w:rsidDel="006447D5">
                <w:fldChar w:fldCharType="separate"/>
              </w:r>
              <w:r w:rsidRPr="2AEEA772" w:rsidDel="006447D5">
                <w:rPr>
                  <w:rFonts w:ascii="Arial" w:eastAsia="Arial" w:hAnsi="Arial" w:cs="Arial"/>
                  <w:color w:val="EE0000"/>
                  <w:sz w:val="20"/>
                  <w:szCs w:val="20"/>
                  <w:highlight w:val="yellow"/>
                  <w:u w:val="single"/>
                </w:rPr>
                <w:delText>Product Disclosure Statement (PDS)</w:delText>
              </w:r>
              <w:r w:rsidDel="006447D5">
                <w:fldChar w:fldCharType="end"/>
              </w:r>
              <w:r w:rsidRPr="2AEEA772" w:rsidDel="006447D5">
                <w:rPr>
                  <w:rFonts w:ascii="Arial" w:eastAsia="Arial" w:hAnsi="Arial" w:cs="Arial"/>
                  <w:color w:val="434343"/>
                  <w:sz w:val="20"/>
                  <w:szCs w:val="20"/>
                  <w:highlight w:val="yellow"/>
                </w:rPr>
                <w:delText xml:space="preserve">, </w:delText>
              </w:r>
              <w:r w:rsidDel="006447D5">
                <w:fldChar w:fldCharType="begin"/>
              </w:r>
              <w:r w:rsidDel="006447D5">
                <w:delInstrText>HYPERLINK "https://insurance.qantas.com/policy-documents/travel-insurance" \h</w:delInstrText>
              </w:r>
              <w:r w:rsidDel="006447D5">
                <w:fldChar w:fldCharType="separate"/>
              </w:r>
              <w:r w:rsidRPr="2AEEA772" w:rsidDel="006447D5">
                <w:rPr>
                  <w:rFonts w:ascii="Arial" w:eastAsia="Arial" w:hAnsi="Arial" w:cs="Arial"/>
                  <w:color w:val="EE0000"/>
                  <w:sz w:val="20"/>
                  <w:szCs w:val="20"/>
                  <w:highlight w:val="yellow"/>
                  <w:u w:val="single"/>
                </w:rPr>
                <w:delText>Target Market Determination (TMD)</w:delText>
              </w:r>
              <w:r w:rsidDel="006447D5">
                <w:fldChar w:fldCharType="end"/>
              </w:r>
              <w:r w:rsidRPr="2AEEA772" w:rsidDel="006447D5">
                <w:rPr>
                  <w:rFonts w:ascii="Arial" w:eastAsia="Arial" w:hAnsi="Arial" w:cs="Arial"/>
                  <w:color w:val="434343"/>
                  <w:sz w:val="20"/>
                  <w:szCs w:val="20"/>
                  <w:highlight w:val="yellow"/>
                </w:rPr>
                <w:delText xml:space="preserve"> and </w:delText>
              </w:r>
              <w:r w:rsidDel="006447D5">
                <w:fldChar w:fldCharType="begin"/>
              </w:r>
              <w:r w:rsidDel="006447D5">
                <w:delInstrText>HYPERLINK "https://insurance.qantas.com/policy-documents/travel-insurance" \h</w:delInstrText>
              </w:r>
              <w:r w:rsidDel="006447D5">
                <w:fldChar w:fldCharType="separate"/>
              </w:r>
              <w:r w:rsidRPr="2AEEA772" w:rsidDel="006447D5">
                <w:rPr>
                  <w:rFonts w:ascii="Arial" w:eastAsia="Arial" w:hAnsi="Arial" w:cs="Arial"/>
                  <w:color w:val="EE0000"/>
                  <w:sz w:val="20"/>
                  <w:szCs w:val="20"/>
                  <w:highlight w:val="yellow"/>
                  <w:u w:val="single"/>
                </w:rPr>
                <w:delText>Financial Services Guide (FSG)</w:delText>
              </w:r>
              <w:r w:rsidDel="006447D5">
                <w:fldChar w:fldCharType="end"/>
              </w:r>
              <w:r w:rsidRPr="2AEEA772" w:rsidDel="006447D5">
                <w:rPr>
                  <w:rFonts w:ascii="Arial" w:eastAsia="Arial" w:hAnsi="Arial" w:cs="Arial"/>
                  <w:color w:val="434343"/>
                  <w:sz w:val="20"/>
                  <w:szCs w:val="20"/>
                  <w:highlight w:val="yellow"/>
                </w:rPr>
                <w:delText>.</w:delText>
              </w:r>
            </w:del>
            <w:ins w:id="465" w:author="Eakins, Nicola" w:date="2025-11-13T18:19:00Z" w16du:dateUtc="2025-11-13T07:19:00Z">
              <w:del w:id="466" w:author="Santos, Stuart" w:date="2026-01-20T14:40:00Z" w16du:dateUtc="2026-01-20T19:40:00Z">
                <w:r w:rsidR="00520990" w:rsidRPr="7A9F947B" w:rsidDel="006447D5">
                  <w:rPr>
                    <w:rFonts w:ascii="Arial" w:eastAsia="Arial" w:hAnsi="Arial" w:cs="Arial"/>
                    <w:color w:val="D13438"/>
                    <w:sz w:val="20"/>
                    <w:szCs w:val="20"/>
                    <w:u w:val="single"/>
                  </w:rPr>
                  <w:delText xml:space="preserve"> </w:delText>
                </w:r>
                <w:r w:rsidR="00520990" w:rsidRPr="7A9F947B" w:rsidDel="006447D5">
                  <w:rPr>
                    <w:rFonts w:ascii="Arial" w:eastAsia="Arial" w:hAnsi="Arial" w:cs="Arial"/>
                    <w:color w:val="434343"/>
                    <w:sz w:val="20"/>
                    <w:szCs w:val="20"/>
                    <w:highlight w:val="yellow"/>
                    <w:u w:val="single"/>
                  </w:rPr>
                  <w:delText>ZAIL engages affiliated entities within the Zurich Insurance Group to provide services in support of this insurance as permitted by applicable laws.</w:delText>
                </w:r>
              </w:del>
            </w:ins>
            <w:del w:id="467" w:author="Santos, Stuart" w:date="2026-01-20T14:40:00Z" w16du:dateUtc="2026-01-20T19:40:00Z">
              <w:r w:rsidRPr="2AEEA772" w:rsidDel="006447D5">
                <w:rPr>
                  <w:rFonts w:ascii="Arial" w:eastAsia="Arial" w:hAnsi="Arial" w:cs="Arial"/>
                  <w:color w:val="434343"/>
                  <w:sz w:val="20"/>
                  <w:szCs w:val="20"/>
                  <w:highlight w:val="yellow"/>
                </w:rPr>
                <w:delText xml:space="preserve"> </w:delText>
              </w:r>
            </w:del>
          </w:p>
          <w:p w14:paraId="002006FA" w14:textId="435FF21F" w:rsidR="0045311B" w:rsidDel="006447D5" w:rsidRDefault="0045311B">
            <w:pPr>
              <w:spacing w:line="276" w:lineRule="auto"/>
              <w:ind w:left="0" w:firstLine="0"/>
              <w:rPr>
                <w:del w:id="468" w:author="Santos, Stuart" w:date="2026-01-20T14:40:00Z" w16du:dateUtc="2026-01-20T19:40:00Z"/>
                <w:rFonts w:ascii="Arial" w:eastAsia="Arial" w:hAnsi="Arial" w:cs="Arial"/>
                <w:color w:val="434343"/>
                <w:sz w:val="20"/>
                <w:szCs w:val="20"/>
                <w:highlight w:val="yellow"/>
              </w:rPr>
            </w:pPr>
          </w:p>
          <w:p w14:paraId="67B867CE" w14:textId="352EBDA0" w:rsidR="0045311B" w:rsidDel="006447D5" w:rsidRDefault="00F806FF">
            <w:pPr>
              <w:spacing w:line="276" w:lineRule="auto"/>
              <w:ind w:left="0" w:firstLine="0"/>
              <w:rPr>
                <w:del w:id="469" w:author="Santos, Stuart" w:date="2026-01-20T14:40:00Z" w16du:dateUtc="2026-01-20T19:40:00Z"/>
                <w:rFonts w:ascii="Arial" w:eastAsia="Arial" w:hAnsi="Arial" w:cs="Arial"/>
                <w:color w:val="434343"/>
                <w:sz w:val="20"/>
                <w:szCs w:val="20"/>
                <w:highlight w:val="yellow"/>
              </w:rPr>
            </w:pPr>
            <w:del w:id="470" w:author="Santos, Stuart" w:date="2026-01-20T14:40:00Z" w16du:dateUtc="2026-01-20T19:40:00Z">
              <w:r w:rsidRPr="2AEEA772" w:rsidDel="006447D5">
                <w:rPr>
                  <w:rFonts w:ascii="Arial" w:eastAsia="Arial" w:hAnsi="Arial" w:cs="Arial"/>
                  <w:color w:val="434343"/>
                  <w:sz w:val="20"/>
                  <w:szCs w:val="20"/>
                  <w:highlight w:val="yellow"/>
                </w:rPr>
                <w:delText xml:space="preserve">Sent by </w:delText>
              </w:r>
            </w:del>
            <w:ins w:id="471" w:author="Eakins, Nicola" w:date="2025-11-13T18:19:00Z" w16du:dateUtc="2025-11-13T07:19:00Z">
              <w:del w:id="472" w:author="Santos, Stuart" w:date="2026-01-20T14:40:00Z" w16du:dateUtc="2026-01-20T19:40:00Z">
                <w:r w:rsidR="00153241" w:rsidDel="006447D5">
                  <w:rPr>
                    <w:rFonts w:ascii="Arial" w:eastAsia="Arial" w:hAnsi="Arial" w:cs="Arial"/>
                    <w:color w:val="434343"/>
                    <w:sz w:val="20"/>
                    <w:szCs w:val="20"/>
                    <w:highlight w:val="yellow"/>
                  </w:rPr>
                  <w:delText>ZAIL</w:delText>
                </w:r>
              </w:del>
            </w:ins>
            <w:del w:id="473" w:author="Santos, Stuart" w:date="2026-01-20T14:40:00Z" w16du:dateUtc="2026-01-20T19:40:00Z">
              <w:r w:rsidRPr="2AEEA772" w:rsidDel="006447D5">
                <w:rPr>
                  <w:rFonts w:ascii="Arial" w:eastAsia="Arial" w:hAnsi="Arial" w:cs="Arial"/>
                  <w:color w:val="434343"/>
                  <w:sz w:val="20"/>
                  <w:szCs w:val="20"/>
                  <w:highlight w:val="yellow"/>
                </w:rPr>
                <w:delText>Zurich Australian Insurance Limited, ABN 13 000 296 640, 118 Mount Street, North Sydney, NSW 2060, on behalf of Qantas Airways Limited (ABN 16 009 661 901), Australian headquarters: 10 Bourke Road, Mascot, NSW 2020.</w:delText>
              </w:r>
            </w:del>
          </w:p>
          <w:p w14:paraId="28733284" w14:textId="5D2D6091" w:rsidR="0045311B" w:rsidDel="006447D5" w:rsidRDefault="0045311B">
            <w:pPr>
              <w:rPr>
                <w:del w:id="474" w:author="Santos, Stuart" w:date="2026-01-20T14:40:00Z" w16du:dateUtc="2026-01-20T19:40:00Z"/>
                <w:rFonts w:ascii="Arial" w:eastAsia="Arial" w:hAnsi="Arial" w:cs="Arial"/>
                <w:sz w:val="20"/>
                <w:szCs w:val="20"/>
              </w:rPr>
            </w:pPr>
          </w:p>
        </w:tc>
        <w:tc>
          <w:tcPr>
            <w:tcW w:w="4275" w:type="dxa"/>
            <w:gridSpan w:val="2"/>
          </w:tcPr>
          <w:p w14:paraId="6665AA4C" w14:textId="30DE726B" w:rsidR="0045311B" w:rsidDel="006447D5" w:rsidRDefault="0045311B">
            <w:pPr>
              <w:rPr>
                <w:del w:id="475" w:author="Santos, Stuart" w:date="2026-01-20T14:40:00Z" w16du:dateUtc="2026-01-20T19:40:00Z"/>
                <w:rFonts w:ascii="Calibri" w:eastAsia="Calibri" w:hAnsi="Calibri" w:cs="Calibri"/>
                <w:color w:val="7030A0"/>
              </w:rPr>
            </w:pPr>
          </w:p>
        </w:tc>
      </w:tr>
      <w:tr w:rsidR="009D7DE6" w:rsidDel="006447D5" w14:paraId="1771C3EE" w14:textId="436771E7" w:rsidTr="56457879">
        <w:trPr>
          <w:trHeight w:val="364"/>
          <w:ins w:id="476" w:author="Crombie, Sean D" w:date="2025-10-03T01:14:00Z"/>
          <w:del w:id="477" w:author="Santos, Stuart" w:date="2026-01-20T14:40:00Z" w16du:dateUtc="2026-01-20T19:40:00Z"/>
        </w:trPr>
        <w:tc>
          <w:tcPr>
            <w:tcW w:w="21825" w:type="dxa"/>
            <w:gridSpan w:val="5"/>
            <w:shd w:val="clear" w:color="auto" w:fill="C9DAF8"/>
          </w:tcPr>
          <w:p w14:paraId="59B88922" w14:textId="7FBAFC21" w:rsidR="009D7DE6" w:rsidDel="006447D5" w:rsidRDefault="0058416D">
            <w:pPr>
              <w:pStyle w:val="Heading1"/>
              <w:ind w:left="0" w:firstLine="0"/>
              <w:rPr>
                <w:ins w:id="478" w:author="Crombie, Sean D" w:date="2025-10-03T01:14:00Z" w16du:dateUtc="2025-10-02T15:14:00Z"/>
                <w:del w:id="479" w:author="Santos, Stuart" w:date="2026-01-20T14:40:00Z" w16du:dateUtc="2026-01-20T19:40:00Z"/>
              </w:rPr>
              <w:pPrChange w:id="480" w:author="Crombie, Sean D" w:date="2025-10-03T01:18:00Z" w16du:dateUtc="2025-10-02T15:18:00Z">
                <w:pPr>
                  <w:pStyle w:val="Heading1"/>
                </w:pPr>
              </w:pPrChange>
            </w:pPr>
            <w:ins w:id="481" w:author="Crombie, Sean D" w:date="2025-10-03T01:18:00Z" w16du:dateUtc="2025-10-02T15:18:00Z">
              <w:del w:id="482" w:author="Santos, Stuart" w:date="2026-01-20T14:40:00Z" w16du:dateUtc="2026-01-20T19:40:00Z">
                <w:r w:rsidDel="006447D5">
                  <w:delText xml:space="preserve">Annual Multi Trip Expiry Email (Service) – </w:delText>
                </w:r>
                <w:r w:rsidRPr="00B67896" w:rsidDel="006447D5">
                  <w:rPr>
                    <w:highlight w:val="yellow"/>
                  </w:rPr>
                  <w:delText>Update to email effective 30 days prior to transition date</w:delText>
                </w:r>
              </w:del>
            </w:ins>
          </w:p>
        </w:tc>
      </w:tr>
      <w:tr w:rsidR="00F777DF" w:rsidDel="006447D5" w14:paraId="10D2EC26" w14:textId="561A2EFB" w:rsidTr="56457879">
        <w:tblPrEx>
          <w:tblW w:w="218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ExChange w:id="483" w:author="Crombie, Sean D" w:date="2025-10-03T01:18:00Z" w16du:dateUtc="2025-10-02T15:18:00Z">
            <w:tblPrEx>
              <w:tblW w:w="218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Ex>
          </w:tblPrExChange>
        </w:tblPrEx>
        <w:trPr>
          <w:trHeight w:val="364"/>
          <w:ins w:id="484" w:author="Crombie, Sean D" w:date="2025-10-03T01:16:00Z"/>
          <w:del w:id="485" w:author="Santos, Stuart" w:date="2026-01-20T14:40:00Z" w16du:dateUtc="2026-01-20T19:40:00Z"/>
          <w:trPrChange w:id="486" w:author="Crombie, Sean D" w:date="2025-10-03T01:18:00Z" w16du:dateUtc="2025-10-02T15:18:00Z">
            <w:trPr>
              <w:gridAfter w:val="0"/>
              <w:trHeight w:val="364"/>
            </w:trPr>
          </w:trPrChange>
        </w:trPr>
        <w:tc>
          <w:tcPr>
            <w:tcW w:w="296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9DAF8"/>
            <w:tcPrChange w:id="487" w:author="Crombie, Sean D" w:date="2025-10-03T01:18:00Z" w16du:dateUtc="2025-10-02T15:18:00Z">
              <w:tcPr>
                <w:tcW w:w="7275" w:type="dxa"/>
                <w:shd w:val="clear" w:color="auto" w:fill="C9DAF8"/>
              </w:tcPr>
            </w:tcPrChange>
          </w:tcPr>
          <w:p w14:paraId="02764E7E" w14:textId="20B6D827" w:rsidR="00C1227D" w:rsidDel="006447D5" w:rsidRDefault="00C1227D">
            <w:pPr>
              <w:ind w:left="0" w:firstLine="0"/>
              <w:rPr>
                <w:ins w:id="488" w:author="Crombie, Sean D" w:date="2025-10-03T01:19:00Z" w16du:dateUtc="2025-10-02T15:19:00Z"/>
                <w:del w:id="489" w:author="Santos, Stuart" w:date="2026-01-20T14:40:00Z" w16du:dateUtc="2026-01-20T19:40:00Z"/>
              </w:rPr>
              <w:pPrChange w:id="490" w:author="Crombie, Sean D" w:date="2025-10-03T01:20:00Z" w16du:dateUtc="2025-10-02T15:20:00Z">
                <w:pPr/>
              </w:pPrChange>
            </w:pPr>
            <w:ins w:id="491" w:author="Crombie, Sean D" w:date="2025-10-03T01:19:00Z" w16du:dateUtc="2025-10-02T15:19:00Z">
              <w:del w:id="492" w:author="Santos, Stuart" w:date="2026-01-20T14:40:00Z" w16du:dateUtc="2026-01-20T19:40:00Z">
                <w:r w:rsidDel="006447D5">
                  <w:rPr>
                    <w:b/>
                  </w:rPr>
                  <w:delText>AIG owned / managed</w:delText>
                </w:r>
              </w:del>
            </w:ins>
          </w:p>
          <w:p w14:paraId="0FADE0C3" w14:textId="218F0359" w:rsidR="00C1227D" w:rsidDel="006447D5" w:rsidRDefault="00C1227D" w:rsidP="00DA18BA">
            <w:pPr>
              <w:rPr>
                <w:ins w:id="493" w:author="Crombie, Sean D" w:date="2025-10-03T01:19:00Z" w16du:dateUtc="2025-10-02T15:19:00Z"/>
                <w:del w:id="494" w:author="Santos, Stuart" w:date="2026-01-20T14:40:00Z" w16du:dateUtc="2026-01-20T19:40:00Z"/>
              </w:rPr>
            </w:pPr>
          </w:p>
          <w:p w14:paraId="1C945A08" w14:textId="352A4DEE" w:rsidR="00C1227D" w:rsidDel="006447D5" w:rsidRDefault="00C1227D">
            <w:pPr>
              <w:ind w:left="0" w:firstLine="0"/>
              <w:rPr>
                <w:ins w:id="495" w:author="Crombie, Sean D" w:date="2025-10-03T01:19:00Z" w16du:dateUtc="2025-10-02T15:19:00Z"/>
                <w:del w:id="496" w:author="Santos, Stuart" w:date="2026-01-20T14:40:00Z" w16du:dateUtc="2026-01-20T19:40:00Z"/>
              </w:rPr>
              <w:pPrChange w:id="497" w:author="Crombie, Sean D" w:date="2025-10-03T01:20:00Z" w16du:dateUtc="2025-10-02T15:20:00Z">
                <w:pPr/>
              </w:pPrChange>
            </w:pPr>
            <w:ins w:id="498" w:author="Crombie, Sean D" w:date="2025-10-03T01:19:00Z" w16du:dateUtc="2025-10-02T15:19:00Z">
              <w:del w:id="499" w:author="Santos, Stuart" w:date="2026-01-20T14:40:00Z" w16du:dateUtc="2026-01-20T19:40:00Z">
                <w:r w:rsidDel="006447D5">
                  <w:delText>Timing: to be sent 30</w:delText>
                </w:r>
              </w:del>
            </w:ins>
            <w:ins w:id="500" w:author="Crombie, Sean D" w:date="2025-10-03T01:20:00Z" w16du:dateUtc="2025-10-02T15:20:00Z">
              <w:del w:id="501" w:author="Santos, Stuart" w:date="2026-01-20T14:40:00Z" w16du:dateUtc="2026-01-20T19:40:00Z">
                <w:r w:rsidR="00A743A7" w:rsidDel="006447D5">
                  <w:delText xml:space="preserve"> </w:delText>
                </w:r>
              </w:del>
            </w:ins>
            <w:ins w:id="502" w:author="Crombie, Sean D" w:date="2025-10-03T01:19:00Z" w16du:dateUtc="2025-10-02T15:19:00Z">
              <w:del w:id="503" w:author="Santos, Stuart" w:date="2026-01-20T14:40:00Z" w16du:dateUtc="2026-01-20T19:40:00Z">
                <w:r w:rsidDel="006447D5">
                  <w:delText>days before policy expiry.</w:delText>
                </w:r>
              </w:del>
            </w:ins>
          </w:p>
          <w:p w14:paraId="024EB070" w14:textId="32FC7522" w:rsidR="00C1227D" w:rsidDel="006447D5" w:rsidRDefault="00C1227D" w:rsidP="00DA18BA">
            <w:pPr>
              <w:rPr>
                <w:ins w:id="504" w:author="Crombie, Sean D" w:date="2025-10-03T01:19:00Z" w16du:dateUtc="2025-10-02T15:19:00Z"/>
                <w:del w:id="505" w:author="Santos, Stuart" w:date="2026-01-20T14:40:00Z" w16du:dateUtc="2026-01-20T19:40:00Z"/>
              </w:rPr>
            </w:pPr>
          </w:p>
          <w:p w14:paraId="1FD36FC3" w14:textId="500CB13F" w:rsidR="00C1227D" w:rsidDel="006447D5" w:rsidRDefault="00C1227D">
            <w:pPr>
              <w:ind w:left="0" w:firstLine="0"/>
              <w:rPr>
                <w:ins w:id="506" w:author="Crombie, Sean D" w:date="2025-10-03T01:19:00Z" w16du:dateUtc="2025-10-02T15:19:00Z"/>
                <w:del w:id="507" w:author="Santos, Stuart" w:date="2026-01-20T14:40:00Z" w16du:dateUtc="2026-01-20T19:40:00Z"/>
              </w:rPr>
              <w:pPrChange w:id="508" w:author="Crombie, Sean D" w:date="2025-10-03T01:20:00Z" w16du:dateUtc="2025-10-02T15:20:00Z">
                <w:pPr/>
              </w:pPrChange>
            </w:pPr>
            <w:ins w:id="509" w:author="Crombie, Sean D" w:date="2025-10-03T01:19:00Z" w16du:dateUtc="2025-10-02T15:19:00Z">
              <w:del w:id="510" w:author="Santos, Stuart" w:date="2026-01-20T14:40:00Z" w16du:dateUtc="2026-01-20T19:40:00Z">
                <w:r w:rsidDel="006447D5">
                  <w:delText xml:space="preserve">Description: Service email to remind customers that their AMT plan is expiring so they can make sure to get cover. </w:delText>
                </w:r>
              </w:del>
            </w:ins>
          </w:p>
          <w:p w14:paraId="0D7352BA" w14:textId="11F8B001" w:rsidR="00C1227D" w:rsidDel="006447D5" w:rsidRDefault="00C1227D" w:rsidP="00DA18BA">
            <w:pPr>
              <w:rPr>
                <w:ins w:id="511" w:author="Crombie, Sean D" w:date="2025-10-03T01:19:00Z" w16du:dateUtc="2025-10-02T15:19:00Z"/>
                <w:del w:id="512" w:author="Santos, Stuart" w:date="2026-01-20T14:40:00Z" w16du:dateUtc="2026-01-20T19:40:00Z"/>
              </w:rPr>
            </w:pPr>
          </w:p>
          <w:p w14:paraId="1C396D9C" w14:textId="60EC047C" w:rsidR="00C1227D" w:rsidDel="006447D5" w:rsidRDefault="00C1227D">
            <w:pPr>
              <w:ind w:left="0" w:firstLine="0"/>
              <w:rPr>
                <w:ins w:id="513" w:author="Crombie, Sean D" w:date="2025-10-03T01:19:00Z" w16du:dateUtc="2025-10-02T15:19:00Z"/>
                <w:del w:id="514" w:author="Santos, Stuart" w:date="2026-01-20T14:40:00Z" w16du:dateUtc="2026-01-20T19:40:00Z"/>
              </w:rPr>
              <w:pPrChange w:id="515" w:author="Crombie, Sean D" w:date="2025-10-03T01:20:00Z" w16du:dateUtc="2025-10-02T15:20:00Z">
                <w:pPr/>
              </w:pPrChange>
            </w:pPr>
            <w:ins w:id="516" w:author="Crombie, Sean D" w:date="2025-10-03T01:19:00Z" w16du:dateUtc="2025-10-02T15:19:00Z">
              <w:del w:id="517" w:author="Santos, Stuart" w:date="2026-01-20T14:40:00Z" w16du:dateUtc="2026-01-20T19:40:00Z">
                <w:r w:rsidDel="006447D5">
                  <w:delText>No unsubscribe function provided.</w:delText>
                </w:r>
              </w:del>
            </w:ins>
          </w:p>
          <w:p w14:paraId="622EAA73" w14:textId="597503EE" w:rsidR="00F777DF" w:rsidDel="006447D5" w:rsidRDefault="00F777DF">
            <w:pPr>
              <w:pStyle w:val="Heading1"/>
              <w:rPr>
                <w:ins w:id="518" w:author="Crombie, Sean D" w:date="2025-10-03T01:16:00Z" w16du:dateUtc="2025-10-02T15:16:00Z"/>
                <w:del w:id="519" w:author="Santos, Stuart" w:date="2026-01-20T14:40:00Z" w16du:dateUtc="2026-01-20T19:40:00Z"/>
              </w:rPr>
            </w:pPr>
          </w:p>
        </w:tc>
        <w:tc>
          <w:tcPr>
            <w:tcW w:w="1460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9DAF8"/>
            <w:tcPrChange w:id="520" w:author="Crombie, Sean D" w:date="2025-10-03T01:18:00Z" w16du:dateUtc="2025-10-02T15:18:00Z">
              <w:tcPr>
                <w:tcW w:w="7275" w:type="dxa"/>
                <w:shd w:val="clear" w:color="auto" w:fill="C9DAF8"/>
              </w:tcPr>
            </w:tcPrChange>
          </w:tcPr>
          <w:p w14:paraId="334DE122" w14:textId="36BC5FD8" w:rsidR="00DA18BA" w:rsidDel="006447D5" w:rsidRDefault="00DA18BA" w:rsidP="00DA18BA">
            <w:pPr>
              <w:rPr>
                <w:ins w:id="521" w:author="Crombie, Sean D" w:date="2025-10-03T01:19:00Z" w16du:dateUtc="2025-10-02T15:19:00Z"/>
                <w:del w:id="522" w:author="Santos, Stuart" w:date="2026-01-20T14:40:00Z" w16du:dateUtc="2026-01-20T19:40:00Z"/>
              </w:rPr>
            </w:pPr>
            <w:ins w:id="523" w:author="Crombie, Sean D" w:date="2025-10-03T01:19:00Z" w16du:dateUtc="2025-10-02T15:19:00Z">
              <w:del w:id="524" w:author="Santos, Stuart" w:date="2026-01-20T14:40:00Z" w16du:dateUtc="2026-01-20T19:40:00Z">
                <w:r w:rsidDel="006447D5">
                  <w:rPr>
                    <w:noProof/>
                  </w:rPr>
                  <w:drawing>
                    <wp:anchor distT="0" distB="0" distL="0" distR="0" simplePos="0" relativeHeight="251658251" behindDoc="0" locked="0" layoutInCell="1" hidden="0" allowOverlap="1" wp14:anchorId="3460676E" wp14:editId="716CBC60">
                      <wp:simplePos x="0" y="0"/>
                      <wp:positionH relativeFrom="column">
                        <wp:posOffset>76200</wp:posOffset>
                      </wp:positionH>
                      <wp:positionV relativeFrom="paragraph">
                        <wp:posOffset>157429</wp:posOffset>
                      </wp:positionV>
                      <wp:extent cx="5718175" cy="676910"/>
                      <wp:effectExtent l="0" t="0" r="0" b="0"/>
                      <wp:wrapSquare wrapText="bothSides" distT="0" distB="0" distL="0" distR="0"/>
                      <wp:docPr id="17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718175" cy="676910"/>
                              </a:xfrm>
                              <a:prstGeom prst="rect">
                                <a:avLst/>
                              </a:prstGeom>
                              <a:ln/>
                            </pic:spPr>
                          </pic:pic>
                        </a:graphicData>
                      </a:graphic>
                    </wp:anchor>
                  </w:drawing>
                </w:r>
              </w:del>
            </w:ins>
          </w:p>
          <w:p w14:paraId="4DC2A9A5" w14:textId="73B5A37A" w:rsidR="00DA18BA" w:rsidDel="006447D5" w:rsidRDefault="00DA18BA" w:rsidP="00DA18BA">
            <w:pPr>
              <w:jc w:val="center"/>
              <w:rPr>
                <w:ins w:id="525" w:author="Crombie, Sean D" w:date="2025-10-03T01:19:00Z" w16du:dateUtc="2025-10-02T15:19:00Z"/>
                <w:del w:id="526" w:author="Santos, Stuart" w:date="2026-01-20T14:40:00Z" w16du:dateUtc="2026-01-20T19:40:00Z"/>
              </w:rPr>
            </w:pPr>
          </w:p>
          <w:p w14:paraId="3FF3060B" w14:textId="1A4D8080" w:rsidR="00DA18BA" w:rsidDel="006447D5" w:rsidRDefault="00DA18BA" w:rsidP="00DA18BA">
            <w:pPr>
              <w:jc w:val="center"/>
              <w:rPr>
                <w:ins w:id="527" w:author="Crombie, Sean D" w:date="2025-10-03T01:19:00Z" w16du:dateUtc="2025-10-02T15:19:00Z"/>
                <w:del w:id="528" w:author="Santos, Stuart" w:date="2026-01-20T14:40:00Z" w16du:dateUtc="2026-01-20T19:40:00Z"/>
              </w:rPr>
            </w:pPr>
          </w:p>
          <w:p w14:paraId="693BAB6F" w14:textId="2A4767AC" w:rsidR="00DA18BA" w:rsidDel="006447D5" w:rsidRDefault="00DA18BA" w:rsidP="00DA18BA">
            <w:pPr>
              <w:jc w:val="center"/>
              <w:rPr>
                <w:ins w:id="529" w:author="Crombie, Sean D" w:date="2025-10-03T01:19:00Z" w16du:dateUtc="2025-10-02T15:19:00Z"/>
                <w:del w:id="530" w:author="Santos, Stuart" w:date="2026-01-20T14:40:00Z" w16du:dateUtc="2026-01-20T19:40:00Z"/>
              </w:rPr>
            </w:pPr>
          </w:p>
          <w:p w14:paraId="312CC08E" w14:textId="1060FBAB" w:rsidR="00DA18BA" w:rsidDel="006447D5" w:rsidRDefault="00DA18BA" w:rsidP="00DA18BA">
            <w:pPr>
              <w:jc w:val="center"/>
              <w:rPr>
                <w:ins w:id="531" w:author="Crombie, Sean D" w:date="2025-10-03T01:19:00Z" w16du:dateUtc="2025-10-02T15:19:00Z"/>
                <w:del w:id="532" w:author="Santos, Stuart" w:date="2026-01-20T14:40:00Z" w16du:dateUtc="2026-01-20T19:40:00Z"/>
              </w:rPr>
            </w:pPr>
          </w:p>
          <w:p w14:paraId="1CE3CB66" w14:textId="73A37BDA" w:rsidR="00DA18BA" w:rsidDel="006447D5" w:rsidRDefault="00DA18BA" w:rsidP="00DA18BA">
            <w:pPr>
              <w:jc w:val="center"/>
              <w:rPr>
                <w:ins w:id="533" w:author="Crombie, Sean D" w:date="2025-10-03T01:19:00Z" w16du:dateUtc="2025-10-02T15:19:00Z"/>
                <w:del w:id="534" w:author="Santos, Stuart" w:date="2026-01-20T14:40:00Z" w16du:dateUtc="2026-01-20T19:40:00Z"/>
              </w:rPr>
            </w:pPr>
          </w:p>
          <w:p w14:paraId="69FECA4A" w14:textId="0106D1D9" w:rsidR="00DA18BA" w:rsidDel="006447D5" w:rsidRDefault="00DA18BA">
            <w:pPr>
              <w:ind w:left="0" w:firstLine="0"/>
              <w:rPr>
                <w:ins w:id="535" w:author="Crombie, Sean D" w:date="2025-10-03T01:19:00Z" w16du:dateUtc="2025-10-02T15:19:00Z"/>
                <w:del w:id="536" w:author="Santos, Stuart" w:date="2026-01-20T14:40:00Z" w16du:dateUtc="2026-01-20T19:40:00Z"/>
              </w:rPr>
              <w:pPrChange w:id="537" w:author="Crombie, Sean D" w:date="2025-10-03T01:20:00Z" w16du:dateUtc="2025-10-02T15:20:00Z">
                <w:pPr/>
              </w:pPrChange>
            </w:pPr>
            <w:ins w:id="538" w:author="Crombie, Sean D" w:date="2025-10-03T01:19:00Z" w16du:dateUtc="2025-10-02T15:19:00Z">
              <w:del w:id="539" w:author="Santos, Stuart" w:date="2026-01-20T14:40:00Z" w16du:dateUtc="2026-01-20T19:40:00Z">
                <w:r w:rsidDel="006447D5">
                  <w:delText xml:space="preserve">Hi {{First Name}}, </w:delText>
                </w:r>
                <w:r w:rsidDel="006447D5">
                  <w:br/>
                </w:r>
              </w:del>
            </w:ins>
          </w:p>
          <w:p w14:paraId="6EA36899" w14:textId="69142E29" w:rsidR="00DA18BA" w:rsidDel="006447D5" w:rsidRDefault="00DA18BA">
            <w:pPr>
              <w:ind w:left="0" w:firstLine="0"/>
              <w:rPr>
                <w:ins w:id="540" w:author="Crombie, Sean D" w:date="2025-10-03T01:19:00Z" w16du:dateUtc="2025-10-02T15:19:00Z"/>
                <w:del w:id="541" w:author="Santos, Stuart" w:date="2026-01-20T14:40:00Z" w16du:dateUtc="2026-01-20T19:40:00Z"/>
              </w:rPr>
              <w:pPrChange w:id="542" w:author="Crombie, Sean D" w:date="2025-10-03T01:21:00Z" w16du:dateUtc="2025-10-02T15:21:00Z">
                <w:pPr/>
              </w:pPrChange>
            </w:pPr>
            <w:ins w:id="543" w:author="Crombie, Sean D" w:date="2025-10-03T01:19:00Z" w16du:dateUtc="2025-10-02T15:19:00Z">
              <w:del w:id="544" w:author="Santos, Stuart" w:date="2026-01-20T14:40:00Z" w16du:dateUtc="2026-01-20T19:40:00Z">
                <w:r w:rsidDel="006447D5">
                  <w:delText>Thanks for choosing Qantas Travel Insurance, underwritten by AIG Australia Limited</w:delText>
                </w:r>
              </w:del>
            </w:ins>
            <w:ins w:id="545" w:author="Crombie, Sean D" w:date="2025-10-03T10:41:00Z" w16du:dateUtc="2025-10-03T00:41:00Z">
              <w:del w:id="546" w:author="Santos, Stuart" w:date="2026-01-20T14:40:00Z" w16du:dateUtc="2026-01-20T19:40:00Z">
                <w:r w:rsidR="000569B6" w:rsidDel="006447D5">
                  <w:delText xml:space="preserve"> (“AIG”)</w:delText>
                </w:r>
              </w:del>
            </w:ins>
            <w:ins w:id="547" w:author="Crombie, Sean D" w:date="2025-10-03T01:19:00Z" w16du:dateUtc="2025-10-02T15:19:00Z">
              <w:del w:id="548" w:author="Santos, Stuart" w:date="2026-01-20T14:40:00Z" w16du:dateUtc="2026-01-20T19:40:00Z">
                <w:r w:rsidDel="006447D5">
                  <w:delText xml:space="preserve">. </w:delText>
                </w:r>
                <w:r w:rsidDel="006447D5">
                  <w:br/>
                </w:r>
                <w:r w:rsidDel="006447D5">
                  <w:br/>
                  <w:delText>Your Qantas Travel Insurance Annual Multi Trip policy is expiring on {{Policy End Date}}, 11:59 pm</w:delText>
                </w:r>
              </w:del>
            </w:ins>
            <w:ins w:id="549" w:author="Crombie, Sean D" w:date="2025-10-03T10:41:00Z" w16du:dateUtc="2025-10-03T00:41:00Z">
              <w:del w:id="550" w:author="Santos, Stuart" w:date="2026-01-20T14:40:00Z" w16du:dateUtc="2026-01-20T19:40:00Z">
                <w:r w:rsidR="00D8417F" w:rsidDel="006447D5">
                  <w:delText xml:space="preserve"> AET</w:delText>
                </w:r>
              </w:del>
            </w:ins>
            <w:ins w:id="551" w:author="Crombie, Sean D" w:date="2025-10-03T01:19:00Z" w16du:dateUtc="2025-10-02T15:19:00Z">
              <w:del w:id="552" w:author="Santos, Stuart" w:date="2026-01-20T14:40:00Z" w16du:dateUtc="2026-01-20T19:40:00Z">
                <w:r w:rsidDel="006447D5">
                  <w:delText>.</w:delText>
                </w:r>
              </w:del>
            </w:ins>
          </w:p>
          <w:p w14:paraId="0DF0AF1E" w14:textId="463BC511" w:rsidR="00DA18BA" w:rsidDel="006447D5" w:rsidRDefault="00DA18BA" w:rsidP="00DA18BA">
            <w:pPr>
              <w:rPr>
                <w:ins w:id="553" w:author="Crombie, Sean D" w:date="2025-10-03T01:19:00Z" w16du:dateUtc="2025-10-02T15:19:00Z"/>
                <w:del w:id="554" w:author="Santos, Stuart" w:date="2026-01-20T14:40:00Z" w16du:dateUtc="2026-01-20T19:40:00Z"/>
              </w:rPr>
            </w:pPr>
          </w:p>
          <w:tbl>
            <w:tblPr>
              <w:tblW w:w="6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00" w:type="dxa"/>
                <w:left w:w="115" w:type="dxa"/>
                <w:bottom w:w="100" w:type="dxa"/>
                <w:right w:w="115" w:type="dxa"/>
              </w:tblCellMar>
              <w:tblLook w:val="0400" w:firstRow="0" w:lastRow="0" w:firstColumn="0" w:lastColumn="0" w:noHBand="0" w:noVBand="1"/>
            </w:tblPr>
            <w:tblGrid>
              <w:gridCol w:w="6135"/>
            </w:tblGrid>
            <w:tr w:rsidR="00DA18BA" w:rsidDel="006447D5" w14:paraId="46575F3C" w14:textId="09094D6F" w:rsidTr="00D60DE6">
              <w:trPr>
                <w:ins w:id="555" w:author="Crombie, Sean D" w:date="2025-10-03T01:19:00Z"/>
                <w:del w:id="556" w:author="Santos, Stuart" w:date="2026-01-20T14:40:00Z" w16du:dateUtc="2026-01-20T19:40:00Z"/>
              </w:trPr>
              <w:tc>
                <w:tcPr>
                  <w:tcW w:w="6135" w:type="dxa"/>
                </w:tcPr>
                <w:p w14:paraId="657ADD59" w14:textId="7B5E6CA5" w:rsidR="00DA18BA" w:rsidRPr="00754C46" w:rsidDel="006447D5" w:rsidRDefault="00DA18BA" w:rsidP="00DA18BA">
                  <w:pPr>
                    <w:rPr>
                      <w:ins w:id="557" w:author="Crombie, Sean D" w:date="2025-10-03T01:19:00Z" w16du:dateUtc="2025-10-02T15:19:00Z"/>
                      <w:del w:id="558" w:author="Santos, Stuart" w:date="2026-01-20T14:40:00Z" w16du:dateUtc="2026-01-20T19:40:00Z"/>
                      <w:b/>
                    </w:rPr>
                  </w:pPr>
                  <w:ins w:id="559" w:author="Crombie, Sean D" w:date="2025-10-03T01:19:00Z" w16du:dateUtc="2025-10-02T15:19:00Z">
                    <w:del w:id="560" w:author="Santos, Stuart" w:date="2026-01-20T14:40:00Z" w16du:dateUtc="2026-01-20T19:40:00Z">
                      <w:r w:rsidRPr="00754C46" w:rsidDel="006447D5">
                        <w:rPr>
                          <w:b/>
                        </w:rPr>
                        <w:delText>Your Policy Details</w:delText>
                      </w:r>
                    </w:del>
                  </w:ins>
                </w:p>
                <w:p w14:paraId="358A9C2A" w14:textId="707AEF8C" w:rsidR="00DA18BA" w:rsidRPr="00754C46" w:rsidDel="006447D5" w:rsidRDefault="00DA18BA" w:rsidP="00DA18BA">
                  <w:pPr>
                    <w:rPr>
                      <w:ins w:id="561" w:author="Crombie, Sean D" w:date="2025-10-03T01:19:00Z" w16du:dateUtc="2025-10-02T15:19:00Z"/>
                      <w:del w:id="562" w:author="Santos, Stuart" w:date="2026-01-20T14:40:00Z" w16du:dateUtc="2026-01-20T19:40:00Z"/>
                    </w:rPr>
                  </w:pPr>
                </w:p>
                <w:p w14:paraId="2195C243" w14:textId="016DAA3F" w:rsidR="00DA18BA" w:rsidRPr="00754C46" w:rsidDel="006447D5" w:rsidRDefault="00DA18BA" w:rsidP="00DA18BA">
                  <w:pPr>
                    <w:rPr>
                      <w:ins w:id="563" w:author="Crombie, Sean D" w:date="2025-10-03T01:19:00Z" w16du:dateUtc="2025-10-02T15:19:00Z"/>
                      <w:del w:id="564" w:author="Santos, Stuart" w:date="2026-01-20T14:40:00Z" w16du:dateUtc="2026-01-20T19:40:00Z"/>
                      <w:b/>
                    </w:rPr>
                  </w:pPr>
                  <w:ins w:id="565" w:author="Crombie, Sean D" w:date="2025-10-03T01:19:00Z" w16du:dateUtc="2025-10-02T15:19:00Z">
                    <w:del w:id="566" w:author="Santos, Stuart" w:date="2026-01-20T14:40:00Z" w16du:dateUtc="2026-01-20T19:40:00Z">
                      <w:r w:rsidRPr="00754C46" w:rsidDel="006447D5">
                        <w:delText xml:space="preserve">Issuer </w:delText>
                      </w:r>
                      <w:r w:rsidRPr="00754C46" w:rsidDel="006447D5">
                        <w:rPr>
                          <w:b/>
                        </w:rPr>
                        <w:delText xml:space="preserve">AIG Australia Ltd </w:delText>
                      </w:r>
                    </w:del>
                  </w:ins>
                </w:p>
                <w:p w14:paraId="094A575D" w14:textId="6728D786" w:rsidR="00DA18BA" w:rsidRPr="00754C46" w:rsidDel="006447D5" w:rsidRDefault="00DA18BA" w:rsidP="00DA18BA">
                  <w:pPr>
                    <w:rPr>
                      <w:ins w:id="567" w:author="Crombie, Sean D" w:date="2025-10-03T01:19:00Z" w16du:dateUtc="2025-10-02T15:19:00Z"/>
                      <w:del w:id="568" w:author="Santos, Stuart" w:date="2026-01-20T14:40:00Z" w16du:dateUtc="2026-01-20T19:40:00Z"/>
                    </w:rPr>
                  </w:pPr>
                </w:p>
                <w:p w14:paraId="04064828" w14:textId="7D4B277B" w:rsidR="00DA18BA" w:rsidRPr="00754C46" w:rsidDel="006447D5" w:rsidRDefault="00DA18BA" w:rsidP="00DA18BA">
                  <w:pPr>
                    <w:rPr>
                      <w:ins w:id="569" w:author="Crombie, Sean D" w:date="2025-10-03T01:19:00Z" w16du:dateUtc="2025-10-02T15:19:00Z"/>
                      <w:del w:id="570" w:author="Santos, Stuart" w:date="2026-01-20T14:40:00Z" w16du:dateUtc="2026-01-20T19:40:00Z"/>
                    </w:rPr>
                  </w:pPr>
                  <w:ins w:id="571" w:author="Crombie, Sean D" w:date="2025-10-03T01:19:00Z" w16du:dateUtc="2025-10-02T15:19:00Z">
                    <w:del w:id="572" w:author="Santos, Stuart" w:date="2026-01-20T14:40:00Z" w16du:dateUtc="2026-01-20T19:40:00Z">
                      <w:r w:rsidRPr="00754C46" w:rsidDel="006447D5">
                        <w:delText xml:space="preserve">Product Name </w:delText>
                      </w:r>
                      <w:r w:rsidRPr="00754C46" w:rsidDel="006447D5">
                        <w:rPr>
                          <w:b/>
                        </w:rPr>
                        <w:delText>Annual Multi Trip</w:delText>
                      </w:r>
                    </w:del>
                  </w:ins>
                </w:p>
                <w:p w14:paraId="000AD0F2" w14:textId="473681E9" w:rsidR="00DA18BA" w:rsidRPr="00754C46" w:rsidDel="006447D5" w:rsidRDefault="00DA18BA" w:rsidP="00DA18BA">
                  <w:pPr>
                    <w:rPr>
                      <w:ins w:id="573" w:author="Crombie, Sean D" w:date="2025-10-03T01:19:00Z" w16du:dateUtc="2025-10-02T15:19:00Z"/>
                      <w:del w:id="574" w:author="Santos, Stuart" w:date="2026-01-20T14:40:00Z" w16du:dateUtc="2026-01-20T19:40:00Z"/>
                    </w:rPr>
                  </w:pPr>
                </w:p>
                <w:p w14:paraId="39FE800C" w14:textId="2B72BE0A" w:rsidR="00DA18BA" w:rsidRPr="00754C46" w:rsidDel="006447D5" w:rsidRDefault="00DA18BA" w:rsidP="00DA18BA">
                  <w:pPr>
                    <w:rPr>
                      <w:ins w:id="575" w:author="Crombie, Sean D" w:date="2025-10-03T01:19:00Z" w16du:dateUtc="2025-10-02T15:19:00Z"/>
                      <w:del w:id="576" w:author="Santos, Stuart" w:date="2026-01-20T14:40:00Z" w16du:dateUtc="2026-01-20T19:40:00Z"/>
                    </w:rPr>
                  </w:pPr>
                  <w:ins w:id="577" w:author="Crombie, Sean D" w:date="2025-10-03T01:19:00Z" w16du:dateUtc="2025-10-02T15:19:00Z">
                    <w:del w:id="578" w:author="Santos, Stuart" w:date="2026-01-20T14:40:00Z" w16du:dateUtc="2026-01-20T19:40:00Z">
                      <w:r w:rsidRPr="00754C46" w:rsidDel="006447D5">
                        <w:delText xml:space="preserve">Policy Number </w:delText>
                      </w:r>
                      <w:r w:rsidRPr="00754C46" w:rsidDel="006447D5">
                        <w:rPr>
                          <w:b/>
                        </w:rPr>
                        <w:delText>{{Policy Number}}</w:delText>
                      </w:r>
                    </w:del>
                  </w:ins>
                </w:p>
                <w:p w14:paraId="738325AC" w14:textId="6BF16038" w:rsidR="00DA18BA" w:rsidRPr="00754C46" w:rsidDel="006447D5" w:rsidRDefault="00DA18BA" w:rsidP="00DA18BA">
                  <w:pPr>
                    <w:rPr>
                      <w:ins w:id="579" w:author="Crombie, Sean D" w:date="2025-10-03T01:19:00Z" w16du:dateUtc="2025-10-02T15:19:00Z"/>
                      <w:del w:id="580" w:author="Santos, Stuart" w:date="2026-01-20T14:40:00Z" w16du:dateUtc="2026-01-20T19:40:00Z"/>
                    </w:rPr>
                  </w:pPr>
                </w:p>
                <w:p w14:paraId="094932BF" w14:textId="2F7A8B63" w:rsidR="00DA18BA" w:rsidRPr="00754C46" w:rsidDel="006447D5" w:rsidRDefault="00000000" w:rsidP="00DA18BA">
                  <w:pPr>
                    <w:rPr>
                      <w:ins w:id="581" w:author="Crombie, Sean D" w:date="2025-10-03T01:19:00Z" w16du:dateUtc="2025-10-02T15:19:00Z"/>
                      <w:del w:id="582" w:author="Santos, Stuart" w:date="2026-01-20T14:40:00Z" w16du:dateUtc="2026-01-20T19:40:00Z"/>
                    </w:rPr>
                  </w:pPr>
                  <w:customXmlInsRangeStart w:id="583" w:author="Crombie, Sean D" w:date="2025-10-03T01:19:00Z"/>
                  <w:customXmlDelRangeStart w:id="584" w:author="Santos, Stuart" w:date="2026-01-20T14:40:00Z"/>
                  <w:sdt>
                    <w:sdtPr>
                      <w:tag w:val="goog_rdk_36"/>
                      <w:id w:val="-1961645432"/>
                    </w:sdtPr>
                    <w:sdtContent>
                      <w:customXmlInsRangeEnd w:id="583"/>
                      <w:customXmlDelRangeEnd w:id="584"/>
                      <w:customXmlInsRangeStart w:id="585" w:author="Crombie, Sean D" w:date="2025-10-03T01:19:00Z"/>
                      <w:customXmlDelRangeStart w:id="586" w:author="Santos, Stuart" w:date="2026-01-20T14:40:00Z"/>
                      <w:sdt>
                        <w:sdtPr>
                          <w:tag w:val="goog_rdk_37"/>
                          <w:id w:val="571779000"/>
                        </w:sdtPr>
                        <w:sdtContent>
                          <w:customXmlInsRangeEnd w:id="585"/>
                          <w:customXmlDelRangeEnd w:id="586"/>
                          <w:customXmlInsRangeStart w:id="587" w:author="Crombie, Sean D" w:date="2025-10-03T01:19:00Z"/>
                          <w:customXmlDelRangeStart w:id="588" w:author="Santos, Stuart" w:date="2026-01-20T14:40:00Z"/>
                        </w:sdtContent>
                      </w:sdt>
                      <w:customXmlInsRangeEnd w:id="587"/>
                      <w:customXmlDelRangeEnd w:id="588"/>
                      <w:ins w:id="589" w:author="Crombie, Sean D" w:date="2025-10-03T01:19:00Z" w16du:dateUtc="2025-10-02T15:19:00Z">
                        <w:del w:id="590" w:author="Santos, Stuart" w:date="2026-01-20T14:40:00Z" w16du:dateUtc="2026-01-20T19:40:00Z">
                          <w:r w:rsidR="00DA18BA" w:rsidRPr="00754C46" w:rsidDel="006447D5">
                            <w:delText>Policy Start Date</w:delText>
                          </w:r>
                        </w:del>
                      </w:ins>
                      <w:customXmlInsRangeStart w:id="591" w:author="Crombie, Sean D" w:date="2025-10-03T01:19:00Z"/>
                      <w:customXmlDelRangeStart w:id="592" w:author="Santos, Stuart" w:date="2026-01-20T14:40:00Z"/>
                    </w:sdtContent>
                  </w:sdt>
                  <w:customXmlInsRangeEnd w:id="591"/>
                  <w:customXmlDelRangeEnd w:id="592"/>
                  <w:customXmlInsRangeStart w:id="593" w:author="Crombie, Sean D" w:date="2025-10-03T01:19:00Z"/>
                  <w:customXmlDelRangeStart w:id="594" w:author="Santos, Stuart" w:date="2026-01-20T14:40:00Z"/>
                  <w:sdt>
                    <w:sdtPr>
                      <w:tag w:val="goog_rdk_38"/>
                      <w:id w:val="1990898450"/>
                    </w:sdtPr>
                    <w:sdtContent>
                      <w:customXmlInsRangeEnd w:id="593"/>
                      <w:customXmlDelRangeEnd w:id="594"/>
                      <w:customXmlInsRangeStart w:id="595" w:author="Crombie, Sean D" w:date="2025-10-03T01:19:00Z"/>
                      <w:customXmlDelRangeStart w:id="596" w:author="Santos, Stuart" w:date="2026-01-20T14:40:00Z"/>
                    </w:sdtContent>
                  </w:sdt>
                  <w:customXmlInsRangeEnd w:id="595"/>
                  <w:customXmlDelRangeEnd w:id="596"/>
                  <w:ins w:id="597" w:author="Crombie, Sean D" w:date="2025-10-03T01:19:00Z" w16du:dateUtc="2025-10-02T15:19:00Z">
                    <w:del w:id="598" w:author="Santos, Stuart" w:date="2026-01-20T14:40:00Z" w16du:dateUtc="2026-01-20T19:40:00Z">
                      <w:r w:rsidR="00DA18BA" w:rsidRPr="00754C46" w:rsidDel="006447D5">
                        <w:delText xml:space="preserve"> </w:delText>
                      </w:r>
                      <w:r w:rsidR="00DA18BA" w:rsidRPr="00754C46" w:rsidDel="006447D5">
                        <w:rPr>
                          <w:b/>
                        </w:rPr>
                        <w:delText>{{DD MMM YYYY}}</w:delText>
                      </w:r>
                    </w:del>
                  </w:ins>
                </w:p>
                <w:p w14:paraId="582C7538" w14:textId="0B422597" w:rsidR="00DA18BA" w:rsidRPr="00754C46" w:rsidDel="006447D5" w:rsidRDefault="00DA18BA" w:rsidP="00DA18BA">
                  <w:pPr>
                    <w:rPr>
                      <w:ins w:id="599" w:author="Crombie, Sean D" w:date="2025-10-03T01:19:00Z" w16du:dateUtc="2025-10-02T15:19:00Z"/>
                      <w:del w:id="600" w:author="Santos, Stuart" w:date="2026-01-20T14:40:00Z" w16du:dateUtc="2026-01-20T19:40:00Z"/>
                    </w:rPr>
                  </w:pPr>
                </w:p>
                <w:p w14:paraId="3C99C926" w14:textId="706C2EA6" w:rsidR="00DA18BA" w:rsidDel="006447D5" w:rsidRDefault="00000000" w:rsidP="00DA18BA">
                  <w:pPr>
                    <w:rPr>
                      <w:ins w:id="601" w:author="Crombie, Sean D" w:date="2025-10-03T01:19:00Z" w16du:dateUtc="2025-10-02T15:19:00Z"/>
                      <w:del w:id="602" w:author="Santos, Stuart" w:date="2026-01-20T14:40:00Z" w16du:dateUtc="2026-01-20T19:40:00Z"/>
                      <w:b/>
                    </w:rPr>
                  </w:pPr>
                  <w:customXmlInsRangeStart w:id="603" w:author="Crombie, Sean D" w:date="2025-10-03T01:19:00Z"/>
                  <w:customXmlDelRangeStart w:id="604" w:author="Santos, Stuart" w:date="2026-01-20T14:40:00Z"/>
                  <w:sdt>
                    <w:sdtPr>
                      <w:tag w:val="goog_rdk_40"/>
                      <w:id w:val="351454796"/>
                    </w:sdtPr>
                    <w:sdtContent>
                      <w:customXmlInsRangeEnd w:id="603"/>
                      <w:customXmlDelRangeEnd w:id="604"/>
                      <w:ins w:id="605" w:author="Crombie, Sean D" w:date="2025-10-03T01:19:00Z" w16du:dateUtc="2025-10-02T15:19:00Z">
                        <w:del w:id="606" w:author="Santos, Stuart" w:date="2026-01-20T14:40:00Z" w16du:dateUtc="2026-01-20T19:40:00Z">
                          <w:r w:rsidR="00DA18BA" w:rsidRPr="00754C46" w:rsidDel="006447D5">
                            <w:delText>Policy End Date</w:delText>
                          </w:r>
                        </w:del>
                      </w:ins>
                      <w:customXmlInsRangeStart w:id="607" w:author="Crombie, Sean D" w:date="2025-10-03T01:19:00Z"/>
                      <w:customXmlDelRangeStart w:id="608" w:author="Santos, Stuart" w:date="2026-01-20T14:40:00Z"/>
                    </w:sdtContent>
                  </w:sdt>
                  <w:customXmlInsRangeEnd w:id="607"/>
                  <w:customXmlDelRangeEnd w:id="608"/>
                  <w:customXmlInsRangeStart w:id="609" w:author="Crombie, Sean D" w:date="2025-10-03T01:19:00Z"/>
                  <w:customXmlDelRangeStart w:id="610" w:author="Santos, Stuart" w:date="2026-01-20T14:40:00Z"/>
                  <w:sdt>
                    <w:sdtPr>
                      <w:tag w:val="goog_rdk_41"/>
                      <w:id w:val="-1150681208"/>
                    </w:sdtPr>
                    <w:sdtContent>
                      <w:customXmlInsRangeEnd w:id="609"/>
                      <w:customXmlDelRangeEnd w:id="610"/>
                      <w:customXmlInsRangeStart w:id="611" w:author="Crombie, Sean D" w:date="2025-10-03T01:19:00Z"/>
                      <w:customXmlDelRangeStart w:id="612" w:author="Santos, Stuart" w:date="2026-01-20T14:40:00Z"/>
                    </w:sdtContent>
                  </w:sdt>
                  <w:customXmlInsRangeEnd w:id="611"/>
                  <w:customXmlDelRangeEnd w:id="612"/>
                  <w:ins w:id="613" w:author="Crombie, Sean D" w:date="2025-10-03T01:19:00Z" w16du:dateUtc="2025-10-02T15:19:00Z">
                    <w:del w:id="614" w:author="Santos, Stuart" w:date="2026-01-20T14:40:00Z" w16du:dateUtc="2026-01-20T19:40:00Z">
                      <w:r w:rsidR="00DA18BA" w:rsidRPr="00754C46" w:rsidDel="006447D5">
                        <w:delText xml:space="preserve"> </w:delText>
                      </w:r>
                      <w:r w:rsidR="00DA18BA" w:rsidRPr="00754C46" w:rsidDel="006447D5">
                        <w:rPr>
                          <w:b/>
                        </w:rPr>
                        <w:delText>{{DD MMM YYYY}}</w:delText>
                      </w:r>
                    </w:del>
                  </w:ins>
                </w:p>
                <w:p w14:paraId="72C68E8B" w14:textId="01468281" w:rsidR="00DA18BA" w:rsidDel="006447D5" w:rsidRDefault="00DA18BA" w:rsidP="00DA18BA">
                  <w:pPr>
                    <w:rPr>
                      <w:ins w:id="615" w:author="Crombie, Sean D" w:date="2025-10-03T01:19:00Z" w16du:dateUtc="2025-10-02T15:19:00Z"/>
                      <w:del w:id="616" w:author="Santos, Stuart" w:date="2026-01-20T14:40:00Z" w16du:dateUtc="2026-01-20T19:40:00Z"/>
                    </w:rPr>
                  </w:pPr>
                </w:p>
              </w:tc>
            </w:tr>
          </w:tbl>
          <w:p w14:paraId="20ED5AA3" w14:textId="44EC4223" w:rsidR="00DA18BA" w:rsidDel="006447D5" w:rsidRDefault="00DA18BA" w:rsidP="00DA18BA">
            <w:pPr>
              <w:rPr>
                <w:ins w:id="617" w:author="Crombie, Sean D" w:date="2025-10-03T01:19:00Z" w16du:dateUtc="2025-10-02T15:19:00Z"/>
                <w:del w:id="618" w:author="Santos, Stuart" w:date="2026-01-20T14:40:00Z" w16du:dateUtc="2026-01-20T19:40:00Z"/>
              </w:rPr>
            </w:pPr>
          </w:p>
          <w:p w14:paraId="4CBAF0E3" w14:textId="41EA94D8" w:rsidR="00DA18BA" w:rsidDel="006447D5" w:rsidRDefault="00DA18BA">
            <w:pPr>
              <w:ind w:left="0" w:firstLine="0"/>
              <w:rPr>
                <w:ins w:id="619" w:author="Crombie, Sean D" w:date="2025-10-03T01:19:00Z" w16du:dateUtc="2025-10-02T15:19:00Z"/>
                <w:del w:id="620" w:author="Santos, Stuart" w:date="2026-01-20T14:40:00Z" w16du:dateUtc="2026-01-20T19:40:00Z"/>
              </w:rPr>
              <w:pPrChange w:id="621" w:author="Crombie, Sean D" w:date="2025-10-03T01:21:00Z" w16du:dateUtc="2025-10-02T15:21:00Z">
                <w:pPr/>
              </w:pPrChange>
            </w:pPr>
            <w:ins w:id="622" w:author="Crombie, Sean D" w:date="2025-10-03T01:19:00Z" w16du:dateUtc="2025-10-02T15:19:00Z">
              <w:del w:id="623" w:author="Santos, Stuart" w:date="2026-01-20T14:40:00Z" w16du:dateUtc="2026-01-20T19:40:00Z">
                <w:r w:rsidDel="006447D5">
                  <w:delText xml:space="preserve">To continue enjoying cover on all </w:delText>
                </w:r>
              </w:del>
            </w:ins>
            <w:ins w:id="624" w:author="Crombie, Sean D" w:date="2025-10-03T01:22:00Z" w16du:dateUtc="2025-10-02T15:22:00Z">
              <w:del w:id="625" w:author="Santos, Stuart" w:date="2026-01-20T14:40:00Z" w16du:dateUtc="2026-01-20T19:40:00Z">
                <w:r w:rsidR="00EB13F4" w:rsidDel="006447D5">
                  <w:delText>e</w:delText>
                </w:r>
              </w:del>
            </w:ins>
            <w:ins w:id="626" w:author="Crombie, Sean D" w:date="2025-10-03T01:23:00Z" w16du:dateUtc="2025-10-02T15:23:00Z">
              <w:del w:id="627" w:author="Santos, Stuart" w:date="2026-01-20T14:40:00Z" w16du:dateUtc="2026-01-20T19:40:00Z">
                <w:r w:rsidR="00EB13F4" w:rsidDel="006447D5">
                  <w:delText>ligible</w:delText>
                </w:r>
              </w:del>
            </w:ins>
            <w:ins w:id="628" w:author="Crombie, Sean D" w:date="2025-10-03T01:19:00Z" w16du:dateUtc="2025-10-02T15:19:00Z">
              <w:del w:id="629" w:author="Santos, Stuart" w:date="2026-01-20T14:40:00Z" w16du:dateUtc="2026-01-20T19:40:00Z">
                <w:r w:rsidDel="006447D5">
                  <w:delText xml:space="preserve"> trips for another year, you’ll need to purchase a new policy. </w:delText>
                </w:r>
              </w:del>
            </w:ins>
          </w:p>
          <w:p w14:paraId="3AB80DDB" w14:textId="5F5CF9FC" w:rsidR="00DA18BA" w:rsidDel="006447D5" w:rsidRDefault="00DA18BA" w:rsidP="00DA18BA">
            <w:pPr>
              <w:rPr>
                <w:ins w:id="630" w:author="Crombie, Sean D" w:date="2025-10-03T01:19:00Z" w16du:dateUtc="2025-10-02T15:19:00Z"/>
                <w:del w:id="631" w:author="Santos, Stuart" w:date="2026-01-20T14:40:00Z" w16du:dateUtc="2026-01-20T19:40:00Z"/>
              </w:rPr>
            </w:pPr>
          </w:p>
          <w:p w14:paraId="41F858C9" w14:textId="4EF99F96" w:rsidR="004C4E6C" w:rsidDel="006447D5" w:rsidRDefault="004C4E6C" w:rsidP="007257F3">
            <w:pPr>
              <w:ind w:left="0" w:firstLine="0"/>
              <w:rPr>
                <w:ins w:id="632" w:author="Crombie, Sean D" w:date="2025-10-03T01:24:00Z" w16du:dateUtc="2025-10-02T15:24:00Z"/>
                <w:del w:id="633" w:author="Santos, Stuart" w:date="2026-01-20T14:40:00Z" w16du:dateUtc="2026-01-20T19:40:00Z"/>
                <w:highlight w:val="cyan"/>
              </w:rPr>
            </w:pPr>
            <w:ins w:id="634" w:author="Crombie, Sean D" w:date="2025-10-03T01:24:00Z" w16du:dateUtc="2025-10-02T15:24:00Z">
              <w:del w:id="635" w:author="Santos, Stuart" w:date="2026-01-20T14:40:00Z" w16du:dateUtc="2026-01-20T19:40:00Z">
                <w:r w:rsidDel="006447D5">
                  <w:delText>Please visit our website to get a quick quote today.</w:delText>
                </w:r>
              </w:del>
            </w:ins>
          </w:p>
          <w:p w14:paraId="6F72E2C5" w14:textId="596C274A" w:rsidR="004C4E6C" w:rsidDel="006447D5" w:rsidRDefault="004C4E6C" w:rsidP="007257F3">
            <w:pPr>
              <w:ind w:left="0" w:firstLine="0"/>
              <w:rPr>
                <w:ins w:id="636" w:author="Crombie, Sean D" w:date="2025-10-03T01:24:00Z" w16du:dateUtc="2025-10-02T15:24:00Z"/>
                <w:del w:id="637" w:author="Santos, Stuart" w:date="2026-01-20T14:40:00Z" w16du:dateUtc="2026-01-20T19:40:00Z"/>
                <w:highlight w:val="cyan"/>
              </w:rPr>
            </w:pPr>
          </w:p>
          <w:p w14:paraId="257291E9" w14:textId="2121403A" w:rsidR="00DA18BA" w:rsidDel="006447D5" w:rsidRDefault="07078578">
            <w:pPr>
              <w:ind w:left="0" w:firstLine="0"/>
              <w:rPr>
                <w:ins w:id="638" w:author="Crombie, Sean D" w:date="2025-10-03T01:19:00Z" w16du:dateUtc="2025-10-02T15:19:00Z"/>
                <w:del w:id="639" w:author="Santos, Stuart" w:date="2026-01-20T14:40:00Z" w16du:dateUtc="2026-01-20T19:40:00Z"/>
              </w:rPr>
              <w:pPrChange w:id="640" w:author="Crombie, Sean D" w:date="2025-10-03T01:21:00Z" w16du:dateUtc="2025-10-02T15:21:00Z">
                <w:pPr/>
              </w:pPrChange>
            </w:pPr>
            <w:ins w:id="641" w:author="Crombie, Sean D" w:date="2025-10-03T01:19:00Z">
              <w:del w:id="642" w:author="Santos, Stuart" w:date="2026-01-20T14:40:00Z" w16du:dateUtc="2026-01-20T19:40:00Z">
                <w:r w:rsidRPr="56457879" w:rsidDel="006447D5">
                  <w:rPr>
                    <w:highlight w:val="cyan"/>
                  </w:rPr>
                  <w:delText xml:space="preserve">From </w:delText>
                </w:r>
                <w:commentRangeStart w:id="643"/>
                <w:r w:rsidRPr="56457879" w:rsidDel="006447D5">
                  <w:rPr>
                    <w:highlight w:val="cyan"/>
                  </w:rPr>
                  <w:delText>{{DD MMM YYYY}}</w:delText>
                </w:r>
              </w:del>
            </w:ins>
            <w:commentRangeEnd w:id="643"/>
            <w:del w:id="644" w:author="Santos, Stuart" w:date="2026-01-20T14:40:00Z" w16du:dateUtc="2026-01-20T19:40:00Z">
              <w:r w:rsidR="00DA18BA" w:rsidDel="006447D5">
                <w:rPr>
                  <w:rStyle w:val="CommentReference"/>
                </w:rPr>
                <w:commentReference w:id="643"/>
              </w:r>
            </w:del>
            <w:ins w:id="645" w:author="Crombie, Sean D" w:date="2025-10-03T01:19:00Z">
              <w:del w:id="646" w:author="Santos, Stuart" w:date="2026-01-20T14:40:00Z" w16du:dateUtc="2026-01-20T19:40:00Z">
                <w:r w:rsidRPr="56457879" w:rsidDel="006447D5">
                  <w:rPr>
                    <w:highlight w:val="cyan"/>
                  </w:rPr>
                  <w:delText xml:space="preserve">, Qantas Travel Insurance </w:delText>
                </w:r>
                <w:commentRangeStart w:id="647"/>
                <w:commentRangeStart w:id="648"/>
                <w:r w:rsidRPr="56457879" w:rsidDel="006447D5">
                  <w:rPr>
                    <w:highlight w:val="cyan"/>
                  </w:rPr>
                  <w:delText>is</w:delText>
                </w:r>
              </w:del>
            </w:ins>
            <w:commentRangeEnd w:id="647"/>
            <w:del w:id="649" w:author="Santos, Stuart" w:date="2026-01-20T14:40:00Z" w16du:dateUtc="2026-01-20T19:40:00Z">
              <w:r w:rsidR="00DA18BA" w:rsidDel="006447D5">
                <w:rPr>
                  <w:rStyle w:val="CommentReference"/>
                </w:rPr>
                <w:commentReference w:id="647"/>
              </w:r>
              <w:commentRangeEnd w:id="648"/>
              <w:r w:rsidR="00DA18BA" w:rsidDel="006447D5">
                <w:rPr>
                  <w:rStyle w:val="CommentReference"/>
                </w:rPr>
                <w:commentReference w:id="648"/>
              </w:r>
            </w:del>
            <w:ins w:id="650" w:author="Crombie, Sean D" w:date="2025-10-03T01:19:00Z">
              <w:del w:id="651" w:author="Santos, Stuart" w:date="2026-01-20T14:40:00Z" w16du:dateUtc="2026-01-20T19:40:00Z">
                <w:r w:rsidRPr="56457879" w:rsidDel="006447D5">
                  <w:rPr>
                    <w:highlight w:val="cyan"/>
                  </w:rPr>
                  <w:delText xml:space="preserve"> underwritten by Zurich Australian Insurance Limited, ABN 13 000 296 640, AFSL 232507 (“ZAIL”) with Qantas Airways Limited as an authorised representative (AR 261363) of ZAIL.</w:delText>
                </w:r>
                <w:r w:rsidDel="006447D5">
                  <w:delText xml:space="preserve"> Any policy taken out </w:delText>
                </w:r>
              </w:del>
            </w:ins>
            <w:ins w:id="652" w:author="Crombie, Sean D" w:date="2025-10-03T01:23:00Z">
              <w:del w:id="653" w:author="Santos, Stuart" w:date="2026-01-20T14:40:00Z" w16du:dateUtc="2026-01-20T19:40:00Z">
                <w:r w:rsidR="05592865" w:rsidDel="006447D5">
                  <w:delText>from</w:delText>
                </w:r>
              </w:del>
            </w:ins>
            <w:ins w:id="654" w:author="Crombie, Sean D" w:date="2025-10-03T01:19:00Z">
              <w:del w:id="655" w:author="Santos, Stuart" w:date="2026-01-20T14:40:00Z" w16du:dateUtc="2026-01-20T19:40:00Z">
                <w:r w:rsidDel="006447D5">
                  <w:delText xml:space="preserve"> this date will be issued by ZAIL and not</w:delText>
                </w:r>
              </w:del>
            </w:ins>
            <w:ins w:id="656" w:author="Crombie, Sean D" w:date="2025-10-03T10:39:00Z">
              <w:del w:id="657" w:author="Santos, Stuart" w:date="2026-01-20T14:40:00Z" w16du:dateUtc="2026-01-20T19:40:00Z">
                <w:r w:rsidR="18988A9E" w:rsidDel="006447D5">
                  <w:delText xml:space="preserve"> by </w:delText>
                </w:r>
              </w:del>
            </w:ins>
            <w:ins w:id="658" w:author="Crombie, Sean D" w:date="2025-10-03T01:19:00Z">
              <w:del w:id="659" w:author="Santos, Stuart" w:date="2026-01-20T14:40:00Z" w16du:dateUtc="2026-01-20T19:40:00Z">
                <w:r w:rsidDel="006447D5">
                  <w:delText xml:space="preserve"> AIG</w:delText>
                </w:r>
              </w:del>
            </w:ins>
            <w:ins w:id="660" w:author="Crombie, Sean D" w:date="2025-10-03T10:38:00Z">
              <w:del w:id="661" w:author="Santos, Stuart" w:date="2026-01-20T14:40:00Z" w16du:dateUtc="2026-01-20T19:40:00Z">
                <w:r w:rsidR="5AC2DAE3" w:rsidDel="006447D5">
                  <w:delText>.</w:delText>
                </w:r>
              </w:del>
            </w:ins>
          </w:p>
          <w:p w14:paraId="60ADFEAB" w14:textId="13A9A30D" w:rsidR="00DA18BA" w:rsidDel="006447D5" w:rsidRDefault="00DA18BA" w:rsidP="00DA18BA">
            <w:pPr>
              <w:rPr>
                <w:ins w:id="662" w:author="Crombie, Sean D" w:date="2025-10-03T01:19:00Z" w16du:dateUtc="2025-10-02T15:19:00Z"/>
                <w:del w:id="663" w:author="Santos, Stuart" w:date="2026-01-20T14:40:00Z" w16du:dateUtc="2026-01-20T19:40:00Z"/>
              </w:rPr>
            </w:pPr>
          </w:p>
          <w:p w14:paraId="0E0FDF6F" w14:textId="569393AE" w:rsidR="00DA18BA" w:rsidDel="006447D5" w:rsidRDefault="00DA18BA">
            <w:pPr>
              <w:ind w:left="0" w:firstLine="0"/>
              <w:rPr>
                <w:ins w:id="664" w:author="Crombie, Sean D" w:date="2025-10-03T01:19:00Z" w16du:dateUtc="2025-10-02T15:19:00Z"/>
                <w:del w:id="665" w:author="Santos, Stuart" w:date="2026-01-20T14:40:00Z" w16du:dateUtc="2026-01-20T19:40:00Z"/>
                <w:color w:val="FF0000"/>
              </w:rPr>
              <w:pPrChange w:id="666" w:author="Crombie, Sean D" w:date="2025-10-03T01:21:00Z" w16du:dateUtc="2025-10-02T15:21:00Z">
                <w:pPr/>
              </w:pPrChange>
            </w:pPr>
            <w:ins w:id="667" w:author="Crombie, Sean D" w:date="2025-10-03T01:19:00Z" w16du:dateUtc="2025-10-02T15:19:00Z">
              <w:del w:id="668" w:author="Santos, Stuart" w:date="2026-01-20T14:40:00Z" w16du:dateUtc="2026-01-20T19:40:00Z">
                <w:r w:rsidDel="006447D5">
                  <w:delText xml:space="preserve">CTA button: </w:delText>
                </w:r>
                <w:r w:rsidDel="006447D5">
                  <w:fldChar w:fldCharType="begin"/>
                </w:r>
                <w:r w:rsidDel="006447D5">
                  <w:delInstrText>HYPERLINK "https://travel.insurance.qantas.com/" \h</w:delInstrText>
                </w:r>
                <w:r w:rsidDel="006447D5">
                  <w:fldChar w:fldCharType="separate"/>
                </w:r>
                <w:r w:rsidDel="006447D5">
                  <w:rPr>
                    <w:color w:val="1155CC"/>
                    <w:u w:val="single"/>
                  </w:rPr>
                  <w:delText>{{Get a quote}}</w:delText>
                </w:r>
                <w:r w:rsidDel="006447D5">
                  <w:fldChar w:fldCharType="end"/>
                </w:r>
                <w:r w:rsidDel="006447D5">
                  <w:rPr>
                    <w:color w:val="FF0000"/>
                  </w:rPr>
                  <w:delText xml:space="preserve"> {{Call 13 49 60}}</w:delText>
                </w:r>
              </w:del>
            </w:ins>
          </w:p>
          <w:p w14:paraId="11FB5BBA" w14:textId="76956521" w:rsidR="00DA18BA" w:rsidDel="006447D5" w:rsidRDefault="00DA18BA" w:rsidP="00DA18BA">
            <w:pPr>
              <w:rPr>
                <w:ins w:id="669" w:author="Crombie, Sean D" w:date="2025-10-03T01:19:00Z" w16du:dateUtc="2025-10-02T15:19:00Z"/>
                <w:del w:id="670" w:author="Santos, Stuart" w:date="2026-01-20T14:40:00Z" w16du:dateUtc="2026-01-20T19:40:00Z"/>
                <w:color w:val="FF0000"/>
              </w:rPr>
            </w:pPr>
          </w:p>
          <w:p w14:paraId="72FA9D19" w14:textId="5D8A734D" w:rsidR="00DA18BA" w:rsidDel="006447D5" w:rsidRDefault="00DA18BA" w:rsidP="00DA18BA">
            <w:pPr>
              <w:jc w:val="center"/>
              <w:rPr>
                <w:ins w:id="671" w:author="Crombie, Sean D" w:date="2025-10-03T01:19:00Z" w16du:dateUtc="2025-10-02T15:19:00Z"/>
                <w:del w:id="672" w:author="Santos, Stuart" w:date="2026-01-20T14:40:00Z" w16du:dateUtc="2026-01-20T19:40:00Z"/>
                <w:i/>
              </w:rPr>
            </w:pPr>
            <w:ins w:id="673" w:author="Crombie, Sean D" w:date="2025-10-03T01:19:00Z" w16du:dateUtc="2025-10-02T15:19:00Z">
              <w:del w:id="674" w:author="Santos, Stuart" w:date="2026-01-20T14:40:00Z" w16du:dateUtc="2026-01-20T19:40:00Z">
                <w:r w:rsidDel="006447D5">
                  <w:rPr>
                    <w:i/>
                  </w:rPr>
                  <w:delText>This is an auto generated email, please do not reply.</w:delText>
                </w:r>
              </w:del>
            </w:ins>
          </w:p>
          <w:p w14:paraId="1369C092" w14:textId="237635D4" w:rsidR="00DA18BA" w:rsidDel="006447D5" w:rsidRDefault="00DA18BA" w:rsidP="00DA18BA">
            <w:pPr>
              <w:jc w:val="center"/>
              <w:rPr>
                <w:ins w:id="675" w:author="Crombie, Sean D" w:date="2025-10-03T01:19:00Z" w16du:dateUtc="2025-10-02T15:19:00Z"/>
                <w:del w:id="676" w:author="Santos, Stuart" w:date="2026-01-20T14:40:00Z" w16du:dateUtc="2026-01-20T19:40:00Z"/>
                <w:i/>
              </w:rPr>
            </w:pPr>
          </w:p>
          <w:p w14:paraId="5B0D5783" w14:textId="3ED6881D" w:rsidR="00DA18BA" w:rsidDel="006447D5" w:rsidRDefault="00DA18BA" w:rsidP="00DA18BA">
            <w:pPr>
              <w:jc w:val="center"/>
              <w:rPr>
                <w:ins w:id="677" w:author="Crombie, Sean D" w:date="2025-10-03T01:19:00Z" w16du:dateUtc="2025-10-02T15:19:00Z"/>
                <w:del w:id="678" w:author="Santos, Stuart" w:date="2026-01-20T14:40:00Z" w16du:dateUtc="2026-01-20T19:40:00Z"/>
                <w:i/>
              </w:rPr>
            </w:pPr>
            <w:ins w:id="679" w:author="Crombie, Sean D" w:date="2025-10-03T01:19:00Z" w16du:dateUtc="2025-10-02T15:19:00Z">
              <w:del w:id="680" w:author="Santos, Stuart" w:date="2026-01-20T14:40:00Z" w16du:dateUtc="2026-01-20T19:40:00Z">
                <w:r w:rsidDel="006447D5">
                  <w:rPr>
                    <w:rFonts w:ascii="Helvetica Neue" w:eastAsia="Helvetica Neue" w:hAnsi="Helvetica Neue" w:cs="Helvetica Neue"/>
                    <w:i/>
                  </w:rPr>
                  <w:delText>You are receiving this email because it relates to, or is ancillary to, a product or service which has been, or has agreed to be, supplied or given to you by Qantas Loyalty (or a third party).</w:delText>
                </w:r>
              </w:del>
            </w:ins>
          </w:p>
          <w:p w14:paraId="29E31874" w14:textId="47309F78" w:rsidR="00DA18BA" w:rsidDel="006447D5" w:rsidRDefault="00DA18BA" w:rsidP="00DA18BA">
            <w:pPr>
              <w:jc w:val="center"/>
              <w:rPr>
                <w:ins w:id="681" w:author="Crombie, Sean D" w:date="2025-10-03T01:19:00Z" w16du:dateUtc="2025-10-02T15:19:00Z"/>
                <w:del w:id="682" w:author="Santos, Stuart" w:date="2026-01-20T14:40:00Z" w16du:dateUtc="2026-01-20T19:40:00Z"/>
                <w:i/>
              </w:rPr>
            </w:pPr>
          </w:p>
          <w:p w14:paraId="082DE825" w14:textId="3E872CC7" w:rsidR="00DA18BA" w:rsidDel="006447D5" w:rsidRDefault="00DA18BA">
            <w:pPr>
              <w:keepNext/>
              <w:keepLines/>
              <w:ind w:left="0" w:firstLine="0"/>
              <w:rPr>
                <w:ins w:id="683" w:author="Crombie, Sean D" w:date="2025-10-03T01:19:00Z" w16du:dateUtc="2025-10-02T15:19:00Z"/>
                <w:del w:id="684" w:author="Santos, Stuart" w:date="2026-01-20T14:40:00Z" w16du:dateUtc="2026-01-20T19:40:00Z"/>
                <w:color w:val="343741"/>
              </w:rPr>
              <w:pPrChange w:id="685" w:author="Crombie, Sean D" w:date="2025-10-03T01:21:00Z" w16du:dateUtc="2025-10-02T15:21:00Z">
                <w:pPr>
                  <w:keepNext/>
                  <w:keepLines/>
                </w:pPr>
              </w:pPrChange>
            </w:pPr>
            <w:ins w:id="686" w:author="Crombie, Sean D" w:date="2025-10-03T01:19:00Z" w16du:dateUtc="2025-10-02T15:19:00Z">
              <w:del w:id="687" w:author="Santos, Stuart" w:date="2026-01-20T14:40:00Z" w16du:dateUtc="2026-01-20T19:40:00Z">
                <w:r w:rsidDel="006447D5">
                  <w:rPr>
                    <w:color w:val="343741"/>
                  </w:rPr>
                  <w:delText xml:space="preserve">Qantas Travel Insurance is issued by AIG Australia Limited ABN 93 004 727 753, AFSL 381686 (“AIG”). Qantas Airways Limited is AIG’s authorised representative (AR 261363). This is general advice only and your objectives, financial situation or needs have not been taken into account. You should consider whether the advice is suitable for you and your personal circumstances. Before making any decision to buy the travel insurance, you should read the </w:delText>
                </w:r>
                <w:r w:rsidDel="006447D5">
                  <w:fldChar w:fldCharType="begin"/>
                </w:r>
                <w:r w:rsidDel="006447D5">
                  <w:delInstrText>HYPERLINK "https://insurance.qantas.com/policy-documents/travel-insurance?cmpid=emc-qantas-au-savequote-footer" \h</w:delInstrText>
                </w:r>
                <w:r w:rsidDel="006447D5">
                  <w:fldChar w:fldCharType="separate"/>
                </w:r>
                <w:r w:rsidDel="006447D5">
                  <w:rPr>
                    <w:color w:val="E40000"/>
                    <w:u w:val="single"/>
                  </w:rPr>
                  <w:delText>Product Disclosure Statement (PDS)</w:delText>
                </w:r>
                <w:r w:rsidDel="006447D5">
                  <w:fldChar w:fldCharType="end"/>
                </w:r>
                <w:r w:rsidDel="006447D5">
                  <w:rPr>
                    <w:color w:val="343741"/>
                  </w:rPr>
                  <w:delText xml:space="preserve">, </w:delText>
                </w:r>
                <w:r w:rsidDel="006447D5">
                  <w:fldChar w:fldCharType="begin"/>
                </w:r>
                <w:r w:rsidDel="006447D5">
                  <w:delInstrText>HYPERLINK "https://insurance.qantas.com/policy-documents/travel-insurance?cmpid=emc-qantas-au-savequote-footer" \h</w:delInstrText>
                </w:r>
                <w:r w:rsidDel="006447D5">
                  <w:fldChar w:fldCharType="separate"/>
                </w:r>
                <w:r w:rsidDel="006447D5">
                  <w:rPr>
                    <w:color w:val="E40000"/>
                    <w:u w:val="single"/>
                  </w:rPr>
                  <w:delText>Target Market Determination (TMD)</w:delText>
                </w:r>
                <w:r w:rsidDel="006447D5">
                  <w:fldChar w:fldCharType="end"/>
                </w:r>
                <w:r w:rsidDel="006447D5">
                  <w:rPr>
                    <w:color w:val="343741"/>
                  </w:rPr>
                  <w:delText xml:space="preserve"> and </w:delText>
                </w:r>
                <w:r w:rsidDel="006447D5">
                  <w:fldChar w:fldCharType="begin"/>
                </w:r>
                <w:r w:rsidDel="006447D5">
                  <w:delInstrText>HYPERLINK "https://insurance.qantas.com/policy-documents/travel-insurance?cmpid=emc-qantas-au-savequote-footer" \h</w:delInstrText>
                </w:r>
                <w:r w:rsidDel="006447D5">
                  <w:fldChar w:fldCharType="separate"/>
                </w:r>
                <w:r w:rsidDel="006447D5">
                  <w:rPr>
                    <w:color w:val="E40000"/>
                    <w:u w:val="single"/>
                  </w:rPr>
                  <w:delText>Financial Services Guide (FSG)</w:delText>
                </w:r>
                <w:r w:rsidDel="006447D5">
                  <w:fldChar w:fldCharType="end"/>
                </w:r>
                <w:r w:rsidDel="006447D5">
                  <w:rPr>
                    <w:color w:val="343741"/>
                  </w:rPr>
                  <w:delText xml:space="preserve">. </w:delText>
                </w:r>
              </w:del>
            </w:ins>
          </w:p>
          <w:p w14:paraId="642F8A49" w14:textId="62CDB3BE" w:rsidR="00DA18BA" w:rsidDel="006447D5" w:rsidRDefault="00DA18BA" w:rsidP="00DA18BA">
            <w:pPr>
              <w:keepNext/>
              <w:keepLines/>
              <w:rPr>
                <w:ins w:id="688" w:author="Crombie, Sean D" w:date="2025-10-03T01:19:00Z" w16du:dateUtc="2025-10-02T15:19:00Z"/>
                <w:del w:id="689" w:author="Santos, Stuart" w:date="2026-01-20T14:40:00Z" w16du:dateUtc="2026-01-20T19:40:00Z"/>
                <w:color w:val="343741"/>
              </w:rPr>
            </w:pPr>
          </w:p>
          <w:p w14:paraId="0ED9113A" w14:textId="1804F35C" w:rsidR="00DA18BA" w:rsidDel="006447D5" w:rsidRDefault="00DA18BA">
            <w:pPr>
              <w:keepNext/>
              <w:keepLines/>
              <w:ind w:left="0" w:firstLine="0"/>
              <w:rPr>
                <w:ins w:id="690" w:author="Crombie, Sean D" w:date="2025-10-03T01:19:00Z" w16du:dateUtc="2025-10-02T15:19:00Z"/>
                <w:del w:id="691" w:author="Santos, Stuart" w:date="2026-01-20T14:40:00Z" w16du:dateUtc="2026-01-20T19:40:00Z"/>
              </w:rPr>
              <w:pPrChange w:id="692" w:author="Crombie, Sean D" w:date="2025-10-03T01:22:00Z" w16du:dateUtc="2025-10-02T15:22:00Z">
                <w:pPr>
                  <w:keepNext/>
                  <w:keepLines/>
                </w:pPr>
              </w:pPrChange>
            </w:pPr>
            <w:ins w:id="693" w:author="Crombie, Sean D" w:date="2025-10-03T01:19:00Z" w16du:dateUtc="2025-10-02T15:19:00Z">
              <w:del w:id="694" w:author="Santos, Stuart" w:date="2026-01-20T14:40:00Z" w16du:dateUtc="2026-01-20T19:40:00Z">
                <w:r w:rsidRPr="00642543" w:rsidDel="006447D5">
                  <w:rPr>
                    <w:color w:val="343741"/>
                    <w:highlight w:val="cyan"/>
                  </w:rPr>
                  <w:delText xml:space="preserve">From </w:delText>
                </w:r>
                <w:commentRangeStart w:id="695"/>
                <w:r w:rsidRPr="00642543" w:rsidDel="006447D5">
                  <w:rPr>
                    <w:color w:val="343741"/>
                    <w:highlight w:val="cyan"/>
                  </w:rPr>
                  <w:delText>{{DD MM YYYY}}</w:delText>
                </w:r>
                <w:commentRangeEnd w:id="695"/>
                <w:r w:rsidRPr="00642543" w:rsidDel="006447D5">
                  <w:rPr>
                    <w:rStyle w:val="CommentReference"/>
                    <w:color w:val="343741"/>
                    <w:sz w:val="22"/>
                    <w:szCs w:val="22"/>
                    <w:highlight w:val="cyan"/>
                  </w:rPr>
                  <w:commentReference w:id="695"/>
                </w:r>
                <w:r w:rsidRPr="00642543" w:rsidDel="006447D5">
                  <w:rPr>
                    <w:color w:val="343741"/>
                    <w:highlight w:val="cyan"/>
                  </w:rPr>
                  <w:delText xml:space="preserve">, Qantas </w:delText>
                </w:r>
                <w:r w:rsidRPr="0096258A" w:rsidDel="006447D5">
                  <w:rPr>
                    <w:color w:val="343741"/>
                    <w:highlight w:val="cyan"/>
                  </w:rPr>
                  <w:delText>Travel Insurance is issued by Zurich Australian Insurance Limited, ABN 13 000 296 640, AFSL 232507 (“ZAIL”)</w:delText>
                </w:r>
                <w:r w:rsidDel="006447D5">
                  <w:rPr>
                    <w:color w:val="343741"/>
                    <w:highlight w:val="cyan"/>
                  </w:rPr>
                  <w:delText xml:space="preserve"> with </w:delText>
                </w:r>
                <w:r w:rsidRPr="0096258A" w:rsidDel="006447D5">
                  <w:rPr>
                    <w:color w:val="343741"/>
                    <w:highlight w:val="cyan"/>
                  </w:rPr>
                  <w:delText xml:space="preserve">Qantas Airways Limited </w:delText>
                </w:r>
                <w:r w:rsidDel="006447D5">
                  <w:rPr>
                    <w:color w:val="343741"/>
                    <w:highlight w:val="cyan"/>
                  </w:rPr>
                  <w:delText>as</w:delText>
                </w:r>
                <w:r w:rsidRPr="0096258A" w:rsidDel="006447D5">
                  <w:rPr>
                    <w:color w:val="343741"/>
                    <w:highlight w:val="cyan"/>
                  </w:rPr>
                  <w:delText xml:space="preserve"> an authorised representative (AR 261363) of ZAIL. This information is of a general nature only and has been prepared without taking into account your objectives, financial situation or needs. You should consider whether the advice is suitable for you having regard to </w:delText>
                </w:r>
                <w:r w:rsidRPr="004D595E" w:rsidDel="006447D5">
                  <w:rPr>
                    <w:color w:val="343741"/>
                    <w:highlight w:val="cyan"/>
                    <w:lang w:val="en-GB"/>
                  </w:rPr>
                  <w:delText>your personal circumstances</w:delText>
                </w:r>
                <w:r w:rsidRPr="0096258A" w:rsidDel="006447D5">
                  <w:rPr>
                    <w:color w:val="343741"/>
                    <w:highlight w:val="cyan"/>
                  </w:rPr>
                  <w:delText xml:space="preserve">. Before making any decision to buy the travel insurance, you should read the </w:delText>
                </w:r>
                <w:r w:rsidDel="006447D5">
                  <w:fldChar w:fldCharType="begin"/>
                </w:r>
                <w:r w:rsidDel="006447D5">
                  <w:delInstrText>HYPERLINK "https://insurance.qantas.com/policy-documents/travel-insurance?cmpid=emc-qantas-au-savequote-footer" \h</w:delInstrText>
                </w:r>
                <w:r w:rsidDel="006447D5">
                  <w:fldChar w:fldCharType="separate"/>
                </w:r>
                <w:r w:rsidRPr="0096258A" w:rsidDel="006447D5">
                  <w:rPr>
                    <w:color w:val="E40000"/>
                    <w:highlight w:val="cyan"/>
                    <w:u w:val="single"/>
                  </w:rPr>
                  <w:delText>Product Disclosure Statement (PDS)</w:delText>
                </w:r>
                <w:r w:rsidDel="006447D5">
                  <w:fldChar w:fldCharType="end"/>
                </w:r>
                <w:r w:rsidRPr="0096258A" w:rsidDel="006447D5">
                  <w:rPr>
                    <w:color w:val="343741"/>
                    <w:highlight w:val="cyan"/>
                  </w:rPr>
                  <w:delText xml:space="preserve">, </w:delText>
                </w:r>
                <w:r w:rsidDel="006447D5">
                  <w:fldChar w:fldCharType="begin"/>
                </w:r>
                <w:r w:rsidDel="006447D5">
                  <w:delInstrText>HYPERLINK "https://insurance.qantas.com/policy-documents/travel-insurance?cmpid=emc-qantas-au-savequote-footer" \h</w:delInstrText>
                </w:r>
                <w:r w:rsidDel="006447D5">
                  <w:fldChar w:fldCharType="separate"/>
                </w:r>
                <w:r w:rsidRPr="00814064" w:rsidDel="006447D5">
                  <w:rPr>
                    <w:color w:val="E40000"/>
                    <w:highlight w:val="cyan"/>
                    <w:u w:val="single"/>
                  </w:rPr>
                  <w:delText>Target Market Determination (TMD)</w:delText>
                </w:r>
                <w:r w:rsidDel="006447D5">
                  <w:fldChar w:fldCharType="end"/>
                </w:r>
                <w:r w:rsidRPr="00814064" w:rsidDel="006447D5">
                  <w:rPr>
                    <w:color w:val="343741"/>
                    <w:highlight w:val="cyan"/>
                  </w:rPr>
                  <w:delText xml:space="preserve"> and </w:delText>
                </w:r>
                <w:r w:rsidDel="006447D5">
                  <w:fldChar w:fldCharType="begin"/>
                </w:r>
                <w:r w:rsidDel="006447D5">
                  <w:delInstrText>HYPERLINK "https://insurance.qantas.com/policy-documents/travel-insurance?cmpid=emc-qantas-au-savequote-footer" \h</w:delInstrText>
                </w:r>
                <w:r w:rsidDel="006447D5">
                  <w:fldChar w:fldCharType="separate"/>
                </w:r>
                <w:r w:rsidRPr="00814064" w:rsidDel="006447D5">
                  <w:rPr>
                    <w:color w:val="E40000"/>
                    <w:highlight w:val="cyan"/>
                    <w:u w:val="single"/>
                  </w:rPr>
                  <w:delText>Financial Services Guide (FSG)</w:delText>
                </w:r>
                <w:r w:rsidDel="006447D5">
                  <w:fldChar w:fldCharType="end"/>
                </w:r>
                <w:r w:rsidRPr="00814064" w:rsidDel="006447D5">
                  <w:rPr>
                    <w:color w:val="343741"/>
                    <w:highlight w:val="cyan"/>
                  </w:rPr>
                  <w:delText xml:space="preserve">. Active links to these documents will be available from </w:delText>
                </w:r>
                <w:commentRangeStart w:id="696"/>
                <w:r w:rsidRPr="00814064" w:rsidDel="006447D5">
                  <w:rPr>
                    <w:color w:val="343741"/>
                    <w:highlight w:val="cyan"/>
                  </w:rPr>
                  <w:delText>{{DD MM YYYY}}</w:delText>
                </w:r>
                <w:commentRangeEnd w:id="696"/>
                <w:r w:rsidRPr="00814064" w:rsidDel="006447D5">
                  <w:rPr>
                    <w:rStyle w:val="CommentReference"/>
                    <w:color w:val="343741"/>
                    <w:sz w:val="22"/>
                    <w:szCs w:val="22"/>
                    <w:highlight w:val="cyan"/>
                  </w:rPr>
                  <w:commentReference w:id="696"/>
                </w:r>
                <w:r w:rsidRPr="00814064" w:rsidDel="006447D5">
                  <w:rPr>
                    <w:color w:val="343741"/>
                    <w:highlight w:val="cyan"/>
                  </w:rPr>
                  <w:delText xml:space="preserve"> when Qantas Travel Insurance is issued by ZAI</w:delText>
                </w:r>
                <w:r w:rsidRPr="007F54C3" w:rsidDel="006447D5">
                  <w:rPr>
                    <w:color w:val="343741"/>
                    <w:highlight w:val="cyan"/>
                  </w:rPr>
                  <w:delText>L</w:delText>
                </w:r>
              </w:del>
            </w:ins>
            <w:ins w:id="697" w:author="Crombie, Sean D" w:date="2025-11-13T21:14:00Z" w16du:dateUtc="2025-11-13T10:14:00Z">
              <w:del w:id="698" w:author="Santos, Stuart" w:date="2026-01-20T14:40:00Z" w16du:dateUtc="2026-01-20T19:40:00Z">
                <w:r w:rsidR="005429F6" w:rsidDel="006447D5">
                  <w:rPr>
                    <w:color w:val="343741"/>
                    <w:highlight w:val="cyan"/>
                  </w:rPr>
                  <w:delText>.</w:delText>
                </w:r>
              </w:del>
            </w:ins>
            <w:ins w:id="699" w:author="Crombie, Sean D" w:date="2025-10-03T01:19:00Z" w16du:dateUtc="2025-10-02T15:19:00Z">
              <w:del w:id="700" w:author="Santos, Stuart" w:date="2026-01-20T14:40:00Z" w16du:dateUtc="2026-01-20T19:40:00Z">
                <w:r w:rsidRPr="007F54C3" w:rsidDel="006447D5">
                  <w:rPr>
                    <w:color w:val="343741"/>
                    <w:highlight w:val="cyan"/>
                    <w:rPrChange w:id="701" w:author="Crombie, Sean D" w:date="2025-11-13T21:14:00Z" w16du:dateUtc="2025-11-13T10:14:00Z">
                      <w:rPr>
                        <w:color w:val="343741"/>
                      </w:rPr>
                    </w:rPrChange>
                  </w:rPr>
                  <w:delText xml:space="preserve"> </w:delText>
                </w:r>
              </w:del>
            </w:ins>
            <w:ins w:id="702" w:author="Crombie, Sean D" w:date="2025-11-13T21:13:00Z" w16du:dateUtc="2025-11-13T10:13:00Z">
              <w:del w:id="703" w:author="Santos, Stuart" w:date="2026-01-20T14:40:00Z" w16du:dateUtc="2026-01-20T19:40:00Z">
                <w:r w:rsidR="00077104" w:rsidRPr="007F54C3" w:rsidDel="006447D5">
                  <w:rPr>
                    <w:color w:val="343741"/>
                    <w:highlight w:val="cyan"/>
                    <w:rPrChange w:id="704" w:author="Crombie, Sean D" w:date="2025-11-13T21:14:00Z" w16du:dateUtc="2025-11-13T10:14:00Z">
                      <w:rPr>
                        <w:color w:val="343741"/>
                      </w:rPr>
                    </w:rPrChange>
                  </w:rPr>
                  <w:delText>ZAIL engages affiliated entities within the Zurich Insurance Group to provide services in support of this insurance as permitted by applicable laws.</w:delText>
                </w:r>
              </w:del>
            </w:ins>
            <w:ins w:id="705" w:author="Crombie, Sean D" w:date="2025-10-03T01:19:00Z" w16du:dateUtc="2025-10-02T15:19:00Z">
              <w:del w:id="706" w:author="Santos, Stuart" w:date="2026-01-20T14:40:00Z" w16du:dateUtc="2026-01-20T19:40:00Z">
                <w:r w:rsidDel="006447D5">
                  <w:rPr>
                    <w:color w:val="343741"/>
                  </w:rPr>
                  <w:br/>
                </w:r>
              </w:del>
            </w:ins>
          </w:p>
          <w:p w14:paraId="0F8FDD29" w14:textId="36ECAD46" w:rsidR="00F777DF" w:rsidDel="006447D5" w:rsidRDefault="00DA18BA">
            <w:pPr>
              <w:pStyle w:val="Heading1"/>
              <w:ind w:left="0" w:firstLine="0"/>
              <w:rPr>
                <w:ins w:id="707" w:author="Crombie, Sean D" w:date="2025-10-03T01:16:00Z" w16du:dateUtc="2025-10-02T15:16:00Z"/>
                <w:del w:id="708" w:author="Santos, Stuart" w:date="2026-01-20T14:40:00Z" w16du:dateUtc="2026-01-20T19:40:00Z"/>
              </w:rPr>
              <w:pPrChange w:id="709" w:author="Crombie, Sean D" w:date="2025-10-03T01:19:00Z" w16du:dateUtc="2025-10-02T15:19:00Z">
                <w:pPr>
                  <w:pStyle w:val="Heading1"/>
                </w:pPr>
              </w:pPrChange>
            </w:pPr>
            <w:ins w:id="710" w:author="Crombie, Sean D" w:date="2025-10-03T01:19:00Z" w16du:dateUtc="2025-10-02T15:19:00Z">
              <w:del w:id="711" w:author="Santos, Stuart" w:date="2026-01-20T14:40:00Z" w16du:dateUtc="2026-01-20T19:40:00Z">
                <w:r w:rsidDel="006447D5">
                  <w:rPr>
                    <w:color w:val="343741"/>
                  </w:rPr>
                  <w:delText>Sent by AIG Australia Limited (ABN 93 004 727 753), 19/2 Park Street, Sydney, NSW 2000 on behalf of Qantas Airways Limited (ABN 16 009 661 901), Australian headquarters: 10 Bourke Road, Mascot, NSW 2020.</w:delText>
                </w:r>
              </w:del>
            </w:ins>
          </w:p>
        </w:tc>
        <w:tc>
          <w:tcPr>
            <w:tcW w:w="425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9DAF8"/>
            <w:tcPrChange w:id="712" w:author="Crombie, Sean D" w:date="2025-10-03T01:18:00Z" w16du:dateUtc="2025-10-02T15:18:00Z">
              <w:tcPr>
                <w:tcW w:w="7275" w:type="dxa"/>
                <w:shd w:val="clear" w:color="auto" w:fill="C9DAF8"/>
              </w:tcPr>
            </w:tcPrChange>
          </w:tcPr>
          <w:p w14:paraId="1D24335B" w14:textId="30C02362" w:rsidR="00F777DF" w:rsidDel="006447D5" w:rsidRDefault="00F777DF">
            <w:pPr>
              <w:pStyle w:val="Heading1"/>
              <w:rPr>
                <w:ins w:id="713" w:author="Crombie, Sean D" w:date="2025-10-03T01:16:00Z" w16du:dateUtc="2025-10-02T15:16:00Z"/>
                <w:del w:id="714" w:author="Santos, Stuart" w:date="2026-01-20T14:40:00Z" w16du:dateUtc="2026-01-20T19:40:00Z"/>
              </w:rPr>
            </w:pPr>
          </w:p>
        </w:tc>
      </w:tr>
      <w:tr w:rsidR="0045311B" w:rsidDel="006447D5" w14:paraId="2ECC4B1F" w14:textId="6FB6C68F" w:rsidTr="56457879">
        <w:trPr>
          <w:trHeight w:val="364"/>
          <w:del w:id="715" w:author="Santos, Stuart" w:date="2026-01-20T14:40:00Z" w16du:dateUtc="2026-01-20T19:40:00Z"/>
        </w:trPr>
        <w:tc>
          <w:tcPr>
            <w:tcW w:w="21825" w:type="dxa"/>
            <w:gridSpan w:val="5"/>
            <w:shd w:val="clear" w:color="auto" w:fill="C9DAF8"/>
          </w:tcPr>
          <w:p w14:paraId="06BA293A" w14:textId="3D3D3213" w:rsidR="0045311B" w:rsidDel="006447D5" w:rsidRDefault="00F806FF">
            <w:pPr>
              <w:pStyle w:val="Heading1"/>
              <w:ind w:left="0" w:firstLine="0"/>
              <w:rPr>
                <w:del w:id="716" w:author="Santos, Stuart" w:date="2026-01-20T14:40:00Z" w16du:dateUtc="2026-01-20T19:40:00Z"/>
                <w:rFonts w:ascii="Arial" w:eastAsia="Arial" w:hAnsi="Arial" w:cs="Arial"/>
                <w:sz w:val="20"/>
                <w:szCs w:val="20"/>
              </w:rPr>
            </w:pPr>
            <w:bookmarkStart w:id="717" w:name="_heading=h.1c00sx9h943j" w:colFirst="0" w:colLast="0"/>
            <w:bookmarkEnd w:id="717"/>
            <w:del w:id="718" w:author="Santos, Stuart" w:date="2026-01-20T14:40:00Z" w16du:dateUtc="2026-01-20T19:40:00Z">
              <w:r w:rsidDel="006447D5">
                <w:rPr>
                  <w:rFonts w:ascii="Arial" w:eastAsia="Arial" w:hAnsi="Arial" w:cs="Arial"/>
                  <w:sz w:val="20"/>
                  <w:szCs w:val="20"/>
                </w:rPr>
                <w:delText>Annual Multi Trip Expiry Email (Service)</w:delText>
              </w:r>
            </w:del>
          </w:p>
        </w:tc>
      </w:tr>
      <w:tr w:rsidR="0045311B" w:rsidDel="006447D5" w14:paraId="4A376E8C" w14:textId="20C8EB60" w:rsidTr="56457879">
        <w:trPr>
          <w:del w:id="719" w:author="Santos, Stuart" w:date="2026-01-20T14:40:00Z" w16du:dateUtc="2026-01-20T19:40:00Z"/>
        </w:trPr>
        <w:tc>
          <w:tcPr>
            <w:tcW w:w="3000" w:type="dxa"/>
            <w:gridSpan w:val="2"/>
          </w:tcPr>
          <w:p w14:paraId="6E6AAED0" w14:textId="73B7B490" w:rsidR="0045311B" w:rsidDel="006447D5" w:rsidRDefault="00F806FF">
            <w:pPr>
              <w:ind w:left="0" w:firstLine="0"/>
              <w:rPr>
                <w:del w:id="720" w:author="Santos, Stuart" w:date="2026-01-20T14:40:00Z" w16du:dateUtc="2026-01-20T19:40:00Z"/>
                <w:rFonts w:ascii="Arial" w:eastAsia="Arial" w:hAnsi="Arial" w:cs="Arial"/>
                <w:sz w:val="20"/>
                <w:szCs w:val="20"/>
              </w:rPr>
            </w:pPr>
            <w:del w:id="721" w:author="Santos, Stuart" w:date="2026-01-20T14:40:00Z" w16du:dateUtc="2026-01-20T19:40:00Z">
              <w:r w:rsidDel="006447D5">
                <w:rPr>
                  <w:rFonts w:ascii="Arial" w:eastAsia="Arial" w:hAnsi="Arial" w:cs="Arial"/>
                  <w:b/>
                  <w:sz w:val="20"/>
                  <w:szCs w:val="20"/>
                </w:rPr>
                <w:delText>ZAIL owned / managed</w:delText>
              </w:r>
            </w:del>
          </w:p>
          <w:p w14:paraId="0DC15781" w14:textId="6996FF08" w:rsidR="0045311B" w:rsidDel="006447D5" w:rsidRDefault="0045311B">
            <w:pPr>
              <w:ind w:left="0" w:firstLine="0"/>
              <w:rPr>
                <w:del w:id="722" w:author="Santos, Stuart" w:date="2026-01-20T14:40:00Z" w16du:dateUtc="2026-01-20T19:40:00Z"/>
                <w:rFonts w:ascii="Arial" w:eastAsia="Arial" w:hAnsi="Arial" w:cs="Arial"/>
                <w:sz w:val="20"/>
                <w:szCs w:val="20"/>
              </w:rPr>
            </w:pPr>
          </w:p>
          <w:p w14:paraId="4D469FBE" w14:textId="2B46DCBF" w:rsidR="0045311B" w:rsidDel="006447D5" w:rsidRDefault="00F806FF">
            <w:pPr>
              <w:ind w:left="0" w:firstLine="0"/>
              <w:rPr>
                <w:del w:id="723" w:author="Santos, Stuart" w:date="2026-01-20T14:40:00Z" w16du:dateUtc="2026-01-20T19:40:00Z"/>
                <w:rFonts w:ascii="Arial" w:eastAsia="Arial" w:hAnsi="Arial" w:cs="Arial"/>
                <w:sz w:val="20"/>
                <w:szCs w:val="20"/>
              </w:rPr>
            </w:pPr>
            <w:del w:id="724" w:author="Santos, Stuart" w:date="2026-01-20T14:40:00Z" w16du:dateUtc="2026-01-20T19:40:00Z">
              <w:r w:rsidDel="006447D5">
                <w:rPr>
                  <w:rFonts w:ascii="Arial" w:eastAsia="Arial" w:hAnsi="Arial" w:cs="Arial"/>
                  <w:sz w:val="20"/>
                  <w:szCs w:val="20"/>
                </w:rPr>
                <w:delText>Timing: to be sent 30 days before policy expiry.</w:delText>
              </w:r>
            </w:del>
          </w:p>
          <w:p w14:paraId="296B187D" w14:textId="588F4B99" w:rsidR="0045311B" w:rsidDel="006447D5" w:rsidRDefault="0045311B">
            <w:pPr>
              <w:rPr>
                <w:del w:id="725" w:author="Santos, Stuart" w:date="2026-01-20T14:40:00Z" w16du:dateUtc="2026-01-20T19:40:00Z"/>
                <w:rFonts w:ascii="Arial" w:eastAsia="Arial" w:hAnsi="Arial" w:cs="Arial"/>
                <w:sz w:val="20"/>
                <w:szCs w:val="20"/>
              </w:rPr>
            </w:pPr>
          </w:p>
          <w:p w14:paraId="0C972C6F" w14:textId="125B62CF" w:rsidR="0045311B" w:rsidDel="006447D5" w:rsidRDefault="00F806FF">
            <w:pPr>
              <w:ind w:left="0" w:firstLine="0"/>
              <w:rPr>
                <w:del w:id="726" w:author="Santos, Stuart" w:date="2026-01-20T14:40:00Z" w16du:dateUtc="2026-01-20T19:40:00Z"/>
                <w:rFonts w:ascii="Arial" w:eastAsia="Arial" w:hAnsi="Arial" w:cs="Arial"/>
                <w:sz w:val="20"/>
                <w:szCs w:val="20"/>
              </w:rPr>
            </w:pPr>
            <w:del w:id="727" w:author="Santos, Stuart" w:date="2026-01-20T14:40:00Z" w16du:dateUtc="2026-01-20T19:40:00Z">
              <w:r w:rsidDel="006447D5">
                <w:rPr>
                  <w:rFonts w:ascii="Arial" w:eastAsia="Arial" w:hAnsi="Arial" w:cs="Arial"/>
                  <w:sz w:val="20"/>
                  <w:szCs w:val="20"/>
                </w:rPr>
                <w:delText xml:space="preserve">Description: Service email to remind customers that their AMT plan is expiring so they can make sure to get cover. </w:delText>
              </w:r>
            </w:del>
          </w:p>
          <w:p w14:paraId="1E905A92" w14:textId="56EA6063" w:rsidR="0045311B" w:rsidDel="006447D5" w:rsidRDefault="0045311B">
            <w:pPr>
              <w:rPr>
                <w:del w:id="728" w:author="Santos, Stuart" w:date="2026-01-20T14:40:00Z" w16du:dateUtc="2026-01-20T19:40:00Z"/>
                <w:rFonts w:ascii="Arial" w:eastAsia="Arial" w:hAnsi="Arial" w:cs="Arial"/>
                <w:sz w:val="20"/>
                <w:szCs w:val="20"/>
              </w:rPr>
            </w:pPr>
          </w:p>
          <w:p w14:paraId="22EF4804" w14:textId="7741E1B2" w:rsidR="0045311B" w:rsidDel="006447D5" w:rsidRDefault="00F806FF">
            <w:pPr>
              <w:ind w:left="0" w:firstLine="0"/>
              <w:rPr>
                <w:del w:id="729" w:author="Santos, Stuart" w:date="2026-01-20T14:40:00Z" w16du:dateUtc="2026-01-20T19:40:00Z"/>
                <w:rFonts w:ascii="Arial" w:eastAsia="Arial" w:hAnsi="Arial" w:cs="Arial"/>
                <w:sz w:val="20"/>
                <w:szCs w:val="20"/>
              </w:rPr>
            </w:pPr>
            <w:del w:id="730" w:author="Santos, Stuart" w:date="2026-01-20T14:40:00Z" w16du:dateUtc="2026-01-20T19:40:00Z">
              <w:r w:rsidDel="006447D5">
                <w:rPr>
                  <w:rFonts w:ascii="Arial" w:eastAsia="Arial" w:hAnsi="Arial" w:cs="Arial"/>
                  <w:sz w:val="20"/>
                  <w:szCs w:val="20"/>
                </w:rPr>
                <w:delText>No unsubscribe function provided.</w:delText>
              </w:r>
            </w:del>
          </w:p>
          <w:p w14:paraId="50AA850A" w14:textId="357C5616" w:rsidR="0045311B" w:rsidDel="006447D5" w:rsidRDefault="0045311B">
            <w:pPr>
              <w:pStyle w:val="Heading1"/>
              <w:keepNext w:val="0"/>
              <w:keepLines w:val="0"/>
              <w:rPr>
                <w:del w:id="731" w:author="Santos, Stuart" w:date="2026-01-20T14:40:00Z" w16du:dateUtc="2026-01-20T19:40:00Z"/>
                <w:rFonts w:ascii="Arial" w:eastAsia="Arial" w:hAnsi="Arial" w:cs="Arial"/>
                <w:b w:val="0"/>
                <w:sz w:val="20"/>
                <w:szCs w:val="20"/>
              </w:rPr>
            </w:pPr>
            <w:bookmarkStart w:id="732" w:name="_heading=h.iy4uivp2jsy" w:colFirst="0" w:colLast="0"/>
            <w:bookmarkEnd w:id="732"/>
          </w:p>
        </w:tc>
        <w:tc>
          <w:tcPr>
            <w:tcW w:w="14550" w:type="dxa"/>
          </w:tcPr>
          <w:p w14:paraId="38BEA454" w14:textId="7A4C5972" w:rsidR="0045311B" w:rsidDel="006447D5" w:rsidRDefault="00F806FF">
            <w:pPr>
              <w:ind w:left="0" w:firstLine="0"/>
              <w:rPr>
                <w:del w:id="733" w:author="Santos, Stuart" w:date="2026-01-20T14:40:00Z" w16du:dateUtc="2026-01-20T19:40:00Z"/>
                <w:rFonts w:ascii="Arial" w:eastAsia="Arial" w:hAnsi="Arial" w:cs="Arial"/>
                <w:sz w:val="20"/>
                <w:szCs w:val="20"/>
              </w:rPr>
            </w:pPr>
            <w:del w:id="734" w:author="Santos, Stuart" w:date="2026-01-20T14:40:00Z" w16du:dateUtc="2026-01-20T19:40:00Z">
              <w:r w:rsidDel="006447D5">
                <w:rPr>
                  <w:noProof/>
                </w:rPr>
                <w:drawing>
                  <wp:anchor distT="0" distB="0" distL="0" distR="0" simplePos="0" relativeHeight="251658250" behindDoc="0" locked="0" layoutInCell="1" hidden="0" allowOverlap="1" wp14:anchorId="004D5BBC" wp14:editId="004D5BBD">
                    <wp:simplePos x="0" y="0"/>
                    <wp:positionH relativeFrom="column">
                      <wp:posOffset>76200</wp:posOffset>
                    </wp:positionH>
                    <wp:positionV relativeFrom="paragraph">
                      <wp:posOffset>157429</wp:posOffset>
                    </wp:positionV>
                    <wp:extent cx="5718175" cy="676910"/>
                    <wp:effectExtent l="0" t="0" r="0" b="0"/>
                    <wp:wrapSquare wrapText="bothSides" distT="0" distB="0" distL="0" distR="0"/>
                    <wp:docPr id="14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718175" cy="676910"/>
                            </a:xfrm>
                            <a:prstGeom prst="rect">
                              <a:avLst/>
                            </a:prstGeom>
                            <a:ln/>
                          </pic:spPr>
                        </pic:pic>
                      </a:graphicData>
                    </a:graphic>
                  </wp:anchor>
                </w:drawing>
              </w:r>
            </w:del>
          </w:p>
          <w:p w14:paraId="04B3003D" w14:textId="5E105B1B" w:rsidR="0045311B" w:rsidDel="006447D5" w:rsidRDefault="0045311B">
            <w:pPr>
              <w:jc w:val="center"/>
              <w:rPr>
                <w:del w:id="735" w:author="Santos, Stuart" w:date="2026-01-20T14:40:00Z" w16du:dateUtc="2026-01-20T19:40:00Z"/>
                <w:rFonts w:ascii="Arial" w:eastAsia="Arial" w:hAnsi="Arial" w:cs="Arial"/>
                <w:sz w:val="20"/>
                <w:szCs w:val="20"/>
              </w:rPr>
            </w:pPr>
          </w:p>
          <w:p w14:paraId="621CCFD7" w14:textId="3483FBD7" w:rsidR="0045311B" w:rsidDel="006447D5" w:rsidRDefault="0045311B">
            <w:pPr>
              <w:jc w:val="center"/>
              <w:rPr>
                <w:del w:id="736" w:author="Santos, Stuart" w:date="2026-01-20T14:40:00Z" w16du:dateUtc="2026-01-20T19:40:00Z"/>
                <w:rFonts w:ascii="Arial" w:eastAsia="Arial" w:hAnsi="Arial" w:cs="Arial"/>
                <w:sz w:val="20"/>
                <w:szCs w:val="20"/>
              </w:rPr>
            </w:pPr>
          </w:p>
          <w:p w14:paraId="065E6757" w14:textId="46614990" w:rsidR="0045311B" w:rsidDel="006447D5" w:rsidRDefault="0045311B">
            <w:pPr>
              <w:jc w:val="center"/>
              <w:rPr>
                <w:del w:id="737" w:author="Santos, Stuart" w:date="2026-01-20T14:40:00Z" w16du:dateUtc="2026-01-20T19:40:00Z"/>
                <w:rFonts w:ascii="Arial" w:eastAsia="Arial" w:hAnsi="Arial" w:cs="Arial"/>
                <w:sz w:val="20"/>
                <w:szCs w:val="20"/>
              </w:rPr>
            </w:pPr>
          </w:p>
          <w:p w14:paraId="6EAF2E39" w14:textId="1D4FE6B7" w:rsidR="0045311B" w:rsidDel="006447D5" w:rsidRDefault="0045311B">
            <w:pPr>
              <w:jc w:val="center"/>
              <w:rPr>
                <w:del w:id="738" w:author="Santos, Stuart" w:date="2026-01-20T14:40:00Z" w16du:dateUtc="2026-01-20T19:40:00Z"/>
                <w:rFonts w:ascii="Arial" w:eastAsia="Arial" w:hAnsi="Arial" w:cs="Arial"/>
                <w:sz w:val="20"/>
                <w:szCs w:val="20"/>
              </w:rPr>
            </w:pPr>
          </w:p>
          <w:p w14:paraId="518D34B2" w14:textId="1D52C64F" w:rsidR="0045311B" w:rsidDel="006447D5" w:rsidRDefault="0045311B">
            <w:pPr>
              <w:jc w:val="center"/>
              <w:rPr>
                <w:del w:id="739" w:author="Santos, Stuart" w:date="2026-01-20T14:40:00Z" w16du:dateUtc="2026-01-20T19:40:00Z"/>
                <w:rFonts w:ascii="Arial" w:eastAsia="Arial" w:hAnsi="Arial" w:cs="Arial"/>
                <w:sz w:val="20"/>
                <w:szCs w:val="20"/>
              </w:rPr>
            </w:pPr>
          </w:p>
          <w:p w14:paraId="312B7166" w14:textId="785C71B3" w:rsidR="0045311B" w:rsidDel="006447D5" w:rsidRDefault="00F806FF">
            <w:pPr>
              <w:ind w:left="0" w:firstLine="0"/>
              <w:rPr>
                <w:del w:id="740" w:author="Santos, Stuart" w:date="2026-01-20T14:40:00Z" w16du:dateUtc="2026-01-20T19:40:00Z"/>
                <w:rFonts w:ascii="Arial" w:eastAsia="Arial" w:hAnsi="Arial" w:cs="Arial"/>
                <w:sz w:val="20"/>
                <w:szCs w:val="20"/>
              </w:rPr>
            </w:pPr>
            <w:del w:id="741" w:author="Santos, Stuart" w:date="2026-01-20T14:40:00Z" w16du:dateUtc="2026-01-20T19:40:00Z">
              <w:r w:rsidDel="006447D5">
                <w:rPr>
                  <w:rFonts w:ascii="Arial" w:eastAsia="Arial" w:hAnsi="Arial" w:cs="Arial"/>
                  <w:sz w:val="20"/>
                  <w:szCs w:val="20"/>
                </w:rPr>
                <w:delText xml:space="preserve">Hi {{First Name}}, </w:delText>
              </w:r>
              <w:r w:rsidDel="006447D5">
                <w:rPr>
                  <w:rFonts w:ascii="Arial" w:eastAsia="Arial" w:hAnsi="Arial" w:cs="Arial"/>
                  <w:sz w:val="20"/>
                  <w:szCs w:val="20"/>
                </w:rPr>
                <w:br/>
              </w:r>
            </w:del>
          </w:p>
          <w:p w14:paraId="6AAA1CA3" w14:textId="637EADB8" w:rsidR="0045311B" w:rsidDel="006447D5" w:rsidRDefault="00F806FF" w:rsidP="2AEEA772">
            <w:pPr>
              <w:ind w:left="0" w:firstLine="0"/>
              <w:rPr>
                <w:ins w:id="742" w:author="Eakins, Nicola" w:date="2025-10-02T04:21:00Z" w16du:dateUtc="2025-10-02T04:21:10Z"/>
                <w:del w:id="743" w:author="Santos, Stuart" w:date="2026-01-20T14:40:00Z" w16du:dateUtc="2026-01-20T19:40:00Z"/>
                <w:rFonts w:ascii="Arial" w:eastAsia="Arial" w:hAnsi="Arial" w:cs="Arial"/>
                <w:sz w:val="20"/>
                <w:szCs w:val="20"/>
              </w:rPr>
            </w:pPr>
            <w:del w:id="744" w:author="Santos, Stuart" w:date="2026-01-20T14:40:00Z" w16du:dateUtc="2026-01-20T19:40:00Z">
              <w:r w:rsidRPr="2AEEA772" w:rsidDel="006447D5">
                <w:rPr>
                  <w:rFonts w:ascii="Arial" w:eastAsia="Arial" w:hAnsi="Arial" w:cs="Arial"/>
                  <w:sz w:val="20"/>
                  <w:szCs w:val="20"/>
                </w:rPr>
                <w:delText>Thanks for choosing Qantas Travel Insurance</w:delText>
              </w:r>
            </w:del>
            <w:ins w:id="745" w:author="Eakins, Nicola" w:date="2025-10-02T04:19:00Z">
              <w:del w:id="746" w:author="Santos, Stuart" w:date="2026-01-20T14:40:00Z" w16du:dateUtc="2026-01-20T19:40:00Z">
                <w:r w:rsidR="12E07DD8" w:rsidRPr="2AEEA772" w:rsidDel="006447D5">
                  <w:rPr>
                    <w:rFonts w:ascii="Arial" w:eastAsia="Arial" w:hAnsi="Arial" w:cs="Arial"/>
                    <w:sz w:val="20"/>
                    <w:szCs w:val="20"/>
                  </w:rPr>
                  <w:delText xml:space="preserve">. </w:delText>
                </w:r>
              </w:del>
            </w:ins>
            <w:del w:id="747" w:author="Santos, Stuart" w:date="2026-01-20T14:40:00Z" w16du:dateUtc="2026-01-20T19:40:00Z">
              <w:r w:rsidRPr="2AEEA772" w:rsidDel="006447D5">
                <w:rPr>
                  <w:rFonts w:ascii="Arial" w:eastAsia="Arial" w:hAnsi="Arial" w:cs="Arial"/>
                  <w:sz w:val="20"/>
                  <w:szCs w:val="20"/>
                </w:rPr>
                <w:delText xml:space="preserve">, underwritten by </w:delText>
              </w:r>
              <w:r w:rsidRPr="2AEEA772" w:rsidDel="006447D5">
                <w:rPr>
                  <w:rFonts w:ascii="Arial" w:eastAsia="Arial" w:hAnsi="Arial" w:cs="Arial"/>
                  <w:sz w:val="20"/>
                  <w:szCs w:val="20"/>
                  <w:highlight w:val="yellow"/>
                </w:rPr>
                <w:delText>Zurich Australian Insurance Limited</w:delText>
              </w:r>
              <w:r w:rsidRPr="2AEEA772" w:rsidDel="006447D5">
                <w:rPr>
                  <w:rFonts w:ascii="Arial" w:eastAsia="Arial" w:hAnsi="Arial" w:cs="Arial"/>
                  <w:sz w:val="20"/>
                  <w:szCs w:val="20"/>
                </w:rPr>
                <w:delText xml:space="preserve">. </w:delText>
              </w:r>
            </w:del>
          </w:p>
          <w:p w14:paraId="1B19771A" w14:textId="0DDB6AC7" w:rsidR="0045311B" w:rsidDel="006447D5" w:rsidRDefault="0045311B">
            <w:pPr>
              <w:ind w:left="0" w:firstLine="0"/>
              <w:rPr>
                <w:ins w:id="748" w:author="Eakins, Nicola" w:date="2025-10-02T04:21:00Z" w16du:dateUtc="2025-10-02T04:21:10Z"/>
                <w:del w:id="749" w:author="Santos, Stuart" w:date="2026-01-20T14:40:00Z" w16du:dateUtc="2026-01-20T19:40:00Z"/>
              </w:rPr>
            </w:pPr>
          </w:p>
          <w:p w14:paraId="3AFAEAC6" w14:textId="2313B6B6" w:rsidR="0045311B" w:rsidDel="006447D5" w:rsidRDefault="05D321C9">
            <w:pPr>
              <w:ind w:left="0" w:firstLine="0"/>
              <w:rPr>
                <w:del w:id="750" w:author="Santos, Stuart" w:date="2026-01-20T14:40:00Z" w16du:dateUtc="2026-01-20T19:40:00Z"/>
                <w:rFonts w:ascii="Arial" w:eastAsia="Arial" w:hAnsi="Arial" w:cs="Arial"/>
                <w:sz w:val="20"/>
                <w:szCs w:val="20"/>
              </w:rPr>
              <w:pPrChange w:id="751" w:author="Eakins, Nicola" w:date="2025-10-02T04:21:00Z">
                <w:pPr/>
              </w:pPrChange>
            </w:pPr>
            <w:commentRangeStart w:id="752"/>
            <w:ins w:id="753" w:author="Eakins, Nicola" w:date="2025-10-02T04:21:00Z">
              <w:del w:id="754" w:author="Santos, Stuart" w:date="2026-01-20T14:40:00Z" w16du:dateUtc="2026-01-20T19:40:00Z">
                <w:r w:rsidRPr="28BC67C3" w:rsidDel="006447D5">
                  <w:rPr>
                    <w:rFonts w:ascii="Arial" w:eastAsia="Arial" w:hAnsi="Arial" w:cs="Arial"/>
                    <w:sz w:val="20"/>
                    <w:szCs w:val="20"/>
                  </w:rPr>
                  <w:delText>From {{DD MMM YYYY}}, Qantas Travel Insurance is underwritten by Zurich Australian Insurance Limited, ABN 13 000 296 640, AFSL 232507 (“ZAIL”). Qantas Airways Limited ABN 16 009 661 901 is an authorised representative (AR 261363) of ZAIL.</w:delText>
                </w:r>
              </w:del>
            </w:ins>
            <w:commentRangeEnd w:id="752"/>
            <w:del w:id="755" w:author="Santos, Stuart" w:date="2026-01-20T14:40:00Z" w16du:dateUtc="2026-01-20T19:40:00Z">
              <w:r w:rsidDel="006447D5">
                <w:rPr>
                  <w:rStyle w:val="CommentReference"/>
                </w:rPr>
                <w:commentReference w:id="752"/>
              </w:r>
              <w:r w:rsidDel="006447D5">
                <w:br/>
              </w:r>
              <w:r w:rsidDel="006447D5">
                <w:br/>
              </w:r>
              <w:commentRangeStart w:id="756"/>
              <w:r w:rsidR="00F806FF" w:rsidRPr="28BC67C3" w:rsidDel="006447D5">
                <w:rPr>
                  <w:rFonts w:ascii="Arial" w:eastAsia="Arial" w:hAnsi="Arial" w:cs="Arial"/>
                  <w:sz w:val="20"/>
                  <w:szCs w:val="20"/>
                </w:rPr>
                <w:delText>Your Qantas Travel Insurance Annual Multi Trip policy is expiring on {{Policy End Date}}, 11:59 pm</w:delText>
              </w:r>
            </w:del>
            <w:ins w:id="757" w:author="Eakins, Nicola" w:date="2025-10-02T04:21:00Z">
              <w:del w:id="758" w:author="Santos, Stuart" w:date="2026-01-20T14:40:00Z" w16du:dateUtc="2026-01-20T19:40:00Z">
                <w:r w:rsidR="3D99BD32" w:rsidRPr="28BC67C3" w:rsidDel="006447D5">
                  <w:rPr>
                    <w:rFonts w:ascii="Arial" w:eastAsia="Arial" w:hAnsi="Arial" w:cs="Arial"/>
                    <w:sz w:val="20"/>
                    <w:szCs w:val="20"/>
                  </w:rPr>
                  <w:delText xml:space="preserve"> AET</w:delText>
                </w:r>
              </w:del>
            </w:ins>
            <w:del w:id="759" w:author="Santos, Stuart" w:date="2026-01-20T14:40:00Z" w16du:dateUtc="2026-01-20T19:40:00Z">
              <w:r w:rsidR="00F806FF" w:rsidRPr="28BC67C3" w:rsidDel="006447D5">
                <w:rPr>
                  <w:rFonts w:ascii="Arial" w:eastAsia="Arial" w:hAnsi="Arial" w:cs="Arial"/>
                  <w:sz w:val="20"/>
                  <w:szCs w:val="20"/>
                </w:rPr>
                <w:delText>.</w:delText>
              </w:r>
              <w:commentRangeEnd w:id="756"/>
              <w:r w:rsidDel="006447D5">
                <w:rPr>
                  <w:rStyle w:val="CommentReference"/>
                </w:rPr>
                <w:commentReference w:id="756"/>
              </w:r>
            </w:del>
          </w:p>
          <w:p w14:paraId="1C134D0E" w14:textId="465519B1" w:rsidR="0045311B" w:rsidDel="006447D5" w:rsidRDefault="0045311B">
            <w:pPr>
              <w:ind w:left="0" w:firstLine="0"/>
              <w:rPr>
                <w:del w:id="760" w:author="Santos, Stuart" w:date="2026-01-20T14:40:00Z" w16du:dateUtc="2026-01-20T19:40:00Z"/>
                <w:rFonts w:ascii="Arial" w:eastAsia="Arial" w:hAnsi="Arial" w:cs="Arial"/>
                <w:sz w:val="20"/>
                <w:szCs w:val="20"/>
              </w:rPr>
            </w:pPr>
          </w:p>
          <w:tbl>
            <w:tblPr>
              <w:tblStyle w:val="afffffffffffffffff1"/>
              <w:tblW w:w="6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135"/>
            </w:tblGrid>
            <w:tr w:rsidR="0045311B" w:rsidDel="006447D5" w14:paraId="0F8A0E9C" w14:textId="4E9FD668">
              <w:trPr>
                <w:del w:id="761" w:author="Santos, Stuart" w:date="2026-01-20T14:40:00Z" w16du:dateUtc="2026-01-20T19:40:00Z"/>
              </w:trPr>
              <w:tc>
                <w:tcPr>
                  <w:tcW w:w="6135" w:type="dxa"/>
                </w:tcPr>
                <w:customXmlDelRangeStart w:id="762" w:author="Santos, Stuart" w:date="2026-01-20T14:40:00Z"/>
                <w:sdt>
                  <w:sdtPr>
                    <w:tag w:val="goog_rdk_17"/>
                    <w:id w:val="-727196447"/>
                    <w:lock w:val="contentLocked"/>
                  </w:sdtPr>
                  <w:sdtContent>
                    <w:customXmlDelRangeEnd w:id="762"/>
                    <w:p w14:paraId="2B7FDDFD" w14:textId="1EE63740" w:rsidR="0045311B" w:rsidDel="006447D5" w:rsidRDefault="00F806FF">
                      <w:pPr>
                        <w:rPr>
                          <w:del w:id="763" w:author="Santos, Stuart" w:date="2026-01-20T14:40:00Z" w16du:dateUtc="2026-01-20T19:40:00Z"/>
                          <w:rFonts w:ascii="Arial" w:eastAsia="Arial" w:hAnsi="Arial" w:cs="Arial"/>
                          <w:b/>
                          <w:sz w:val="20"/>
                          <w:szCs w:val="20"/>
                        </w:rPr>
                      </w:pPr>
                      <w:del w:id="764" w:author="Santos, Stuart" w:date="2026-01-20T14:40:00Z" w16du:dateUtc="2026-01-20T19:40:00Z">
                        <w:r w:rsidDel="006447D5">
                          <w:rPr>
                            <w:rFonts w:ascii="Arial" w:eastAsia="Arial" w:hAnsi="Arial" w:cs="Arial"/>
                            <w:b/>
                            <w:sz w:val="20"/>
                            <w:szCs w:val="20"/>
                          </w:rPr>
                          <w:delText>Your Policy Details</w:delText>
                        </w:r>
                      </w:del>
                    </w:p>
                    <w:p w14:paraId="63740CD3" w14:textId="00E24821" w:rsidR="0045311B" w:rsidDel="006447D5" w:rsidRDefault="0045311B">
                      <w:pPr>
                        <w:rPr>
                          <w:del w:id="765" w:author="Santos, Stuart" w:date="2026-01-20T14:40:00Z" w16du:dateUtc="2026-01-20T19:40:00Z"/>
                          <w:rFonts w:ascii="Arial" w:eastAsia="Arial" w:hAnsi="Arial" w:cs="Arial"/>
                          <w:sz w:val="20"/>
                          <w:szCs w:val="20"/>
                        </w:rPr>
                      </w:pPr>
                    </w:p>
                    <w:p w14:paraId="761CD34A" w14:textId="795AF6A6" w:rsidR="0045311B" w:rsidDel="006447D5" w:rsidRDefault="00F806FF">
                      <w:pPr>
                        <w:rPr>
                          <w:del w:id="766" w:author="Santos, Stuart" w:date="2026-01-20T14:40:00Z" w16du:dateUtc="2026-01-20T19:40:00Z"/>
                          <w:rFonts w:ascii="Arial" w:eastAsia="Arial" w:hAnsi="Arial" w:cs="Arial"/>
                          <w:b/>
                          <w:sz w:val="20"/>
                          <w:szCs w:val="20"/>
                          <w:highlight w:val="yellow"/>
                        </w:rPr>
                      </w:pPr>
                      <w:del w:id="767" w:author="Santos, Stuart" w:date="2026-01-20T14:40:00Z" w16du:dateUtc="2026-01-20T19:40:00Z">
                        <w:r w:rsidDel="006447D5">
                          <w:rPr>
                            <w:rFonts w:ascii="Arial" w:eastAsia="Arial" w:hAnsi="Arial" w:cs="Arial"/>
                            <w:sz w:val="20"/>
                            <w:szCs w:val="20"/>
                          </w:rPr>
                          <w:delText xml:space="preserve">Issuer </w:delText>
                        </w:r>
                        <w:r w:rsidDel="006447D5">
                          <w:rPr>
                            <w:rFonts w:ascii="Arial" w:eastAsia="Arial" w:hAnsi="Arial" w:cs="Arial"/>
                            <w:b/>
                            <w:sz w:val="20"/>
                            <w:szCs w:val="20"/>
                            <w:highlight w:val="yellow"/>
                          </w:rPr>
                          <w:delText>Zurich Australian Insurance Limited</w:delText>
                        </w:r>
                      </w:del>
                    </w:p>
                    <w:p w14:paraId="4AE2B984" w14:textId="31B539C5" w:rsidR="0045311B" w:rsidDel="006447D5" w:rsidRDefault="0045311B">
                      <w:pPr>
                        <w:rPr>
                          <w:del w:id="768" w:author="Santos, Stuart" w:date="2026-01-20T14:40:00Z" w16du:dateUtc="2026-01-20T19:40:00Z"/>
                          <w:rFonts w:ascii="Arial" w:eastAsia="Arial" w:hAnsi="Arial" w:cs="Arial"/>
                          <w:sz w:val="20"/>
                          <w:szCs w:val="20"/>
                        </w:rPr>
                      </w:pPr>
                    </w:p>
                    <w:p w14:paraId="76F3CBB3" w14:textId="1DF037AE" w:rsidR="0045311B" w:rsidDel="006447D5" w:rsidRDefault="00F806FF">
                      <w:pPr>
                        <w:rPr>
                          <w:del w:id="769" w:author="Santos, Stuart" w:date="2026-01-20T14:40:00Z" w16du:dateUtc="2026-01-20T19:40:00Z"/>
                          <w:rFonts w:ascii="Arial" w:eastAsia="Arial" w:hAnsi="Arial" w:cs="Arial"/>
                          <w:sz w:val="20"/>
                          <w:szCs w:val="20"/>
                        </w:rPr>
                      </w:pPr>
                      <w:del w:id="770" w:author="Santos, Stuart" w:date="2026-01-20T14:40:00Z" w16du:dateUtc="2026-01-20T19:40:00Z">
                        <w:r w:rsidDel="006447D5">
                          <w:rPr>
                            <w:rFonts w:ascii="Arial" w:eastAsia="Arial" w:hAnsi="Arial" w:cs="Arial"/>
                            <w:sz w:val="20"/>
                            <w:szCs w:val="20"/>
                          </w:rPr>
                          <w:delText xml:space="preserve">Product Name </w:delText>
                        </w:r>
                        <w:r w:rsidDel="006447D5">
                          <w:rPr>
                            <w:rFonts w:ascii="Arial" w:eastAsia="Arial" w:hAnsi="Arial" w:cs="Arial"/>
                            <w:b/>
                            <w:sz w:val="20"/>
                            <w:szCs w:val="20"/>
                          </w:rPr>
                          <w:delText>Annual Multi Trip</w:delText>
                        </w:r>
                      </w:del>
                    </w:p>
                    <w:p w14:paraId="01DA8E90" w14:textId="2394D2FF" w:rsidR="0045311B" w:rsidDel="006447D5" w:rsidRDefault="0045311B">
                      <w:pPr>
                        <w:rPr>
                          <w:del w:id="771" w:author="Santos, Stuart" w:date="2026-01-20T14:40:00Z" w16du:dateUtc="2026-01-20T19:40:00Z"/>
                          <w:rFonts w:ascii="Arial" w:eastAsia="Arial" w:hAnsi="Arial" w:cs="Arial"/>
                          <w:sz w:val="20"/>
                          <w:szCs w:val="20"/>
                        </w:rPr>
                      </w:pPr>
                    </w:p>
                    <w:p w14:paraId="389BD998" w14:textId="1D52E2E1" w:rsidR="0045311B" w:rsidDel="006447D5" w:rsidRDefault="00F806FF">
                      <w:pPr>
                        <w:rPr>
                          <w:del w:id="772" w:author="Santos, Stuart" w:date="2026-01-20T14:40:00Z" w16du:dateUtc="2026-01-20T19:40:00Z"/>
                          <w:rFonts w:ascii="Arial" w:eastAsia="Arial" w:hAnsi="Arial" w:cs="Arial"/>
                          <w:sz w:val="20"/>
                          <w:szCs w:val="20"/>
                        </w:rPr>
                      </w:pPr>
                      <w:del w:id="773" w:author="Santos, Stuart" w:date="2026-01-20T14:40:00Z" w16du:dateUtc="2026-01-20T19:40:00Z">
                        <w:r w:rsidDel="006447D5">
                          <w:rPr>
                            <w:rFonts w:ascii="Arial" w:eastAsia="Arial" w:hAnsi="Arial" w:cs="Arial"/>
                            <w:sz w:val="20"/>
                            <w:szCs w:val="20"/>
                          </w:rPr>
                          <w:delText xml:space="preserve">Policy Number </w:delText>
                        </w:r>
                        <w:r w:rsidDel="006447D5">
                          <w:rPr>
                            <w:rFonts w:ascii="Arial" w:eastAsia="Arial" w:hAnsi="Arial" w:cs="Arial"/>
                            <w:b/>
                            <w:sz w:val="20"/>
                            <w:szCs w:val="20"/>
                          </w:rPr>
                          <w:delText>{{Policy Number}}</w:delText>
                        </w:r>
                      </w:del>
                    </w:p>
                    <w:p w14:paraId="4DF7674C" w14:textId="0FD695A0" w:rsidR="0045311B" w:rsidDel="006447D5" w:rsidRDefault="0045311B">
                      <w:pPr>
                        <w:rPr>
                          <w:del w:id="774" w:author="Santos, Stuart" w:date="2026-01-20T14:40:00Z" w16du:dateUtc="2026-01-20T19:40:00Z"/>
                          <w:rFonts w:ascii="Arial" w:eastAsia="Arial" w:hAnsi="Arial" w:cs="Arial"/>
                          <w:sz w:val="20"/>
                          <w:szCs w:val="20"/>
                        </w:rPr>
                      </w:pPr>
                    </w:p>
                    <w:p w14:paraId="2742BF9A" w14:textId="700E6A14" w:rsidR="0045311B" w:rsidDel="006447D5" w:rsidRDefault="00F806FF">
                      <w:pPr>
                        <w:rPr>
                          <w:del w:id="775" w:author="Santos, Stuart" w:date="2026-01-20T14:40:00Z" w16du:dateUtc="2026-01-20T19:40:00Z"/>
                          <w:rFonts w:ascii="Arial" w:eastAsia="Arial" w:hAnsi="Arial" w:cs="Arial"/>
                          <w:sz w:val="20"/>
                          <w:szCs w:val="20"/>
                        </w:rPr>
                      </w:pPr>
                      <w:del w:id="776" w:author="Santos, Stuart" w:date="2026-01-20T14:40:00Z" w16du:dateUtc="2026-01-20T19:40:00Z">
                        <w:r w:rsidDel="006447D5">
                          <w:rPr>
                            <w:rFonts w:ascii="Arial" w:eastAsia="Arial" w:hAnsi="Arial" w:cs="Arial"/>
                            <w:sz w:val="20"/>
                            <w:szCs w:val="20"/>
                          </w:rPr>
                          <w:delText xml:space="preserve">Policy Start Date </w:delText>
                        </w:r>
                        <w:r w:rsidDel="006447D5">
                          <w:rPr>
                            <w:rFonts w:ascii="Arial" w:eastAsia="Arial" w:hAnsi="Arial" w:cs="Arial"/>
                            <w:b/>
                            <w:sz w:val="20"/>
                            <w:szCs w:val="20"/>
                          </w:rPr>
                          <w:delText>{{DD MMM YYYY}}</w:delText>
                        </w:r>
                      </w:del>
                    </w:p>
                    <w:p w14:paraId="46BD4D7D" w14:textId="74086F7B" w:rsidR="0045311B" w:rsidDel="006447D5" w:rsidRDefault="0045311B">
                      <w:pPr>
                        <w:rPr>
                          <w:del w:id="777" w:author="Santos, Stuart" w:date="2026-01-20T14:40:00Z" w16du:dateUtc="2026-01-20T19:40:00Z"/>
                          <w:rFonts w:ascii="Arial" w:eastAsia="Arial" w:hAnsi="Arial" w:cs="Arial"/>
                          <w:sz w:val="20"/>
                          <w:szCs w:val="20"/>
                        </w:rPr>
                      </w:pPr>
                    </w:p>
                    <w:p w14:paraId="67528661" w14:textId="6C239C0B" w:rsidR="0045311B" w:rsidDel="006447D5" w:rsidRDefault="00F806FF">
                      <w:pPr>
                        <w:rPr>
                          <w:del w:id="778" w:author="Santos, Stuart" w:date="2026-01-20T14:40:00Z" w16du:dateUtc="2026-01-20T19:40:00Z"/>
                          <w:rFonts w:ascii="Arial" w:eastAsia="Arial" w:hAnsi="Arial" w:cs="Arial"/>
                          <w:b/>
                          <w:sz w:val="20"/>
                          <w:szCs w:val="20"/>
                        </w:rPr>
                      </w:pPr>
                      <w:del w:id="779" w:author="Santos, Stuart" w:date="2026-01-20T14:40:00Z" w16du:dateUtc="2026-01-20T19:40:00Z">
                        <w:r w:rsidDel="006447D5">
                          <w:rPr>
                            <w:rFonts w:ascii="Arial" w:eastAsia="Arial" w:hAnsi="Arial" w:cs="Arial"/>
                            <w:sz w:val="20"/>
                            <w:szCs w:val="20"/>
                          </w:rPr>
                          <w:delText xml:space="preserve">Policy End Date </w:delText>
                        </w:r>
                        <w:r w:rsidDel="006447D5">
                          <w:rPr>
                            <w:rFonts w:ascii="Arial" w:eastAsia="Arial" w:hAnsi="Arial" w:cs="Arial"/>
                            <w:b/>
                            <w:sz w:val="20"/>
                            <w:szCs w:val="20"/>
                          </w:rPr>
                          <w:delText>{{DD MMM YYYY}}</w:delText>
                        </w:r>
                      </w:del>
                    </w:p>
                    <w:p w14:paraId="63FA2C80" w14:textId="76199617" w:rsidR="0045311B" w:rsidDel="006447D5" w:rsidRDefault="00000000">
                      <w:pPr>
                        <w:rPr>
                          <w:del w:id="780" w:author="Santos, Stuart" w:date="2026-01-20T14:40:00Z" w16du:dateUtc="2026-01-20T19:40:00Z"/>
                          <w:rFonts w:ascii="Arial" w:eastAsia="Arial" w:hAnsi="Arial" w:cs="Arial"/>
                          <w:sz w:val="20"/>
                          <w:szCs w:val="20"/>
                        </w:rPr>
                      </w:pPr>
                    </w:p>
                    <w:customXmlDelRangeStart w:id="781" w:author="Santos, Stuart" w:date="2026-01-20T14:40:00Z"/>
                  </w:sdtContent>
                </w:sdt>
                <w:customXmlDelRangeEnd w:id="781"/>
              </w:tc>
            </w:tr>
          </w:tbl>
          <w:p w14:paraId="3E5F1D8F" w14:textId="64F13CE7" w:rsidR="0045311B" w:rsidDel="006447D5" w:rsidRDefault="0045311B">
            <w:pPr>
              <w:rPr>
                <w:del w:id="782" w:author="Santos, Stuart" w:date="2026-01-20T14:40:00Z" w16du:dateUtc="2026-01-20T19:40:00Z"/>
                <w:rFonts w:ascii="Arial" w:eastAsia="Arial" w:hAnsi="Arial" w:cs="Arial"/>
                <w:sz w:val="20"/>
                <w:szCs w:val="20"/>
              </w:rPr>
            </w:pPr>
          </w:p>
          <w:p w14:paraId="61FDDB34" w14:textId="6F84C7B7" w:rsidR="05D321C9" w:rsidDel="006447D5" w:rsidRDefault="6D8015E3" w:rsidP="28BC67C3">
            <w:pPr>
              <w:ind w:left="0" w:firstLine="0"/>
              <w:rPr>
                <w:ins w:id="783" w:author="Raphaella Han" w:date="2025-11-26T01:15:00Z" w16du:dateUtc="2025-11-26T01:15:39Z"/>
                <w:del w:id="784" w:author="Santos, Stuart" w:date="2026-01-20T14:40:00Z" w16du:dateUtc="2026-01-20T19:40:00Z"/>
                <w:rFonts w:ascii="Arial" w:eastAsia="Arial" w:hAnsi="Arial" w:cs="Arial"/>
                <w:sz w:val="20"/>
                <w:szCs w:val="20"/>
              </w:rPr>
            </w:pPr>
            <w:commentRangeStart w:id="785"/>
            <w:commentRangeStart w:id="786"/>
            <w:ins w:id="787" w:author="Raphaella Han" w:date="2025-11-26T01:15:00Z">
              <w:del w:id="788" w:author="Santos, Stuart" w:date="2026-01-20T14:40:00Z" w16du:dateUtc="2026-01-20T19:40:00Z">
                <w:r w:rsidRPr="7A9F947B" w:rsidDel="006447D5">
                  <w:rPr>
                    <w:rFonts w:ascii="Arial" w:eastAsia="Arial" w:hAnsi="Arial" w:cs="Arial"/>
                    <w:sz w:val="20"/>
                    <w:szCs w:val="20"/>
                  </w:rPr>
                  <w:delText>From {{DD MMM YYYY}}, Qantas Travel Insurance is underwritten by Zurich Australian Insurance Limited, ABN 13 000 296 640, AFSL 232507 (“ZAIL”). Qantas Airways Limited</w:delText>
                </w:r>
              </w:del>
            </w:ins>
            <w:ins w:id="789" w:author="Raphaella Han" w:date="2025-11-26T01:46:00Z">
              <w:del w:id="790" w:author="Santos, Stuart" w:date="2026-01-20T14:40:00Z" w16du:dateUtc="2026-01-20T19:40:00Z">
                <w:r w:rsidR="0B4E0F76" w:rsidRPr="7A9F947B" w:rsidDel="006447D5">
                  <w:rPr>
                    <w:rFonts w:ascii="Arial" w:eastAsia="Arial" w:hAnsi="Arial" w:cs="Arial"/>
                    <w:sz w:val="20"/>
                    <w:szCs w:val="20"/>
                  </w:rPr>
                  <w:delText>,</w:delText>
                </w:r>
              </w:del>
            </w:ins>
            <w:ins w:id="791" w:author="Raphaella Han" w:date="2025-11-26T01:15:00Z">
              <w:del w:id="792" w:author="Santos, Stuart" w:date="2026-01-20T14:40:00Z" w16du:dateUtc="2026-01-20T19:40:00Z">
                <w:r w:rsidRPr="7A9F947B" w:rsidDel="006447D5">
                  <w:rPr>
                    <w:rFonts w:ascii="Arial" w:eastAsia="Arial" w:hAnsi="Arial" w:cs="Arial"/>
                    <w:sz w:val="20"/>
                    <w:szCs w:val="20"/>
                  </w:rPr>
                  <w:delText xml:space="preserve"> ABN 16 009 661 901</w:delText>
                </w:r>
              </w:del>
            </w:ins>
            <w:ins w:id="793" w:author="Raphaella Han" w:date="2025-11-26T01:46:00Z">
              <w:del w:id="794" w:author="Santos, Stuart" w:date="2026-01-20T14:40:00Z" w16du:dateUtc="2026-01-20T19:40:00Z">
                <w:r w:rsidR="673D7CEA" w:rsidRPr="7A9F947B" w:rsidDel="006447D5">
                  <w:rPr>
                    <w:rFonts w:ascii="Arial" w:eastAsia="Arial" w:hAnsi="Arial" w:cs="Arial"/>
                    <w:sz w:val="20"/>
                    <w:szCs w:val="20"/>
                  </w:rPr>
                  <w:delText>,</w:delText>
                </w:r>
              </w:del>
            </w:ins>
            <w:ins w:id="795" w:author="Raphaella Han" w:date="2025-11-26T01:15:00Z">
              <w:del w:id="796" w:author="Santos, Stuart" w:date="2026-01-20T14:40:00Z" w16du:dateUtc="2026-01-20T19:40:00Z">
                <w:r w:rsidRPr="7A9F947B" w:rsidDel="006447D5">
                  <w:rPr>
                    <w:rFonts w:ascii="Arial" w:eastAsia="Arial" w:hAnsi="Arial" w:cs="Arial"/>
                    <w:sz w:val="20"/>
                    <w:szCs w:val="20"/>
                  </w:rPr>
                  <w:delText xml:space="preserve"> is an authorised representative (AR 261363) of ZAIL.</w:delText>
                </w:r>
              </w:del>
            </w:ins>
            <w:commentRangeEnd w:id="785"/>
            <w:del w:id="797" w:author="Santos, Stuart" w:date="2026-01-20T14:40:00Z" w16du:dateUtc="2026-01-20T19:40:00Z">
              <w:r w:rsidR="05D321C9" w:rsidDel="006447D5">
                <w:rPr>
                  <w:rStyle w:val="CommentReference"/>
                </w:rPr>
                <w:commentReference w:id="785"/>
              </w:r>
              <w:commentRangeEnd w:id="786"/>
              <w:r w:rsidR="05D321C9" w:rsidDel="006447D5">
                <w:rPr>
                  <w:rStyle w:val="CommentReference"/>
                </w:rPr>
                <w:commentReference w:id="786"/>
              </w:r>
            </w:del>
          </w:p>
          <w:p w14:paraId="642DABBA" w14:textId="53EEA061" w:rsidR="28BC67C3" w:rsidDel="006447D5" w:rsidRDefault="28BC67C3" w:rsidP="28BC67C3">
            <w:pPr>
              <w:ind w:left="0" w:firstLine="0"/>
              <w:rPr>
                <w:ins w:id="798" w:author="Raphaella Han" w:date="2025-11-26T01:15:00Z" w16du:dateUtc="2025-11-26T01:15:38Z"/>
                <w:del w:id="799" w:author="Santos, Stuart" w:date="2026-01-20T14:40:00Z" w16du:dateUtc="2026-01-20T19:40:00Z"/>
                <w:rFonts w:ascii="Arial" w:eastAsia="Arial" w:hAnsi="Arial" w:cs="Arial"/>
                <w:sz w:val="20"/>
                <w:szCs w:val="20"/>
              </w:rPr>
            </w:pPr>
          </w:p>
          <w:p w14:paraId="4721F9E7" w14:textId="18F57CE2" w:rsidR="0045311B" w:rsidDel="006447D5" w:rsidRDefault="00F806FF">
            <w:pPr>
              <w:ind w:left="0" w:firstLine="0"/>
              <w:rPr>
                <w:del w:id="800" w:author="Santos, Stuart" w:date="2026-01-20T14:40:00Z" w16du:dateUtc="2026-01-20T19:40:00Z"/>
                <w:rFonts w:ascii="Arial" w:eastAsia="Arial" w:hAnsi="Arial" w:cs="Arial"/>
                <w:sz w:val="20"/>
                <w:szCs w:val="20"/>
              </w:rPr>
            </w:pPr>
            <w:del w:id="801" w:author="Santos, Stuart" w:date="2026-01-20T14:40:00Z" w16du:dateUtc="2026-01-20T19:40:00Z">
              <w:r w:rsidDel="006447D5">
                <w:rPr>
                  <w:rFonts w:ascii="Arial" w:eastAsia="Arial" w:hAnsi="Arial" w:cs="Arial"/>
                  <w:sz w:val="20"/>
                  <w:szCs w:val="20"/>
                </w:rPr>
                <w:delText xml:space="preserve">To continue enjoying cover on all your </w:delText>
              </w:r>
            </w:del>
            <w:ins w:id="802" w:author="Crombie, Sean D" w:date="2025-10-03T01:08:00Z" w16du:dateUtc="2025-10-02T15:08:00Z">
              <w:del w:id="803" w:author="Santos, Stuart" w:date="2026-01-20T14:40:00Z" w16du:dateUtc="2026-01-20T19:40:00Z">
                <w:r w:rsidR="008D1D5C" w:rsidDel="006447D5">
                  <w:rPr>
                    <w:rFonts w:ascii="Arial" w:eastAsia="Arial" w:hAnsi="Arial" w:cs="Arial"/>
                    <w:sz w:val="20"/>
                    <w:szCs w:val="20"/>
                  </w:rPr>
                  <w:delText xml:space="preserve">eligible </w:delText>
                </w:r>
              </w:del>
            </w:ins>
            <w:del w:id="804" w:author="Santos, Stuart" w:date="2026-01-20T14:40:00Z" w16du:dateUtc="2026-01-20T19:40:00Z">
              <w:r w:rsidDel="006447D5">
                <w:rPr>
                  <w:rFonts w:ascii="Arial" w:eastAsia="Arial" w:hAnsi="Arial" w:cs="Arial"/>
                  <w:sz w:val="20"/>
                  <w:szCs w:val="20"/>
                </w:rPr>
                <w:delText>trips for another year, you’ll need to purchase a new policy</w:delText>
              </w:r>
            </w:del>
            <w:ins w:id="805" w:author="Crombie, Sean D" w:date="2025-10-03T01:29:00Z" w16du:dateUtc="2025-10-02T15:29:00Z">
              <w:del w:id="806" w:author="Santos, Stuart" w:date="2026-01-20T14:40:00Z" w16du:dateUtc="2026-01-20T19:40:00Z">
                <w:r w:rsidR="00E67CB1" w:rsidDel="006447D5">
                  <w:rPr>
                    <w:rFonts w:ascii="Arial" w:eastAsia="Arial" w:hAnsi="Arial" w:cs="Arial"/>
                    <w:sz w:val="20"/>
                    <w:szCs w:val="20"/>
                  </w:rPr>
                  <w:delText xml:space="preserve"> which will be issued by ZAIL</w:delText>
                </w:r>
              </w:del>
            </w:ins>
            <w:del w:id="807" w:author="Santos, Stuart" w:date="2026-01-20T14:40:00Z" w16du:dateUtc="2026-01-20T19:40:00Z">
              <w:r w:rsidDel="006447D5">
                <w:rPr>
                  <w:rFonts w:ascii="Arial" w:eastAsia="Arial" w:hAnsi="Arial" w:cs="Arial"/>
                  <w:sz w:val="20"/>
                  <w:szCs w:val="20"/>
                </w:rPr>
                <w:delText xml:space="preserve">. </w:delText>
              </w:r>
              <w:r w:rsidDel="006447D5">
                <w:rPr>
                  <w:rFonts w:ascii="Arial" w:eastAsia="Arial" w:hAnsi="Arial" w:cs="Arial"/>
                  <w:sz w:val="20"/>
                  <w:szCs w:val="20"/>
                </w:rPr>
                <w:br/>
              </w:r>
              <w:r w:rsidDel="006447D5">
                <w:rPr>
                  <w:rFonts w:ascii="Arial" w:eastAsia="Arial" w:hAnsi="Arial" w:cs="Arial"/>
                  <w:sz w:val="20"/>
                  <w:szCs w:val="20"/>
                </w:rPr>
                <w:br/>
                <w:delText xml:space="preserve">Please visit our website to get a quick quote today. </w:delText>
              </w:r>
            </w:del>
          </w:p>
          <w:p w14:paraId="7D7CEC01" w14:textId="1CC49DBB" w:rsidR="0045311B" w:rsidDel="006447D5" w:rsidRDefault="0045311B">
            <w:pPr>
              <w:ind w:left="0" w:firstLine="0"/>
              <w:rPr>
                <w:del w:id="808" w:author="Santos, Stuart" w:date="2026-01-20T14:40:00Z" w16du:dateUtc="2026-01-20T19:40:00Z"/>
                <w:rFonts w:ascii="Arial" w:eastAsia="Arial" w:hAnsi="Arial" w:cs="Arial"/>
                <w:sz w:val="20"/>
                <w:szCs w:val="20"/>
              </w:rPr>
            </w:pPr>
          </w:p>
          <w:p w14:paraId="3C76E171" w14:textId="27C87EB6" w:rsidR="0045311B" w:rsidDel="006447D5" w:rsidRDefault="00F806FF">
            <w:pPr>
              <w:ind w:left="0" w:firstLine="0"/>
              <w:rPr>
                <w:del w:id="809" w:author="Santos, Stuart" w:date="2026-01-20T14:40:00Z" w16du:dateUtc="2026-01-20T19:40:00Z"/>
                <w:rFonts w:ascii="Arial" w:eastAsia="Arial" w:hAnsi="Arial" w:cs="Arial"/>
                <w:color w:val="FF0000"/>
                <w:sz w:val="20"/>
                <w:szCs w:val="20"/>
              </w:rPr>
            </w:pPr>
            <w:del w:id="810" w:author="Santos, Stuart" w:date="2026-01-20T14:40:00Z" w16du:dateUtc="2026-01-20T19:40:00Z">
              <w:r w:rsidDel="006447D5">
                <w:rPr>
                  <w:rFonts w:ascii="Arial" w:eastAsia="Arial" w:hAnsi="Arial" w:cs="Arial"/>
                  <w:sz w:val="20"/>
                  <w:szCs w:val="20"/>
                </w:rPr>
                <w:delText xml:space="preserve">CTA button: </w:delText>
              </w:r>
              <w:r w:rsidDel="006447D5">
                <w:fldChar w:fldCharType="begin"/>
              </w:r>
              <w:r w:rsidDel="006447D5">
                <w:delInstrText>HYPERLINK "https://travel.insurance.qantas.com/" \h</w:delInstrText>
              </w:r>
              <w:r w:rsidDel="006447D5">
                <w:fldChar w:fldCharType="separate"/>
              </w:r>
              <w:r w:rsidDel="006447D5">
                <w:rPr>
                  <w:rFonts w:ascii="Arial" w:eastAsia="Arial" w:hAnsi="Arial" w:cs="Arial"/>
                  <w:color w:val="1155CC"/>
                  <w:sz w:val="20"/>
                  <w:szCs w:val="20"/>
                  <w:u w:val="single"/>
                </w:rPr>
                <w:delText>{{Get a quote}}</w:delText>
              </w:r>
              <w:r w:rsidDel="006447D5">
                <w:fldChar w:fldCharType="end"/>
              </w:r>
              <w:r w:rsidDel="006447D5">
                <w:rPr>
                  <w:rFonts w:ascii="Arial" w:eastAsia="Arial" w:hAnsi="Arial" w:cs="Arial"/>
                  <w:color w:val="FF0000"/>
                  <w:sz w:val="20"/>
                  <w:szCs w:val="20"/>
                </w:rPr>
                <w:delText xml:space="preserve"> {{Call 13 49 60}}</w:delText>
              </w:r>
            </w:del>
          </w:p>
          <w:p w14:paraId="37B3884A" w14:textId="51B1CE34" w:rsidR="0045311B" w:rsidDel="006447D5" w:rsidRDefault="0045311B">
            <w:pPr>
              <w:rPr>
                <w:del w:id="811" w:author="Santos, Stuart" w:date="2026-01-20T14:40:00Z" w16du:dateUtc="2026-01-20T19:40:00Z"/>
                <w:rFonts w:ascii="Arial" w:eastAsia="Arial" w:hAnsi="Arial" w:cs="Arial"/>
                <w:color w:val="FF0000"/>
                <w:sz w:val="20"/>
                <w:szCs w:val="20"/>
              </w:rPr>
            </w:pPr>
          </w:p>
          <w:p w14:paraId="7D80495C" w14:textId="1EE1DBE6" w:rsidR="0045311B" w:rsidDel="006447D5" w:rsidRDefault="00F806FF">
            <w:pPr>
              <w:jc w:val="center"/>
              <w:rPr>
                <w:ins w:id="812" w:author="Crombie, Sean D" w:date="2025-10-03T01:22:00Z" w16du:dateUtc="2025-10-02T15:22:00Z"/>
                <w:del w:id="813" w:author="Santos, Stuart" w:date="2026-01-20T14:40:00Z" w16du:dateUtc="2026-01-20T19:40:00Z"/>
                <w:rFonts w:ascii="Arial" w:eastAsia="Arial" w:hAnsi="Arial" w:cs="Arial"/>
                <w:i/>
                <w:sz w:val="20"/>
                <w:szCs w:val="20"/>
              </w:rPr>
            </w:pPr>
            <w:del w:id="814" w:author="Santos, Stuart" w:date="2026-01-20T14:40:00Z" w16du:dateUtc="2026-01-20T19:40:00Z">
              <w:r w:rsidDel="006447D5">
                <w:rPr>
                  <w:rFonts w:ascii="Arial" w:eastAsia="Arial" w:hAnsi="Arial" w:cs="Arial"/>
                  <w:i/>
                  <w:sz w:val="20"/>
                  <w:szCs w:val="20"/>
                </w:rPr>
                <w:delText>This is an auto generated email, please do not reply.</w:delText>
              </w:r>
            </w:del>
          </w:p>
          <w:p w14:paraId="3D8B3D64" w14:textId="59BDD11B" w:rsidR="00EB13F4" w:rsidDel="006447D5" w:rsidRDefault="00EB13F4">
            <w:pPr>
              <w:jc w:val="center"/>
              <w:rPr>
                <w:ins w:id="815" w:author="Crombie, Sean D" w:date="2025-10-03T01:22:00Z" w16du:dateUtc="2025-10-02T15:22:00Z"/>
                <w:del w:id="816" w:author="Santos, Stuart" w:date="2026-01-20T14:40:00Z" w16du:dateUtc="2026-01-20T19:40:00Z"/>
                <w:rFonts w:ascii="Arial" w:eastAsia="Arial" w:hAnsi="Arial" w:cs="Arial"/>
                <w:i/>
                <w:sz w:val="20"/>
                <w:szCs w:val="20"/>
              </w:rPr>
            </w:pPr>
          </w:p>
          <w:p w14:paraId="21BEFF9E" w14:textId="7ED2EB7A" w:rsidR="00EB13F4" w:rsidDel="006447D5" w:rsidRDefault="00EB13F4">
            <w:pPr>
              <w:jc w:val="center"/>
              <w:rPr>
                <w:del w:id="817" w:author="Santos, Stuart" w:date="2026-01-20T14:40:00Z" w16du:dateUtc="2026-01-20T19:40:00Z"/>
                <w:rFonts w:ascii="Arial" w:eastAsia="Arial" w:hAnsi="Arial" w:cs="Arial"/>
                <w:i/>
                <w:sz w:val="20"/>
                <w:szCs w:val="20"/>
              </w:rPr>
            </w:pPr>
            <w:ins w:id="818" w:author="Crombie, Sean D" w:date="2025-10-03T01:22:00Z" w16du:dateUtc="2025-10-02T15:22:00Z">
              <w:del w:id="819" w:author="Santos, Stuart" w:date="2026-01-20T14:40:00Z" w16du:dateUtc="2026-01-20T19:40:00Z">
                <w:r w:rsidDel="006447D5">
                  <w:rPr>
                    <w:rFonts w:ascii="Helvetica Neue" w:eastAsia="Helvetica Neue" w:hAnsi="Helvetica Neue" w:cs="Helvetica Neue"/>
                    <w:i/>
                  </w:rPr>
                  <w:delText>You are receiving this email because it relates to, or is ancillary to, a product or service which has been, or has agreed to be, supplied or given to you by Qantas Loyalty (or a third party).</w:delText>
                </w:r>
              </w:del>
            </w:ins>
          </w:p>
          <w:p w14:paraId="37612585" w14:textId="7CA09C34" w:rsidR="0045311B" w:rsidDel="006447D5" w:rsidRDefault="0045311B">
            <w:pPr>
              <w:jc w:val="center"/>
              <w:rPr>
                <w:del w:id="820" w:author="Santos, Stuart" w:date="2026-01-20T14:40:00Z" w16du:dateUtc="2026-01-20T19:40:00Z"/>
                <w:rFonts w:ascii="Arial" w:eastAsia="Arial" w:hAnsi="Arial" w:cs="Arial"/>
                <w:i/>
                <w:sz w:val="20"/>
                <w:szCs w:val="20"/>
              </w:rPr>
            </w:pPr>
          </w:p>
          <w:p w14:paraId="24E91FFB" w14:textId="4F1F1D5C" w:rsidR="0045311B" w:rsidDel="006447D5" w:rsidRDefault="00F806FF">
            <w:pPr>
              <w:spacing w:line="276" w:lineRule="auto"/>
              <w:ind w:left="0" w:firstLine="0"/>
              <w:rPr>
                <w:del w:id="821" w:author="Santos, Stuart" w:date="2026-01-20T14:40:00Z" w16du:dateUtc="2026-01-20T19:40:00Z"/>
                <w:rFonts w:ascii="Arial" w:eastAsia="Arial" w:hAnsi="Arial" w:cs="Arial"/>
                <w:sz w:val="20"/>
                <w:szCs w:val="20"/>
                <w:highlight w:val="yellow"/>
              </w:rPr>
            </w:pPr>
            <w:del w:id="822" w:author="Santos, Stuart" w:date="2026-01-20T14:40:00Z" w16du:dateUtc="2026-01-20T19:40:00Z">
              <w:r w:rsidRPr="2AEEA772" w:rsidDel="006447D5">
                <w:rPr>
                  <w:rFonts w:ascii="Arial" w:eastAsia="Arial" w:hAnsi="Arial" w:cs="Arial"/>
                  <w:sz w:val="20"/>
                  <w:szCs w:val="20"/>
                  <w:highlight w:val="yellow"/>
                </w:rPr>
                <w:delText>Qantas Travel Insurance is issued by Zurich Australian Insurance Limited, ABN 13 000 296 640, AFSL 232507 (“ZAIL”). Qantas Airways Limited</w:delText>
              </w:r>
            </w:del>
            <w:ins w:id="823" w:author="Raphaella Han" w:date="2025-11-26T01:46:00Z">
              <w:del w:id="824" w:author="Santos, Stuart" w:date="2026-01-20T14:40:00Z" w16du:dateUtc="2026-01-20T19:40:00Z">
                <w:r w:rsidR="00D05E7E" w:rsidRPr="2AEEA772" w:rsidDel="006447D5">
                  <w:rPr>
                    <w:rFonts w:ascii="Arial" w:eastAsia="Arial" w:hAnsi="Arial" w:cs="Arial"/>
                    <w:sz w:val="20"/>
                    <w:szCs w:val="20"/>
                    <w:highlight w:val="yellow"/>
                  </w:rPr>
                  <w:delText>,</w:delText>
                </w:r>
              </w:del>
            </w:ins>
            <w:del w:id="825" w:author="Santos, Stuart" w:date="2026-01-20T14:40:00Z" w16du:dateUtc="2026-01-20T19:40:00Z">
              <w:r w:rsidRPr="2AEEA772" w:rsidDel="006447D5">
                <w:rPr>
                  <w:rFonts w:ascii="Arial" w:eastAsia="Arial" w:hAnsi="Arial" w:cs="Arial"/>
                  <w:sz w:val="20"/>
                  <w:szCs w:val="20"/>
                  <w:highlight w:val="yellow"/>
                </w:rPr>
                <w:delText xml:space="preserve"> </w:delText>
              </w:r>
            </w:del>
            <w:ins w:id="826" w:author="Eakins, Nicola" w:date="2025-10-02T04:23:00Z">
              <w:del w:id="827" w:author="Santos, Stuart" w:date="2026-01-20T14:40:00Z" w16du:dateUtc="2026-01-20T19:40:00Z">
                <w:r w:rsidR="43235CBC" w:rsidRPr="7A9F947B" w:rsidDel="006447D5">
                  <w:rPr>
                    <w:rFonts w:ascii="Arial" w:eastAsia="Arial" w:hAnsi="Arial" w:cs="Arial"/>
                    <w:sz w:val="20"/>
                    <w:szCs w:val="20"/>
                    <w:highlight w:val="yellow"/>
                  </w:rPr>
                  <w:delText>ABN 16 009 661 901 (“Qan</w:delText>
                </w:r>
              </w:del>
            </w:ins>
            <w:ins w:id="828" w:author="Eakins, Nicola" w:date="2025-10-02T04:24:00Z">
              <w:del w:id="829" w:author="Santos, Stuart" w:date="2026-01-20T14:40:00Z" w16du:dateUtc="2026-01-20T19:40:00Z">
                <w:r w:rsidR="43235CBC" w:rsidRPr="7A9F947B" w:rsidDel="006447D5">
                  <w:rPr>
                    <w:rFonts w:ascii="Arial" w:eastAsia="Arial" w:hAnsi="Arial" w:cs="Arial"/>
                    <w:sz w:val="20"/>
                    <w:szCs w:val="20"/>
                    <w:highlight w:val="yellow"/>
                  </w:rPr>
                  <w:delText>tas”)</w:delText>
                </w:r>
              </w:del>
            </w:ins>
            <w:ins w:id="830" w:author="Raphaella Han" w:date="2025-11-26T01:46:00Z">
              <w:del w:id="831" w:author="Santos, Stuart" w:date="2026-01-20T14:40:00Z" w16du:dateUtc="2026-01-20T19:40:00Z">
                <w:r w:rsidR="68CA8FA8" w:rsidRPr="7A9F947B" w:rsidDel="006447D5">
                  <w:rPr>
                    <w:rFonts w:ascii="Arial" w:eastAsia="Arial" w:hAnsi="Arial" w:cs="Arial"/>
                    <w:sz w:val="20"/>
                    <w:szCs w:val="20"/>
                    <w:highlight w:val="yellow"/>
                  </w:rPr>
                  <w:delText>,</w:delText>
                </w:r>
              </w:del>
            </w:ins>
            <w:ins w:id="832" w:author="Eakins, Nicola" w:date="2025-10-02T04:24:00Z">
              <w:del w:id="833" w:author="Santos, Stuart" w:date="2026-01-20T14:40:00Z" w16du:dateUtc="2026-01-20T19:40:00Z">
                <w:r w:rsidR="43235CBC" w:rsidRPr="7A9F947B" w:rsidDel="006447D5">
                  <w:rPr>
                    <w:rFonts w:ascii="Arial" w:eastAsia="Arial" w:hAnsi="Arial" w:cs="Arial"/>
                    <w:sz w:val="20"/>
                    <w:szCs w:val="20"/>
                    <w:highlight w:val="yellow"/>
                  </w:rPr>
                  <w:delText xml:space="preserve"> </w:delText>
                </w:r>
              </w:del>
            </w:ins>
            <w:del w:id="834" w:author="Santos, Stuart" w:date="2026-01-20T14:40:00Z" w16du:dateUtc="2026-01-20T19:40:00Z">
              <w:r w:rsidRPr="2AEEA772" w:rsidDel="006447D5">
                <w:rPr>
                  <w:rFonts w:ascii="Arial" w:eastAsia="Arial" w:hAnsi="Arial" w:cs="Arial"/>
                  <w:sz w:val="20"/>
                  <w:szCs w:val="20"/>
                  <w:highlight w:val="yellow"/>
                </w:rPr>
                <w:delText xml:space="preserve">is an authorised representative (AR 261363) of ZAIL. This information is general in nature only and has been prepared without taking into account your objectives, financial situation or needs. You should consider whether the advice is suitable for you and your personal circumstances. Before making any decision to buy the travel insurance, you should read the </w:delText>
              </w:r>
              <w:r w:rsidDel="006447D5">
                <w:fldChar w:fldCharType="begin"/>
              </w:r>
              <w:r w:rsidDel="006447D5">
                <w:delInstrText>HYPERLINK "https://insurance.qantas.com/policy-documents/travel-insurance" \h</w:delInstrText>
              </w:r>
              <w:r w:rsidDel="006447D5">
                <w:fldChar w:fldCharType="separate"/>
              </w:r>
              <w:r w:rsidRPr="2AEEA772" w:rsidDel="006447D5">
                <w:rPr>
                  <w:rFonts w:ascii="Arial" w:eastAsia="Arial" w:hAnsi="Arial" w:cs="Arial"/>
                  <w:color w:val="E40000"/>
                  <w:sz w:val="20"/>
                  <w:szCs w:val="20"/>
                  <w:highlight w:val="yellow"/>
                  <w:u w:val="single"/>
                </w:rPr>
                <w:delText>Product Disclosure Statement (PDS)</w:delText>
              </w:r>
              <w:r w:rsidDel="006447D5">
                <w:fldChar w:fldCharType="end"/>
              </w:r>
              <w:r w:rsidRPr="2AEEA772" w:rsidDel="006447D5">
                <w:rPr>
                  <w:rFonts w:ascii="Arial" w:eastAsia="Arial" w:hAnsi="Arial" w:cs="Arial"/>
                  <w:color w:val="666666"/>
                  <w:sz w:val="20"/>
                  <w:szCs w:val="20"/>
                  <w:highlight w:val="yellow"/>
                </w:rPr>
                <w:delText xml:space="preserve">, </w:delText>
              </w:r>
              <w:r w:rsidDel="006447D5">
                <w:fldChar w:fldCharType="begin"/>
              </w:r>
              <w:r w:rsidDel="006447D5">
                <w:delInstrText>HYPERLINK "https://insurance.qantas.com/policy-documents/travel-insurance" \h</w:delInstrText>
              </w:r>
              <w:r w:rsidDel="006447D5">
                <w:fldChar w:fldCharType="separate"/>
              </w:r>
              <w:r w:rsidRPr="2AEEA772" w:rsidDel="006447D5">
                <w:rPr>
                  <w:rFonts w:ascii="Arial" w:eastAsia="Arial" w:hAnsi="Arial" w:cs="Arial"/>
                  <w:color w:val="E40000"/>
                  <w:sz w:val="20"/>
                  <w:szCs w:val="20"/>
                  <w:highlight w:val="yellow"/>
                  <w:u w:val="single"/>
                </w:rPr>
                <w:delText>Target Market Determination (TMD)</w:delText>
              </w:r>
              <w:r w:rsidDel="006447D5">
                <w:fldChar w:fldCharType="end"/>
              </w:r>
              <w:r w:rsidRPr="2AEEA772" w:rsidDel="006447D5">
                <w:rPr>
                  <w:rFonts w:ascii="Arial" w:eastAsia="Arial" w:hAnsi="Arial" w:cs="Arial"/>
                  <w:color w:val="666666"/>
                  <w:sz w:val="20"/>
                  <w:szCs w:val="20"/>
                  <w:highlight w:val="yellow"/>
                </w:rPr>
                <w:delText xml:space="preserve"> </w:delText>
              </w:r>
              <w:r w:rsidRPr="2AEEA772" w:rsidDel="006447D5">
                <w:rPr>
                  <w:rFonts w:ascii="Arial" w:eastAsia="Arial" w:hAnsi="Arial" w:cs="Arial"/>
                  <w:sz w:val="20"/>
                  <w:szCs w:val="20"/>
                  <w:highlight w:val="yellow"/>
                </w:rPr>
                <w:delText>and</w:delText>
              </w:r>
              <w:r w:rsidRPr="2AEEA772" w:rsidDel="006447D5">
                <w:rPr>
                  <w:rFonts w:ascii="Arial" w:eastAsia="Arial" w:hAnsi="Arial" w:cs="Arial"/>
                  <w:color w:val="666666"/>
                  <w:sz w:val="20"/>
                  <w:szCs w:val="20"/>
                  <w:highlight w:val="yellow"/>
                </w:rPr>
                <w:delText xml:space="preserve"> </w:delText>
              </w:r>
              <w:r w:rsidDel="006447D5">
                <w:fldChar w:fldCharType="begin"/>
              </w:r>
              <w:r w:rsidDel="006447D5">
                <w:delInstrText>HYPERLINK "https://insurance.qantas.com/policy-documents/travel-insurance" \h</w:delInstrText>
              </w:r>
              <w:r w:rsidDel="006447D5">
                <w:fldChar w:fldCharType="separate"/>
              </w:r>
              <w:r w:rsidRPr="2AEEA772" w:rsidDel="006447D5">
                <w:rPr>
                  <w:rFonts w:ascii="Arial" w:eastAsia="Arial" w:hAnsi="Arial" w:cs="Arial"/>
                  <w:color w:val="E40000"/>
                  <w:sz w:val="20"/>
                  <w:szCs w:val="20"/>
                  <w:highlight w:val="yellow"/>
                  <w:u w:val="single"/>
                </w:rPr>
                <w:delText>Financial Services Guide (FSG)</w:delText>
              </w:r>
              <w:r w:rsidDel="006447D5">
                <w:fldChar w:fldCharType="end"/>
              </w:r>
              <w:r w:rsidRPr="2AEEA772" w:rsidDel="006447D5">
                <w:rPr>
                  <w:rFonts w:ascii="Arial" w:eastAsia="Arial" w:hAnsi="Arial" w:cs="Arial"/>
                  <w:color w:val="666666"/>
                  <w:sz w:val="20"/>
                  <w:szCs w:val="20"/>
                  <w:highlight w:val="yellow"/>
                </w:rPr>
                <w:delText>.</w:delText>
              </w:r>
            </w:del>
            <w:ins w:id="835" w:author="Eakins, Nicola" w:date="2025-11-13T18:26:00Z" w16du:dateUtc="2025-11-13T07:26:00Z">
              <w:del w:id="836" w:author="Santos, Stuart" w:date="2026-01-20T14:40:00Z" w16du:dateUtc="2026-01-20T19:40:00Z">
                <w:r w:rsidR="00BC1169" w:rsidRPr="7A9F947B" w:rsidDel="006447D5">
                  <w:rPr>
                    <w:rFonts w:ascii="Arial" w:eastAsia="Arial" w:hAnsi="Arial" w:cs="Arial"/>
                    <w:color w:val="D13438"/>
                    <w:sz w:val="20"/>
                    <w:szCs w:val="20"/>
                    <w:u w:val="single"/>
                  </w:rPr>
                  <w:delText xml:space="preserve"> </w:delText>
                </w:r>
                <w:r w:rsidR="00BC1169" w:rsidRPr="7A9F947B" w:rsidDel="006447D5">
                  <w:rPr>
                    <w:rFonts w:ascii="Arial" w:eastAsia="Arial" w:hAnsi="Arial" w:cs="Arial"/>
                    <w:color w:val="666666"/>
                    <w:sz w:val="20"/>
                    <w:szCs w:val="20"/>
                    <w:highlight w:val="yellow"/>
                    <w:u w:val="single"/>
                  </w:rPr>
                  <w:delText>ZAIL engages affiliated entities within the Zurich Insurance Group to provide services in support of this insurance as permitted by applicable laws.</w:delText>
                </w:r>
                <w:r w:rsidR="00BC1169" w:rsidRPr="7A9F947B" w:rsidDel="006447D5">
                  <w:rPr>
                    <w:rFonts w:ascii="Arial" w:eastAsia="Arial" w:hAnsi="Arial" w:cs="Arial"/>
                    <w:color w:val="666666"/>
                    <w:sz w:val="20"/>
                    <w:szCs w:val="20"/>
                    <w:highlight w:val="yellow"/>
                  </w:rPr>
                  <w:delText> </w:delText>
                </w:r>
              </w:del>
            </w:ins>
            <w:del w:id="837" w:author="Santos, Stuart" w:date="2026-01-20T14:40:00Z" w16du:dateUtc="2026-01-20T19:40:00Z">
              <w:r w:rsidRPr="2AEEA772" w:rsidDel="006447D5">
                <w:rPr>
                  <w:rFonts w:ascii="Arial" w:eastAsia="Arial" w:hAnsi="Arial" w:cs="Arial"/>
                  <w:color w:val="666666"/>
                  <w:sz w:val="20"/>
                  <w:szCs w:val="20"/>
                  <w:highlight w:val="yellow"/>
                </w:rPr>
                <w:delText xml:space="preserve"> </w:delText>
              </w:r>
            </w:del>
          </w:p>
          <w:p w14:paraId="1E7CB0A9" w14:textId="77B63733" w:rsidR="0045311B" w:rsidDel="006447D5" w:rsidRDefault="0045311B">
            <w:pPr>
              <w:spacing w:line="276" w:lineRule="auto"/>
              <w:ind w:left="0" w:firstLine="0"/>
              <w:rPr>
                <w:del w:id="838" w:author="Santos, Stuart" w:date="2026-01-20T14:40:00Z" w16du:dateUtc="2026-01-20T19:40:00Z"/>
                <w:rFonts w:ascii="Arial" w:eastAsia="Arial" w:hAnsi="Arial" w:cs="Arial"/>
                <w:sz w:val="20"/>
                <w:szCs w:val="20"/>
                <w:highlight w:val="yellow"/>
              </w:rPr>
            </w:pPr>
          </w:p>
          <w:p w14:paraId="3091FA05" w14:textId="11064324" w:rsidR="0045311B" w:rsidDel="006447D5" w:rsidRDefault="00F806FF">
            <w:pPr>
              <w:spacing w:line="276" w:lineRule="auto"/>
              <w:ind w:left="0" w:firstLine="0"/>
              <w:rPr>
                <w:del w:id="839" w:author="Santos, Stuart" w:date="2026-01-20T14:40:00Z" w16du:dateUtc="2026-01-20T19:40:00Z"/>
                <w:rFonts w:ascii="Arial" w:eastAsia="Arial" w:hAnsi="Arial" w:cs="Arial"/>
                <w:color w:val="343741"/>
                <w:sz w:val="20"/>
                <w:szCs w:val="20"/>
                <w:highlight w:val="yellow"/>
              </w:rPr>
            </w:pPr>
            <w:del w:id="840" w:author="Santos, Stuart" w:date="2026-01-20T14:40:00Z" w16du:dateUtc="2026-01-20T19:40:00Z">
              <w:r w:rsidRPr="2AEEA772" w:rsidDel="006447D5">
                <w:rPr>
                  <w:rFonts w:ascii="Arial" w:eastAsia="Arial" w:hAnsi="Arial" w:cs="Arial"/>
                  <w:sz w:val="20"/>
                  <w:szCs w:val="20"/>
                  <w:highlight w:val="yellow"/>
                </w:rPr>
                <w:delText>Sent by</w:delText>
              </w:r>
            </w:del>
            <w:ins w:id="841" w:author="Eakins, Nicola" w:date="2025-11-13T18:26:00Z" w16du:dateUtc="2025-11-13T07:26:00Z">
              <w:del w:id="842" w:author="Santos, Stuart" w:date="2026-01-20T14:40:00Z" w16du:dateUtc="2026-01-20T19:40:00Z">
                <w:r w:rsidR="00BC1169" w:rsidDel="006447D5">
                  <w:rPr>
                    <w:rFonts w:ascii="Arial" w:eastAsia="Arial" w:hAnsi="Arial" w:cs="Arial"/>
                    <w:sz w:val="20"/>
                    <w:szCs w:val="20"/>
                    <w:highlight w:val="yellow"/>
                  </w:rPr>
                  <w:delText xml:space="preserve"> ZAIL</w:delText>
                </w:r>
              </w:del>
            </w:ins>
            <w:del w:id="843" w:author="Santos, Stuart" w:date="2026-01-20T14:40:00Z" w16du:dateUtc="2026-01-20T19:40:00Z">
              <w:r w:rsidRPr="2AEEA772" w:rsidDel="006447D5">
                <w:rPr>
                  <w:rFonts w:ascii="Arial" w:eastAsia="Arial" w:hAnsi="Arial" w:cs="Arial"/>
                  <w:sz w:val="20"/>
                  <w:szCs w:val="20"/>
                  <w:highlight w:val="yellow"/>
                </w:rPr>
                <w:delText xml:space="preserve"> Zurich Australian Insurance Limited, ABN 13 000 296 640, 118 Mount Street, North Sydney, NSW 2060, on behalf of Qantas Airways Limited (ABN 16 009 661 901), Australian headquarters: 10 Bourke Road, Mascot, NSW 2020.</w:delText>
              </w:r>
            </w:del>
          </w:p>
          <w:p w14:paraId="6B315540" w14:textId="384A7925" w:rsidR="0045311B" w:rsidDel="006447D5" w:rsidRDefault="0045311B">
            <w:pPr>
              <w:ind w:left="0" w:firstLine="0"/>
              <w:rPr>
                <w:del w:id="844" w:author="Santos, Stuart" w:date="2026-01-20T14:40:00Z" w16du:dateUtc="2026-01-20T19:40:00Z"/>
                <w:rFonts w:ascii="Arial" w:eastAsia="Arial" w:hAnsi="Arial" w:cs="Arial"/>
                <w:i/>
                <w:sz w:val="20"/>
                <w:szCs w:val="20"/>
              </w:rPr>
            </w:pPr>
          </w:p>
        </w:tc>
        <w:tc>
          <w:tcPr>
            <w:tcW w:w="4275" w:type="dxa"/>
            <w:gridSpan w:val="2"/>
          </w:tcPr>
          <w:p w14:paraId="5EA0645F" w14:textId="1C165BB5" w:rsidR="0045311B" w:rsidDel="006447D5" w:rsidRDefault="0045311B">
            <w:pPr>
              <w:rPr>
                <w:del w:id="845" w:author="Santos, Stuart" w:date="2026-01-20T14:40:00Z" w16du:dateUtc="2026-01-20T19:40:00Z"/>
                <w:rFonts w:ascii="Calibri" w:eastAsia="Calibri" w:hAnsi="Calibri" w:cs="Calibri"/>
                <w:color w:val="7030A0"/>
              </w:rPr>
            </w:pPr>
          </w:p>
        </w:tc>
      </w:tr>
    </w:tbl>
    <w:p w14:paraId="4B98C920" w14:textId="56FA7354" w:rsidR="0045311B" w:rsidDel="006447D5" w:rsidRDefault="0045311B">
      <w:pPr>
        <w:rPr>
          <w:del w:id="846" w:author="Santos, Stuart" w:date="2026-01-20T14:40:00Z" w16du:dateUtc="2026-01-20T19:40:00Z"/>
        </w:rPr>
      </w:pPr>
      <w:bookmarkStart w:id="847" w:name="_heading=h.40s3f6qc02ua" w:colFirst="0" w:colLast="0"/>
      <w:bookmarkEnd w:id="847"/>
    </w:p>
    <w:p w14:paraId="3F68A96A" w14:textId="612732DB" w:rsidR="0045311B" w:rsidDel="006447D5" w:rsidRDefault="0045311B">
      <w:pPr>
        <w:rPr>
          <w:del w:id="848" w:author="Santos, Stuart" w:date="2026-01-20T14:40:00Z" w16du:dateUtc="2026-01-20T19:40:00Z"/>
        </w:rPr>
      </w:pPr>
    </w:p>
    <w:p w14:paraId="2D382AB7" w14:textId="37D6F77E" w:rsidR="0045311B" w:rsidDel="006447D5" w:rsidRDefault="0045311B">
      <w:pPr>
        <w:rPr>
          <w:del w:id="849" w:author="Santos, Stuart" w:date="2026-01-20T14:40:00Z" w16du:dateUtc="2026-01-20T19:40:00Z"/>
        </w:rPr>
      </w:pPr>
    </w:p>
    <w:p w14:paraId="5ECB74D6" w14:textId="4CE160E2" w:rsidR="0045311B" w:rsidDel="006447D5" w:rsidRDefault="0045311B">
      <w:pPr>
        <w:rPr>
          <w:del w:id="850" w:author="Santos, Stuart" w:date="2026-01-20T14:40:00Z" w16du:dateUtc="2026-01-20T19:40:00Z"/>
        </w:rPr>
      </w:pPr>
    </w:p>
    <w:p w14:paraId="3E4E2516" w14:textId="77777777" w:rsidR="0045311B" w:rsidRDefault="0045311B"/>
    <w:sectPr w:rsidR="0045311B">
      <w:footerReference w:type="default" r:id="rId26"/>
      <w:pgSz w:w="23811" w:h="16838" w:orient="landscape"/>
      <w:pgMar w:top="720" w:right="720" w:bottom="720" w:left="72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Eakins, Nicola" w:date="2025-10-02T13:22:00Z" w:initials="EN">
    <w:p w14:paraId="3926998A" w14:textId="77777777" w:rsidR="00CE0CFC" w:rsidRDefault="00CE0CFC">
      <w:pPr>
        <w:pStyle w:val="CommentText"/>
      </w:pPr>
      <w:r>
        <w:rPr>
          <w:rStyle w:val="CommentReference"/>
        </w:rPr>
        <w:annotationRef/>
      </w:r>
      <w:r w:rsidRPr="58F8D5E9">
        <w:t>Legal have asked that in the below table, next to the issue date and time, to consider if we need to mention the time zone (AET), so there is no ambiguity as to what time the policy was issued.</w:t>
      </w:r>
    </w:p>
  </w:comment>
  <w:comment w:id="10" w:author="Raphaella Han" w:date="2025-11-26T12:12:00Z" w:initials="RH">
    <w:p w14:paraId="18DD25AB" w14:textId="77777777" w:rsidR="004143B2" w:rsidRDefault="006B01EC">
      <w:pPr>
        <w:pStyle w:val="CommentText"/>
      </w:pPr>
      <w:r>
        <w:rPr>
          <w:rStyle w:val="CommentReference"/>
        </w:rPr>
        <w:annotationRef/>
      </w:r>
      <w:r w:rsidRPr="7DD8AE4C">
        <w:t>add 'AET' in the 'Your Policy Details' box above after 'Issued {{DD MMM YYYY}} HH:MM AM/PM'</w:t>
      </w:r>
    </w:p>
  </w:comment>
  <w:comment w:id="11" w:author="Eakins, Nicola" w:date="2025-11-28T12:15:00Z" w:initials="EN">
    <w:p w14:paraId="76FABF20" w14:textId="77777777" w:rsidR="006B01EC" w:rsidRDefault="006B01EC">
      <w:pPr>
        <w:pStyle w:val="CommentText"/>
      </w:pPr>
      <w:r>
        <w:rPr>
          <w:rStyle w:val="CommentReference"/>
        </w:rPr>
        <w:annotationRef/>
      </w:r>
      <w:r w:rsidRPr="2A9A2E11">
        <w:t>This isn't necessary as HH:MM AM/PM is not a current functionality and not for inclusion.</w:t>
      </w:r>
    </w:p>
  </w:comment>
  <w:comment w:id="40" w:author="Raphaella Han" w:date="2025-11-26T12:14:00Z" w:initials="RH">
    <w:p w14:paraId="0C831CB3" w14:textId="77777777" w:rsidR="004143B2" w:rsidRDefault="006B01EC">
      <w:pPr>
        <w:pStyle w:val="CommentText"/>
      </w:pPr>
      <w:r>
        <w:rPr>
          <w:rStyle w:val="CommentReference"/>
        </w:rPr>
        <w:annotationRef/>
      </w:r>
      <w:r w:rsidRPr="5DC74A80">
        <w:t>Moved the sentence further down to make the email flow better</w:t>
      </w:r>
    </w:p>
  </w:comment>
  <w:comment w:id="199" w:author="Eakins, Nicola" w:date="2025-10-06T09:55:00Z" w:initials="EN">
    <w:p w14:paraId="1CF0AC10" w14:textId="77777777" w:rsidR="00CA06F8" w:rsidRDefault="00C7728A">
      <w:pPr>
        <w:pStyle w:val="CommentText"/>
      </w:pPr>
      <w:r>
        <w:rPr>
          <w:rStyle w:val="CommentReference"/>
        </w:rPr>
        <w:annotationRef/>
      </w:r>
      <w:r w:rsidRPr="0604C87C">
        <w:t>Issuer should be {{ISP}} and either AIG Australia Ltd or Zurich Australian Insurance Limited per ISP assigned to the policy.</w:t>
      </w:r>
    </w:p>
  </w:comment>
  <w:comment w:id="643" w:author="Crombie, Sean D" w:date="2025-08-11T12:53:00Z" w:initials="SC">
    <w:p w14:paraId="58059BA8" w14:textId="77777777" w:rsidR="00DA18BA" w:rsidRDefault="00DA18BA" w:rsidP="00DA18BA">
      <w:pPr>
        <w:pStyle w:val="CommentText"/>
      </w:pPr>
      <w:r>
        <w:rPr>
          <w:rStyle w:val="CommentReference"/>
        </w:rPr>
        <w:annotationRef/>
      </w:r>
      <w:r>
        <w:t>Update with Transition Date</w:t>
      </w:r>
    </w:p>
  </w:comment>
  <w:comment w:id="647" w:author="Raphaella Han" w:date="2025-11-26T12:15:00Z" w:initials="RH">
    <w:p w14:paraId="6A315E8F" w14:textId="77777777" w:rsidR="004143B2" w:rsidRDefault="006B01EC">
      <w:pPr>
        <w:pStyle w:val="CommentText"/>
      </w:pPr>
      <w:r>
        <w:rPr>
          <w:rStyle w:val="CommentReference"/>
        </w:rPr>
        <w:annotationRef/>
      </w:r>
      <w:r w:rsidRPr="67D5FF8D">
        <w:t>should this be 'will be'? Not a showstopper</w:t>
      </w:r>
    </w:p>
  </w:comment>
  <w:comment w:id="648" w:author="Eakins, Nicola" w:date="2025-11-28T12:02:00Z" w:initials="EN">
    <w:p w14:paraId="03058EB0" w14:textId="77777777" w:rsidR="006B01EC" w:rsidRDefault="006B01EC">
      <w:pPr>
        <w:pStyle w:val="CommentText"/>
      </w:pPr>
      <w:r>
        <w:rPr>
          <w:rStyle w:val="CommentReference"/>
        </w:rPr>
        <w:annotationRef/>
      </w:r>
      <w:r w:rsidRPr="73FADDA8">
        <w:t>Legal have requested this remains as 'is' as a customer could view the policy post transition.</w:t>
      </w:r>
    </w:p>
  </w:comment>
  <w:comment w:id="695" w:author="Crombie, Sean D" w:date="2025-08-11T13:14:00Z" w:initials="SC">
    <w:p w14:paraId="073F9749" w14:textId="77777777" w:rsidR="00DA18BA" w:rsidRDefault="00DA18BA" w:rsidP="00DA18BA">
      <w:pPr>
        <w:pStyle w:val="CommentText"/>
      </w:pPr>
      <w:r>
        <w:rPr>
          <w:rStyle w:val="CommentReference"/>
        </w:rPr>
        <w:annotationRef/>
      </w:r>
      <w:r>
        <w:rPr>
          <w:lang w:val="en-US"/>
        </w:rPr>
        <w:t>Update with Transition Date</w:t>
      </w:r>
    </w:p>
  </w:comment>
  <w:comment w:id="696" w:author="Crombie, Sean D" w:date="2025-08-11T13:14:00Z" w:initials="SC">
    <w:p w14:paraId="2D9B787B" w14:textId="77777777" w:rsidR="00DA18BA" w:rsidRDefault="00DA18BA" w:rsidP="00DA18BA">
      <w:pPr>
        <w:pStyle w:val="CommentText"/>
      </w:pPr>
      <w:r>
        <w:rPr>
          <w:rStyle w:val="CommentReference"/>
        </w:rPr>
        <w:annotationRef/>
      </w:r>
      <w:r>
        <w:rPr>
          <w:lang w:val="en-US"/>
        </w:rPr>
        <w:t>Update with Transition Date</w:t>
      </w:r>
    </w:p>
  </w:comment>
  <w:comment w:id="752" w:author="Eakins, Nicola" w:date="2025-10-02T14:23:00Z" w:initials="EN">
    <w:p w14:paraId="4069D08E" w14:textId="77777777" w:rsidR="00CE0CFC" w:rsidRDefault="00CE0CFC">
      <w:pPr>
        <w:pStyle w:val="CommentText"/>
      </w:pPr>
      <w:r>
        <w:rPr>
          <w:rStyle w:val="CommentReference"/>
        </w:rPr>
        <w:annotationRef/>
      </w:r>
      <w:r w:rsidRPr="7B60A0F4">
        <w:t>Proposed changes by legal.</w:t>
      </w:r>
    </w:p>
  </w:comment>
  <w:comment w:id="756" w:author="Crombie, Sean D" w:date="2025-10-03T01:34:00Z" w:initials="SC">
    <w:p w14:paraId="3672A5ED" w14:textId="77777777" w:rsidR="004D1FAE" w:rsidRDefault="004D1FAE" w:rsidP="004D1FAE">
      <w:pPr>
        <w:pStyle w:val="CommentText"/>
      </w:pPr>
      <w:r>
        <w:rPr>
          <w:rStyle w:val="CommentReference"/>
        </w:rPr>
        <w:annotationRef/>
      </w:r>
      <w:r>
        <w:rPr>
          <w:lang w:val="en-US"/>
        </w:rPr>
        <w:t xml:space="preserve">Issuer below should be {{ISP}} and either </w:t>
      </w:r>
      <w:r>
        <w:t>AIG Australia Ltd or Zurich Australian Insurance Limited per ISP assigned to the policy</w:t>
      </w:r>
    </w:p>
  </w:comment>
  <w:comment w:id="785" w:author="Eakins, Nicola" w:date="2025-10-02T07:23:00Z" w:initials="EN">
    <w:p w14:paraId="67543815" w14:textId="77777777" w:rsidR="004143B2" w:rsidRDefault="006B01EC">
      <w:pPr>
        <w:pStyle w:val="CommentText"/>
      </w:pPr>
      <w:r>
        <w:rPr>
          <w:rStyle w:val="CommentReference"/>
        </w:rPr>
        <w:annotationRef/>
      </w:r>
      <w:r w:rsidRPr="1EAF2614">
        <w:t>Proposed changes by legal.</w:t>
      </w:r>
    </w:p>
  </w:comment>
  <w:comment w:id="786" w:author="Raphaella Han" w:date="2025-11-26T12:16:00Z" w:initials="RH">
    <w:p w14:paraId="24F8664E" w14:textId="77777777" w:rsidR="004143B2" w:rsidRDefault="006B01EC">
      <w:pPr>
        <w:pStyle w:val="CommentText"/>
      </w:pPr>
      <w:r>
        <w:rPr>
          <w:rStyle w:val="CommentReference"/>
        </w:rPr>
        <w:annotationRef/>
      </w:r>
      <w:r w:rsidRPr="22BAFD12">
        <w:t>Moved down further below policy details to make the email flow better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926998A" w15:done="0"/>
  <w15:commentEx w15:paraId="18DD25AB" w15:done="0"/>
  <w15:commentEx w15:paraId="76FABF20" w15:done="0"/>
  <w15:commentEx w15:paraId="0C831CB3" w15:done="0"/>
  <w15:commentEx w15:paraId="1CF0AC10" w15:done="0"/>
  <w15:commentEx w15:paraId="58059BA8" w15:done="0"/>
  <w15:commentEx w15:paraId="6A315E8F" w15:done="0"/>
  <w15:commentEx w15:paraId="03058EB0" w15:done="0"/>
  <w15:commentEx w15:paraId="073F9749" w15:done="0"/>
  <w15:commentEx w15:paraId="2D9B787B" w15:done="0"/>
  <w15:commentEx w15:paraId="4069D08E" w15:done="0"/>
  <w15:commentEx w15:paraId="3672A5ED" w15:done="0"/>
  <w15:commentEx w15:paraId="67543815" w15:done="0"/>
  <w15:commentEx w15:paraId="24F8664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926998A" w16cid:durableId="3926998A"/>
  <w16cid:commentId w16cid:paraId="18DD25AB" w16cid:durableId="18DD25AB"/>
  <w16cid:commentId w16cid:paraId="76FABF20" w16cid:durableId="76FABF20"/>
  <w16cid:commentId w16cid:paraId="0C831CB3" w16cid:durableId="0C831CB3"/>
  <w16cid:commentId w16cid:paraId="1CF0AC10" w16cid:durableId="1CF0AC10"/>
  <w16cid:commentId w16cid:paraId="58059BA8" w16cid:durableId="58059BA8"/>
  <w16cid:commentId w16cid:paraId="6A315E8F" w16cid:durableId="6A315E8F"/>
  <w16cid:commentId w16cid:paraId="03058EB0" w16cid:durableId="03058EB0"/>
  <w16cid:commentId w16cid:paraId="073F9749" w16cid:durableId="073F9749"/>
  <w16cid:commentId w16cid:paraId="2D9B787B" w16cid:durableId="2D9B787B"/>
  <w16cid:commentId w16cid:paraId="4069D08E" w16cid:durableId="4069D08E"/>
  <w16cid:commentId w16cid:paraId="3672A5ED" w16cid:durableId="3672A5ED"/>
  <w16cid:commentId w16cid:paraId="67543815" w16cid:durableId="67543815"/>
  <w16cid:commentId w16cid:paraId="24F8664E" w16cid:durableId="24F8664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23C8EE" w14:textId="77777777" w:rsidR="00CE0747" w:rsidRDefault="00CE0747">
      <w:r>
        <w:separator/>
      </w:r>
    </w:p>
  </w:endnote>
  <w:endnote w:type="continuationSeparator" w:id="0">
    <w:p w14:paraId="67C6490B" w14:textId="77777777" w:rsidR="00CE0747" w:rsidRDefault="00CE0747">
      <w:r>
        <w:continuationSeparator/>
      </w:r>
    </w:p>
  </w:endnote>
  <w:endnote w:type="continuationNotice" w:id="1">
    <w:p w14:paraId="71C193A5" w14:textId="77777777" w:rsidR="00CE0747" w:rsidRDefault="00CE074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1" w:fontKey="{A8933E6D-FA2B-461B-B22A-1F3BE78F4E00}"/>
  </w:font>
  <w:font w:name="Cambria">
    <w:panose1 w:val="02040503050406030204"/>
    <w:charset w:val="00"/>
    <w:family w:val="roman"/>
    <w:pitch w:val="variable"/>
    <w:sig w:usb0="E00006FF" w:usb1="420024FF" w:usb2="02000000" w:usb3="00000000" w:csb0="0000019F" w:csb1="00000000"/>
    <w:embedRegular r:id="rId2" w:fontKey="{72EBD365-2AFC-4A4C-858E-FA74685363AA}"/>
    <w:embedBold r:id="rId3" w:fontKey="{47CE3528-59FF-481B-95EE-D3FC13C3E179}"/>
    <w:embedItalic r:id="rId4" w:fontKey="{FB6BDD65-68E0-4DD1-BB64-30133AD0270B}"/>
  </w:font>
  <w:font w:name="Georgia">
    <w:panose1 w:val="02040502050405020303"/>
    <w:charset w:val="00"/>
    <w:family w:val="roman"/>
    <w:pitch w:val="variable"/>
    <w:sig w:usb0="00000287" w:usb1="00000000" w:usb2="00000000" w:usb3="00000000" w:csb0="0000009F" w:csb1="00000000"/>
    <w:embedRegular r:id="rId5" w:fontKey="{CB7A972D-46BF-4216-9458-F2B11A4C144C}"/>
    <w:embedItalic r:id="rId6" w:fontKey="{AC04278A-9792-4D28-BAA9-458F6D73943A}"/>
  </w:font>
  <w:font w:name="Calibri">
    <w:panose1 w:val="020F0502020204030204"/>
    <w:charset w:val="00"/>
    <w:family w:val="swiss"/>
    <w:pitch w:val="variable"/>
    <w:sig w:usb0="E4002EFF" w:usb1="C000247B" w:usb2="00000009" w:usb3="00000000" w:csb0="000001FF" w:csb1="00000000"/>
    <w:embedRegular r:id="rId7" w:fontKey="{5586A45E-5A60-4798-8D79-527B3D89D012}"/>
  </w:font>
  <w:font w:name="Helvetica Neue">
    <w:altName w:val="Arial"/>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62DDE" w14:textId="77777777" w:rsidR="0045311B" w:rsidRDefault="00F806FF">
    <w:pPr>
      <w:pBdr>
        <w:top w:val="nil"/>
        <w:left w:val="nil"/>
        <w:bottom w:val="nil"/>
        <w:right w:val="nil"/>
        <w:between w:val="nil"/>
      </w:pBdr>
      <w:tabs>
        <w:tab w:val="center" w:pos="4513"/>
        <w:tab w:val="right" w:pos="9026"/>
      </w:tabs>
      <w:jc w:val="right"/>
      <w:rPr>
        <w:color w:val="000000"/>
      </w:rPr>
    </w:pPr>
    <w:r>
      <w:rPr>
        <w:color w:val="000000"/>
      </w:rPr>
      <w:fldChar w:fldCharType="begin"/>
    </w:r>
    <w:r>
      <w:rPr>
        <w:color w:val="000000"/>
      </w:rPr>
      <w:instrText>PAGE</w:instrText>
    </w:r>
    <w:r>
      <w:rPr>
        <w:color w:val="000000"/>
      </w:rPr>
      <w:fldChar w:fldCharType="separate"/>
    </w:r>
    <w:r w:rsidR="00BD1AC2">
      <w:rPr>
        <w:noProof/>
        <w:color w:val="000000"/>
      </w:rPr>
      <w:t>1</w:t>
    </w:r>
    <w:r>
      <w:rPr>
        <w:color w:val="000000"/>
      </w:rPr>
      <w:fldChar w:fldCharType="end"/>
    </w:r>
  </w:p>
  <w:p w14:paraId="063A8235" w14:textId="77777777" w:rsidR="0045311B" w:rsidRDefault="0045311B">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E3011B" w14:textId="77777777" w:rsidR="00CE0747" w:rsidRDefault="00CE0747">
      <w:r>
        <w:separator/>
      </w:r>
    </w:p>
  </w:footnote>
  <w:footnote w:type="continuationSeparator" w:id="0">
    <w:p w14:paraId="24692EA1" w14:textId="77777777" w:rsidR="00CE0747" w:rsidRDefault="00CE0747">
      <w:r>
        <w:continuationSeparator/>
      </w:r>
    </w:p>
  </w:footnote>
  <w:footnote w:type="continuationNotice" w:id="1">
    <w:p w14:paraId="03F5DAC7" w14:textId="77777777" w:rsidR="00CE0747" w:rsidRDefault="00CE0747"/>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5A64E7"/>
    <w:multiLevelType w:val="multilevel"/>
    <w:tmpl w:val="5814921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437A5F34"/>
    <w:multiLevelType w:val="multilevel"/>
    <w:tmpl w:val="4DDC76B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46462E29"/>
    <w:multiLevelType w:val="multilevel"/>
    <w:tmpl w:val="14D697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1A9295E"/>
    <w:multiLevelType w:val="multilevel"/>
    <w:tmpl w:val="6AC6C6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04857932">
    <w:abstractNumId w:val="0"/>
  </w:num>
  <w:num w:numId="2" w16cid:durableId="1735080775">
    <w:abstractNumId w:val="1"/>
  </w:num>
  <w:num w:numId="3" w16cid:durableId="617183118">
    <w:abstractNumId w:val="3"/>
  </w:num>
  <w:num w:numId="4" w16cid:durableId="690518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akins, Nicola">
    <w15:presenceInfo w15:providerId="AD" w15:userId="S::nicola.eakins_travelguard.com#ext#@qantas.onmicrosoft.com::3f3446c6-fd1e-4a5d-9782-5fbbe0f4dba0"/>
  </w15:person>
  <w15:person w15:author="Crombie, Sean D">
    <w15:presenceInfo w15:providerId="AD" w15:userId="S::scrombie@r7aig.com::432f9a25-981c-41b1-b981-d3fd529c6814"/>
  </w15:person>
  <w15:person w15:author="Raphaella Han">
    <w15:presenceInfo w15:providerId="AD" w15:userId="S::raphaella.han@qantas.com.au::5e333e18-4d7b-411b-afc3-556763b41258"/>
  </w15:person>
  <w15:person w15:author="Santos, Stuart">
    <w15:presenceInfo w15:providerId="AD" w15:userId="S::Stuart.Santos@travelguard.com::ec8e27c0-a077-4092-8e52-102a1ed8366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311B"/>
    <w:rsid w:val="00050663"/>
    <w:rsid w:val="00052477"/>
    <w:rsid w:val="000554E2"/>
    <w:rsid w:val="000569B6"/>
    <w:rsid w:val="00061750"/>
    <w:rsid w:val="00070C1C"/>
    <w:rsid w:val="00074086"/>
    <w:rsid w:val="00077104"/>
    <w:rsid w:val="00092DB3"/>
    <w:rsid w:val="000A090A"/>
    <w:rsid w:val="000B2F8F"/>
    <w:rsid w:val="000C6C35"/>
    <w:rsid w:val="0010179D"/>
    <w:rsid w:val="00102F15"/>
    <w:rsid w:val="00106C18"/>
    <w:rsid w:val="00131DD1"/>
    <w:rsid w:val="00153241"/>
    <w:rsid w:val="00177D5A"/>
    <w:rsid w:val="001D23B9"/>
    <w:rsid w:val="001F484C"/>
    <w:rsid w:val="00205FCE"/>
    <w:rsid w:val="00224BD0"/>
    <w:rsid w:val="00277942"/>
    <w:rsid w:val="00293240"/>
    <w:rsid w:val="002B0C06"/>
    <w:rsid w:val="002E7827"/>
    <w:rsid w:val="00307631"/>
    <w:rsid w:val="00317F97"/>
    <w:rsid w:val="003332F2"/>
    <w:rsid w:val="003519F0"/>
    <w:rsid w:val="003A327A"/>
    <w:rsid w:val="003B6475"/>
    <w:rsid w:val="003B65F5"/>
    <w:rsid w:val="003D690E"/>
    <w:rsid w:val="003F7B92"/>
    <w:rsid w:val="004143B2"/>
    <w:rsid w:val="00425DF8"/>
    <w:rsid w:val="00432CD2"/>
    <w:rsid w:val="00451CF1"/>
    <w:rsid w:val="0045311B"/>
    <w:rsid w:val="004770D0"/>
    <w:rsid w:val="004806DF"/>
    <w:rsid w:val="004809EC"/>
    <w:rsid w:val="004872DA"/>
    <w:rsid w:val="004A0908"/>
    <w:rsid w:val="004A197E"/>
    <w:rsid w:val="004C4E6C"/>
    <w:rsid w:val="004D1FAE"/>
    <w:rsid w:val="004F2E6F"/>
    <w:rsid w:val="00507DE1"/>
    <w:rsid w:val="00520990"/>
    <w:rsid w:val="005429F6"/>
    <w:rsid w:val="00567C38"/>
    <w:rsid w:val="0058416D"/>
    <w:rsid w:val="00596207"/>
    <w:rsid w:val="005A12EE"/>
    <w:rsid w:val="005B4D5C"/>
    <w:rsid w:val="005C0894"/>
    <w:rsid w:val="005E168F"/>
    <w:rsid w:val="005E246F"/>
    <w:rsid w:val="00622D3B"/>
    <w:rsid w:val="00627726"/>
    <w:rsid w:val="006447D5"/>
    <w:rsid w:val="00671F3B"/>
    <w:rsid w:val="006916A6"/>
    <w:rsid w:val="006B01EC"/>
    <w:rsid w:val="006C192C"/>
    <w:rsid w:val="006D4E31"/>
    <w:rsid w:val="006E4FB5"/>
    <w:rsid w:val="007257F3"/>
    <w:rsid w:val="00767D5E"/>
    <w:rsid w:val="007802A1"/>
    <w:rsid w:val="007A0FB1"/>
    <w:rsid w:val="007A1D43"/>
    <w:rsid w:val="007C2687"/>
    <w:rsid w:val="007D10D6"/>
    <w:rsid w:val="007F54C3"/>
    <w:rsid w:val="00804D11"/>
    <w:rsid w:val="008203B3"/>
    <w:rsid w:val="00835E83"/>
    <w:rsid w:val="00843B13"/>
    <w:rsid w:val="00856BC7"/>
    <w:rsid w:val="00875950"/>
    <w:rsid w:val="00887DCC"/>
    <w:rsid w:val="008A7549"/>
    <w:rsid w:val="008D1D5C"/>
    <w:rsid w:val="00916D68"/>
    <w:rsid w:val="0098630C"/>
    <w:rsid w:val="009C7D90"/>
    <w:rsid w:val="009D7DE6"/>
    <w:rsid w:val="00A23B9B"/>
    <w:rsid w:val="00A24DA0"/>
    <w:rsid w:val="00A35F7F"/>
    <w:rsid w:val="00A743A7"/>
    <w:rsid w:val="00A82709"/>
    <w:rsid w:val="00AC42B3"/>
    <w:rsid w:val="00AC4851"/>
    <w:rsid w:val="00AE2E22"/>
    <w:rsid w:val="00AF0CE5"/>
    <w:rsid w:val="00B1463A"/>
    <w:rsid w:val="00B17B6B"/>
    <w:rsid w:val="00B35AD8"/>
    <w:rsid w:val="00B53578"/>
    <w:rsid w:val="00B64488"/>
    <w:rsid w:val="00B74336"/>
    <w:rsid w:val="00B8726F"/>
    <w:rsid w:val="00B8ADF7"/>
    <w:rsid w:val="00BA74F6"/>
    <w:rsid w:val="00BC1169"/>
    <w:rsid w:val="00BD0D7E"/>
    <w:rsid w:val="00BD1AC2"/>
    <w:rsid w:val="00BD2DD7"/>
    <w:rsid w:val="00BF39DD"/>
    <w:rsid w:val="00C1227D"/>
    <w:rsid w:val="00C17C17"/>
    <w:rsid w:val="00C20B83"/>
    <w:rsid w:val="00C56F95"/>
    <w:rsid w:val="00C7728A"/>
    <w:rsid w:val="00CA06F8"/>
    <w:rsid w:val="00CA3138"/>
    <w:rsid w:val="00CB2D90"/>
    <w:rsid w:val="00CE0747"/>
    <w:rsid w:val="00CE0CFC"/>
    <w:rsid w:val="00D05E7E"/>
    <w:rsid w:val="00D17367"/>
    <w:rsid w:val="00D440B4"/>
    <w:rsid w:val="00D57DA1"/>
    <w:rsid w:val="00D60DE6"/>
    <w:rsid w:val="00D6487A"/>
    <w:rsid w:val="00D731FF"/>
    <w:rsid w:val="00D749AC"/>
    <w:rsid w:val="00D8417F"/>
    <w:rsid w:val="00D86A93"/>
    <w:rsid w:val="00DA18BA"/>
    <w:rsid w:val="00DA342A"/>
    <w:rsid w:val="00DB3005"/>
    <w:rsid w:val="00DB3999"/>
    <w:rsid w:val="00DB46F5"/>
    <w:rsid w:val="00DC5419"/>
    <w:rsid w:val="00DF39E8"/>
    <w:rsid w:val="00DF440B"/>
    <w:rsid w:val="00E03605"/>
    <w:rsid w:val="00E137B3"/>
    <w:rsid w:val="00E16038"/>
    <w:rsid w:val="00E268D5"/>
    <w:rsid w:val="00E35A9F"/>
    <w:rsid w:val="00E378CE"/>
    <w:rsid w:val="00E445EE"/>
    <w:rsid w:val="00E67CB1"/>
    <w:rsid w:val="00E82E9E"/>
    <w:rsid w:val="00E87E9B"/>
    <w:rsid w:val="00EB13F4"/>
    <w:rsid w:val="00F10B8C"/>
    <w:rsid w:val="00F21D8F"/>
    <w:rsid w:val="00F25FB9"/>
    <w:rsid w:val="00F268EC"/>
    <w:rsid w:val="00F716AA"/>
    <w:rsid w:val="00F777DF"/>
    <w:rsid w:val="00F806FF"/>
    <w:rsid w:val="00F816B1"/>
    <w:rsid w:val="00F83AFC"/>
    <w:rsid w:val="00F907B7"/>
    <w:rsid w:val="00FC0F06"/>
    <w:rsid w:val="00FC376A"/>
    <w:rsid w:val="00FC62A1"/>
    <w:rsid w:val="00FD25E3"/>
    <w:rsid w:val="00FF50A7"/>
    <w:rsid w:val="01B64F43"/>
    <w:rsid w:val="0271390F"/>
    <w:rsid w:val="037FE45E"/>
    <w:rsid w:val="048D0529"/>
    <w:rsid w:val="05592865"/>
    <w:rsid w:val="05D321C9"/>
    <w:rsid w:val="07078578"/>
    <w:rsid w:val="072671DA"/>
    <w:rsid w:val="07496191"/>
    <w:rsid w:val="07A5CDFF"/>
    <w:rsid w:val="09E746A1"/>
    <w:rsid w:val="0A01BE16"/>
    <w:rsid w:val="0B4E0F76"/>
    <w:rsid w:val="0B896DEC"/>
    <w:rsid w:val="0DEFC551"/>
    <w:rsid w:val="0E003369"/>
    <w:rsid w:val="10619891"/>
    <w:rsid w:val="10D23C18"/>
    <w:rsid w:val="11C2EAD6"/>
    <w:rsid w:val="11ECDB36"/>
    <w:rsid w:val="1262DB2F"/>
    <w:rsid w:val="12E07DD8"/>
    <w:rsid w:val="134A9352"/>
    <w:rsid w:val="134C4916"/>
    <w:rsid w:val="13AF5806"/>
    <w:rsid w:val="14980F4C"/>
    <w:rsid w:val="14A5B1B2"/>
    <w:rsid w:val="14B9C3B5"/>
    <w:rsid w:val="15F9BC6F"/>
    <w:rsid w:val="167B866E"/>
    <w:rsid w:val="1682CA27"/>
    <w:rsid w:val="1695117B"/>
    <w:rsid w:val="175D9F50"/>
    <w:rsid w:val="1851D494"/>
    <w:rsid w:val="18988A9E"/>
    <w:rsid w:val="191B4674"/>
    <w:rsid w:val="193F3FA7"/>
    <w:rsid w:val="19740F44"/>
    <w:rsid w:val="1A3ECFE8"/>
    <w:rsid w:val="1B578A70"/>
    <w:rsid w:val="1B818A95"/>
    <w:rsid w:val="1BE62CA2"/>
    <w:rsid w:val="1CB59ED8"/>
    <w:rsid w:val="1DD2BC50"/>
    <w:rsid w:val="1DE3F674"/>
    <w:rsid w:val="1E0C78E0"/>
    <w:rsid w:val="1E54ED8E"/>
    <w:rsid w:val="1E8A8371"/>
    <w:rsid w:val="1EDA4FD9"/>
    <w:rsid w:val="1F8D1570"/>
    <w:rsid w:val="1F8F75F3"/>
    <w:rsid w:val="1FA524F5"/>
    <w:rsid w:val="1FFC70FF"/>
    <w:rsid w:val="20A97E5B"/>
    <w:rsid w:val="20EFC368"/>
    <w:rsid w:val="21C97870"/>
    <w:rsid w:val="21E0416C"/>
    <w:rsid w:val="21E1F0E0"/>
    <w:rsid w:val="2233F438"/>
    <w:rsid w:val="23C539A8"/>
    <w:rsid w:val="24AC219B"/>
    <w:rsid w:val="24F77801"/>
    <w:rsid w:val="2503AB46"/>
    <w:rsid w:val="25EA9D37"/>
    <w:rsid w:val="27A1A09C"/>
    <w:rsid w:val="2833D416"/>
    <w:rsid w:val="28BC67C3"/>
    <w:rsid w:val="28FB7638"/>
    <w:rsid w:val="29A15F3C"/>
    <w:rsid w:val="29CDB9D6"/>
    <w:rsid w:val="29E6A582"/>
    <w:rsid w:val="29E735C7"/>
    <w:rsid w:val="2A500A79"/>
    <w:rsid w:val="2A6EF9E8"/>
    <w:rsid w:val="2AC54508"/>
    <w:rsid w:val="2AEEA772"/>
    <w:rsid w:val="2C442FBF"/>
    <w:rsid w:val="2DF90D02"/>
    <w:rsid w:val="2E8E3BA4"/>
    <w:rsid w:val="2E932C0D"/>
    <w:rsid w:val="2FBFB478"/>
    <w:rsid w:val="32641AAA"/>
    <w:rsid w:val="32D6FC95"/>
    <w:rsid w:val="32F34E74"/>
    <w:rsid w:val="336D19EE"/>
    <w:rsid w:val="33CA26DA"/>
    <w:rsid w:val="342A3B77"/>
    <w:rsid w:val="34F8B7A2"/>
    <w:rsid w:val="353ED8C7"/>
    <w:rsid w:val="35483E29"/>
    <w:rsid w:val="355D4C5A"/>
    <w:rsid w:val="3713D66B"/>
    <w:rsid w:val="3894BBCF"/>
    <w:rsid w:val="38B1DE08"/>
    <w:rsid w:val="38E493B5"/>
    <w:rsid w:val="394D7FD0"/>
    <w:rsid w:val="39F7A4C7"/>
    <w:rsid w:val="3A707A8F"/>
    <w:rsid w:val="3A759EF1"/>
    <w:rsid w:val="3A9F0A6C"/>
    <w:rsid w:val="3AFD5FE1"/>
    <w:rsid w:val="3B4E28FC"/>
    <w:rsid w:val="3B58EDB5"/>
    <w:rsid w:val="3B6B3C74"/>
    <w:rsid w:val="3C5D2845"/>
    <w:rsid w:val="3CE6B051"/>
    <w:rsid w:val="3D5BB0CF"/>
    <w:rsid w:val="3D99BD32"/>
    <w:rsid w:val="3DA1B3A1"/>
    <w:rsid w:val="3F134414"/>
    <w:rsid w:val="3F68E2C5"/>
    <w:rsid w:val="4090FB14"/>
    <w:rsid w:val="412DFE90"/>
    <w:rsid w:val="417E24FB"/>
    <w:rsid w:val="4181820C"/>
    <w:rsid w:val="4250EF3E"/>
    <w:rsid w:val="42D1061F"/>
    <w:rsid w:val="43235CBC"/>
    <w:rsid w:val="432FCC23"/>
    <w:rsid w:val="43B9FD2C"/>
    <w:rsid w:val="449B3027"/>
    <w:rsid w:val="44A76A31"/>
    <w:rsid w:val="45A3E478"/>
    <w:rsid w:val="45F35F71"/>
    <w:rsid w:val="46B2D5E5"/>
    <w:rsid w:val="46D630B4"/>
    <w:rsid w:val="46DC54E1"/>
    <w:rsid w:val="47ABCF04"/>
    <w:rsid w:val="48AAB2AD"/>
    <w:rsid w:val="4AFCA7BF"/>
    <w:rsid w:val="4C27FEE4"/>
    <w:rsid w:val="4CE9FA37"/>
    <w:rsid w:val="4DDD70B6"/>
    <w:rsid w:val="4FF3FC33"/>
    <w:rsid w:val="5088715F"/>
    <w:rsid w:val="50942F45"/>
    <w:rsid w:val="5149BA85"/>
    <w:rsid w:val="51787AE5"/>
    <w:rsid w:val="51A65C9A"/>
    <w:rsid w:val="53AD1BCE"/>
    <w:rsid w:val="542672BD"/>
    <w:rsid w:val="547614F9"/>
    <w:rsid w:val="55C5BEBA"/>
    <w:rsid w:val="55E49BBE"/>
    <w:rsid w:val="56457879"/>
    <w:rsid w:val="56577F58"/>
    <w:rsid w:val="56E06609"/>
    <w:rsid w:val="5755877C"/>
    <w:rsid w:val="579C07F6"/>
    <w:rsid w:val="57CA0276"/>
    <w:rsid w:val="5805E2CE"/>
    <w:rsid w:val="583138F7"/>
    <w:rsid w:val="5891C09F"/>
    <w:rsid w:val="594E7247"/>
    <w:rsid w:val="5A6E6E58"/>
    <w:rsid w:val="5AC2DAE3"/>
    <w:rsid w:val="5B4B6B34"/>
    <w:rsid w:val="5B598E81"/>
    <w:rsid w:val="5B788A99"/>
    <w:rsid w:val="5B7E1D9F"/>
    <w:rsid w:val="5C0109A0"/>
    <w:rsid w:val="5C4FFEC7"/>
    <w:rsid w:val="5C5412B1"/>
    <w:rsid w:val="5CEA5B5F"/>
    <w:rsid w:val="5DC8693A"/>
    <w:rsid w:val="5DFE8C70"/>
    <w:rsid w:val="5E9546DD"/>
    <w:rsid w:val="5F442C0C"/>
    <w:rsid w:val="5F7323BB"/>
    <w:rsid w:val="5F7D81A3"/>
    <w:rsid w:val="5FC1A6CC"/>
    <w:rsid w:val="5FF250DA"/>
    <w:rsid w:val="60135DC5"/>
    <w:rsid w:val="60296E02"/>
    <w:rsid w:val="602E83CA"/>
    <w:rsid w:val="60514D3B"/>
    <w:rsid w:val="61603CE4"/>
    <w:rsid w:val="6314BFB3"/>
    <w:rsid w:val="63261F23"/>
    <w:rsid w:val="6344103F"/>
    <w:rsid w:val="636DA86E"/>
    <w:rsid w:val="6391A6DE"/>
    <w:rsid w:val="63F193F5"/>
    <w:rsid w:val="64819DB0"/>
    <w:rsid w:val="653C3D39"/>
    <w:rsid w:val="664099F3"/>
    <w:rsid w:val="66F14B0D"/>
    <w:rsid w:val="6709794D"/>
    <w:rsid w:val="673D7CEA"/>
    <w:rsid w:val="67807F91"/>
    <w:rsid w:val="6816203B"/>
    <w:rsid w:val="68CA8FA8"/>
    <w:rsid w:val="69521A72"/>
    <w:rsid w:val="69BA1041"/>
    <w:rsid w:val="69C42768"/>
    <w:rsid w:val="6AAE5D05"/>
    <w:rsid w:val="6ADB7496"/>
    <w:rsid w:val="6B00D0FB"/>
    <w:rsid w:val="6B01B6EE"/>
    <w:rsid w:val="6CAAB82B"/>
    <w:rsid w:val="6CF54B81"/>
    <w:rsid w:val="6D8015E3"/>
    <w:rsid w:val="6D943B17"/>
    <w:rsid w:val="6F7EB053"/>
    <w:rsid w:val="6F831D43"/>
    <w:rsid w:val="6FBBB693"/>
    <w:rsid w:val="70E8AD86"/>
    <w:rsid w:val="70EEC2D3"/>
    <w:rsid w:val="7109B18A"/>
    <w:rsid w:val="71424006"/>
    <w:rsid w:val="7234E18D"/>
    <w:rsid w:val="72E4169B"/>
    <w:rsid w:val="73BBD0DE"/>
    <w:rsid w:val="73BC91D6"/>
    <w:rsid w:val="74746803"/>
    <w:rsid w:val="74D488DD"/>
    <w:rsid w:val="74F6ABE3"/>
    <w:rsid w:val="75FAFA86"/>
    <w:rsid w:val="7682CD3C"/>
    <w:rsid w:val="76A3AB06"/>
    <w:rsid w:val="7812A2D9"/>
    <w:rsid w:val="78FF7DCE"/>
    <w:rsid w:val="7963D418"/>
    <w:rsid w:val="79DADB8A"/>
    <w:rsid w:val="7A9F947B"/>
    <w:rsid w:val="7B703127"/>
    <w:rsid w:val="7C2A404C"/>
    <w:rsid w:val="7C983627"/>
    <w:rsid w:val="7D7505AC"/>
    <w:rsid w:val="7DA8D46C"/>
    <w:rsid w:val="7E22F910"/>
    <w:rsid w:val="7E432771"/>
    <w:rsid w:val="7EE4E6B5"/>
    <w:rsid w:val="7F146306"/>
    <w:rsid w:val="7F19D183"/>
    <w:rsid w:val="7FFAE2D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D58F9"/>
  <w15:docId w15:val="{39247158-7D8C-42F3-A7E3-93931CEE9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outlineLvl w:val="0"/>
    </w:pPr>
    <w:rPr>
      <w:b/>
    </w:rPr>
  </w:style>
  <w:style w:type="paragraph" w:styleId="Heading2">
    <w:name w:val="heading 2"/>
    <w:basedOn w:val="Normal"/>
    <w:next w:val="Normal"/>
    <w:uiPriority w:val="9"/>
    <w:semiHidden/>
    <w:unhideWhenUsed/>
    <w:qFormat/>
    <w:pPr>
      <w:keepNext/>
      <w:keepLines/>
      <w:spacing w:before="40"/>
      <w:outlineLvl w:val="1"/>
    </w:pPr>
    <w:rPr>
      <w:b/>
      <w:color w:val="0070C0"/>
    </w:rPr>
  </w:style>
  <w:style w:type="paragraph" w:styleId="Heading3">
    <w:name w:val="heading 3"/>
    <w:basedOn w:val="Normal"/>
    <w:next w:val="Normal"/>
    <w:uiPriority w:val="9"/>
    <w:semiHidden/>
    <w:unhideWhenUsed/>
    <w:qFormat/>
    <w:pPr>
      <w:keepNext/>
      <w:keepLines/>
      <w:spacing w:before="40"/>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00">
    <w:name w:val="TableNormal0"/>
    <w:tblPr>
      <w:tblCellMar>
        <w:top w:w="0" w:type="dxa"/>
        <w:left w:w="0" w:type="dxa"/>
        <w:bottom w:w="0" w:type="dxa"/>
        <w:right w:w="0" w:type="dxa"/>
      </w:tblCellMar>
    </w:tblPr>
  </w:style>
  <w:style w:type="table" w:customStyle="1" w:styleId="a">
    <w:basedOn w:val="TableNormal"/>
    <w:tblPr/>
  </w:style>
  <w:style w:type="table" w:customStyle="1" w:styleId="a0">
    <w:basedOn w:val="TableNormal"/>
    <w:tblPr/>
  </w:style>
  <w:style w:type="table" w:customStyle="1" w:styleId="a1">
    <w:basedOn w:val="TableNormal"/>
    <w:tblPr/>
  </w:style>
  <w:style w:type="table" w:customStyle="1" w:styleId="a2">
    <w:basedOn w:val="TableNormal"/>
    <w:tblPr/>
  </w:style>
  <w:style w:type="table" w:customStyle="1" w:styleId="a3">
    <w:basedOn w:val="TableNormal"/>
    <w:tblPr/>
  </w:style>
  <w:style w:type="table" w:customStyle="1" w:styleId="a4">
    <w:basedOn w:val="TableNormal"/>
    <w:tblPr/>
  </w:style>
  <w:style w:type="table" w:customStyle="1" w:styleId="a5">
    <w:basedOn w:val="TableNormal"/>
    <w:tblPr/>
  </w:style>
  <w:style w:type="table" w:customStyle="1" w:styleId="a6">
    <w:basedOn w:val="TableNormal"/>
    <w:tblPr/>
  </w:style>
  <w:style w:type="table" w:customStyle="1" w:styleId="a7">
    <w:basedOn w:val="TableNormal"/>
    <w:tblPr/>
  </w:style>
  <w:style w:type="table" w:customStyle="1" w:styleId="a8">
    <w:basedOn w:val="TableNormal"/>
    <w:tblPr/>
  </w:style>
  <w:style w:type="table" w:customStyle="1" w:styleId="a9">
    <w:basedOn w:val="TableNormal"/>
    <w:tbl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E40CE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40CE9"/>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916900"/>
    <w:rPr>
      <w:b/>
      <w:bCs/>
    </w:rPr>
  </w:style>
  <w:style w:type="character" w:customStyle="1" w:styleId="CommentSubjectChar">
    <w:name w:val="Comment Subject Char"/>
    <w:basedOn w:val="CommentTextChar"/>
    <w:link w:val="CommentSubject"/>
    <w:uiPriority w:val="99"/>
    <w:semiHidden/>
    <w:rsid w:val="00916900"/>
    <w:rPr>
      <w:b/>
      <w:bCs/>
    </w:rPr>
  </w:style>
  <w:style w:type="paragraph" w:styleId="Revision">
    <w:name w:val="Revision"/>
    <w:hidden/>
    <w:uiPriority w:val="99"/>
    <w:semiHidden/>
    <w:rsid w:val="007C6DC7"/>
  </w:style>
  <w:style w:type="table" w:styleId="GridTable1Light">
    <w:name w:val="Grid Table 1 Light"/>
    <w:basedOn w:val="TableNormal"/>
    <w:uiPriority w:val="46"/>
    <w:rsid w:val="006C07A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rsid w:val="00643F9B"/>
    <w:rPr>
      <w:b/>
    </w:rPr>
  </w:style>
  <w:style w:type="character" w:styleId="Hyperlink">
    <w:name w:val="Hyperlink"/>
    <w:basedOn w:val="DefaultParagraphFont"/>
    <w:uiPriority w:val="99"/>
    <w:unhideWhenUsed/>
    <w:rsid w:val="00624613"/>
    <w:rPr>
      <w:color w:val="0000FF"/>
      <w:u w:val="single"/>
    </w:rPr>
  </w:style>
  <w:style w:type="paragraph" w:styleId="ListParagraph">
    <w:name w:val="List Paragraph"/>
    <w:basedOn w:val="Normal"/>
    <w:uiPriority w:val="34"/>
    <w:qFormat/>
    <w:rsid w:val="00D01F7B"/>
    <w:pPr>
      <w:ind w:left="720" w:hanging="360"/>
      <w:contextualSpacing/>
    </w:pPr>
    <w:rPr>
      <w:rFonts w:asciiTheme="minorHAnsi" w:eastAsiaTheme="minorHAnsi" w:hAnsiTheme="minorHAnsi" w:cstheme="minorBidi"/>
      <w:sz w:val="22"/>
      <w:szCs w:val="22"/>
      <w:lang w:eastAsia="en-US"/>
    </w:rPr>
  </w:style>
  <w:style w:type="table" w:styleId="TableGrid">
    <w:name w:val="Table Grid"/>
    <w:basedOn w:val="TableNormal"/>
    <w:uiPriority w:val="39"/>
    <w:rsid w:val="00D01F7B"/>
    <w:pPr>
      <w:ind w:left="720" w:hanging="360"/>
    </w:pPr>
    <w:rPr>
      <w:rFonts w:asciiTheme="minorHAnsi" w:eastAsiaTheme="minorHAnsi" w:hAnsiTheme="minorHAnsi" w:cstheme="minorBidi"/>
      <w:sz w:val="22"/>
      <w:szCs w:val="22"/>
      <w:lang w:val="en-SG" w:eastAsia="en-US"/>
    </w:rPr>
    <w:tblPr/>
  </w:style>
  <w:style w:type="paragraph" w:styleId="NormalWeb">
    <w:name w:val="Normal (Web)"/>
    <w:basedOn w:val="Normal"/>
    <w:uiPriority w:val="99"/>
    <w:unhideWhenUsed/>
    <w:rsid w:val="0080373A"/>
    <w:pPr>
      <w:spacing w:before="100" w:beforeAutospacing="1" w:after="100" w:afterAutospacing="1"/>
    </w:pPr>
    <w:rPr>
      <w:rFonts w:ascii="Times New Roman" w:eastAsia="Times New Roman" w:hAnsi="Times New Roman" w:cs="Times New Roman"/>
      <w:sz w:val="24"/>
      <w:szCs w:val="24"/>
      <w:lang w:val="en-US" w:eastAsia="en-US"/>
    </w:rPr>
  </w:style>
  <w:style w:type="paragraph" w:styleId="TOCHeading">
    <w:name w:val="TOC Heading"/>
    <w:basedOn w:val="Heading1"/>
    <w:next w:val="Normal"/>
    <w:uiPriority w:val="39"/>
    <w:unhideWhenUsed/>
    <w:qFormat/>
    <w:rsid w:val="00643F9B"/>
    <w:pPr>
      <w:spacing w:line="259" w:lineRule="auto"/>
      <w:outlineLvl w:val="9"/>
    </w:pPr>
    <w:rPr>
      <w:rFonts w:eastAsiaTheme="majorEastAsia" w:cstheme="majorBidi"/>
      <w:b w:val="0"/>
      <w:sz w:val="32"/>
      <w:szCs w:val="32"/>
      <w:lang w:val="en-US" w:eastAsia="en-US"/>
    </w:rPr>
  </w:style>
  <w:style w:type="paragraph" w:styleId="TOC1">
    <w:name w:val="toc 1"/>
    <w:basedOn w:val="Normal"/>
    <w:next w:val="Normal"/>
    <w:autoRedefine/>
    <w:uiPriority w:val="39"/>
    <w:unhideWhenUsed/>
    <w:rsid w:val="00252752"/>
    <w:pPr>
      <w:tabs>
        <w:tab w:val="right" w:leader="dot" w:pos="10047"/>
      </w:tabs>
      <w:spacing w:after="100"/>
    </w:pPr>
    <w:rPr>
      <w:b/>
      <w:noProof/>
    </w:rPr>
  </w:style>
  <w:style w:type="paragraph" w:customStyle="1" w:styleId="Style1">
    <w:name w:val="Style1"/>
    <w:basedOn w:val="Heading1"/>
    <w:link w:val="Style1Char"/>
    <w:rsid w:val="00643F9B"/>
  </w:style>
  <w:style w:type="character" w:customStyle="1" w:styleId="Style1Char">
    <w:name w:val="Style1 Char"/>
    <w:basedOn w:val="Heading1Char"/>
    <w:link w:val="Style1"/>
    <w:rsid w:val="00643F9B"/>
    <w:rPr>
      <w:b/>
    </w:rPr>
  </w:style>
  <w:style w:type="paragraph" w:customStyle="1" w:styleId="Style2">
    <w:name w:val="Style2"/>
    <w:basedOn w:val="Heading1"/>
    <w:link w:val="Style2Char"/>
    <w:rsid w:val="00643F9B"/>
    <w:rPr>
      <w:color w:val="000000"/>
    </w:rPr>
  </w:style>
  <w:style w:type="character" w:customStyle="1" w:styleId="Style2Char">
    <w:name w:val="Style2 Char"/>
    <w:basedOn w:val="Heading1Char"/>
    <w:link w:val="Style2"/>
    <w:rsid w:val="00643F9B"/>
    <w:rPr>
      <w:b/>
      <w:color w:val="000000"/>
    </w:rPr>
  </w:style>
  <w:style w:type="character" w:customStyle="1" w:styleId="UnresolvedMention1">
    <w:name w:val="Unresolved Mention1"/>
    <w:basedOn w:val="DefaultParagraphFont"/>
    <w:uiPriority w:val="99"/>
    <w:semiHidden/>
    <w:unhideWhenUsed/>
    <w:rsid w:val="009D768B"/>
    <w:rPr>
      <w:color w:val="808080"/>
      <w:shd w:val="clear" w:color="auto" w:fill="E6E6E6"/>
    </w:rPr>
  </w:style>
  <w:style w:type="character" w:customStyle="1" w:styleId="UnresolvedMention2">
    <w:name w:val="Unresolved Mention2"/>
    <w:basedOn w:val="DefaultParagraphFont"/>
    <w:uiPriority w:val="99"/>
    <w:semiHidden/>
    <w:unhideWhenUsed/>
    <w:rsid w:val="00920AF9"/>
    <w:rPr>
      <w:color w:val="605E5C"/>
      <w:shd w:val="clear" w:color="auto" w:fill="E1DFDD"/>
    </w:rPr>
  </w:style>
  <w:style w:type="character" w:styleId="Strong">
    <w:name w:val="Strong"/>
    <w:basedOn w:val="DefaultParagraphFont"/>
    <w:uiPriority w:val="22"/>
    <w:qFormat/>
    <w:rsid w:val="000D51FC"/>
    <w:rPr>
      <w:b/>
      <w:bCs/>
    </w:rPr>
  </w:style>
  <w:style w:type="character" w:styleId="Emphasis">
    <w:name w:val="Emphasis"/>
    <w:basedOn w:val="DefaultParagraphFont"/>
    <w:uiPriority w:val="20"/>
    <w:qFormat/>
    <w:rsid w:val="000D51FC"/>
    <w:rPr>
      <w:i/>
      <w:iCs/>
    </w:rPr>
  </w:style>
  <w:style w:type="character" w:styleId="UnresolvedMention">
    <w:name w:val="Unresolved Mention"/>
    <w:basedOn w:val="DefaultParagraphFont"/>
    <w:uiPriority w:val="99"/>
    <w:semiHidden/>
    <w:unhideWhenUsed/>
    <w:rsid w:val="00AB4D5C"/>
    <w:rPr>
      <w:color w:val="605E5C"/>
      <w:shd w:val="clear" w:color="auto" w:fill="E1DFDD"/>
    </w:rPr>
  </w:style>
  <w:style w:type="paragraph" w:styleId="Header">
    <w:name w:val="header"/>
    <w:basedOn w:val="Normal"/>
    <w:link w:val="HeaderChar"/>
    <w:uiPriority w:val="99"/>
    <w:unhideWhenUsed/>
    <w:rsid w:val="002E4735"/>
    <w:pPr>
      <w:tabs>
        <w:tab w:val="center" w:pos="4513"/>
        <w:tab w:val="right" w:pos="9026"/>
      </w:tabs>
    </w:pPr>
  </w:style>
  <w:style w:type="character" w:customStyle="1" w:styleId="HeaderChar">
    <w:name w:val="Header Char"/>
    <w:basedOn w:val="DefaultParagraphFont"/>
    <w:link w:val="Header"/>
    <w:uiPriority w:val="99"/>
    <w:rsid w:val="002E4735"/>
  </w:style>
  <w:style w:type="paragraph" w:styleId="Footer">
    <w:name w:val="footer"/>
    <w:basedOn w:val="Normal"/>
    <w:link w:val="FooterChar"/>
    <w:uiPriority w:val="99"/>
    <w:unhideWhenUsed/>
    <w:rsid w:val="002E4735"/>
    <w:pPr>
      <w:tabs>
        <w:tab w:val="center" w:pos="4513"/>
        <w:tab w:val="right" w:pos="9026"/>
      </w:tabs>
    </w:pPr>
  </w:style>
  <w:style w:type="character" w:customStyle="1" w:styleId="FooterChar">
    <w:name w:val="Footer Char"/>
    <w:basedOn w:val="DefaultParagraphFont"/>
    <w:link w:val="Footer"/>
    <w:uiPriority w:val="99"/>
    <w:rsid w:val="002E4735"/>
  </w:style>
  <w:style w:type="table" w:customStyle="1" w:styleId="aa">
    <w:basedOn w:val="TableNormal"/>
    <w:tblPr/>
  </w:style>
  <w:style w:type="table" w:customStyle="1" w:styleId="ab">
    <w:basedOn w:val="TableNormal"/>
    <w:tblPr/>
  </w:style>
  <w:style w:type="table" w:customStyle="1" w:styleId="ac">
    <w:basedOn w:val="TableNormal"/>
    <w:tblPr/>
  </w:style>
  <w:style w:type="table" w:customStyle="1" w:styleId="ad">
    <w:basedOn w:val="TableNormal"/>
    <w:tblPr/>
  </w:style>
  <w:style w:type="table" w:customStyle="1" w:styleId="ae">
    <w:basedOn w:val="TableNormal"/>
    <w:tblPr/>
  </w:style>
  <w:style w:type="table" w:customStyle="1" w:styleId="af">
    <w:basedOn w:val="TableNormal"/>
    <w:tblPr/>
  </w:style>
  <w:style w:type="table" w:customStyle="1" w:styleId="af0">
    <w:basedOn w:val="TableNormal"/>
    <w:tblPr/>
  </w:style>
  <w:style w:type="table" w:customStyle="1" w:styleId="af1">
    <w:basedOn w:val="TableNormal"/>
    <w:tblPr/>
  </w:style>
  <w:style w:type="table" w:customStyle="1" w:styleId="af2">
    <w:basedOn w:val="TableNormal"/>
    <w:tblPr/>
  </w:style>
  <w:style w:type="table" w:customStyle="1" w:styleId="af3">
    <w:basedOn w:val="TableNormal"/>
    <w:tblPr/>
  </w:style>
  <w:style w:type="table" w:customStyle="1" w:styleId="af4">
    <w:basedOn w:val="TableNormal"/>
    <w:tblPr/>
  </w:style>
  <w:style w:type="table" w:customStyle="1" w:styleId="af5">
    <w:basedOn w:val="TableNormal"/>
    <w:tblPr/>
  </w:style>
  <w:style w:type="table" w:customStyle="1" w:styleId="af6">
    <w:basedOn w:val="TableNormal"/>
    <w:tblPr/>
  </w:style>
  <w:style w:type="table" w:customStyle="1" w:styleId="af7">
    <w:basedOn w:val="TableNormal"/>
    <w:tblPr/>
  </w:style>
  <w:style w:type="table" w:customStyle="1" w:styleId="af8">
    <w:basedOn w:val="TableNormal"/>
    <w:tblPr/>
  </w:style>
  <w:style w:type="table" w:customStyle="1" w:styleId="af9">
    <w:basedOn w:val="TableNormal"/>
    <w:tblPr/>
  </w:style>
  <w:style w:type="table" w:customStyle="1" w:styleId="afa">
    <w:basedOn w:val="TableNormal"/>
    <w:tblPr/>
  </w:style>
  <w:style w:type="table" w:customStyle="1" w:styleId="afb">
    <w:basedOn w:val="TableNormal"/>
    <w:tblPr/>
  </w:style>
  <w:style w:type="table" w:customStyle="1" w:styleId="afc">
    <w:basedOn w:val="TableNormal"/>
    <w:tblPr/>
  </w:style>
  <w:style w:type="table" w:customStyle="1" w:styleId="afd">
    <w:basedOn w:val="TableNormal"/>
    <w:tblPr/>
  </w:style>
  <w:style w:type="table" w:customStyle="1" w:styleId="afe">
    <w:basedOn w:val="TableNormal"/>
    <w:tblPr/>
  </w:style>
  <w:style w:type="table" w:customStyle="1" w:styleId="aff">
    <w:basedOn w:val="TableNormal"/>
    <w:tblPr/>
  </w:style>
  <w:style w:type="table" w:customStyle="1" w:styleId="aff0">
    <w:basedOn w:val="TableNormal"/>
    <w:tblPr/>
  </w:style>
  <w:style w:type="table" w:customStyle="1" w:styleId="aff1">
    <w:basedOn w:val="TableNormal"/>
    <w:tblPr/>
  </w:style>
  <w:style w:type="table" w:customStyle="1" w:styleId="aff2">
    <w:basedOn w:val="TableNormal"/>
    <w:tblPr/>
  </w:style>
  <w:style w:type="table" w:customStyle="1" w:styleId="aff3">
    <w:basedOn w:val="TableNormal"/>
    <w:tblPr/>
  </w:style>
  <w:style w:type="table" w:customStyle="1" w:styleId="aff4">
    <w:basedOn w:val="TableNormal"/>
    <w:tblPr/>
  </w:style>
  <w:style w:type="table" w:customStyle="1" w:styleId="aff5">
    <w:basedOn w:val="TableNormal"/>
    <w:tblPr/>
  </w:style>
  <w:style w:type="table" w:customStyle="1" w:styleId="aff6">
    <w:basedOn w:val="TableNormal"/>
    <w:tblPr/>
  </w:style>
  <w:style w:type="table" w:customStyle="1" w:styleId="aff7">
    <w:basedOn w:val="TableNormal"/>
    <w:tblPr/>
  </w:style>
  <w:style w:type="table" w:customStyle="1" w:styleId="aff8">
    <w:basedOn w:val="TableNormal"/>
    <w:tblPr/>
  </w:style>
  <w:style w:type="table" w:customStyle="1" w:styleId="aff9">
    <w:basedOn w:val="TableNormal"/>
    <w:tblPr/>
  </w:style>
  <w:style w:type="table" w:customStyle="1" w:styleId="affa">
    <w:basedOn w:val="TableNormal"/>
    <w:tblPr/>
  </w:style>
  <w:style w:type="table" w:customStyle="1" w:styleId="affb">
    <w:basedOn w:val="TableNormal"/>
    <w:tblPr/>
  </w:style>
  <w:style w:type="table" w:customStyle="1" w:styleId="affc">
    <w:basedOn w:val="TableNormal"/>
    <w:tblPr/>
  </w:style>
  <w:style w:type="table" w:customStyle="1" w:styleId="affd">
    <w:basedOn w:val="TableNormal"/>
    <w:tblPr/>
  </w:style>
  <w:style w:type="table" w:customStyle="1" w:styleId="affe">
    <w:basedOn w:val="TableNormal"/>
    <w:tblPr/>
  </w:style>
  <w:style w:type="table" w:customStyle="1" w:styleId="afff">
    <w:basedOn w:val="TableNormal"/>
    <w:tblPr/>
  </w:style>
  <w:style w:type="table" w:customStyle="1" w:styleId="afff0">
    <w:basedOn w:val="TableNormal"/>
    <w:tblPr/>
  </w:style>
  <w:style w:type="table" w:customStyle="1" w:styleId="afff1">
    <w:basedOn w:val="TableNormal"/>
    <w:tblPr/>
  </w:style>
  <w:style w:type="table" w:customStyle="1" w:styleId="afff2">
    <w:basedOn w:val="TableNormal"/>
    <w:tblPr/>
  </w:style>
  <w:style w:type="table" w:customStyle="1" w:styleId="afff3">
    <w:basedOn w:val="TableNormal"/>
    <w:tblPr/>
  </w:style>
  <w:style w:type="table" w:customStyle="1" w:styleId="afff4">
    <w:basedOn w:val="TableNormal"/>
    <w:tblPr/>
  </w:style>
  <w:style w:type="table" w:customStyle="1" w:styleId="afff5">
    <w:basedOn w:val="TableNormal"/>
    <w:tblPr/>
  </w:style>
  <w:style w:type="table" w:customStyle="1" w:styleId="afff6">
    <w:basedOn w:val="TableNormal"/>
    <w:tblPr/>
  </w:style>
  <w:style w:type="table" w:customStyle="1" w:styleId="afff7">
    <w:basedOn w:val="TableNormal"/>
    <w:tblPr/>
  </w:style>
  <w:style w:type="table" w:customStyle="1" w:styleId="afff8">
    <w:basedOn w:val="TableNormal"/>
    <w:tblPr/>
  </w:style>
  <w:style w:type="table" w:customStyle="1" w:styleId="afff9">
    <w:basedOn w:val="TableNormal"/>
    <w:tblPr/>
  </w:style>
  <w:style w:type="table" w:customStyle="1" w:styleId="afffa">
    <w:basedOn w:val="TableNormal"/>
    <w:tblPr/>
  </w:style>
  <w:style w:type="table" w:customStyle="1" w:styleId="afffb">
    <w:basedOn w:val="TableNormal"/>
    <w:tblPr/>
  </w:style>
  <w:style w:type="table" w:customStyle="1" w:styleId="afffc">
    <w:basedOn w:val="TableNormal"/>
    <w:tblPr/>
  </w:style>
  <w:style w:type="table" w:customStyle="1" w:styleId="afffd">
    <w:basedOn w:val="TableNormal"/>
    <w:tblPr/>
  </w:style>
  <w:style w:type="table" w:customStyle="1" w:styleId="afffe">
    <w:basedOn w:val="TableNormal"/>
    <w:tblPr/>
  </w:style>
  <w:style w:type="table" w:customStyle="1" w:styleId="affff">
    <w:basedOn w:val="TableNormal"/>
    <w:tblPr/>
  </w:style>
  <w:style w:type="table" w:customStyle="1" w:styleId="affff0">
    <w:basedOn w:val="TableNormal"/>
    <w:tblPr/>
  </w:style>
  <w:style w:type="table" w:customStyle="1" w:styleId="affff1">
    <w:basedOn w:val="TableNormal"/>
    <w:tblPr/>
  </w:style>
  <w:style w:type="table" w:customStyle="1" w:styleId="affff2">
    <w:basedOn w:val="TableNormal"/>
    <w:tblPr/>
  </w:style>
  <w:style w:type="table" w:customStyle="1" w:styleId="affff3">
    <w:basedOn w:val="TableNormal"/>
    <w:tblPr/>
  </w:style>
  <w:style w:type="table" w:customStyle="1" w:styleId="affff4">
    <w:basedOn w:val="TableNormal"/>
    <w:tblPr/>
  </w:style>
  <w:style w:type="table" w:customStyle="1" w:styleId="affff5">
    <w:basedOn w:val="TableNormal"/>
    <w:tblPr/>
  </w:style>
  <w:style w:type="table" w:customStyle="1" w:styleId="affff6">
    <w:basedOn w:val="TableNormal"/>
    <w:tblPr/>
  </w:style>
  <w:style w:type="table" w:customStyle="1" w:styleId="affff7">
    <w:basedOn w:val="TableNormal"/>
    <w:tblPr/>
  </w:style>
  <w:style w:type="table" w:customStyle="1" w:styleId="affff8">
    <w:basedOn w:val="TableNormal"/>
    <w:tblPr/>
  </w:style>
  <w:style w:type="table" w:customStyle="1" w:styleId="affff9">
    <w:basedOn w:val="TableNormal"/>
    <w:tblPr/>
  </w:style>
  <w:style w:type="table" w:customStyle="1" w:styleId="affffa">
    <w:basedOn w:val="TableNormal"/>
    <w:tblPr/>
  </w:style>
  <w:style w:type="table" w:customStyle="1" w:styleId="affffb">
    <w:basedOn w:val="TableNormal"/>
    <w:tblPr/>
  </w:style>
  <w:style w:type="table" w:customStyle="1" w:styleId="affffc">
    <w:basedOn w:val="TableNormal"/>
    <w:tblPr/>
  </w:style>
  <w:style w:type="table" w:customStyle="1" w:styleId="affffd">
    <w:basedOn w:val="TableNormal"/>
    <w:tblPr/>
  </w:style>
  <w:style w:type="table" w:customStyle="1" w:styleId="affffe">
    <w:basedOn w:val="TableNormal"/>
    <w:tblPr/>
  </w:style>
  <w:style w:type="table" w:customStyle="1" w:styleId="afffff">
    <w:basedOn w:val="TableNormal"/>
    <w:tblPr/>
  </w:style>
  <w:style w:type="table" w:customStyle="1" w:styleId="afffff0">
    <w:basedOn w:val="TableNormal"/>
    <w:tblPr/>
  </w:style>
  <w:style w:type="table" w:customStyle="1" w:styleId="afffff1">
    <w:basedOn w:val="TableNormal"/>
    <w:tblPr/>
  </w:style>
  <w:style w:type="table" w:customStyle="1" w:styleId="afffff2">
    <w:basedOn w:val="TableNormal"/>
    <w:tblPr/>
  </w:style>
  <w:style w:type="table" w:customStyle="1" w:styleId="afffff3">
    <w:basedOn w:val="TableNormal"/>
    <w:tblPr/>
  </w:style>
  <w:style w:type="table" w:customStyle="1" w:styleId="afffff4">
    <w:basedOn w:val="TableNormal"/>
    <w:tblPr/>
  </w:style>
  <w:style w:type="table" w:customStyle="1" w:styleId="afffff5">
    <w:basedOn w:val="TableNormal"/>
    <w:tblPr/>
  </w:style>
  <w:style w:type="table" w:customStyle="1" w:styleId="afffff6">
    <w:basedOn w:val="TableNormal"/>
    <w:tblPr/>
  </w:style>
  <w:style w:type="table" w:customStyle="1" w:styleId="afffff7">
    <w:basedOn w:val="TableNormal"/>
    <w:tblPr/>
  </w:style>
  <w:style w:type="table" w:customStyle="1" w:styleId="afffff8">
    <w:basedOn w:val="TableNormal"/>
    <w:tblPr/>
  </w:style>
  <w:style w:type="table" w:customStyle="1" w:styleId="afffff9">
    <w:basedOn w:val="TableNormal"/>
    <w:tblPr/>
  </w:style>
  <w:style w:type="table" w:customStyle="1" w:styleId="afffffa">
    <w:basedOn w:val="TableNormal"/>
    <w:tblPr/>
  </w:style>
  <w:style w:type="table" w:customStyle="1" w:styleId="afffffb">
    <w:basedOn w:val="TableNormal"/>
    <w:tblPr/>
  </w:style>
  <w:style w:type="table" w:customStyle="1" w:styleId="afffffc">
    <w:basedOn w:val="TableNormal"/>
    <w:tblPr/>
  </w:style>
  <w:style w:type="table" w:customStyle="1" w:styleId="afffffd">
    <w:basedOn w:val="TableNormal"/>
    <w:tblPr/>
  </w:style>
  <w:style w:type="table" w:customStyle="1" w:styleId="afffffe">
    <w:basedOn w:val="TableNormal"/>
    <w:tblPr/>
  </w:style>
  <w:style w:type="table" w:customStyle="1" w:styleId="affffff">
    <w:basedOn w:val="TableNormal"/>
    <w:tblPr/>
  </w:style>
  <w:style w:type="table" w:customStyle="1" w:styleId="affffff0">
    <w:basedOn w:val="TableNormal"/>
    <w:tblPr/>
  </w:style>
  <w:style w:type="table" w:customStyle="1" w:styleId="affffff1">
    <w:basedOn w:val="TableNormal"/>
    <w:tblPr/>
  </w:style>
  <w:style w:type="table" w:customStyle="1" w:styleId="affffff2">
    <w:basedOn w:val="TableNormal"/>
    <w:tblPr/>
  </w:style>
  <w:style w:type="table" w:customStyle="1" w:styleId="affffff3">
    <w:basedOn w:val="TableNormal"/>
    <w:tblPr/>
  </w:style>
  <w:style w:type="table" w:customStyle="1" w:styleId="affffff4">
    <w:basedOn w:val="TableNormal"/>
    <w:tblPr/>
  </w:style>
  <w:style w:type="table" w:customStyle="1" w:styleId="affffff5">
    <w:basedOn w:val="TableNormal"/>
    <w:tblPr/>
  </w:style>
  <w:style w:type="table" w:customStyle="1" w:styleId="affffff6">
    <w:basedOn w:val="TableNormal"/>
    <w:tblPr/>
  </w:style>
  <w:style w:type="table" w:customStyle="1" w:styleId="affffff7">
    <w:basedOn w:val="TableNormal"/>
    <w:tblPr/>
  </w:style>
  <w:style w:type="table" w:customStyle="1" w:styleId="affffff8">
    <w:basedOn w:val="TableNormal"/>
    <w:tblPr/>
  </w:style>
  <w:style w:type="table" w:customStyle="1" w:styleId="affffff9">
    <w:basedOn w:val="TableNormal"/>
    <w:tblPr/>
  </w:style>
  <w:style w:type="table" w:customStyle="1" w:styleId="affffffa">
    <w:basedOn w:val="TableNormal"/>
    <w:tblPr/>
  </w:style>
  <w:style w:type="table" w:customStyle="1" w:styleId="affffffb">
    <w:basedOn w:val="TableNormal"/>
    <w:tblPr/>
  </w:style>
  <w:style w:type="table" w:customStyle="1" w:styleId="affffffc">
    <w:basedOn w:val="TableNormal"/>
    <w:tblPr/>
  </w:style>
  <w:style w:type="table" w:customStyle="1" w:styleId="affffffd">
    <w:basedOn w:val="TableNormal"/>
    <w:tblPr/>
  </w:style>
  <w:style w:type="table" w:customStyle="1" w:styleId="affffffe">
    <w:basedOn w:val="TableNormal"/>
    <w:tblPr/>
  </w:style>
  <w:style w:type="table" w:customStyle="1" w:styleId="afffffff">
    <w:basedOn w:val="TableNormal"/>
    <w:tblPr/>
  </w:style>
  <w:style w:type="table" w:customStyle="1" w:styleId="afffffff0">
    <w:basedOn w:val="TableNormal"/>
    <w:tblPr/>
  </w:style>
  <w:style w:type="table" w:customStyle="1" w:styleId="afffffff1">
    <w:basedOn w:val="TableNormal"/>
    <w:tblPr/>
  </w:style>
  <w:style w:type="table" w:customStyle="1" w:styleId="afffffff2">
    <w:basedOn w:val="TableNormal"/>
    <w:tblPr/>
  </w:style>
  <w:style w:type="table" w:customStyle="1" w:styleId="afffffff3">
    <w:basedOn w:val="TableNormal"/>
    <w:tblPr/>
  </w:style>
  <w:style w:type="table" w:customStyle="1" w:styleId="afffffff4">
    <w:basedOn w:val="TableNormal"/>
    <w:tblPr/>
  </w:style>
  <w:style w:type="table" w:customStyle="1" w:styleId="afffffff5">
    <w:basedOn w:val="TableNormal"/>
    <w:tblPr/>
  </w:style>
  <w:style w:type="table" w:customStyle="1" w:styleId="afffffff6">
    <w:basedOn w:val="TableNormal"/>
    <w:tblPr/>
  </w:style>
  <w:style w:type="table" w:customStyle="1" w:styleId="afffffff7">
    <w:basedOn w:val="TableNormal"/>
    <w:tblPr/>
  </w:style>
  <w:style w:type="table" w:customStyle="1" w:styleId="afffffff8">
    <w:basedOn w:val="TableNormal"/>
    <w:tblPr/>
  </w:style>
  <w:style w:type="table" w:customStyle="1" w:styleId="afffffff9">
    <w:basedOn w:val="TableNormal"/>
    <w:tblPr/>
  </w:style>
  <w:style w:type="table" w:customStyle="1" w:styleId="afffffffa">
    <w:basedOn w:val="TableNormal"/>
    <w:tblPr/>
  </w:style>
  <w:style w:type="table" w:customStyle="1" w:styleId="afffffffb">
    <w:basedOn w:val="TableNormal"/>
    <w:tblPr/>
  </w:style>
  <w:style w:type="table" w:customStyle="1" w:styleId="afffffffc">
    <w:basedOn w:val="TableNormal"/>
    <w:tblPr/>
  </w:style>
  <w:style w:type="table" w:customStyle="1" w:styleId="afffffffd">
    <w:basedOn w:val="TableNormal"/>
    <w:tblPr/>
  </w:style>
  <w:style w:type="table" w:customStyle="1" w:styleId="afffffffe">
    <w:basedOn w:val="TableNormal"/>
    <w:tblPr/>
  </w:style>
  <w:style w:type="table" w:customStyle="1" w:styleId="affffffff">
    <w:basedOn w:val="TableNormal"/>
    <w:tblPr/>
  </w:style>
  <w:style w:type="table" w:customStyle="1" w:styleId="affffffff0">
    <w:basedOn w:val="TableNormal"/>
    <w:tblPr/>
  </w:style>
  <w:style w:type="table" w:customStyle="1" w:styleId="affffffff1">
    <w:basedOn w:val="TableNormal"/>
    <w:tblPr/>
  </w:style>
  <w:style w:type="table" w:customStyle="1" w:styleId="affffffff2">
    <w:basedOn w:val="TableNormal"/>
    <w:tblPr/>
  </w:style>
  <w:style w:type="table" w:customStyle="1" w:styleId="affffffff3">
    <w:basedOn w:val="TableNormal"/>
    <w:pPr>
      <w:ind w:left="720" w:hanging="360"/>
    </w:pPr>
    <w:rPr>
      <w:rFonts w:ascii="Cambria" w:eastAsia="Cambria" w:hAnsi="Cambria" w:cs="Cambria"/>
      <w:sz w:val="22"/>
      <w:szCs w:val="22"/>
    </w:rPr>
    <w:tblPr>
      <w:tblStyleRowBandSize w:val="1"/>
      <w:tblStyleColBandSize w:val="1"/>
      <w:tblCellMar>
        <w:top w:w="100" w:type="dxa"/>
        <w:left w:w="0" w:type="dxa"/>
        <w:bottom w:w="100" w:type="dxa"/>
        <w:right w:w="0"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fffffff4">
    <w:basedOn w:val="TableNormal"/>
    <w:tblPr/>
  </w:style>
  <w:style w:type="table" w:customStyle="1" w:styleId="affffffff5">
    <w:basedOn w:val="TableNormal"/>
    <w:tblPr/>
  </w:style>
  <w:style w:type="table" w:customStyle="1" w:styleId="affffffff6">
    <w:basedOn w:val="TableNormal"/>
    <w:tblPr/>
  </w:style>
  <w:style w:type="table" w:customStyle="1" w:styleId="affffffff7">
    <w:basedOn w:val="TableNormal"/>
    <w:tblPr/>
  </w:style>
  <w:style w:type="table" w:customStyle="1" w:styleId="affffffff8">
    <w:basedOn w:val="TableNormal"/>
    <w:tblPr/>
  </w:style>
  <w:style w:type="table" w:customStyle="1" w:styleId="affffffff9">
    <w:basedOn w:val="TableNormal"/>
    <w:tblPr/>
  </w:style>
  <w:style w:type="table" w:customStyle="1" w:styleId="affffffffa">
    <w:basedOn w:val="TableNormal"/>
    <w:tblPr/>
  </w:style>
  <w:style w:type="table" w:customStyle="1" w:styleId="affffffffb">
    <w:basedOn w:val="TableNormal"/>
    <w:tblPr/>
  </w:style>
  <w:style w:type="table" w:customStyle="1" w:styleId="affffffffc">
    <w:basedOn w:val="TableNormal"/>
    <w:tblPr/>
  </w:style>
  <w:style w:type="table" w:customStyle="1" w:styleId="affffffffd">
    <w:basedOn w:val="TableNormal"/>
    <w:pPr>
      <w:ind w:left="720" w:hanging="360"/>
    </w:pPr>
    <w:rPr>
      <w:rFonts w:ascii="Cambria" w:eastAsia="Cambria" w:hAnsi="Cambria" w:cs="Cambria"/>
      <w:sz w:val="22"/>
      <w:szCs w:val="22"/>
    </w:rPr>
    <w:tblPr>
      <w:tblStyleRowBandSize w:val="1"/>
      <w:tblStyleColBandSize w:val="1"/>
      <w:tblCellMar>
        <w:top w:w="100" w:type="dxa"/>
        <w:left w:w="0" w:type="dxa"/>
        <w:bottom w:w="100" w:type="dxa"/>
        <w:right w:w="0"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fffffffe">
    <w:basedOn w:val="TableNormal"/>
    <w:tblPr/>
  </w:style>
  <w:style w:type="table" w:customStyle="1" w:styleId="afffffffff">
    <w:basedOn w:val="TableNormal"/>
    <w:tblPr/>
  </w:style>
  <w:style w:type="table" w:customStyle="1" w:styleId="afffffffff0">
    <w:basedOn w:val="TableNormal"/>
    <w:tblPr/>
  </w:style>
  <w:style w:type="table" w:customStyle="1" w:styleId="afffffffff1">
    <w:basedOn w:val="TableNormal"/>
    <w:tblPr/>
  </w:style>
  <w:style w:type="table" w:customStyle="1" w:styleId="afffffffff2">
    <w:basedOn w:val="TableNormal"/>
    <w:tblPr/>
  </w:style>
  <w:style w:type="table" w:customStyle="1" w:styleId="afffffffff3">
    <w:basedOn w:val="TableNormal"/>
    <w:tblPr/>
  </w:style>
  <w:style w:type="table" w:customStyle="1" w:styleId="afffffffff4">
    <w:basedOn w:val="TableNormal"/>
    <w:tblPr/>
  </w:style>
  <w:style w:type="table" w:customStyle="1" w:styleId="afffffffff5">
    <w:basedOn w:val="TableNormal"/>
    <w:tblPr/>
  </w:style>
  <w:style w:type="table" w:customStyle="1" w:styleId="afffffffff6">
    <w:basedOn w:val="TableNormal"/>
    <w:tblPr/>
  </w:style>
  <w:style w:type="table" w:customStyle="1" w:styleId="afffffffff7">
    <w:basedOn w:val="TableNormal"/>
    <w:tblPr/>
  </w:style>
  <w:style w:type="table" w:customStyle="1" w:styleId="afffffffff8">
    <w:basedOn w:val="TableNormal"/>
    <w:tblPr/>
  </w:style>
  <w:style w:type="table" w:customStyle="1" w:styleId="afffffffff9">
    <w:basedOn w:val="TableNormal"/>
    <w:tblPr/>
  </w:style>
  <w:style w:type="table" w:customStyle="1" w:styleId="afffffffffa">
    <w:basedOn w:val="TableNormal"/>
    <w:tblPr/>
  </w:style>
  <w:style w:type="table" w:customStyle="1" w:styleId="afffffffffb">
    <w:basedOn w:val="TableNormal"/>
    <w:tblPr/>
  </w:style>
  <w:style w:type="table" w:customStyle="1" w:styleId="afffffffffc">
    <w:basedOn w:val="TableNormal"/>
    <w:tblPr/>
  </w:style>
  <w:style w:type="table" w:customStyle="1" w:styleId="afffffffffd">
    <w:basedOn w:val="TableNormal"/>
    <w:tblPr/>
  </w:style>
  <w:style w:type="table" w:customStyle="1" w:styleId="afffffffffe">
    <w:basedOn w:val="TableNormal"/>
    <w:tblPr/>
  </w:style>
  <w:style w:type="table" w:customStyle="1" w:styleId="affffffffff">
    <w:basedOn w:val="TableNormal"/>
    <w:tblPr/>
  </w:style>
  <w:style w:type="table" w:customStyle="1" w:styleId="affffffffff0">
    <w:basedOn w:val="TableNormal"/>
    <w:tblPr/>
  </w:style>
  <w:style w:type="table" w:customStyle="1" w:styleId="affffffffff1">
    <w:basedOn w:val="TableNormal"/>
    <w:tblPr/>
  </w:style>
  <w:style w:type="table" w:customStyle="1" w:styleId="affffffffff2">
    <w:basedOn w:val="TableNormal"/>
    <w:tblPr/>
  </w:style>
  <w:style w:type="table" w:customStyle="1" w:styleId="affffffffff3">
    <w:basedOn w:val="TableNormal"/>
    <w:tblPr/>
  </w:style>
  <w:style w:type="table" w:customStyle="1" w:styleId="affffffffff4">
    <w:basedOn w:val="TableNormal"/>
    <w:tblPr/>
  </w:style>
  <w:style w:type="table" w:customStyle="1" w:styleId="affffffffff5">
    <w:basedOn w:val="TableNormal"/>
    <w:tblPr/>
  </w:style>
  <w:style w:type="table" w:customStyle="1" w:styleId="affffffffff6">
    <w:basedOn w:val="TableNormal"/>
    <w:tblPr/>
  </w:style>
  <w:style w:type="table" w:customStyle="1" w:styleId="affffffffff7">
    <w:basedOn w:val="TableNormal"/>
    <w:tblPr/>
  </w:style>
  <w:style w:type="table" w:customStyle="1" w:styleId="affffffffff8">
    <w:basedOn w:val="TableNormal"/>
    <w:tblPr/>
  </w:style>
  <w:style w:type="table" w:customStyle="1" w:styleId="affffffffff9">
    <w:basedOn w:val="TableNormal"/>
    <w:tblPr/>
  </w:style>
  <w:style w:type="table" w:customStyle="1" w:styleId="affffffffffa">
    <w:basedOn w:val="TableNormal"/>
    <w:tblPr/>
  </w:style>
  <w:style w:type="table" w:customStyle="1" w:styleId="affffffffffb">
    <w:basedOn w:val="TableNormal"/>
    <w:tblPr/>
  </w:style>
  <w:style w:type="table" w:customStyle="1" w:styleId="affffffffffc">
    <w:basedOn w:val="TableNormal"/>
    <w:tblPr/>
  </w:style>
  <w:style w:type="table" w:customStyle="1" w:styleId="affffffffffd">
    <w:basedOn w:val="TableNormal"/>
    <w:tblPr/>
  </w:style>
  <w:style w:type="table" w:customStyle="1" w:styleId="affffffffffe">
    <w:basedOn w:val="TableNormal"/>
    <w:tblPr/>
  </w:style>
  <w:style w:type="table" w:customStyle="1" w:styleId="afffffffffff">
    <w:basedOn w:val="TableNormal"/>
    <w:tblPr/>
  </w:style>
  <w:style w:type="table" w:customStyle="1" w:styleId="afffffffffff0">
    <w:basedOn w:val="TableNormal"/>
    <w:tblPr/>
  </w:style>
  <w:style w:type="table" w:customStyle="1" w:styleId="afffffffffff1">
    <w:basedOn w:val="TableNormal"/>
    <w:tblPr/>
  </w:style>
  <w:style w:type="table" w:customStyle="1" w:styleId="afffffffffff2">
    <w:basedOn w:val="TableNormal"/>
    <w:tblPr/>
  </w:style>
  <w:style w:type="table" w:customStyle="1" w:styleId="afffffffffff3">
    <w:basedOn w:val="TableNormal"/>
    <w:tblPr/>
  </w:style>
  <w:style w:type="table" w:customStyle="1" w:styleId="afffffffffff4">
    <w:basedOn w:val="TableNormal"/>
    <w:tblPr/>
  </w:style>
  <w:style w:type="table" w:customStyle="1" w:styleId="afffffffffff5">
    <w:basedOn w:val="TableNormal"/>
    <w:tblPr/>
  </w:style>
  <w:style w:type="table" w:customStyle="1" w:styleId="afffffffffff6">
    <w:basedOn w:val="TableNormal"/>
    <w:tblPr/>
  </w:style>
  <w:style w:type="table" w:customStyle="1" w:styleId="afffffffffff7">
    <w:basedOn w:val="TableNormal"/>
    <w:tblPr/>
  </w:style>
  <w:style w:type="table" w:customStyle="1" w:styleId="afffffffffff8">
    <w:basedOn w:val="TableNormal"/>
    <w:tblPr/>
  </w:style>
  <w:style w:type="table" w:customStyle="1" w:styleId="afffffffffff9">
    <w:basedOn w:val="TableNormal"/>
    <w:tblPr/>
  </w:style>
  <w:style w:type="table" w:customStyle="1" w:styleId="afffffffffffa">
    <w:basedOn w:val="TableNormal"/>
    <w:tblPr/>
  </w:style>
  <w:style w:type="table" w:customStyle="1" w:styleId="afffffffffffb">
    <w:basedOn w:val="TableNormal"/>
    <w:tblPr/>
  </w:style>
  <w:style w:type="table" w:customStyle="1" w:styleId="afffffffffffc">
    <w:basedOn w:val="TableNormal"/>
    <w:tblPr/>
  </w:style>
  <w:style w:type="table" w:customStyle="1" w:styleId="afffffffffffd">
    <w:basedOn w:val="TableNormal"/>
    <w:tblPr/>
  </w:style>
  <w:style w:type="table" w:customStyle="1" w:styleId="afffffffffffe">
    <w:basedOn w:val="TableNormal"/>
    <w:tblPr/>
  </w:style>
  <w:style w:type="table" w:customStyle="1" w:styleId="affffffffffff">
    <w:basedOn w:val="TableNormal"/>
    <w:tblPr/>
  </w:style>
  <w:style w:type="table" w:customStyle="1" w:styleId="affffffffffff0">
    <w:basedOn w:val="TableNormal"/>
    <w:tblPr/>
  </w:style>
  <w:style w:type="table" w:customStyle="1" w:styleId="affffffffffff1">
    <w:basedOn w:val="TableNormal"/>
    <w:tblPr/>
  </w:style>
  <w:style w:type="table" w:customStyle="1" w:styleId="affffffffffff2">
    <w:basedOn w:val="TableNormal"/>
    <w:tblPr/>
  </w:style>
  <w:style w:type="table" w:customStyle="1" w:styleId="affffffffffff3">
    <w:basedOn w:val="TableNormal"/>
    <w:tblPr/>
  </w:style>
  <w:style w:type="table" w:customStyle="1" w:styleId="affffffffffff4">
    <w:basedOn w:val="TableNormal"/>
    <w:tblPr/>
  </w:style>
  <w:style w:type="table" w:customStyle="1" w:styleId="affffffffffff5">
    <w:basedOn w:val="TableNormal"/>
    <w:tblPr/>
  </w:style>
  <w:style w:type="table" w:customStyle="1" w:styleId="affffffffffff6">
    <w:basedOn w:val="TableNormal"/>
    <w:tblPr/>
  </w:style>
  <w:style w:type="table" w:customStyle="1" w:styleId="affffffffffff7">
    <w:basedOn w:val="TableNormal"/>
    <w:tblPr/>
  </w:style>
  <w:style w:type="table" w:customStyle="1" w:styleId="affffffffffff8">
    <w:basedOn w:val="TableNormal"/>
    <w:tblPr/>
  </w:style>
  <w:style w:type="table" w:customStyle="1" w:styleId="affffffffffff9">
    <w:basedOn w:val="TableNormal"/>
    <w:tblPr/>
  </w:style>
  <w:style w:type="table" w:customStyle="1" w:styleId="affffffffffffa">
    <w:basedOn w:val="TableNormal"/>
    <w:tblPr/>
  </w:style>
  <w:style w:type="table" w:customStyle="1" w:styleId="affffffffffffb">
    <w:basedOn w:val="TableNormal"/>
    <w:tblPr/>
  </w:style>
  <w:style w:type="table" w:customStyle="1" w:styleId="affffffffffffc">
    <w:basedOn w:val="TableNormal"/>
    <w:tblPr/>
  </w:style>
  <w:style w:type="table" w:customStyle="1" w:styleId="affffffffffffd">
    <w:basedOn w:val="TableNormal"/>
    <w:tblPr/>
  </w:style>
  <w:style w:type="table" w:customStyle="1" w:styleId="affffffffffffe">
    <w:basedOn w:val="TableNormal"/>
    <w:tblPr/>
  </w:style>
  <w:style w:type="table" w:customStyle="1" w:styleId="afffffffffffff">
    <w:basedOn w:val="TableNormal"/>
    <w:tblPr/>
  </w:style>
  <w:style w:type="table" w:customStyle="1" w:styleId="afffffffffffff0">
    <w:basedOn w:val="TableNormal"/>
    <w:tblPr/>
  </w:style>
  <w:style w:type="table" w:customStyle="1" w:styleId="afffffffffffff1">
    <w:basedOn w:val="TableNormal"/>
    <w:tblPr/>
  </w:style>
  <w:style w:type="table" w:customStyle="1" w:styleId="afffffffffffff2">
    <w:basedOn w:val="TableNormal"/>
    <w:tblPr/>
  </w:style>
  <w:style w:type="table" w:customStyle="1" w:styleId="afffffffffffff3">
    <w:basedOn w:val="TableNormal"/>
    <w:tblPr/>
  </w:style>
  <w:style w:type="table" w:customStyle="1" w:styleId="afffffffffffff4">
    <w:basedOn w:val="TableNormal"/>
    <w:tblPr/>
  </w:style>
  <w:style w:type="table" w:customStyle="1" w:styleId="afffffffffffff5">
    <w:basedOn w:val="TableNormal"/>
    <w:tblPr/>
  </w:style>
  <w:style w:type="table" w:customStyle="1" w:styleId="afffffffffffff6">
    <w:basedOn w:val="TableNormal"/>
    <w:tblPr/>
  </w:style>
  <w:style w:type="table" w:customStyle="1" w:styleId="afffffffffffff7">
    <w:basedOn w:val="TableNormal"/>
    <w:tblPr/>
  </w:style>
  <w:style w:type="table" w:customStyle="1" w:styleId="afffffffffffff8">
    <w:basedOn w:val="TableNormal"/>
    <w:tblPr/>
  </w:style>
  <w:style w:type="table" w:customStyle="1" w:styleId="afffffffffffff9">
    <w:basedOn w:val="TableNormal"/>
    <w:tblPr/>
  </w:style>
  <w:style w:type="table" w:customStyle="1" w:styleId="afffffffffffffa">
    <w:basedOn w:val="TableNormal"/>
    <w:tblPr/>
  </w:style>
  <w:style w:type="table" w:customStyle="1" w:styleId="afffffffffffffb">
    <w:basedOn w:val="TableNormal"/>
    <w:tblPr/>
  </w:style>
  <w:style w:type="table" w:customStyle="1" w:styleId="afffffffffffffc">
    <w:basedOn w:val="TableNormal"/>
    <w:tblPr/>
  </w:style>
  <w:style w:type="table" w:customStyle="1" w:styleId="afffffffffffffd">
    <w:basedOn w:val="TableNormal"/>
    <w:tblPr/>
  </w:style>
  <w:style w:type="table" w:customStyle="1" w:styleId="afffffffffffffe">
    <w:basedOn w:val="TableNormal"/>
    <w:tblPr/>
  </w:style>
  <w:style w:type="table" w:customStyle="1" w:styleId="affffffffffffff">
    <w:basedOn w:val="TableNormal"/>
    <w:tblPr/>
  </w:style>
  <w:style w:type="table" w:customStyle="1" w:styleId="affffffffffffff0">
    <w:basedOn w:val="TableNormal"/>
    <w:tblPr/>
  </w:style>
  <w:style w:type="table" w:customStyle="1" w:styleId="affffffffffffff1">
    <w:basedOn w:val="TableNormal"/>
    <w:tblPr/>
  </w:style>
  <w:style w:type="table" w:customStyle="1" w:styleId="affffffffffffff2">
    <w:basedOn w:val="TableNormal"/>
    <w:tblPr/>
  </w:style>
  <w:style w:type="table" w:customStyle="1" w:styleId="affffffffffffff3">
    <w:basedOn w:val="TableNormal"/>
    <w:tblPr/>
  </w:style>
  <w:style w:type="table" w:customStyle="1" w:styleId="affffffffffffff4">
    <w:basedOn w:val="TableNormal"/>
    <w:tblPr/>
  </w:style>
  <w:style w:type="table" w:customStyle="1" w:styleId="affffffffffffff5">
    <w:basedOn w:val="TableNormal"/>
    <w:tblPr/>
  </w:style>
  <w:style w:type="table" w:customStyle="1" w:styleId="affffffffffffff6">
    <w:basedOn w:val="TableNormal"/>
    <w:tblPr/>
  </w:style>
  <w:style w:type="table" w:customStyle="1" w:styleId="affffffffffffff7">
    <w:basedOn w:val="TableNormal"/>
    <w:tblPr/>
  </w:style>
  <w:style w:type="table" w:customStyle="1" w:styleId="affffffffffffff8">
    <w:basedOn w:val="TableNormal"/>
    <w:tblPr/>
  </w:style>
  <w:style w:type="table" w:customStyle="1" w:styleId="affffffffffffff9">
    <w:basedOn w:val="TableNormal"/>
    <w:tblPr/>
  </w:style>
  <w:style w:type="table" w:customStyle="1" w:styleId="affffffffffffffa">
    <w:basedOn w:val="TableNormal"/>
    <w:tblPr/>
  </w:style>
  <w:style w:type="table" w:customStyle="1" w:styleId="affffffffffffffb">
    <w:basedOn w:val="TableNormal"/>
    <w:tblPr/>
  </w:style>
  <w:style w:type="table" w:customStyle="1" w:styleId="affffffffffffffc">
    <w:basedOn w:val="TableNormal"/>
    <w:tblPr/>
  </w:style>
  <w:style w:type="table" w:customStyle="1" w:styleId="affffffffffffffd">
    <w:basedOn w:val="TableNormal"/>
    <w:tblPr/>
  </w:style>
  <w:style w:type="table" w:customStyle="1" w:styleId="affffffffffffffe">
    <w:basedOn w:val="TableNormal"/>
    <w:tblPr/>
  </w:style>
  <w:style w:type="table" w:customStyle="1" w:styleId="afffffffffffffff">
    <w:basedOn w:val="TableNormal"/>
    <w:tblPr/>
  </w:style>
  <w:style w:type="table" w:customStyle="1" w:styleId="afffffffffffffff0">
    <w:basedOn w:val="TableNormal"/>
    <w:tblPr/>
  </w:style>
  <w:style w:type="table" w:customStyle="1" w:styleId="afffffffffffffff1">
    <w:basedOn w:val="TableNormal"/>
    <w:tblPr/>
  </w:style>
  <w:style w:type="table" w:customStyle="1" w:styleId="afffffffffffffff2">
    <w:basedOn w:val="TableNormal"/>
    <w:tblPr/>
  </w:style>
  <w:style w:type="table" w:customStyle="1" w:styleId="afffffffffffffff3">
    <w:basedOn w:val="TableNormal"/>
    <w:tblPr/>
  </w:style>
  <w:style w:type="table" w:customStyle="1" w:styleId="afffffffffffffff4">
    <w:basedOn w:val="TableNormal"/>
    <w:tblPr/>
  </w:style>
  <w:style w:type="table" w:customStyle="1" w:styleId="afffffffffffffff5">
    <w:basedOn w:val="TableNormal"/>
    <w:tblPr/>
  </w:style>
  <w:style w:type="table" w:customStyle="1" w:styleId="afffffffffffffff6">
    <w:basedOn w:val="TableNormal"/>
    <w:tblPr/>
  </w:style>
  <w:style w:type="table" w:customStyle="1" w:styleId="afffffffffffffff7">
    <w:basedOn w:val="TableNormal"/>
    <w:tblPr/>
  </w:style>
  <w:style w:type="table" w:customStyle="1" w:styleId="afffffffffffffff8">
    <w:basedOn w:val="TableNormal"/>
    <w:tblPr/>
  </w:style>
  <w:style w:type="table" w:customStyle="1" w:styleId="afffffffffffffff9">
    <w:basedOn w:val="TableNormal"/>
    <w:pPr>
      <w:ind w:left="720" w:hanging="360"/>
    </w:pPr>
    <w:rPr>
      <w:rFonts w:ascii="Cambria" w:eastAsia="Cambria" w:hAnsi="Cambria" w:cs="Cambria"/>
      <w:sz w:val="22"/>
      <w:szCs w:val="22"/>
    </w:rPr>
    <w:tblPr/>
  </w:style>
  <w:style w:type="table" w:customStyle="1" w:styleId="afffffffffffffffa">
    <w:basedOn w:val="TableNormal"/>
    <w:pPr>
      <w:ind w:left="720" w:hanging="360"/>
    </w:pPr>
    <w:rPr>
      <w:rFonts w:ascii="Cambria" w:eastAsia="Cambria" w:hAnsi="Cambria" w:cs="Cambria"/>
      <w:sz w:val="22"/>
      <w:szCs w:val="22"/>
    </w:rPr>
    <w:tblPr/>
  </w:style>
  <w:style w:type="table" w:customStyle="1" w:styleId="afffffffffffffffb">
    <w:basedOn w:val="TableNormal"/>
    <w:pPr>
      <w:ind w:left="720" w:hanging="360"/>
    </w:pPr>
    <w:rPr>
      <w:rFonts w:ascii="Cambria" w:eastAsia="Cambria" w:hAnsi="Cambria" w:cs="Cambria"/>
      <w:sz w:val="22"/>
      <w:szCs w:val="22"/>
    </w:rPr>
    <w:tblPr/>
  </w:style>
  <w:style w:type="table" w:customStyle="1" w:styleId="afffffffffffffffc">
    <w:basedOn w:val="TableNormal"/>
    <w:tblPr/>
  </w:style>
  <w:style w:type="table" w:customStyle="1" w:styleId="afffffffffffffffd">
    <w:basedOn w:val="TableNormal"/>
    <w:pPr>
      <w:ind w:left="720" w:hanging="360"/>
    </w:pPr>
    <w:rPr>
      <w:rFonts w:ascii="Cambria" w:eastAsia="Cambria" w:hAnsi="Cambria" w:cs="Cambria"/>
      <w:sz w:val="22"/>
      <w:szCs w:val="22"/>
    </w:rPr>
    <w:tblPr/>
  </w:style>
  <w:style w:type="table" w:customStyle="1" w:styleId="afffffffffffffffe">
    <w:basedOn w:val="TableNormal"/>
    <w:pPr>
      <w:ind w:left="720" w:hanging="360"/>
    </w:pPr>
    <w:rPr>
      <w:rFonts w:ascii="Cambria" w:eastAsia="Cambria" w:hAnsi="Cambria" w:cs="Cambria"/>
      <w:sz w:val="22"/>
      <w:szCs w:val="22"/>
    </w:rPr>
    <w:tblPr/>
  </w:style>
  <w:style w:type="table" w:customStyle="1" w:styleId="affffffffffffffff">
    <w:basedOn w:val="TableNormal"/>
    <w:pPr>
      <w:ind w:left="720" w:hanging="360"/>
    </w:pPr>
    <w:rPr>
      <w:rFonts w:ascii="Cambria" w:eastAsia="Cambria" w:hAnsi="Cambria" w:cs="Cambria"/>
      <w:sz w:val="22"/>
      <w:szCs w:val="22"/>
    </w:rPr>
    <w:tblPr/>
  </w:style>
  <w:style w:type="table" w:customStyle="1" w:styleId="affffffffffffffff0">
    <w:basedOn w:val="TableNormal"/>
    <w:pPr>
      <w:ind w:left="720" w:hanging="360"/>
    </w:pPr>
    <w:rPr>
      <w:rFonts w:ascii="Cambria" w:eastAsia="Cambria" w:hAnsi="Cambria" w:cs="Cambria"/>
      <w:sz w:val="22"/>
      <w:szCs w:val="22"/>
    </w:rPr>
    <w:tblPr/>
  </w:style>
  <w:style w:type="table" w:customStyle="1" w:styleId="affffffffffffffff1">
    <w:basedOn w:val="TableNormal"/>
    <w:pPr>
      <w:ind w:left="720" w:hanging="360"/>
    </w:pPr>
    <w:rPr>
      <w:rFonts w:ascii="Cambria" w:eastAsia="Cambria" w:hAnsi="Cambria" w:cs="Cambria"/>
      <w:sz w:val="22"/>
      <w:szCs w:val="22"/>
    </w:rPr>
    <w:tblPr/>
  </w:style>
  <w:style w:type="table" w:customStyle="1" w:styleId="affffffffffffffff2">
    <w:basedOn w:val="TableNormal"/>
    <w:pPr>
      <w:ind w:left="720" w:hanging="360"/>
    </w:pPr>
    <w:rPr>
      <w:rFonts w:ascii="Cambria" w:eastAsia="Cambria" w:hAnsi="Cambria" w:cs="Cambria"/>
      <w:sz w:val="22"/>
      <w:szCs w:val="22"/>
    </w:rPr>
    <w:tblPr/>
  </w:style>
  <w:style w:type="table" w:customStyle="1" w:styleId="affffffffffffffff3">
    <w:basedOn w:val="TableNormal"/>
    <w:pPr>
      <w:ind w:left="720" w:hanging="360"/>
    </w:pPr>
    <w:rPr>
      <w:rFonts w:ascii="Cambria" w:eastAsia="Cambria" w:hAnsi="Cambria" w:cs="Cambria"/>
      <w:sz w:val="22"/>
      <w:szCs w:val="22"/>
    </w:rPr>
    <w:tblPr/>
  </w:style>
  <w:style w:type="table" w:customStyle="1" w:styleId="affffffffffffffff4">
    <w:basedOn w:val="TableNormal"/>
    <w:pPr>
      <w:ind w:left="720" w:hanging="360"/>
    </w:pPr>
    <w:rPr>
      <w:rFonts w:ascii="Cambria" w:eastAsia="Cambria" w:hAnsi="Cambria" w:cs="Cambria"/>
      <w:sz w:val="22"/>
      <w:szCs w:val="22"/>
    </w:rP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ffffffffffffffff5">
    <w:basedOn w:val="TableNormal"/>
    <w:tblPr/>
  </w:style>
  <w:style w:type="table" w:customStyle="1" w:styleId="affffffffffffffff6">
    <w:basedOn w:val="TableNormal"/>
    <w:pPr>
      <w:ind w:left="720" w:hanging="360"/>
    </w:pPr>
    <w:rPr>
      <w:rFonts w:ascii="Cambria" w:eastAsia="Cambria" w:hAnsi="Cambria" w:cs="Cambria"/>
      <w:sz w:val="22"/>
      <w:szCs w:val="22"/>
    </w:rPr>
    <w:tblPr/>
  </w:style>
  <w:style w:type="table" w:customStyle="1" w:styleId="affffffffffffffff7">
    <w:basedOn w:val="TableNormal"/>
    <w:pPr>
      <w:ind w:left="720" w:hanging="360"/>
    </w:pPr>
    <w:rPr>
      <w:rFonts w:ascii="Cambria" w:eastAsia="Cambria" w:hAnsi="Cambria" w:cs="Cambria"/>
      <w:sz w:val="22"/>
      <w:szCs w:val="22"/>
    </w:rPr>
    <w:tblPr/>
  </w:style>
  <w:style w:type="table" w:customStyle="1" w:styleId="affffffffffffffff8">
    <w:basedOn w:val="TableNormal"/>
    <w:pPr>
      <w:ind w:left="720" w:hanging="360"/>
    </w:pPr>
    <w:rPr>
      <w:rFonts w:ascii="Cambria" w:eastAsia="Cambria" w:hAnsi="Cambria" w:cs="Cambria"/>
      <w:sz w:val="22"/>
      <w:szCs w:val="22"/>
    </w:rPr>
    <w:tblPr/>
  </w:style>
  <w:style w:type="table" w:customStyle="1" w:styleId="affffffffffffffff9">
    <w:basedOn w:val="TableNormal"/>
    <w:tblPr/>
  </w:style>
  <w:style w:type="table" w:customStyle="1" w:styleId="affffffffffffffffa">
    <w:basedOn w:val="TableNormal"/>
    <w:pPr>
      <w:ind w:left="720" w:hanging="360"/>
    </w:pPr>
    <w:rPr>
      <w:rFonts w:ascii="Cambria" w:eastAsia="Cambria" w:hAnsi="Cambria" w:cs="Cambria"/>
      <w:sz w:val="22"/>
      <w:szCs w:val="22"/>
    </w:rPr>
    <w:tblPr/>
  </w:style>
  <w:style w:type="table" w:customStyle="1" w:styleId="affffffffffffffffb">
    <w:basedOn w:val="TableNormal"/>
    <w:pPr>
      <w:ind w:left="720" w:hanging="360"/>
    </w:pPr>
    <w:rPr>
      <w:rFonts w:ascii="Cambria" w:eastAsia="Cambria" w:hAnsi="Cambria" w:cs="Cambria"/>
      <w:sz w:val="22"/>
      <w:szCs w:val="22"/>
    </w:rPr>
    <w:tblPr/>
  </w:style>
  <w:style w:type="table" w:customStyle="1" w:styleId="affffffffffffffffc">
    <w:basedOn w:val="TableNormal"/>
    <w:pPr>
      <w:ind w:left="720" w:hanging="360"/>
    </w:pPr>
    <w:rPr>
      <w:rFonts w:ascii="Cambria" w:eastAsia="Cambria" w:hAnsi="Cambria" w:cs="Cambria"/>
      <w:sz w:val="22"/>
      <w:szCs w:val="22"/>
    </w:rPr>
    <w:tblPr/>
  </w:style>
  <w:style w:type="table" w:customStyle="1" w:styleId="affffffffffffffffd">
    <w:basedOn w:val="TableNormal"/>
    <w:pPr>
      <w:ind w:left="720" w:hanging="360"/>
    </w:pPr>
    <w:rPr>
      <w:rFonts w:ascii="Cambria" w:eastAsia="Cambria" w:hAnsi="Cambria" w:cs="Cambria"/>
      <w:sz w:val="22"/>
      <w:szCs w:val="22"/>
    </w:rPr>
    <w:tblPr/>
  </w:style>
  <w:style w:type="table" w:customStyle="1" w:styleId="affffffffffffffffe">
    <w:basedOn w:val="TableNormal"/>
    <w:pPr>
      <w:ind w:left="720" w:hanging="360"/>
    </w:pPr>
    <w:rPr>
      <w:rFonts w:ascii="Cambria" w:eastAsia="Cambria" w:hAnsi="Cambria" w:cs="Cambria"/>
      <w:sz w:val="22"/>
      <w:szCs w:val="22"/>
    </w:rPr>
    <w:tblPr/>
  </w:style>
  <w:style w:type="table" w:customStyle="1" w:styleId="afffffffffffffffff">
    <w:basedOn w:val="TableNormal"/>
    <w:pPr>
      <w:ind w:left="720" w:hanging="360"/>
    </w:pPr>
    <w:rPr>
      <w:rFonts w:ascii="Cambria" w:eastAsia="Cambria" w:hAnsi="Cambria" w:cs="Cambria"/>
      <w:sz w:val="22"/>
      <w:szCs w:val="22"/>
    </w:rPr>
    <w:tblPr/>
  </w:style>
  <w:style w:type="table" w:customStyle="1" w:styleId="afffffffffffffffff0">
    <w:basedOn w:val="TableNormal"/>
    <w:pPr>
      <w:ind w:left="720" w:hanging="360"/>
    </w:pPr>
    <w:rPr>
      <w:rFonts w:ascii="Cambria" w:eastAsia="Cambria" w:hAnsi="Cambria" w:cs="Cambria"/>
      <w:sz w:val="22"/>
      <w:szCs w:val="22"/>
    </w:rPr>
    <w:tblPr/>
  </w:style>
  <w:style w:type="table" w:customStyle="1" w:styleId="afffffffffffffffff1">
    <w:basedOn w:val="TableNormal"/>
    <w:pPr>
      <w:ind w:left="720" w:hanging="360"/>
    </w:pPr>
    <w:rPr>
      <w:rFonts w:ascii="Cambria" w:eastAsia="Cambria" w:hAnsi="Cambria" w:cs="Cambria"/>
      <w:sz w:val="22"/>
      <w:szCs w:val="22"/>
    </w:rPr>
    <w:tblPr/>
  </w:style>
  <w:style w:type="table" w:customStyle="1" w:styleId="TableNormal000">
    <w:name w:val="TableNormal00"/>
    <w:rsid w:val="00DB46F5"/>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travel.insurance.qantas.com/travel-alerts" TargetMode="External"/><Relationship Id="rId18" Type="http://schemas.microsoft.com/office/2011/relationships/commentsExtended" Target="commentsExtended.xm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travel.insurance.qantas.com/login?cmpid=emc-qantas-au-confirm-policyhelp" TargetMode="Externa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comments" Target="comments.xml"/><Relationship Id="rId25" Type="http://schemas.openxmlformats.org/officeDocument/2006/relationships/hyperlink" Target="https://insurance.qantas.com/policy-documents/travel-insurance" TargetMode="External"/><Relationship Id="rId2" Type="http://schemas.openxmlformats.org/officeDocument/2006/relationships/customXml" Target="../customXml/item2.xml"/><Relationship Id="rId16" Type="http://schemas.openxmlformats.org/officeDocument/2006/relationships/hyperlink" Target="https://travel.insurance.qantas.com/login?cmpid=emc-qantas-au-confirm-body" TargetMode="External"/><Relationship Id="rId20" Type="http://schemas.openxmlformats.org/officeDocument/2006/relationships/hyperlink" Target="about:blank"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insurance.qantas.com/policy-documents/travel-insurance" TargetMode="External"/><Relationship Id="rId5" Type="http://schemas.openxmlformats.org/officeDocument/2006/relationships/customXml" Target="../customXml/item5.xml"/><Relationship Id="rId15" Type="http://schemas.openxmlformats.org/officeDocument/2006/relationships/image" Target="media/image2.jpg"/><Relationship Id="rId23" Type="http://schemas.openxmlformats.org/officeDocument/2006/relationships/hyperlink" Target="https://insurance.qantas.com/policy-documents/travel-insurance" TargetMode="External"/><Relationship Id="rId28" Type="http://schemas.microsoft.com/office/2011/relationships/people" Target="people.xml"/><Relationship Id="rId10" Type="http://schemas.openxmlformats.org/officeDocument/2006/relationships/footnotes" Target="footnotes.xml"/><Relationship Id="rId19" Type="http://schemas.microsoft.com/office/2016/09/relationships/commentsIds" Target="commentsId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smartraveller.gov.au/destinations?title=&amp;field_overall_advice_level_target_id=4" TargetMode="External"/><Relationship Id="rId22" Type="http://schemas.openxmlformats.org/officeDocument/2006/relationships/hyperlink" Target="https://travel.insurance.qantas.com/claims?cmpid=emc-qantas-au-confirm" TargetMode="External"/><Relationship Id="rId27" Type="http://schemas.openxmlformats.org/officeDocument/2006/relationships/fontTable" Target="fontTable.xml"/><Relationship Id="rId30" Type="http://schemas.microsoft.com/office/2020/10/relationships/intelligence" Target="intelligence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e45dbef7-6107-486d-ba4e-77e659c0bc07" xsi:nil="true"/>
    <lcf76f155ced4ddcb4097134ff3c332f xmlns="339cca29-d58a-43c8-8425-7eea64d43177">
      <Terms xmlns="http://schemas.microsoft.com/office/infopath/2007/PartnerControls"/>
    </lcf76f155ced4ddcb4097134ff3c332f>
    <Comments xmlns="339cca29-d58a-43c8-8425-7eea64d43177" xsi:nil="true"/>
  </documentManagement>
</p:properties>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y+3IZKJDfbH5cDyCAOT1vI1Nag==">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</go:docsCustomData>
</go:gDocsCustomXmlDataStorage>
</file>

<file path=customXml/item5.xml><?xml version="1.0" encoding="utf-8"?>
<ct:contentTypeSchema xmlns:ct="http://schemas.microsoft.com/office/2006/metadata/contentType" xmlns:ma="http://schemas.microsoft.com/office/2006/metadata/properties/metaAttributes" ct:_="" ma:_="" ma:contentTypeName="Document" ma:contentTypeID="0x010100A892830762AFA44C934C29105572674C" ma:contentTypeVersion="15" ma:contentTypeDescription="Create a new document." ma:contentTypeScope="" ma:versionID="b349d812cb7215b7282a50c0c7468ca4">
  <xsd:schema xmlns:xsd="http://www.w3.org/2001/XMLSchema" xmlns:xs="http://www.w3.org/2001/XMLSchema" xmlns:p="http://schemas.microsoft.com/office/2006/metadata/properties" xmlns:ns1="http://schemas.microsoft.com/sharepoint/v3" xmlns:ns2="339cca29-d58a-43c8-8425-7eea64d43177" xmlns:ns3="e45dbef7-6107-486d-ba4e-77e659c0bc07" targetNamespace="http://schemas.microsoft.com/office/2006/metadata/properties" ma:root="true" ma:fieldsID="c5dfa4898b656f10072f4bba0a6d2380" ns1:_="" ns2:_="" ns3:_="">
    <xsd:import namespace="http://schemas.microsoft.com/sharepoint/v3"/>
    <xsd:import namespace="339cca29-d58a-43c8-8425-7eea64d43177"/>
    <xsd:import namespace="e45dbef7-6107-486d-ba4e-77e659c0bc0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element ref="ns2:Comment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xsd:simpleType>
        <xsd:restriction base="dms:Note"/>
      </xsd:simpleType>
    </xsd:element>
    <xsd:element name="_ip_UnifiedCompliancePolicyUIAction" ma:index="1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39cca29-d58a-43c8-8425-7eea64d431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Comments" ma:index="18" nillable="true" ma:displayName="Comments" ma:format="Dropdown" ma:internalName="Comments">
      <xsd:simpleType>
        <xsd:restriction base="dms:Text">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2578d6fb-034f-4618-ad9b-ef87b0886391"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45dbef7-6107-486d-ba4e-77e659c0bc07"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e0dda75b-1df9-468b-853c-6e761f29c693}" ma:internalName="TaxCatchAll" ma:showField="CatchAllData" ma:web="e45dbef7-6107-486d-ba4e-77e659c0bc0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2070104-AF27-4048-AA29-ED061B014F3E}">
  <ds:schemaRefs>
    <ds:schemaRef ds:uri="http://schemas.openxmlformats.org/officeDocument/2006/bibliography"/>
  </ds:schemaRefs>
</ds:datastoreItem>
</file>

<file path=customXml/itemProps2.xml><?xml version="1.0" encoding="utf-8"?>
<ds:datastoreItem xmlns:ds="http://schemas.openxmlformats.org/officeDocument/2006/customXml" ds:itemID="{896D4776-33B3-459D-82DB-09A2134F8A57}">
  <ds:schemaRefs>
    <ds:schemaRef ds:uri="http://schemas.microsoft.com/sharepoint/v3/contenttype/forms"/>
  </ds:schemaRefs>
</ds:datastoreItem>
</file>

<file path=customXml/itemProps3.xml><?xml version="1.0" encoding="utf-8"?>
<ds:datastoreItem xmlns:ds="http://schemas.openxmlformats.org/officeDocument/2006/customXml" ds:itemID="{D4D4B0F1-3E00-473C-928C-4460E9526C35}">
  <ds:schemaRefs>
    <ds:schemaRef ds:uri="http://schemas.microsoft.com/office/2006/metadata/properties"/>
    <ds:schemaRef ds:uri="http://schemas.microsoft.com/office/infopath/2007/PartnerControls"/>
    <ds:schemaRef ds:uri="http://schemas.microsoft.com/sharepoint/v3"/>
    <ds:schemaRef ds:uri="e45dbef7-6107-486d-ba4e-77e659c0bc07"/>
    <ds:schemaRef ds:uri="339cca29-d58a-43c8-8425-7eea64d43177"/>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EED871C0-525A-4E19-B1FB-FC2D026376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39cca29-d58a-43c8-8425-7eea64d43177"/>
    <ds:schemaRef ds:uri="e45dbef7-6107-486d-ba4e-77e659c0bc0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3566</Words>
  <Characters>20328</Characters>
  <Application>Microsoft Office Word</Application>
  <DocSecurity>0</DocSecurity>
  <Lines>169</Lines>
  <Paragraphs>47</Paragraphs>
  <ScaleCrop>false</ScaleCrop>
  <Company>AIG</Company>
  <LinksUpToDate>false</LinksUpToDate>
  <CharactersWithSpaces>23847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Jasmine Shillington</dc:creator>
  <cp:keywords/>
  <cp:lastModifiedBy>Santos, Stuart</cp:lastModifiedBy>
  <cp:revision>3</cp:revision>
  <dcterms:created xsi:type="dcterms:W3CDTF">2026-01-20T19:39:00Z</dcterms:created>
  <dcterms:modified xsi:type="dcterms:W3CDTF">2026-01-20T19:40:00Z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0x010100A892830762AFA44C934C29105572674C</vt:lpwstr>
  </property>
  <property fmtid="{D5CDD505-2E9C-101B-9397-08002B2CF9AE}" pid="3" name="MediaServiceImageTags">
    <vt:lpwstr>MediaServiceImageTags</vt:lpwstr>
  </property>
</Properties>
</file>