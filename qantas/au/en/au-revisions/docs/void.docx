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11B" w:rsidRDefault="0045311B">
      <w:pPr>
        <w:widowControl w:val="0"/>
        <w:tabs>
          <w:tab w:val="right" w:pos="12000"/>
        </w:tabs>
        <w:spacing w:before="60"/>
        <w:rPr>
          <w:b/>
          <w:color w:val="000000"/>
          <w:sz w:val="22"/>
          <w:szCs w:val="22"/>
        </w:rPr>
      </w:pPr>
    </w:p>
    <w:p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550"/>
        <w:gridCol w:w="4275"/>
      </w:tblGrid>
      <w:tr w:rsidR="0045311B" w:rsidTr="56457879">
        <w:trPr>
          <w:trHeight w:val="447"/>
        </w:trPr>
        <w:tc>
          <w:tcPr>
            <w:tcW w:w="300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Details</w:t>
            </w:r>
          </w:p>
        </w:tc>
        <w:tc>
          <w:tcPr>
            <w:tcW w:w="1455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Copy</w:t>
            </w:r>
          </w:p>
        </w:tc>
        <w:tc>
          <w:tcPr>
            <w:tcW w:w="4275"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Notes</w:t>
            </w:r>
          </w:p>
        </w:tc>
      </w:tr>
      <w:tr w:rsidR="0045311B" w:rsidTr="56457879">
        <w:trPr>
          <w:trHeight w:val="319"/>
        </w:trPr>
        <w:tc>
          <w:tcPr>
            <w:tcW w:w="21825" w:type="dxa"/>
            <w:gridSpan w:val="3"/>
            <w:shd w:val="clear" w:color="auto" w:fill="C9DAF8"/>
          </w:tcPr>
          <w:p w:rsidR="0045311B" w:rsidRDefault="00F806FF">
            <w:pPr>
              <w:pStyle w:val="Heading1"/>
              <w:ind w:left="0" w:firstLine="0"/>
              <w:rPr>
                <w:rFonts w:ascii="Arial" w:eastAsia="Arial" w:hAnsi="Arial" w:cs="Arial"/>
                <w:sz w:val="20"/>
                <w:szCs w:val="20"/>
              </w:rPr>
            </w:pPr>
            <w:bookmarkStart w:id="0" w:name="_heading=h.ru1flozbery4" w:colFirst="0" w:colLast="0"/>
            <w:bookmarkStart w:id="1" w:name="_heading=h.dt8yk40i8a6" w:colFirst="0" w:colLast="0"/>
            <w:bookmarkStart w:id="2" w:name="_heading=h.ma8oksxgcod3" w:colFirst="0" w:colLast="0"/>
            <w:bookmarkStart w:id="3" w:name="_heading=h.sc7hu66u33c1" w:colFirst="0" w:colLast="0"/>
            <w:bookmarkStart w:id="4" w:name="_heading=h.p0uhn6f6m6u8" w:colFirst="0" w:colLast="0"/>
            <w:bookmarkEnd w:id="0"/>
            <w:bookmarkEnd w:id="1"/>
            <w:bookmarkEnd w:id="2"/>
            <w:bookmarkEnd w:id="3"/>
            <w:bookmarkEnd w:id="4"/>
            <w:r>
              <w:rPr>
                <w:rFonts w:ascii="Arial" w:eastAsia="Arial" w:hAnsi="Arial" w:cs="Arial"/>
                <w:sz w:val="20"/>
                <w:szCs w:val="20"/>
              </w:rPr>
              <w:t xml:space="preserve">Use Points Payment Failed Email (Service) </w:t>
            </w:r>
          </w:p>
        </w:tc>
      </w:tr>
      <w:tr w:rsidR="0045311B" w:rsidTr="56457879">
        <w:tc>
          <w:tcPr>
            <w:tcW w:w="3000" w:type="dxa"/>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Timing: 24 hours from a PWP issuance failure </w:t>
            </w:r>
          </w:p>
          <w:p w:rsidR="0045311B" w:rsidRDefault="0045311B">
            <w:pPr>
              <w:ind w:left="36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Description: PWP payments via the integrated airline funnel are not confirmed immediately at point of sale, rather they are batch processed generally within 15mins of the booking. Therefore, the PWP payment could fail due to insufficient points balance (i.e. they use their points balance in the 15mins between booking and the payment processed or due to system processing failure on Qantas side.</w:t>
            </w:r>
          </w:p>
          <w:p w:rsidR="0045311B" w:rsidRDefault="0045311B">
            <w:pPr>
              <w:pStyle w:val="Heading1"/>
              <w:keepNext w:val="0"/>
              <w:keepLines w:val="0"/>
              <w:rPr>
                <w:rFonts w:ascii="Arial" w:eastAsia="Arial" w:hAnsi="Arial" w:cs="Arial"/>
                <w:b w:val="0"/>
                <w:sz w:val="20"/>
                <w:szCs w:val="20"/>
              </w:rPr>
            </w:pPr>
            <w:bookmarkStart w:id="5" w:name="_heading=h.3rdcrjn" w:colFirst="0" w:colLast="0"/>
            <w:bookmarkEnd w:id="5"/>
          </w:p>
          <w:p w:rsidR="0045311B" w:rsidRDefault="0045311B">
            <w:pPr>
              <w:pStyle w:val="Heading1"/>
              <w:keepNext w:val="0"/>
              <w:keepLines w:val="0"/>
              <w:rPr>
                <w:rFonts w:ascii="Arial" w:eastAsia="Arial" w:hAnsi="Arial" w:cs="Arial"/>
                <w:b w:val="0"/>
                <w:sz w:val="20"/>
                <w:szCs w:val="20"/>
              </w:rPr>
            </w:pPr>
            <w:bookmarkStart w:id="6" w:name="_heading=h.o6jpgqmz1efh" w:colFirst="0" w:colLast="0"/>
            <w:bookmarkEnd w:id="6"/>
          </w:p>
        </w:tc>
        <w:tc>
          <w:tcPr>
            <w:tcW w:w="14550" w:type="dxa"/>
          </w:tcPr>
          <w:p w:rsidR="0045311B" w:rsidRDefault="00F806FF">
            <w:pPr>
              <w:ind w:left="0" w:firstLine="0"/>
              <w:rPr>
                <w:rFonts w:ascii="Arial" w:eastAsia="Arial" w:hAnsi="Arial" w:cs="Arial"/>
                <w:sz w:val="20"/>
                <w:szCs w:val="20"/>
              </w:rPr>
            </w:pPr>
            <w:bookmarkStart w:id="7" w:name="_heading=h.lnxbz9" w:colFirst="0" w:colLast="0"/>
            <w:bookmarkStart w:id="8" w:name="_heading=h.vtmiz7wnadbm" w:colFirst="0" w:colLast="0"/>
            <w:bookmarkEnd w:id="7"/>
            <w:bookmarkEnd w:id="8"/>
            <w:r>
              <w:rPr>
                <w:noProof/>
              </w:rPr>
              <w:drawing>
                <wp:anchor distT="0" distB="0" distL="0" distR="0" simplePos="0" relativeHeight="251658249" behindDoc="0" locked="0" layoutInCell="1" hidden="0" allowOverlap="1" wp14:anchorId="004D5BBA" wp14:editId="004D5BBB">
                  <wp:simplePos x="0" y="0"/>
                  <wp:positionH relativeFrom="column">
                    <wp:posOffset>-38098</wp:posOffset>
                  </wp:positionH>
                  <wp:positionV relativeFrom="paragraph">
                    <wp:posOffset>132029</wp:posOffset>
                  </wp:positionV>
                  <wp:extent cx="5718175" cy="682625"/>
                  <wp:effectExtent l="0" t="0" r="0" b="0"/>
                  <wp:wrapSquare wrapText="bothSides" distT="0" distB="0" distL="0" distR="0"/>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82625"/>
                          </a:xfrm>
                          <a:prstGeom prst="rect">
                            <a:avLst/>
                          </a:prstGeom>
                          <a:ln/>
                        </pic:spPr>
                      </pic:pic>
                    </a:graphicData>
                  </a:graphic>
                </wp:anchor>
              </w:drawing>
            </w:r>
          </w:p>
          <w:p w:rsidR="0045311B" w:rsidRDefault="0045311B">
            <w:pPr>
              <w:jc w:val="center"/>
              <w:rPr>
                <w:rFonts w:ascii="Arial" w:eastAsia="Arial" w:hAnsi="Arial" w:cs="Arial"/>
                <w:sz w:val="20"/>
                <w:szCs w:val="20"/>
              </w:rPr>
            </w:pPr>
          </w:p>
          <w:p w:rsidR="0045311B" w:rsidRDefault="0045311B">
            <w:pPr>
              <w:ind w:left="0" w:firstLine="0"/>
              <w:rPr>
                <w:rFonts w:ascii="Arial" w:eastAsia="Arial" w:hAnsi="Arial" w:cs="Arial"/>
                <w:sz w:val="20"/>
                <w:szCs w:val="20"/>
              </w:rPr>
            </w:pPr>
            <w:bookmarkStart w:id="9" w:name="_heading=h.bkgfgkux5chs" w:colFirst="0" w:colLast="0"/>
            <w:bookmarkEnd w:id="9"/>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r>
              <w:rPr>
                <w:rFonts w:ascii="Arial" w:eastAsia="Arial" w:hAnsi="Arial" w:cs="Arial"/>
                <w:sz w:val="20"/>
                <w:szCs w:val="20"/>
              </w:rPr>
              <w:br/>
              <w:t xml:space="preserve">We’re writing to let you know that due to a difficulty processing your transaction, we’re unable to issue your travel insurance policy.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Destination:  </w:t>
            </w:r>
            <w:proofErr w:type="gramStart"/>
            <w:r>
              <w:rPr>
                <w:rFonts w:ascii="Arial" w:eastAsia="Arial" w:hAnsi="Arial" w:cs="Arial"/>
                <w:b/>
                <w:sz w:val="20"/>
                <w:szCs w:val="20"/>
              </w:rPr>
              <w:t xml:space="preserve">  </w:t>
            </w:r>
            <w:r>
              <w:rPr>
                <w:rFonts w:ascii="Arial" w:eastAsia="Arial" w:hAnsi="Arial" w:cs="Arial"/>
                <w:sz w:val="20"/>
                <w:szCs w:val="20"/>
              </w:rPr>
              <w:t xml:space="preserve"> {</w:t>
            </w:r>
            <w:proofErr w:type="gramEnd"/>
            <w:r>
              <w:rPr>
                <w:rFonts w:ascii="Arial" w:eastAsia="Arial" w:hAnsi="Arial" w:cs="Arial"/>
                <w:sz w:val="20"/>
                <w:szCs w:val="20"/>
              </w:rPr>
              <w:t>{Departure city}} - {{Destination city}}</w:t>
            </w:r>
          </w:p>
          <w:p w:rsidR="0045311B" w:rsidRDefault="00F806FF">
            <w:pPr>
              <w:ind w:left="0" w:firstLine="0"/>
              <w:rPr>
                <w:rFonts w:ascii="Arial" w:eastAsia="Arial" w:hAnsi="Arial" w:cs="Arial"/>
                <w:sz w:val="20"/>
                <w:szCs w:val="20"/>
              </w:rPr>
            </w:pPr>
            <w:r>
              <w:rPr>
                <w:rFonts w:ascii="Arial" w:eastAsia="Arial" w:hAnsi="Arial" w:cs="Arial"/>
                <w:b/>
                <w:sz w:val="20"/>
                <w:szCs w:val="20"/>
              </w:rPr>
              <w:t>Policy dates:</w:t>
            </w:r>
            <w:proofErr w:type="gramStart"/>
            <w:r>
              <w:rPr>
                <w:rFonts w:ascii="Arial" w:eastAsia="Arial" w:hAnsi="Arial" w:cs="Arial"/>
                <w:b/>
                <w:sz w:val="20"/>
                <w:szCs w:val="20"/>
              </w:rPr>
              <w:t xml:space="preserve">   </w:t>
            </w:r>
            <w:r>
              <w:rPr>
                <w:rFonts w:ascii="Arial" w:eastAsia="Arial" w:hAnsi="Arial" w:cs="Arial"/>
                <w:sz w:val="20"/>
                <w:szCs w:val="20"/>
              </w:rPr>
              <w:t>{</w:t>
            </w:r>
            <w:proofErr w:type="gramEnd"/>
            <w:r>
              <w:rPr>
                <w:rFonts w:ascii="Arial" w:eastAsia="Arial" w:hAnsi="Arial" w:cs="Arial"/>
                <w:sz w:val="20"/>
                <w:szCs w:val="20"/>
              </w:rPr>
              <w:t>{Departure Date}} - {{Return Date}}</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ensure you have cover during your trip, we suggest you use the following link or call </w:t>
            </w:r>
            <w:hyperlink r:id="rId13">
              <w:r>
                <w:rPr>
                  <w:rFonts w:ascii="Arial" w:eastAsia="Arial" w:hAnsi="Arial" w:cs="Arial"/>
                  <w:color w:val="E40000"/>
                  <w:sz w:val="20"/>
                  <w:szCs w:val="20"/>
                  <w:u w:val="single"/>
                </w:rPr>
                <w:t>13 49 60</w:t>
              </w:r>
            </w:hyperlink>
            <w:r>
              <w:rPr>
                <w:rFonts w:ascii="Arial" w:eastAsia="Arial" w:hAnsi="Arial" w:cs="Arial"/>
                <w:sz w:val="20"/>
                <w:szCs w:val="20"/>
              </w:rPr>
              <w:t xml:space="preserve"> to purchase travel insurance using your debit or credit card.</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color w:val="FF0000"/>
                <w:sz w:val="20"/>
                <w:szCs w:val="20"/>
              </w:rPr>
            </w:pPr>
            <w:r>
              <w:rPr>
                <w:rFonts w:ascii="Arial" w:eastAsia="Arial" w:hAnsi="Arial" w:cs="Arial"/>
                <w:sz w:val="20"/>
                <w:szCs w:val="20"/>
              </w:rPr>
              <w:t xml:space="preserve">CTA button: </w:t>
            </w:r>
            <w:hyperlink r:id="rId14">
              <w:r>
                <w:rPr>
                  <w:rFonts w:ascii="Arial" w:eastAsia="Arial" w:hAnsi="Arial" w:cs="Arial"/>
                  <w:color w:val="1155CC"/>
                  <w:sz w:val="20"/>
                  <w:szCs w:val="20"/>
                  <w:u w:val="single"/>
                </w:rPr>
                <w:t>{{Buy Policy Now}}</w:t>
              </w:r>
            </w:hyperlink>
            <w:r>
              <w:rPr>
                <w:rFonts w:ascii="Arial" w:eastAsia="Arial" w:hAnsi="Arial" w:cs="Arial"/>
                <w:color w:val="FF0000"/>
                <w:sz w:val="20"/>
                <w:szCs w:val="20"/>
              </w:rPr>
              <w:t xml:space="preserve"> {{Call 13 49 60}}</w:t>
            </w:r>
          </w:p>
          <w:p w:rsidR="0045311B" w:rsidRDefault="0045311B">
            <w:pPr>
              <w:ind w:left="0" w:firstLine="0"/>
              <w:rPr>
                <w:rFonts w:ascii="Arial" w:eastAsia="Arial" w:hAnsi="Arial" w:cs="Arial"/>
                <w:color w:val="FF0000"/>
                <w:sz w:val="20"/>
                <w:szCs w:val="20"/>
              </w:rPr>
            </w:pPr>
          </w:p>
          <w:p w:rsidR="0045311B" w:rsidRDefault="00F806FF">
            <w:pPr>
              <w:jc w:val="center"/>
              <w:rPr>
                <w:rFonts w:ascii="Arial" w:eastAsia="Arial" w:hAnsi="Arial" w:cs="Arial"/>
                <w:color w:val="FF0000"/>
                <w:sz w:val="20"/>
                <w:szCs w:val="20"/>
              </w:rPr>
            </w:pPr>
            <w:r>
              <w:rPr>
                <w:rFonts w:ascii="Arial" w:eastAsia="Arial" w:hAnsi="Arial" w:cs="Arial"/>
                <w:i/>
                <w:sz w:val="20"/>
                <w:szCs w:val="20"/>
              </w:rPr>
              <w:t>This is an auto generated email, please do not reply.</w:t>
            </w:r>
          </w:p>
          <w:p w:rsidR="0045311B" w:rsidRDefault="0045311B">
            <w:pPr>
              <w:ind w:left="0" w:firstLine="0"/>
              <w:rPr>
                <w:rFonts w:ascii="Arial" w:eastAsia="Arial" w:hAnsi="Arial" w:cs="Arial"/>
                <w:color w:val="FF0000"/>
                <w:sz w:val="20"/>
                <w:szCs w:val="20"/>
              </w:rPr>
            </w:pPr>
          </w:p>
          <w:p w:rsidR="0045311B" w:rsidRDefault="00F806FF">
            <w:pPr>
              <w:spacing w:line="276" w:lineRule="auto"/>
              <w:ind w:left="0" w:firstLine="0"/>
              <w:rPr>
                <w:rFonts w:ascii="Arial" w:eastAsia="Arial" w:hAnsi="Arial" w:cs="Arial"/>
                <w:color w:val="434343"/>
                <w:sz w:val="20"/>
                <w:szCs w:val="20"/>
                <w:highlight w:val="yellow"/>
              </w:rPr>
            </w:pPr>
            <w:r w:rsidRPr="2AEEA772">
              <w:rPr>
                <w:rFonts w:ascii="Arial" w:eastAsia="Arial" w:hAnsi="Arial" w:cs="Arial"/>
                <w:color w:val="434343"/>
                <w:sz w:val="20"/>
                <w:szCs w:val="20"/>
                <w:highlight w:val="yellow"/>
              </w:rPr>
              <w:t>Qantas Travel Insurance is issued by Zurich Australian Insurance Limited, ABN 13 000 296 640, AFSL 232507 (“ZAIL”). Qantas Airways Limited</w:t>
            </w:r>
            <w:ins w:id="10" w:author="Raphaella Han" w:date="2025-11-26T01:45:00Z">
              <w:r w:rsidR="48AAB2AD" w:rsidRPr="2AEEA772">
                <w:rPr>
                  <w:rFonts w:ascii="Arial" w:eastAsia="Arial" w:hAnsi="Arial" w:cs="Arial"/>
                  <w:color w:val="434343"/>
                  <w:sz w:val="20"/>
                  <w:szCs w:val="20"/>
                  <w:highlight w:val="yellow"/>
                </w:rPr>
                <w:t>,</w:t>
              </w:r>
            </w:ins>
            <w:ins w:id="11" w:author="Eakins, Nicola" w:date="2025-10-02T04:13:00Z">
              <w:r w:rsidR="1FA524F5" w:rsidRPr="7A9F947B">
                <w:rPr>
                  <w:rFonts w:ascii="Arial" w:eastAsia="Arial" w:hAnsi="Arial" w:cs="Arial"/>
                  <w:color w:val="434343"/>
                  <w:sz w:val="20"/>
                  <w:szCs w:val="20"/>
                  <w:highlight w:val="yellow"/>
                </w:rPr>
                <w:t xml:space="preserve"> ABN 16 009 661 901 (“Qantas”)</w:t>
              </w:r>
            </w:ins>
            <w:ins w:id="12" w:author="Raphaella Han" w:date="2025-11-26T01:45:00Z">
              <w:r w:rsidR="00B8ADF7" w:rsidRPr="7A9F947B">
                <w:rPr>
                  <w:rFonts w:ascii="Arial" w:eastAsia="Arial" w:hAnsi="Arial" w:cs="Arial"/>
                  <w:color w:val="434343"/>
                  <w:sz w:val="20"/>
                  <w:szCs w:val="20"/>
                  <w:highlight w:val="yellow"/>
                </w:rPr>
                <w:t>,</w:t>
              </w:r>
            </w:ins>
            <w:r w:rsidRPr="2AEEA772">
              <w:rPr>
                <w:rFonts w:ascii="Arial" w:eastAsia="Arial" w:hAnsi="Arial" w:cs="Arial"/>
                <w:color w:val="434343"/>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color w:val="434343"/>
                <w:sz w:val="20"/>
                <w:szCs w:val="20"/>
                <w:highlight w:val="yellow"/>
              </w:rPr>
              <w:t>taking into account</w:t>
            </w:r>
            <w:proofErr w:type="gramEnd"/>
            <w:r w:rsidRPr="2AEEA772">
              <w:rPr>
                <w:rFonts w:ascii="Arial" w:eastAsia="Arial" w:hAnsi="Arial" w:cs="Arial"/>
                <w:color w:val="434343"/>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15">
              <w:r w:rsidRPr="2AEEA772">
                <w:rPr>
                  <w:rFonts w:ascii="Arial" w:eastAsia="Arial" w:hAnsi="Arial" w:cs="Arial"/>
                  <w:color w:val="EE0000"/>
                  <w:sz w:val="20"/>
                  <w:szCs w:val="20"/>
                  <w:highlight w:val="yellow"/>
                  <w:u w:val="single"/>
                </w:rPr>
                <w:t>Product Disclosure Statement (PDS)</w:t>
              </w:r>
            </w:hyperlink>
            <w:r w:rsidRPr="2AEEA772">
              <w:rPr>
                <w:rFonts w:ascii="Arial" w:eastAsia="Arial" w:hAnsi="Arial" w:cs="Arial"/>
                <w:color w:val="434343"/>
                <w:sz w:val="20"/>
                <w:szCs w:val="20"/>
                <w:highlight w:val="yellow"/>
              </w:rPr>
              <w:t xml:space="preserve">, </w:t>
            </w:r>
            <w:hyperlink r:id="rId16">
              <w:r w:rsidRPr="2AEEA772">
                <w:rPr>
                  <w:rFonts w:ascii="Arial" w:eastAsia="Arial" w:hAnsi="Arial" w:cs="Arial"/>
                  <w:color w:val="EE0000"/>
                  <w:sz w:val="20"/>
                  <w:szCs w:val="20"/>
                  <w:highlight w:val="yellow"/>
                  <w:u w:val="single"/>
                </w:rPr>
                <w:t>Target Market Determination (TMD)</w:t>
              </w:r>
            </w:hyperlink>
            <w:r w:rsidRPr="2AEEA772">
              <w:rPr>
                <w:rFonts w:ascii="Arial" w:eastAsia="Arial" w:hAnsi="Arial" w:cs="Arial"/>
                <w:color w:val="434343"/>
                <w:sz w:val="20"/>
                <w:szCs w:val="20"/>
                <w:highlight w:val="yellow"/>
              </w:rPr>
              <w:t xml:space="preserve"> and </w:t>
            </w:r>
            <w:hyperlink r:id="rId17">
              <w:r w:rsidRPr="2AEEA772">
                <w:rPr>
                  <w:rFonts w:ascii="Arial" w:eastAsia="Arial" w:hAnsi="Arial" w:cs="Arial"/>
                  <w:color w:val="EE0000"/>
                  <w:sz w:val="20"/>
                  <w:szCs w:val="20"/>
                  <w:highlight w:val="yellow"/>
                  <w:u w:val="single"/>
                </w:rPr>
                <w:t>Financial Services Guide (FSG)</w:t>
              </w:r>
            </w:hyperlink>
            <w:r w:rsidRPr="2AEEA772">
              <w:rPr>
                <w:rFonts w:ascii="Arial" w:eastAsia="Arial" w:hAnsi="Arial" w:cs="Arial"/>
                <w:color w:val="434343"/>
                <w:sz w:val="20"/>
                <w:szCs w:val="20"/>
                <w:highlight w:val="yellow"/>
              </w:rPr>
              <w:t>.</w:t>
            </w:r>
            <w:ins w:id="13" w:author="Eakins, Nicola" w:date="2025-11-13T18:19:00Z" w16du:dateUtc="2025-11-13T07:19:00Z">
              <w:r w:rsidR="00520990" w:rsidRPr="7A9F947B">
                <w:rPr>
                  <w:rFonts w:ascii="Arial" w:eastAsia="Arial" w:hAnsi="Arial" w:cs="Arial"/>
                  <w:color w:val="D13438"/>
                  <w:sz w:val="20"/>
                  <w:szCs w:val="20"/>
                  <w:u w:val="single"/>
                </w:rPr>
                <w:t xml:space="preserve"> </w:t>
              </w:r>
              <w:r w:rsidR="00520990" w:rsidRPr="7A9F947B">
                <w:rPr>
                  <w:rFonts w:ascii="Arial" w:eastAsia="Arial" w:hAnsi="Arial" w:cs="Arial"/>
                  <w:color w:val="434343"/>
                  <w:sz w:val="20"/>
                  <w:szCs w:val="20"/>
                  <w:highlight w:val="yellow"/>
                  <w:u w:val="single"/>
                </w:rPr>
                <w:t>ZAIL engages affiliated entities within the Zurich Insurance Group to provide services in support of this insurance as permitted by applicable laws.</w:t>
              </w:r>
            </w:ins>
            <w:r w:rsidRPr="2AEEA772">
              <w:rPr>
                <w:rFonts w:ascii="Arial" w:eastAsia="Arial" w:hAnsi="Arial" w:cs="Arial"/>
                <w:color w:val="434343"/>
                <w:sz w:val="20"/>
                <w:szCs w:val="20"/>
                <w:highlight w:val="yellow"/>
              </w:rPr>
              <w:t xml:space="preserve"> </w:t>
            </w:r>
          </w:p>
          <w:p w:rsidR="0045311B" w:rsidRDefault="0045311B">
            <w:pPr>
              <w:spacing w:line="276" w:lineRule="auto"/>
              <w:ind w:left="0" w:firstLine="0"/>
              <w:rPr>
                <w:rFonts w:ascii="Arial" w:eastAsia="Arial" w:hAnsi="Arial" w:cs="Arial"/>
                <w:color w:val="434343"/>
                <w:sz w:val="20"/>
                <w:szCs w:val="20"/>
                <w:highlight w:val="yellow"/>
              </w:rPr>
            </w:pPr>
          </w:p>
          <w:p w:rsidR="0045311B" w:rsidRDefault="00F806FF">
            <w:pPr>
              <w:spacing w:line="276" w:lineRule="auto"/>
              <w:ind w:left="0" w:firstLine="0"/>
              <w:rPr>
                <w:rFonts w:ascii="Arial" w:eastAsia="Arial" w:hAnsi="Arial" w:cs="Arial"/>
                <w:color w:val="434343"/>
                <w:sz w:val="20"/>
                <w:szCs w:val="20"/>
                <w:highlight w:val="yellow"/>
              </w:rPr>
            </w:pPr>
            <w:r w:rsidRPr="2AEEA772">
              <w:rPr>
                <w:rFonts w:ascii="Arial" w:eastAsia="Arial" w:hAnsi="Arial" w:cs="Arial"/>
                <w:color w:val="434343"/>
                <w:sz w:val="20"/>
                <w:szCs w:val="20"/>
                <w:highlight w:val="yellow"/>
              </w:rPr>
              <w:t xml:space="preserve">Sent by </w:t>
            </w:r>
            <w:ins w:id="14" w:author="Eakins, Nicola" w:date="2025-11-13T18:19:00Z" w16du:dateUtc="2025-11-13T07:19:00Z">
              <w:r w:rsidR="00153241">
                <w:rPr>
                  <w:rFonts w:ascii="Arial" w:eastAsia="Arial" w:hAnsi="Arial" w:cs="Arial"/>
                  <w:color w:val="434343"/>
                  <w:sz w:val="20"/>
                  <w:szCs w:val="20"/>
                  <w:highlight w:val="yellow"/>
                </w:rPr>
                <w:t>ZAIL</w:t>
              </w:r>
            </w:ins>
            <w:del w:id="15" w:author="Eakins, Nicola" w:date="2025-11-13T18:19:00Z" w16du:dateUtc="2025-11-13T07:19:00Z">
              <w:r w:rsidRPr="2AEEA772" w:rsidDel="00153241">
                <w:rPr>
                  <w:rFonts w:ascii="Arial" w:eastAsia="Arial" w:hAnsi="Arial" w:cs="Arial"/>
                  <w:color w:val="434343"/>
                  <w:sz w:val="20"/>
                  <w:szCs w:val="20"/>
                  <w:highlight w:val="yellow"/>
                </w:rPr>
                <w:delText>Zurich Australian Insurance Limited, ABN 13 000 296 640</w:delText>
              </w:r>
            </w:del>
            <w:r w:rsidRPr="2AEEA772">
              <w:rPr>
                <w:rFonts w:ascii="Arial" w:eastAsia="Arial" w:hAnsi="Arial" w:cs="Arial"/>
                <w:color w:val="434343"/>
                <w:sz w:val="20"/>
                <w:szCs w:val="20"/>
                <w:highlight w:val="yellow"/>
              </w:rPr>
              <w:t xml:space="preserve">, 118 Mount Street, North Sydney, NSW 2060, on behalf of Qantas </w:t>
            </w:r>
            <w:del w:id="16" w:author="Eakins, Nicola" w:date="2025-10-02T04:16:00Z">
              <w:r w:rsidRPr="2AEEA772" w:rsidDel="00F806FF">
                <w:rPr>
                  <w:rFonts w:ascii="Arial" w:eastAsia="Arial" w:hAnsi="Arial" w:cs="Arial"/>
                  <w:color w:val="434343"/>
                  <w:sz w:val="20"/>
                  <w:szCs w:val="20"/>
                  <w:highlight w:val="yellow"/>
                </w:rPr>
                <w:delText>Airways Limited (ABN 16 009 661 901),</w:delText>
              </w:r>
            </w:del>
            <w:r w:rsidRPr="2AEEA772">
              <w:rPr>
                <w:rFonts w:ascii="Arial" w:eastAsia="Arial" w:hAnsi="Arial" w:cs="Arial"/>
                <w:color w:val="434343"/>
                <w:sz w:val="20"/>
                <w:szCs w:val="20"/>
                <w:highlight w:val="yellow"/>
              </w:rPr>
              <w:t xml:space="preserve"> Australian headquarters: 10 Bourke Road, Mascot, NSW 2020.</w:t>
            </w:r>
          </w:p>
          <w:p w:rsidR="0045311B" w:rsidRDefault="0045311B">
            <w:pPr>
              <w:rPr>
                <w:rFonts w:ascii="Arial" w:eastAsia="Arial" w:hAnsi="Arial" w:cs="Arial"/>
                <w:sz w:val="20"/>
                <w:szCs w:val="20"/>
              </w:rPr>
            </w:pPr>
          </w:p>
        </w:tc>
        <w:tc>
          <w:tcPr>
            <w:tcW w:w="4275" w:type="dxa"/>
          </w:tcPr>
          <w:p w:rsidR="0045311B" w:rsidRDefault="0045311B">
            <w:pPr>
              <w:rPr>
                <w:rFonts w:ascii="Calibri" w:eastAsia="Calibri" w:hAnsi="Calibri" w:cs="Calibri"/>
                <w:color w:val="7030A0"/>
              </w:rPr>
            </w:pPr>
          </w:p>
        </w:tc>
      </w:tr>
    </w:tbl>
    <w:p w:rsidR="0045311B" w:rsidRDefault="0045311B"/>
    <w:sectPr w:rsidR="0045311B">
      <w:footerReference w:type="default" r:id="rId18"/>
      <w:pgSz w:w="23811" w:h="16838"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45C" w:rsidRDefault="00A1445C">
      <w:r>
        <w:separator/>
      </w:r>
    </w:p>
  </w:endnote>
  <w:endnote w:type="continuationSeparator" w:id="0">
    <w:p w:rsidR="00A1445C" w:rsidRDefault="00A1445C">
      <w:r>
        <w:continuationSeparator/>
      </w:r>
    </w:p>
  </w:endnote>
  <w:endnote w:type="continuationNotice" w:id="1">
    <w:p w:rsidR="00A1445C" w:rsidRDefault="00A14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9FFF39E3-EBBA-478F-9C4E-08130871844C}"/>
  </w:font>
  <w:font w:name="Cambria">
    <w:panose1 w:val="02040503050406030204"/>
    <w:charset w:val="00"/>
    <w:family w:val="roman"/>
    <w:pitch w:val="variable"/>
    <w:sig w:usb0="E00006FF" w:usb1="420024FF" w:usb2="02000000" w:usb3="00000000" w:csb0="0000019F" w:csb1="00000000"/>
    <w:embedRegular r:id="rId2" w:fontKey="{8CB0E799-9F9D-48B0-AF53-53B7D4164C75}"/>
    <w:embedBold r:id="rId3" w:fontKey="{B93E6985-EE12-4B41-83A6-57D7D96AD3EC}"/>
  </w:font>
  <w:font w:name="Georgia">
    <w:panose1 w:val="02040502050405020303"/>
    <w:charset w:val="00"/>
    <w:family w:val="roman"/>
    <w:pitch w:val="variable"/>
    <w:sig w:usb0="00000287" w:usb1="00000000" w:usb2="00000000" w:usb3="00000000" w:csb0="0000009F" w:csb1="00000000"/>
    <w:embedRegular r:id="rId4" w:fontKey="{5D7CDFFA-D17D-47C2-A99A-11A52FA69CB6}"/>
    <w:embedItalic r:id="rId5" w:fontKey="{F59AFAE1-0826-4279-87D4-02D8E3BDB0F4}"/>
  </w:font>
  <w:font w:name="Calibri">
    <w:panose1 w:val="020F0502020204030204"/>
    <w:charset w:val="00"/>
    <w:family w:val="swiss"/>
    <w:pitch w:val="variable"/>
    <w:sig w:usb0="E4002EFF" w:usb1="C000247B" w:usb2="00000009" w:usb3="00000000" w:csb0="000001FF" w:csb1="00000000"/>
    <w:embedRegular r:id="rId6" w:fontKey="{2960830F-8940-4A60-A9E9-D5FFC9A808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45C" w:rsidRDefault="00A1445C">
      <w:r>
        <w:separator/>
      </w:r>
    </w:p>
  </w:footnote>
  <w:footnote w:type="continuationSeparator" w:id="0">
    <w:p w:rsidR="00A1445C" w:rsidRDefault="00A1445C">
      <w:r>
        <w:continuationSeparator/>
      </w:r>
    </w:p>
  </w:footnote>
  <w:footnote w:type="continuationNotice" w:id="1">
    <w:p w:rsidR="00A1445C" w:rsidRDefault="00A1445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la Han">
    <w15:presenceInfo w15:providerId="AD" w15:userId="S::raphaella.han@qantas.com.au::5e333e18-4d7b-411b-afc3-556763b41258"/>
  </w15:person>
  <w15:person w15:author="Eakins, Nicola">
    <w15:presenceInfo w15:providerId="AD" w15:userId="S::nicola.eakins_travelguard.com#ext#@qantas.onmicrosoft.com::3f3446c6-fd1e-4a5d-9782-5fbbe0f4d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6C18"/>
    <w:rsid w:val="00131DD1"/>
    <w:rsid w:val="00153241"/>
    <w:rsid w:val="001678FD"/>
    <w:rsid w:val="00177D5A"/>
    <w:rsid w:val="001D23B9"/>
    <w:rsid w:val="001F484C"/>
    <w:rsid w:val="00205FCE"/>
    <w:rsid w:val="00224BD0"/>
    <w:rsid w:val="00277942"/>
    <w:rsid w:val="002B0C06"/>
    <w:rsid w:val="002E7827"/>
    <w:rsid w:val="00307631"/>
    <w:rsid w:val="00317F97"/>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E52DC"/>
    <w:rsid w:val="004F2E6F"/>
    <w:rsid w:val="00507DE1"/>
    <w:rsid w:val="00520990"/>
    <w:rsid w:val="00541CC1"/>
    <w:rsid w:val="005429F6"/>
    <w:rsid w:val="0056786E"/>
    <w:rsid w:val="00567C38"/>
    <w:rsid w:val="0058416D"/>
    <w:rsid w:val="00596207"/>
    <w:rsid w:val="005A12EE"/>
    <w:rsid w:val="005A2705"/>
    <w:rsid w:val="005B4D5C"/>
    <w:rsid w:val="005C0894"/>
    <w:rsid w:val="005E168F"/>
    <w:rsid w:val="005E246F"/>
    <w:rsid w:val="00622D3B"/>
    <w:rsid w:val="00627726"/>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56BC7"/>
    <w:rsid w:val="00875950"/>
    <w:rsid w:val="00887DCC"/>
    <w:rsid w:val="008A7549"/>
    <w:rsid w:val="008D1D5C"/>
    <w:rsid w:val="00916D68"/>
    <w:rsid w:val="0098630C"/>
    <w:rsid w:val="009C7D90"/>
    <w:rsid w:val="009D7DE6"/>
    <w:rsid w:val="00A1445C"/>
    <w:rsid w:val="00A23B9B"/>
    <w:rsid w:val="00A24DA0"/>
    <w:rsid w:val="00A35F7F"/>
    <w:rsid w:val="00A743A7"/>
    <w:rsid w:val="00A82709"/>
    <w:rsid w:val="00AC42B3"/>
    <w:rsid w:val="00AC4851"/>
    <w:rsid w:val="00AE2E22"/>
    <w:rsid w:val="00AF0CE5"/>
    <w:rsid w:val="00B1463A"/>
    <w:rsid w:val="00B17B6B"/>
    <w:rsid w:val="00B35AD8"/>
    <w:rsid w:val="00B64488"/>
    <w:rsid w:val="00B74336"/>
    <w:rsid w:val="00B8726F"/>
    <w:rsid w:val="00B8ADF7"/>
    <w:rsid w:val="00BA74F6"/>
    <w:rsid w:val="00BC1169"/>
    <w:rsid w:val="00BD0D7E"/>
    <w:rsid w:val="00BD1AC2"/>
    <w:rsid w:val="00BD2DD7"/>
    <w:rsid w:val="00BE1C83"/>
    <w:rsid w:val="00BF39DD"/>
    <w:rsid w:val="00C1227D"/>
    <w:rsid w:val="00C17C17"/>
    <w:rsid w:val="00C20B83"/>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tel:13496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insurance.qantas.com/policy-documents/travel-insurance" TargetMode="External"/><Relationship Id="rId2" Type="http://schemas.openxmlformats.org/officeDocument/2006/relationships/customXml" Target="../customXml/item2.xml"/><Relationship Id="rId16" Type="http://schemas.openxmlformats.org/officeDocument/2006/relationships/hyperlink" Target="https://insurance.qantas.com/policy-documents/travel-insurance"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insurance.qantas.com/policy-documents/travel-insuranc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ravel.insurance.qantas.com/" TargetMode="External"/><Relationship Id="rId22"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Props1.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2.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3.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2065</Characters>
  <Application>Microsoft Office Word</Application>
  <DocSecurity>0</DocSecurity>
  <Lines>17</Lines>
  <Paragraphs>4</Paragraphs>
  <ScaleCrop>false</ScaleCrop>
  <Company>AIG</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1</cp:revision>
  <dcterms:created xsi:type="dcterms:W3CDTF">2026-01-20T19:54:00Z</dcterms:created>
  <dcterms:modified xsi:type="dcterms:W3CDTF">2026-01-20T19:54:00Z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