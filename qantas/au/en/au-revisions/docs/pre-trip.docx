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5311B" w:rsidRDefault="0045311B">
      <w:pPr>
        <w:widowControl w:val="0"/>
        <w:tabs>
          <w:tab w:val="right" w:pos="12000"/>
        </w:tabs>
        <w:spacing w:before="60"/>
        <w:rPr>
          <w:b/>
          <w:color w:val="000000"/>
          <w:sz w:val="22"/>
          <w:szCs w:val="22"/>
        </w:rPr>
      </w:pPr>
    </w:p>
    <w:p w:rsidR="0045311B" w:rsidRDefault="0045311B"/>
    <w:tbl>
      <w:tblPr>
        <w:tblStyle w:val="affffffffffffffff6"/>
        <w:tblW w:w="21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14550"/>
        <w:gridCol w:w="4275"/>
      </w:tblGrid>
      <w:tr w:rsidR="0045311B" w:rsidTr="56457879">
        <w:trPr>
          <w:trHeight w:val="447"/>
        </w:trPr>
        <w:tc>
          <w:tcPr>
            <w:tcW w:w="3000"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Details</w:t>
            </w:r>
          </w:p>
        </w:tc>
        <w:tc>
          <w:tcPr>
            <w:tcW w:w="14550"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Copy</w:t>
            </w:r>
          </w:p>
        </w:tc>
        <w:tc>
          <w:tcPr>
            <w:tcW w:w="4275" w:type="dxa"/>
            <w:shd w:val="clear" w:color="auto" w:fill="434343"/>
            <w:tcMar>
              <w:top w:w="100" w:type="dxa"/>
              <w:left w:w="100" w:type="dxa"/>
              <w:bottom w:w="100" w:type="dxa"/>
              <w:right w:w="100" w:type="dxa"/>
            </w:tcMar>
          </w:tcPr>
          <w:p w:rsidR="0045311B" w:rsidRDefault="00F806FF">
            <w:pPr>
              <w:widowControl w:val="0"/>
              <w:ind w:left="0" w:firstLine="0"/>
              <w:rPr>
                <w:rFonts w:ascii="Arial" w:eastAsia="Arial" w:hAnsi="Arial" w:cs="Arial"/>
                <w:b/>
                <w:color w:val="FFFFFF"/>
              </w:rPr>
            </w:pPr>
            <w:r>
              <w:rPr>
                <w:rFonts w:ascii="Arial" w:eastAsia="Arial" w:hAnsi="Arial" w:cs="Arial"/>
                <w:b/>
                <w:color w:val="FFFFFF"/>
              </w:rPr>
              <w:t>Notes</w:t>
            </w:r>
          </w:p>
        </w:tc>
      </w:tr>
      <w:tr w:rsidR="0045311B" w:rsidTr="56457879">
        <w:trPr>
          <w:trHeight w:val="435"/>
        </w:trPr>
        <w:tc>
          <w:tcPr>
            <w:tcW w:w="21825" w:type="dxa"/>
            <w:gridSpan w:val="3"/>
            <w:tcBorders>
              <w:top w:val="single" w:sz="8" w:space="0" w:color="666666"/>
            </w:tcBorders>
            <w:shd w:val="clear" w:color="auto" w:fill="C9DAF8"/>
          </w:tcPr>
          <w:p w:rsidR="0045311B" w:rsidRDefault="00F806FF">
            <w:pPr>
              <w:pStyle w:val="Heading1"/>
              <w:ind w:left="0" w:firstLine="0"/>
              <w:rPr>
                <w:rFonts w:ascii="Arial" w:eastAsia="Arial" w:hAnsi="Arial" w:cs="Arial"/>
                <w:sz w:val="20"/>
                <w:szCs w:val="20"/>
              </w:rPr>
            </w:pPr>
            <w:bookmarkStart w:id="0" w:name="_heading=h.ru1flozbery4" w:colFirst="0" w:colLast="0"/>
            <w:bookmarkStart w:id="1" w:name="_heading=h.dt8yk40i8a6" w:colFirst="0" w:colLast="0"/>
            <w:bookmarkStart w:id="2" w:name="_heading=h.ma8oksxgcod3" w:colFirst="0" w:colLast="0"/>
            <w:bookmarkEnd w:id="0"/>
            <w:bookmarkEnd w:id="1"/>
            <w:bookmarkEnd w:id="2"/>
            <w:r>
              <w:rPr>
                <w:rFonts w:ascii="Arial" w:eastAsia="Arial" w:hAnsi="Arial" w:cs="Arial"/>
                <w:sz w:val="20"/>
                <w:szCs w:val="20"/>
              </w:rPr>
              <w:t>Pre-departure Email (Service)</w:t>
            </w:r>
          </w:p>
        </w:tc>
      </w:tr>
      <w:tr w:rsidR="0045311B" w:rsidTr="56457879">
        <w:trPr>
          <w:trHeight w:val="599"/>
        </w:trPr>
        <w:tc>
          <w:tcPr>
            <w:tcW w:w="3000" w:type="dxa"/>
          </w:tcPr>
          <w:p w:rsidR="0045311B" w:rsidRDefault="00F806FF">
            <w:pPr>
              <w:ind w:left="0" w:firstLine="0"/>
              <w:rPr>
                <w:rFonts w:ascii="Arial" w:eastAsia="Arial" w:hAnsi="Arial" w:cs="Arial"/>
                <w:sz w:val="20"/>
                <w:szCs w:val="20"/>
              </w:rPr>
            </w:pPr>
            <w:r>
              <w:rPr>
                <w:rFonts w:ascii="Arial" w:eastAsia="Arial" w:hAnsi="Arial" w:cs="Arial"/>
                <w:b/>
                <w:sz w:val="20"/>
                <w:szCs w:val="20"/>
              </w:rPr>
              <w:t>ZAIL owned / managed</w:t>
            </w:r>
          </w:p>
          <w:p w:rsidR="0045311B" w:rsidRDefault="0045311B">
            <w:pPr>
              <w:rPr>
                <w:rFonts w:ascii="Arial" w:eastAsia="Arial" w:hAnsi="Arial" w:cs="Arial"/>
                <w:b/>
                <w:sz w:val="20"/>
                <w:szCs w:val="20"/>
              </w:rPr>
            </w:pPr>
          </w:p>
          <w:p w:rsidR="0045311B" w:rsidRDefault="00F806FF">
            <w:pPr>
              <w:ind w:left="0" w:firstLine="0"/>
              <w:rPr>
                <w:rFonts w:ascii="Arial" w:eastAsia="Arial" w:hAnsi="Arial" w:cs="Arial"/>
                <w:sz w:val="20"/>
                <w:szCs w:val="20"/>
              </w:rPr>
            </w:pPr>
            <w:r>
              <w:rPr>
                <w:rFonts w:ascii="Arial" w:eastAsia="Arial" w:hAnsi="Arial" w:cs="Arial"/>
                <w:b/>
                <w:sz w:val="20"/>
                <w:szCs w:val="20"/>
              </w:rPr>
              <w:t xml:space="preserve">Timing: </w:t>
            </w:r>
            <w:r>
              <w:rPr>
                <w:rFonts w:ascii="Arial" w:eastAsia="Arial" w:hAnsi="Arial" w:cs="Arial"/>
                <w:sz w:val="20"/>
                <w:szCs w:val="20"/>
              </w:rPr>
              <w:t>Sent 5 days before trip departure date (policy start date for AMT)</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b/>
                <w:sz w:val="20"/>
                <w:szCs w:val="20"/>
              </w:rPr>
              <w:t xml:space="preserve">Description: </w:t>
            </w:r>
            <w:r>
              <w:rPr>
                <w:rFonts w:ascii="Arial" w:eastAsia="Arial" w:hAnsi="Arial" w:cs="Arial"/>
                <w:sz w:val="20"/>
                <w:szCs w:val="20"/>
              </w:rPr>
              <w:t>Service email sent to those with an existing travel insurance policy with us. It may contain content such as tips, government restrictions and reminders, information about amending and cancelling policy.</w:t>
            </w:r>
          </w:p>
          <w:p w:rsidR="0045311B" w:rsidRDefault="0045311B">
            <w:pPr>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No unsubscribe function provided.</w:t>
            </w:r>
          </w:p>
          <w:p w:rsidR="0045311B" w:rsidRDefault="0045311B">
            <w:pPr>
              <w:widowControl w:val="0"/>
              <w:ind w:left="0" w:firstLine="0"/>
              <w:rPr>
                <w:rFonts w:ascii="Arial" w:eastAsia="Arial" w:hAnsi="Arial" w:cs="Arial"/>
                <w:sz w:val="20"/>
                <w:szCs w:val="20"/>
              </w:rPr>
            </w:pPr>
          </w:p>
        </w:tc>
        <w:tc>
          <w:tcPr>
            <w:tcW w:w="14550" w:type="dxa"/>
          </w:tcPr>
          <w:p w:rsidR="0045311B" w:rsidRDefault="0045311B">
            <w:pPr>
              <w:ind w:left="0" w:firstLine="0"/>
              <w:rPr>
                <w:rFonts w:ascii="Arial" w:eastAsia="Arial" w:hAnsi="Arial" w:cs="Arial"/>
                <w:sz w:val="20"/>
                <w:szCs w:val="20"/>
              </w:rPr>
            </w:pPr>
          </w:p>
          <w:p w:rsidR="0045311B" w:rsidRDefault="00F806FF">
            <w:pPr>
              <w:ind w:left="360" w:firstLine="0"/>
              <w:rPr>
                <w:rFonts w:ascii="Arial" w:eastAsia="Arial" w:hAnsi="Arial" w:cs="Arial"/>
                <w:sz w:val="20"/>
                <w:szCs w:val="20"/>
              </w:rPr>
            </w:pPr>
            <w:r>
              <w:rPr>
                <w:noProof/>
              </w:rPr>
              <w:drawing>
                <wp:anchor distT="0" distB="0" distL="0" distR="0" simplePos="0" relativeHeight="251658246" behindDoc="0" locked="0" layoutInCell="1" hidden="0" allowOverlap="1" wp14:anchorId="004D5BB4" wp14:editId="004D5BB5">
                  <wp:simplePos x="0" y="0"/>
                  <wp:positionH relativeFrom="column">
                    <wp:posOffset>34925</wp:posOffset>
                  </wp:positionH>
                  <wp:positionV relativeFrom="paragraph">
                    <wp:posOffset>122503</wp:posOffset>
                  </wp:positionV>
                  <wp:extent cx="5716058" cy="676400"/>
                  <wp:effectExtent l="0" t="0" r="0" b="0"/>
                  <wp:wrapSquare wrapText="bothSides" distT="0" distB="0" distL="0" distR="0"/>
                  <wp:docPr id="1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16058" cy="676400"/>
                          </a:xfrm>
                          <a:prstGeom prst="rect">
                            <a:avLst/>
                          </a:prstGeom>
                          <a:ln/>
                        </pic:spPr>
                      </pic:pic>
                    </a:graphicData>
                  </a:graphic>
                </wp:anchor>
              </w:drawing>
            </w:r>
          </w:p>
          <w:p w:rsidR="0045311B" w:rsidRDefault="0045311B">
            <w:pPr>
              <w:ind w:left="0" w:firstLine="0"/>
              <w:rPr>
                <w:rFonts w:ascii="Arial" w:eastAsia="Arial" w:hAnsi="Arial" w:cs="Arial"/>
                <w:sz w:val="20"/>
                <w:szCs w:val="20"/>
              </w:rPr>
            </w:pPr>
          </w:p>
          <w:p w:rsidR="0045311B" w:rsidRDefault="0045311B">
            <w:pPr>
              <w:ind w:left="0" w:firstLine="0"/>
              <w:rPr>
                <w:rFonts w:ascii="Arial" w:eastAsia="Arial" w:hAnsi="Arial" w:cs="Arial"/>
                <w:sz w:val="20"/>
                <w:szCs w:val="20"/>
              </w:rPr>
            </w:pPr>
          </w:p>
          <w:p w:rsidR="0045311B" w:rsidRDefault="0045311B">
            <w:pPr>
              <w:ind w:left="0" w:firstLine="0"/>
              <w:rPr>
                <w:rFonts w:ascii="Arial" w:eastAsia="Arial" w:hAnsi="Arial" w:cs="Arial"/>
                <w:sz w:val="20"/>
                <w:szCs w:val="20"/>
              </w:rPr>
            </w:pPr>
          </w:p>
          <w:p w:rsidR="0045311B" w:rsidRDefault="0045311B">
            <w:pPr>
              <w:ind w:left="0" w:firstLine="0"/>
              <w:rPr>
                <w:rFonts w:ascii="Arial" w:eastAsia="Arial" w:hAnsi="Arial" w:cs="Arial"/>
                <w:sz w:val="20"/>
                <w:szCs w:val="20"/>
              </w:rPr>
            </w:pPr>
          </w:p>
          <w:p w:rsidR="0045311B" w:rsidRDefault="0045311B">
            <w:pPr>
              <w:ind w:left="0" w:firstLine="0"/>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sidRPr="2AEEA772">
              <w:rPr>
                <w:rFonts w:ascii="Arial" w:eastAsia="Arial" w:hAnsi="Arial" w:cs="Arial"/>
                <w:b/>
                <w:bCs/>
                <w:sz w:val="20"/>
                <w:szCs w:val="20"/>
              </w:rPr>
              <w:t xml:space="preserve">Alert Banner: </w:t>
            </w:r>
            <w:r w:rsidRPr="2AEEA772">
              <w:rPr>
                <w:rFonts w:ascii="Arial" w:eastAsia="Arial" w:hAnsi="Arial" w:cs="Arial"/>
                <w:sz w:val="20"/>
                <w:szCs w:val="20"/>
              </w:rPr>
              <w:t>IMPORTANT INFORMATION: Our policies do not provide cover for travel to destinations that are (1) designated as “Level 4 - Do Not Travel” by the Australian government; and</w:t>
            </w:r>
            <w:ins w:id="3" w:author="Eakins, Nicola" w:date="2025-10-02T03:49:00Z">
              <w:r w:rsidR="7E22F910" w:rsidRPr="2AEEA772">
                <w:rPr>
                  <w:rFonts w:ascii="Arial" w:eastAsia="Arial" w:hAnsi="Arial" w:cs="Arial"/>
                  <w:sz w:val="20"/>
                  <w:szCs w:val="20"/>
                </w:rPr>
                <w:t>/or</w:t>
              </w:r>
            </w:ins>
            <w:r w:rsidRPr="2AEEA772">
              <w:rPr>
                <w:rFonts w:ascii="Arial" w:eastAsia="Arial" w:hAnsi="Arial" w:cs="Arial"/>
                <w:sz w:val="20"/>
                <w:szCs w:val="20"/>
              </w:rPr>
              <w:t xml:space="preserve"> (2) sanctioned. If a destination is raised to a Level 4 advisory after the Policy Issue Date, visit </w:t>
            </w:r>
            <w:hyperlink r:id="rId13">
              <w:r w:rsidRPr="2AEEA772">
                <w:rPr>
                  <w:rFonts w:ascii="Arial" w:eastAsia="Arial" w:hAnsi="Arial" w:cs="Arial"/>
                  <w:color w:val="1155CC"/>
                  <w:sz w:val="20"/>
                  <w:szCs w:val="20"/>
                  <w:u w:val="single"/>
                </w:rPr>
                <w:t>travel alerts</w:t>
              </w:r>
            </w:hyperlink>
            <w:r w:rsidRPr="2AEEA772">
              <w:rPr>
                <w:rFonts w:ascii="Arial" w:eastAsia="Arial" w:hAnsi="Arial" w:cs="Arial"/>
                <w:sz w:val="20"/>
                <w:szCs w:val="20"/>
              </w:rPr>
              <w:t xml:space="preserve"> for more information. Check the latest </w:t>
            </w:r>
            <w:hyperlink r:id="rId14">
              <w:r w:rsidRPr="2AEEA772">
                <w:rPr>
                  <w:rFonts w:ascii="Arial" w:eastAsia="Arial" w:hAnsi="Arial" w:cs="Arial"/>
                  <w:color w:val="1155CC"/>
                  <w:sz w:val="20"/>
                  <w:szCs w:val="20"/>
                  <w:u w:val="single"/>
                </w:rPr>
                <w:t>government advice</w:t>
              </w:r>
            </w:hyperlink>
            <w:r w:rsidRPr="2AEEA772">
              <w:rPr>
                <w:rFonts w:ascii="Arial" w:eastAsia="Arial" w:hAnsi="Arial" w:cs="Arial"/>
                <w:sz w:val="20"/>
                <w:szCs w:val="20"/>
              </w:rPr>
              <w:t>.</w:t>
            </w:r>
          </w:p>
          <w:p w:rsidR="0045311B" w:rsidRDefault="0045311B">
            <w:pPr>
              <w:keepNext/>
              <w:keepLines/>
              <w:ind w:left="0" w:firstLine="0"/>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Pr>
                <w:noProof/>
              </w:rPr>
              <w:drawing>
                <wp:anchor distT="0" distB="0" distL="0" distR="0" simplePos="0" relativeHeight="251658247" behindDoc="0" locked="0" layoutInCell="1" hidden="0" allowOverlap="1" wp14:anchorId="004D5BB6" wp14:editId="004D5BB7">
                  <wp:simplePos x="0" y="0"/>
                  <wp:positionH relativeFrom="column">
                    <wp:posOffset>63500</wp:posOffset>
                  </wp:positionH>
                  <wp:positionV relativeFrom="paragraph">
                    <wp:posOffset>0</wp:posOffset>
                  </wp:positionV>
                  <wp:extent cx="5718175" cy="1544955"/>
                  <wp:effectExtent l="0" t="0" r="0" b="0"/>
                  <wp:wrapSquare wrapText="bothSides" distT="0" distB="0" distL="0" distR="0"/>
                  <wp:docPr id="14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5"/>
                          <a:srcRect/>
                          <a:stretch>
                            <a:fillRect/>
                          </a:stretch>
                        </pic:blipFill>
                        <pic:spPr>
                          <a:xfrm>
                            <a:off x="0" y="0"/>
                            <a:ext cx="5718175" cy="1544955"/>
                          </a:xfrm>
                          <a:prstGeom prst="rect">
                            <a:avLst/>
                          </a:prstGeom>
                          <a:ln/>
                        </pic:spPr>
                      </pic:pic>
                    </a:graphicData>
                  </a:graphic>
                </wp:anchor>
              </w:drawing>
            </w: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45311B">
            <w:pPr>
              <w:keepNext/>
              <w:keepLines/>
              <w:ind w:left="0" w:firstLine="0"/>
              <w:rPr>
                <w:rFonts w:ascii="Arial" w:eastAsia="Arial" w:hAnsi="Arial" w:cs="Arial"/>
                <w:sz w:val="20"/>
                <w:szCs w:val="20"/>
              </w:rPr>
            </w:pPr>
          </w:p>
          <w:p w:rsidR="0045311B" w:rsidRDefault="00F806FF">
            <w:pPr>
              <w:keepNext/>
              <w:keepLines/>
              <w:ind w:left="0" w:firstLine="0"/>
              <w:rPr>
                <w:rFonts w:ascii="Arial" w:eastAsia="Arial" w:hAnsi="Arial" w:cs="Arial"/>
                <w:sz w:val="20"/>
                <w:szCs w:val="20"/>
              </w:rPr>
            </w:pPr>
            <w:r>
              <w:rPr>
                <w:rFonts w:ascii="Arial" w:eastAsia="Arial" w:hAnsi="Arial" w:cs="Arial"/>
                <w:sz w:val="20"/>
                <w:szCs w:val="20"/>
              </w:rPr>
              <w:t xml:space="preserve">Hi {{First Name}}, </w:t>
            </w:r>
          </w:p>
          <w:p w:rsidR="0045311B" w:rsidRDefault="0045311B">
            <w:pPr>
              <w:keepNext/>
              <w:keepLines/>
              <w:ind w:left="0" w:firstLine="0"/>
              <w:rPr>
                <w:rFonts w:ascii="Arial" w:eastAsia="Arial" w:hAnsi="Arial" w:cs="Arial"/>
                <w:sz w:val="20"/>
                <w:szCs w:val="20"/>
              </w:rPr>
            </w:pPr>
          </w:p>
          <w:p w:rsidR="0045311B" w:rsidRDefault="00F806FF">
            <w:pPr>
              <w:ind w:left="0" w:firstLine="0"/>
              <w:rPr>
                <w:rFonts w:ascii="Arial" w:eastAsia="Arial" w:hAnsi="Arial" w:cs="Arial"/>
                <w:sz w:val="20"/>
                <w:szCs w:val="20"/>
              </w:rPr>
            </w:pPr>
            <w:r>
              <w:rPr>
                <w:rFonts w:ascii="Arial" w:eastAsia="Arial" w:hAnsi="Arial" w:cs="Arial"/>
                <w:sz w:val="20"/>
                <w:szCs w:val="20"/>
              </w:rPr>
              <w:t xml:space="preserve">Thanks for choosing Qantas Travel Insurance, underwritten by </w:t>
            </w:r>
            <w:r>
              <w:rPr>
                <w:rFonts w:ascii="Arial" w:eastAsia="Arial" w:hAnsi="Arial" w:cs="Arial"/>
                <w:sz w:val="20"/>
                <w:szCs w:val="20"/>
                <w:highlight w:val="yellow"/>
              </w:rPr>
              <w:t>Zurich Australian Insurance Limited</w:t>
            </w:r>
            <w:r>
              <w:rPr>
                <w:rFonts w:ascii="Arial" w:eastAsia="Arial" w:hAnsi="Arial" w:cs="Arial"/>
                <w:sz w:val="20"/>
                <w:szCs w:val="20"/>
              </w:rPr>
              <w:t xml:space="preserve"> for your upcoming trip. </w:t>
            </w:r>
            <w:r>
              <w:rPr>
                <w:rFonts w:ascii="Arial" w:eastAsia="Arial" w:hAnsi="Arial" w:cs="Arial"/>
                <w:sz w:val="20"/>
                <w:szCs w:val="20"/>
              </w:rPr>
              <w:br/>
            </w:r>
            <w:r>
              <w:rPr>
                <w:rFonts w:ascii="Arial" w:eastAsia="Arial" w:hAnsi="Arial" w:cs="Arial"/>
                <w:sz w:val="20"/>
                <w:szCs w:val="20"/>
              </w:rPr>
              <w:br/>
              <w:t xml:space="preserve">There’s not long to go until your trip begins, which is why we wanted to share a few things with you that’ll help your travel go smoothly. </w:t>
            </w:r>
          </w:p>
          <w:p w:rsidR="0045311B" w:rsidRDefault="0045311B">
            <w:pPr>
              <w:ind w:left="0" w:firstLine="0"/>
              <w:rPr>
                <w:rFonts w:ascii="Arial" w:eastAsia="Arial" w:hAnsi="Arial" w:cs="Arial"/>
                <w:sz w:val="20"/>
                <w:szCs w:val="20"/>
              </w:rPr>
            </w:pPr>
          </w:p>
          <w:tbl>
            <w:tblPr>
              <w:tblStyle w:val="afffffffffffffffff"/>
              <w:tblW w:w="6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135"/>
            </w:tblGrid>
            <w:tr w:rsidR="0045311B" w:rsidTr="6FBBB693">
              <w:tc>
                <w:tcPr>
                  <w:tcW w:w="6135" w:type="dxa"/>
                </w:tcPr>
                <w:sdt>
                  <w:sdtPr>
                    <w:tag w:val="goog_rdk_15"/>
                    <w:id w:val="-672583618"/>
                    <w:lock w:val="contentLocked"/>
                  </w:sdtPr>
                  <w:sdtEndPr/>
                  <w:sdtContent>
                    <w:p w:rsidR="0045311B" w:rsidRDefault="00F806FF">
                      <w:pPr>
                        <w:rPr>
                          <w:rFonts w:ascii="Arial" w:eastAsia="Arial" w:hAnsi="Arial" w:cs="Arial"/>
                          <w:b/>
                          <w:sz w:val="20"/>
                          <w:szCs w:val="20"/>
                        </w:rPr>
                      </w:pPr>
                      <w:r>
                        <w:rPr>
                          <w:rFonts w:ascii="Arial" w:eastAsia="Arial" w:hAnsi="Arial" w:cs="Arial"/>
                          <w:b/>
                          <w:sz w:val="20"/>
                          <w:szCs w:val="20"/>
                        </w:rPr>
                        <w:t>Your Policy Details</w:t>
                      </w:r>
                    </w:p>
                    <w:p w:rsidR="0045311B" w:rsidRDefault="0045311B">
                      <w:pPr>
                        <w:rPr>
                          <w:rFonts w:ascii="Arial" w:eastAsia="Arial" w:hAnsi="Arial" w:cs="Arial"/>
                          <w:sz w:val="20"/>
                          <w:szCs w:val="20"/>
                        </w:rPr>
                      </w:pPr>
                    </w:p>
                    <w:p w:rsidR="0045311B" w:rsidRDefault="0DEFC551" w:rsidP="6FBBB693">
                      <w:pPr>
                        <w:rPr>
                          <w:rFonts w:ascii="Arial" w:eastAsia="Arial" w:hAnsi="Arial" w:cs="Arial"/>
                          <w:b/>
                          <w:bCs/>
                          <w:sz w:val="20"/>
                          <w:szCs w:val="20"/>
                          <w:highlight w:val="yellow"/>
                        </w:rPr>
                      </w:pPr>
                      <w:commentRangeStart w:id="4"/>
                      <w:r w:rsidRPr="6FBBB693">
                        <w:rPr>
                          <w:rFonts w:ascii="Arial" w:eastAsia="Arial" w:hAnsi="Arial" w:cs="Arial"/>
                          <w:sz w:val="20"/>
                          <w:szCs w:val="20"/>
                        </w:rPr>
                        <w:t xml:space="preserve">Issuer </w:t>
                      </w:r>
                      <w:r w:rsidRPr="6FBBB693">
                        <w:rPr>
                          <w:rFonts w:ascii="Arial" w:eastAsia="Arial" w:hAnsi="Arial" w:cs="Arial"/>
                          <w:b/>
                          <w:bCs/>
                          <w:sz w:val="20"/>
                          <w:szCs w:val="20"/>
                          <w:highlight w:val="yellow"/>
                        </w:rPr>
                        <w:t>Zurich Australian Insurance Limited</w:t>
                      </w:r>
                      <w:commentRangeEnd w:id="4"/>
                      <w:r w:rsidR="00F806FF">
                        <w:rPr>
                          <w:rStyle w:val="CommentReference"/>
                          <w:rFonts w:ascii="Arial" w:eastAsia="Arial" w:hAnsi="Arial" w:cs="Arial"/>
                          <w:b/>
                          <w:bCs/>
                          <w:sz w:val="20"/>
                          <w:szCs w:val="20"/>
                          <w:highlight w:val="yellow"/>
                        </w:rPr>
                        <w:commentReference w:id="4"/>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Product Name </w:t>
                      </w:r>
                      <w:r>
                        <w:rPr>
                          <w:rFonts w:ascii="Arial" w:eastAsia="Arial" w:hAnsi="Arial" w:cs="Arial"/>
                          <w:b/>
                          <w:sz w:val="20"/>
                          <w:szCs w:val="20"/>
                        </w:rPr>
                        <w:t>{{Product Name}}</w:t>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Policy Number </w:t>
                      </w:r>
                      <w:r>
                        <w:rPr>
                          <w:rFonts w:ascii="Arial" w:eastAsia="Arial" w:hAnsi="Arial" w:cs="Arial"/>
                          <w:b/>
                          <w:sz w:val="20"/>
                          <w:szCs w:val="20"/>
                        </w:rPr>
                        <w:t>{{Policy Number}}</w:t>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Policy Start Date </w:t>
                      </w:r>
                      <w:r>
                        <w:rPr>
                          <w:rFonts w:ascii="Arial" w:eastAsia="Arial" w:hAnsi="Arial" w:cs="Arial"/>
                          <w:b/>
                          <w:sz w:val="20"/>
                          <w:szCs w:val="20"/>
                        </w:rPr>
                        <w:t>{{DD MMM YYYY}}</w:t>
                      </w:r>
                    </w:p>
                    <w:p w:rsidR="0045311B" w:rsidRDefault="0045311B">
                      <w:pPr>
                        <w:rPr>
                          <w:rFonts w:ascii="Arial" w:eastAsia="Arial" w:hAnsi="Arial" w:cs="Arial"/>
                          <w:sz w:val="20"/>
                          <w:szCs w:val="20"/>
                        </w:rPr>
                      </w:pPr>
                    </w:p>
                    <w:p w:rsidR="0045311B" w:rsidRDefault="00F806FF">
                      <w:pPr>
                        <w:rPr>
                          <w:rFonts w:ascii="Arial" w:eastAsia="Arial" w:hAnsi="Arial" w:cs="Arial"/>
                          <w:sz w:val="20"/>
                          <w:szCs w:val="20"/>
                        </w:rPr>
                      </w:pPr>
                      <w:r>
                        <w:rPr>
                          <w:rFonts w:ascii="Arial" w:eastAsia="Arial" w:hAnsi="Arial" w:cs="Arial"/>
                          <w:sz w:val="20"/>
                          <w:szCs w:val="20"/>
                        </w:rPr>
                        <w:t xml:space="preserve">Policy End Date </w:t>
                      </w:r>
                      <w:r>
                        <w:rPr>
                          <w:rFonts w:ascii="Arial" w:eastAsia="Arial" w:hAnsi="Arial" w:cs="Arial"/>
                          <w:b/>
                          <w:sz w:val="20"/>
                          <w:szCs w:val="20"/>
                        </w:rPr>
                        <w:t>{{DD MMM YYYY}}</w:t>
                      </w:r>
                    </w:p>
                  </w:sdtContent>
                </w:sdt>
              </w:tc>
            </w:tr>
          </w:tbl>
          <w:p w:rsidR="0045311B" w:rsidRDefault="0045311B">
            <w:pPr>
              <w:ind w:left="0" w:firstLine="0"/>
              <w:rPr>
                <w:rFonts w:ascii="Arial" w:eastAsia="Arial" w:hAnsi="Arial" w:cs="Arial"/>
                <w:b/>
                <w:sz w:val="20"/>
                <w:szCs w:val="20"/>
              </w:rPr>
            </w:pPr>
          </w:p>
          <w:p w:rsidR="0045311B" w:rsidRDefault="00F806FF">
            <w:pPr>
              <w:ind w:left="0" w:firstLine="0"/>
              <w:rPr>
                <w:rFonts w:ascii="Arial" w:eastAsia="Arial" w:hAnsi="Arial" w:cs="Arial"/>
                <w:sz w:val="20"/>
                <w:szCs w:val="20"/>
              </w:rPr>
            </w:pPr>
            <w:r>
              <w:rPr>
                <w:rFonts w:ascii="Arial" w:eastAsia="Arial" w:hAnsi="Arial" w:cs="Arial"/>
                <w:b/>
                <w:sz w:val="20"/>
                <w:szCs w:val="20"/>
              </w:rPr>
              <w:t xml:space="preserve">Before you travel, don’t forget to: </w:t>
            </w:r>
          </w:p>
          <w:p w:rsidR="0045311B" w:rsidRDefault="00F806FF">
            <w:pPr>
              <w:numPr>
                <w:ilvl w:val="0"/>
                <w:numId w:val="4"/>
              </w:numPr>
              <w:rPr>
                <w:rFonts w:ascii="Arial" w:eastAsia="Arial" w:hAnsi="Arial" w:cs="Arial"/>
                <w:sz w:val="20"/>
                <w:szCs w:val="20"/>
              </w:rPr>
            </w:pPr>
            <w:r>
              <w:rPr>
                <w:rFonts w:ascii="Arial" w:eastAsia="Arial" w:hAnsi="Arial" w:cs="Arial"/>
                <w:sz w:val="20"/>
                <w:szCs w:val="20"/>
              </w:rPr>
              <w:t xml:space="preserve">Read your </w:t>
            </w:r>
            <w:hyperlink r:id="rId17">
              <w:r>
                <w:rPr>
                  <w:rFonts w:ascii="Arial" w:eastAsia="Arial" w:hAnsi="Arial" w:cs="Arial"/>
                  <w:color w:val="E40000"/>
                  <w:sz w:val="20"/>
                  <w:szCs w:val="20"/>
                  <w:u w:val="single"/>
                </w:rPr>
                <w:t>Product Disclosure Statement (PDS)</w:t>
              </w:r>
            </w:hyperlink>
            <w:r>
              <w:rPr>
                <w:rFonts w:ascii="Arial" w:eastAsia="Arial" w:hAnsi="Arial" w:cs="Arial"/>
                <w:sz w:val="20"/>
                <w:szCs w:val="20"/>
              </w:rPr>
              <w:t xml:space="preserve"> to be clear on what is and isn’t covered to avoid any surprises. </w:t>
            </w:r>
          </w:p>
          <w:p w:rsidR="0045311B" w:rsidRDefault="00F806FF">
            <w:pPr>
              <w:numPr>
                <w:ilvl w:val="0"/>
                <w:numId w:val="4"/>
              </w:numPr>
              <w:rPr>
                <w:rFonts w:ascii="Arial" w:eastAsia="Arial" w:hAnsi="Arial" w:cs="Arial"/>
                <w:sz w:val="20"/>
                <w:szCs w:val="20"/>
              </w:rPr>
            </w:pPr>
            <w:r>
              <w:rPr>
                <w:rFonts w:ascii="Arial" w:eastAsia="Arial" w:hAnsi="Arial" w:cs="Arial"/>
                <w:sz w:val="20"/>
                <w:szCs w:val="20"/>
              </w:rPr>
              <w:t xml:space="preserve">Research the area(s) you are travelling to and read the latest travel alerts, government advice and entry requirements at your destination. </w:t>
            </w:r>
          </w:p>
          <w:p w:rsidR="0045311B" w:rsidRDefault="00F806FF">
            <w:pPr>
              <w:numPr>
                <w:ilvl w:val="0"/>
                <w:numId w:val="4"/>
              </w:numPr>
              <w:spacing w:after="120"/>
              <w:rPr>
                <w:rFonts w:ascii="Arial" w:eastAsia="Arial" w:hAnsi="Arial" w:cs="Arial"/>
                <w:sz w:val="20"/>
                <w:szCs w:val="20"/>
              </w:rPr>
            </w:pPr>
            <w:r>
              <w:rPr>
                <w:rFonts w:ascii="Arial" w:eastAsia="Arial" w:hAnsi="Arial" w:cs="Arial"/>
                <w:sz w:val="20"/>
                <w:szCs w:val="20"/>
              </w:rPr>
              <w:t>Save or print your Certificate of Insurance for easy access to your policy details and our emergency numbers in case you need help during your trip.</w:t>
            </w:r>
          </w:p>
          <w:p w:rsidR="0045311B" w:rsidRDefault="0045311B">
            <w:pPr>
              <w:ind w:left="0" w:firstLine="0"/>
              <w:rPr>
                <w:rFonts w:ascii="Arial" w:eastAsia="Arial" w:hAnsi="Arial" w:cs="Arial"/>
                <w:sz w:val="20"/>
                <w:szCs w:val="20"/>
              </w:rPr>
            </w:pPr>
          </w:p>
          <w:p w:rsidR="42D1061F" w:rsidRDefault="00F806FF">
            <w:pPr>
              <w:spacing w:after="160" w:line="257" w:lineRule="auto"/>
              <w:rPr>
                <w:ins w:id="5" w:author="Eakins, Nicola" w:date="2025-10-02T03:52:00Z" w16du:dateUtc="2025-10-02T03:52:10Z"/>
                <w:rFonts w:ascii="Arial" w:eastAsia="Arial" w:hAnsi="Arial" w:cs="Arial"/>
                <w:sz w:val="20"/>
                <w:szCs w:val="20"/>
                <w:lang w:val="en-US"/>
              </w:rPr>
              <w:pPrChange w:id="6" w:author="Eakins, Nicola" w:date="2025-10-02T03:52:00Z">
                <w:pPr/>
              </w:pPrChange>
            </w:pPr>
            <w:r w:rsidRPr="2AEEA772">
              <w:rPr>
                <w:rFonts w:ascii="Arial" w:eastAsia="Arial" w:hAnsi="Arial" w:cs="Arial"/>
                <w:b/>
                <w:bCs/>
                <w:sz w:val="20"/>
                <w:szCs w:val="20"/>
              </w:rPr>
              <w:t>We’re here to help</w:t>
            </w:r>
          </w:p>
          <w:p w:rsidR="2AEEA772" w:rsidRDefault="2AEEA772" w:rsidP="2AEEA772">
            <w:pPr>
              <w:rPr>
                <w:rFonts w:ascii="Arial" w:eastAsia="Arial" w:hAnsi="Arial" w:cs="Arial"/>
                <w:b/>
                <w:bCs/>
                <w:sz w:val="20"/>
                <w:szCs w:val="20"/>
              </w:rPr>
            </w:pPr>
          </w:p>
          <w:tbl>
            <w:tblPr>
              <w:tblStyle w:val="afffffffffffffffff0"/>
              <w:tblW w:w="13245" w:type="dxa"/>
              <w:tblBorders>
                <w:top w:val="dotted" w:sz="4" w:space="0" w:color="808080"/>
                <w:left w:val="dotted" w:sz="4" w:space="0" w:color="808080"/>
                <w:bottom w:val="dotted" w:sz="4" w:space="0" w:color="808080"/>
                <w:right w:val="dotted" w:sz="4" w:space="0" w:color="808080"/>
                <w:insideH w:val="dotted" w:sz="4" w:space="0" w:color="808080"/>
                <w:insideV w:val="dotted" w:sz="4" w:space="0" w:color="808080"/>
              </w:tblBorders>
              <w:tblLayout w:type="fixed"/>
              <w:tblLook w:val="0400" w:firstRow="0" w:lastRow="0" w:firstColumn="0" w:lastColumn="0" w:noHBand="0" w:noVBand="1"/>
            </w:tblPr>
            <w:tblGrid>
              <w:gridCol w:w="2745"/>
              <w:gridCol w:w="10500"/>
            </w:tblGrid>
            <w:tr w:rsidR="0045311B" w:rsidTr="32F34E74">
              <w:tc>
                <w:tcPr>
                  <w:tcW w:w="2745" w:type="dxa"/>
                  <w:tcMar>
                    <w:top w:w="30" w:type="dxa"/>
                    <w:left w:w="75" w:type="dxa"/>
                    <w:bottom w:w="0" w:type="dxa"/>
                    <w:right w:w="0" w:type="dxa"/>
                  </w:tcMar>
                </w:tcPr>
                <w:p w:rsidR="0045311B" w:rsidRDefault="00F806FF">
                  <w:r w:rsidRPr="51787AE5">
                    <w:t>Help with your policy</w:t>
                  </w:r>
                </w:p>
              </w:tc>
              <w:tc>
                <w:tcPr>
                  <w:tcW w:w="10500" w:type="dxa"/>
                  <w:tcMar>
                    <w:top w:w="30" w:type="dxa"/>
                    <w:left w:w="75" w:type="dxa"/>
                    <w:bottom w:w="150" w:type="dxa"/>
                    <w:right w:w="75" w:type="dxa"/>
                  </w:tcMar>
                </w:tcPr>
                <w:p w:rsidR="0045311B" w:rsidRDefault="00F806FF">
                  <w:r w:rsidRPr="51787AE5">
                    <w:t>If you have any questions, or need help to change or cancel your policy:</w:t>
                  </w:r>
                </w:p>
                <w:p w:rsidR="0045311B" w:rsidRDefault="0045311B"/>
                <w:p w:rsidR="0045311B" w:rsidRDefault="00F806FF" w:rsidP="32F34E74">
                  <w:r w:rsidRPr="32F34E74">
                    <w:rPr>
                      <w:b/>
                      <w:bCs/>
                    </w:rPr>
                    <w:t>Online:</w:t>
                  </w:r>
                  <w:r>
                    <w:t xml:space="preserve"> </w:t>
                  </w:r>
                  <w:ins w:id="7" w:author="Raphaella Han" w:date="2025-11-27T04:34:00Z">
                    <w:r w:rsidR="3B4E28FC">
                      <w:t>Visit the Qantas Insurance website and l</w:t>
                    </w:r>
                  </w:ins>
                  <w:del w:id="8" w:author="Raphaella Han" w:date="2025-11-27T04:34:00Z">
                    <w:r w:rsidDel="00F806FF">
                      <w:delText>L</w:delText>
                    </w:r>
                  </w:del>
                  <w:r>
                    <w:t xml:space="preserve">og in to </w:t>
                  </w:r>
                  <w:del w:id="9" w:author="Crombie, Sean D" w:date="2025-11-13T21:07:00Z">
                    <w:r w:rsidDel="00F806FF">
                      <w:delText xml:space="preserve">our </w:delText>
                    </w:r>
                  </w:del>
                  <w:ins w:id="10" w:author="Crombie, Sean D" w:date="2025-11-13T21:07:00Z">
                    <w:r w:rsidR="1DD2BC50">
                      <w:t xml:space="preserve">the </w:t>
                    </w:r>
                  </w:ins>
                  <w:hyperlink r:id="rId18">
                    <w:r w:rsidRPr="32F34E74">
                      <w:rPr>
                        <w:color w:val="1155CC"/>
                        <w:u w:val="single"/>
                      </w:rPr>
                      <w:t>policy portal</w:t>
                    </w:r>
                  </w:hyperlink>
                </w:p>
                <w:p w:rsidR="0045311B" w:rsidRDefault="0045311B">
                  <w:pPr>
                    <w:rPr>
                      <w:b/>
                      <w:bCs/>
                    </w:rPr>
                  </w:pPr>
                </w:p>
                <w:p w:rsidR="0045311B" w:rsidRDefault="00F806FF">
                  <w:r w:rsidRPr="51787AE5">
                    <w:rPr>
                      <w:b/>
                      <w:bCs/>
                    </w:rPr>
                    <w:t>Phone:</w:t>
                  </w:r>
                  <w:r>
                    <w:t xml:space="preserve"> </w:t>
                  </w:r>
                  <w:r>
                    <w:rPr>
                      <w:color w:val="FF0000"/>
                      <w:shd w:val="clear" w:color="auto" w:fill="F9CB9C"/>
                    </w:rPr>
                    <w:t>1800 954 270</w:t>
                  </w:r>
                  <w:r>
                    <w:t xml:space="preserve"> (within Australia) or </w:t>
                  </w:r>
                  <w:r>
                    <w:rPr>
                      <w:color w:val="FF0000"/>
                      <w:shd w:val="clear" w:color="auto" w:fill="F9CB9C"/>
                    </w:rPr>
                    <w:t>+61 3 9522 4840</w:t>
                  </w:r>
                  <w:r>
                    <w:t xml:space="preserve"> (from overseas), Monday to Friday 8 am to 7 pm and Saturday and Sunday 9 am to 4 pm</w:t>
                  </w:r>
                  <w:ins w:id="11" w:author="Eakins, Nicola" w:date="2025-10-02T03:56:00Z">
                    <w:r w:rsidR="4DDD70B6">
                      <w:t xml:space="preserve"> AET</w:t>
                    </w:r>
                  </w:ins>
                  <w:r>
                    <w:t xml:space="preserve">. </w:t>
                  </w:r>
                </w:p>
                <w:p w:rsidR="0045311B" w:rsidRDefault="0045311B"/>
                <w:p w:rsidR="0045311B" w:rsidRDefault="00F806FF" w:rsidP="2AEEA772">
                  <w:pPr>
                    <w:rPr>
                      <w:color w:val="0000FF"/>
                      <w:u w:val="single"/>
                      <w:shd w:val="clear" w:color="auto" w:fill="F9CB9C"/>
                    </w:rPr>
                  </w:pPr>
                  <w:r w:rsidRPr="51787AE5">
                    <w:rPr>
                      <w:b/>
                      <w:bCs/>
                    </w:rPr>
                    <w:t xml:space="preserve">Email: </w:t>
                  </w:r>
                  <w:ins w:id="12" w:author="Eakins, Nicola" w:date="2025-11-13T18:13:00Z" w16du:dateUtc="2025-11-13T07:13:00Z">
                    <w:r w:rsidR="00596207">
                      <w:rPr>
                        <w:color w:val="0000FF"/>
                        <w:u w:val="single"/>
                        <w:shd w:val="clear" w:color="auto" w:fill="F9CB9C"/>
                      </w:rPr>
                      <w:fldChar w:fldCharType="begin"/>
                    </w:r>
                    <w:r w:rsidR="00596207">
                      <w:rPr>
                        <w:color w:val="0000FF"/>
                        <w:u w:val="single"/>
                        <w:shd w:val="clear" w:color="auto" w:fill="F9CB9C"/>
                      </w:rPr>
                      <w:instrText>HYPERLINK "mailto:</w:instrText>
                    </w:r>
                  </w:ins>
                  <w:r w:rsidR="00596207">
                    <w:rPr>
                      <w:color w:val="0000FF"/>
                      <w:u w:val="single"/>
                      <w:shd w:val="clear" w:color="auto" w:fill="F9CB9C"/>
                    </w:rPr>
                    <w:instrText>qantascustomerservice@</w:instrText>
                  </w:r>
                  <w:ins w:id="13" w:author="Eakins, Nicola" w:date="2025-11-13T18:13:00Z" w16du:dateUtc="2025-11-13T07:13:00Z">
                    <w:r w:rsidR="00596207">
                      <w:rPr>
                        <w:color w:val="0000FF"/>
                        <w:u w:val="single"/>
                        <w:shd w:val="clear" w:color="auto" w:fill="F9CB9C"/>
                      </w:rPr>
                      <w:instrText>zurich</w:instrText>
                    </w:r>
                  </w:ins>
                  <w:r w:rsidR="00596207">
                    <w:rPr>
                      <w:color w:val="0000FF"/>
                      <w:u w:val="single"/>
                      <w:shd w:val="clear" w:color="auto" w:fill="F9CB9C"/>
                    </w:rPr>
                    <w:instrText>.com</w:instrText>
                  </w:r>
                  <w:ins w:id="14" w:author="Eakins, Nicola" w:date="2025-11-13T18:13:00Z" w16du:dateUtc="2025-11-13T07:13:00Z">
                    <w:r w:rsidR="00596207">
                      <w:rPr>
                        <w:color w:val="0000FF"/>
                        <w:u w:val="single"/>
                        <w:shd w:val="clear" w:color="auto" w:fill="F9CB9C"/>
                      </w:rPr>
                      <w:instrText>"</w:instrText>
                    </w:r>
                    <w:r w:rsidR="00596207">
                      <w:rPr>
                        <w:color w:val="0000FF"/>
                        <w:u w:val="single"/>
                        <w:shd w:val="clear" w:color="auto" w:fill="F9CB9C"/>
                      </w:rPr>
                    </w:r>
                    <w:r w:rsidR="00596207">
                      <w:rPr>
                        <w:color w:val="0000FF"/>
                        <w:u w:val="single"/>
                        <w:shd w:val="clear" w:color="auto" w:fill="F9CB9C"/>
                      </w:rPr>
                      <w:fldChar w:fldCharType="separate"/>
                    </w:r>
                  </w:ins>
                  <w:r w:rsidR="00596207" w:rsidRPr="00BE02A4">
                    <w:rPr>
                      <w:rStyle w:val="Hyperlink"/>
                      <w:shd w:val="clear" w:color="auto" w:fill="F9CB9C"/>
                    </w:rPr>
                    <w:t>qantascustomerservice@</w:t>
                  </w:r>
                  <w:del w:id="15" w:author="Eakins, Nicola" w:date="2025-11-13T18:13:00Z" w16du:dateUtc="2025-11-13T07:13:00Z">
                    <w:r w:rsidR="00596207" w:rsidRPr="00BE02A4" w:rsidDel="00596207">
                      <w:rPr>
                        <w:rStyle w:val="Hyperlink"/>
                        <w:shd w:val="clear" w:color="auto" w:fill="F9CB9C"/>
                      </w:rPr>
                      <w:delText>aig</w:delText>
                    </w:r>
                  </w:del>
                  <w:ins w:id="16" w:author="Eakins, Nicola" w:date="2025-11-13T18:13:00Z" w16du:dateUtc="2025-11-13T07:13:00Z">
                    <w:r w:rsidR="00596207" w:rsidRPr="00BE02A4">
                      <w:rPr>
                        <w:rStyle w:val="Hyperlink"/>
                        <w:shd w:val="clear" w:color="auto" w:fill="F9CB9C"/>
                      </w:rPr>
                      <w:t>zurich</w:t>
                    </w:r>
                  </w:ins>
                  <w:r w:rsidR="00596207" w:rsidRPr="00BE02A4">
                    <w:rPr>
                      <w:rStyle w:val="Hyperlink"/>
                      <w:shd w:val="clear" w:color="auto" w:fill="F9CB9C"/>
                    </w:rPr>
                    <w:t>.com</w:t>
                  </w:r>
                  <w:ins w:id="17" w:author="Eakins, Nicola" w:date="2025-11-13T18:13:00Z" w16du:dateUtc="2025-11-13T07:13:00Z">
                    <w:r w:rsidR="00596207">
                      <w:rPr>
                        <w:color w:val="0000FF"/>
                        <w:u w:val="single"/>
                        <w:shd w:val="clear" w:color="auto" w:fill="F9CB9C"/>
                      </w:rPr>
                      <w:fldChar w:fldCharType="end"/>
                    </w:r>
                  </w:ins>
                  <w:r>
                    <w:rPr>
                      <w:color w:val="0000FF"/>
                      <w:u w:val="single"/>
                      <w:shd w:val="clear" w:color="auto" w:fill="F9CB9C"/>
                    </w:rPr>
                    <w:t xml:space="preserve"> </w:t>
                  </w:r>
                </w:p>
              </w:tc>
            </w:tr>
            <w:tr w:rsidR="0045311B" w:rsidTr="32F34E74">
              <w:tc>
                <w:tcPr>
                  <w:tcW w:w="2745" w:type="dxa"/>
                  <w:tcMar>
                    <w:top w:w="30" w:type="dxa"/>
                    <w:left w:w="75" w:type="dxa"/>
                    <w:bottom w:w="0" w:type="dxa"/>
                    <w:right w:w="0" w:type="dxa"/>
                  </w:tcMar>
                </w:tcPr>
                <w:p w:rsidR="0045311B" w:rsidRDefault="00F806FF">
                  <w:r w:rsidRPr="51787AE5">
                    <w:t xml:space="preserve">Help while traveling </w:t>
                  </w:r>
                </w:p>
              </w:tc>
              <w:tc>
                <w:tcPr>
                  <w:tcW w:w="10500" w:type="dxa"/>
                  <w:tcMar>
                    <w:top w:w="30" w:type="dxa"/>
                    <w:left w:w="75" w:type="dxa"/>
                    <w:bottom w:w="150" w:type="dxa"/>
                    <w:right w:w="75" w:type="dxa"/>
                  </w:tcMar>
                </w:tcPr>
                <w:p w:rsidR="0045311B" w:rsidRDefault="38B1DE08" w:rsidP="2AEEA772">
                  <w:ins w:id="18" w:author="Eakins, Nicola" w:date="2025-10-02T03:55:00Z">
                    <w:r w:rsidRPr="2AEEA772">
                      <w:rPr>
                        <w:sz w:val="20"/>
                        <w:szCs w:val="20"/>
                      </w:rPr>
                      <w:t>For 24/7 worldwide emergency assistance</w:t>
                    </w:r>
                    <w:r>
                      <w:t xml:space="preserve">: </w:t>
                    </w:r>
                  </w:ins>
                  <w:del w:id="19" w:author="Eakins, Nicola" w:date="2025-10-02T03:55:00Z">
                    <w:r w:rsidR="00F806FF" w:rsidDel="00F806FF">
                      <w:delText xml:space="preserve">If you need urgent help </w:delText>
                    </w:r>
                    <w:r w:rsidR="00F806FF" w:rsidDel="1262DB2F">
                      <w:delText>while</w:delText>
                    </w:r>
                    <w:r w:rsidR="00F806FF" w:rsidDel="00F806FF">
                      <w:delText xml:space="preserve"> travelling, contact our partner, AIG Travel’s worldwide emergency assistance team. They are available to help 24/7:</w:delText>
                    </w:r>
                  </w:del>
                </w:p>
                <w:p w:rsidR="0045311B" w:rsidRDefault="0045311B"/>
                <w:p w:rsidR="0045311B" w:rsidRDefault="00F806FF">
                  <w:r w:rsidRPr="51787AE5">
                    <w:rPr>
                      <w:b/>
                      <w:bCs/>
                    </w:rPr>
                    <w:t>Phone:</w:t>
                  </w:r>
                  <w:r>
                    <w:t xml:space="preserve"> </w:t>
                  </w:r>
                  <w:r>
                    <w:rPr>
                      <w:color w:val="FF0000"/>
                      <w:shd w:val="clear" w:color="auto" w:fill="F9CB9C"/>
                    </w:rPr>
                    <w:t>1800 954 016</w:t>
                  </w:r>
                  <w:r>
                    <w:t xml:space="preserve"> (within Australia) or </w:t>
                  </w:r>
                  <w:r>
                    <w:rPr>
                      <w:color w:val="FF0000"/>
                      <w:shd w:val="clear" w:color="auto" w:fill="F9CB9C"/>
                    </w:rPr>
                    <w:t>+61 3 9522 4838</w:t>
                  </w:r>
                  <w:r>
                    <w:t xml:space="preserve"> (from overseas)</w:t>
                  </w:r>
                </w:p>
                <w:p w:rsidR="0045311B" w:rsidRDefault="0045311B"/>
                <w:p w:rsidR="0045311B" w:rsidRDefault="00F806FF">
                  <w:pPr>
                    <w:rPr>
                      <w:shd w:val="clear" w:color="auto" w:fill="F9CB9C"/>
                    </w:rPr>
                  </w:pPr>
                  <w:r w:rsidRPr="51787AE5">
                    <w:rPr>
                      <w:b/>
                      <w:bCs/>
                    </w:rPr>
                    <w:t>Email:</w:t>
                  </w:r>
                  <w:r>
                    <w:t xml:space="preserve"> </w:t>
                  </w:r>
                  <w:ins w:id="20" w:author="Eakins, Nicola" w:date="2025-11-13T18:13:00Z" w16du:dateUtc="2025-11-13T07:13:00Z">
                    <w:r w:rsidR="00131DD1">
                      <w:rPr>
                        <w:color w:val="0000FF"/>
                        <w:u w:val="single"/>
                        <w:shd w:val="clear" w:color="auto" w:fill="F9CB9C"/>
                      </w:rPr>
                      <w:fldChar w:fldCharType="begin"/>
                    </w:r>
                    <w:r w:rsidR="00131DD1">
                      <w:rPr>
                        <w:color w:val="0000FF"/>
                        <w:u w:val="single"/>
                        <w:shd w:val="clear" w:color="auto" w:fill="F9CB9C"/>
                      </w:rPr>
                      <w:instrText>HYPERLINK "mailto:</w:instrText>
                    </w:r>
                  </w:ins>
                  <w:r w:rsidR="00131DD1">
                    <w:rPr>
                      <w:color w:val="0000FF"/>
                      <w:u w:val="single"/>
                      <w:shd w:val="clear" w:color="auto" w:fill="F9CB9C"/>
                    </w:rPr>
                    <w:instrText>qantasinsuranceassistance@</w:instrText>
                  </w:r>
                  <w:ins w:id="21" w:author="Eakins, Nicola" w:date="2025-11-13T18:13:00Z" w16du:dateUtc="2025-11-13T07:13:00Z">
                    <w:r w:rsidR="00131DD1">
                      <w:rPr>
                        <w:color w:val="0000FF"/>
                        <w:u w:val="single"/>
                        <w:shd w:val="clear" w:color="auto" w:fill="F9CB9C"/>
                      </w:rPr>
                      <w:instrText>zurich</w:instrText>
                    </w:r>
                  </w:ins>
                  <w:r w:rsidR="00131DD1">
                    <w:rPr>
                      <w:color w:val="0000FF"/>
                      <w:u w:val="single"/>
                      <w:shd w:val="clear" w:color="auto" w:fill="F9CB9C"/>
                    </w:rPr>
                    <w:instrText>.com</w:instrText>
                  </w:r>
                  <w:ins w:id="22" w:author="Eakins, Nicola" w:date="2025-11-13T18:13:00Z" w16du:dateUtc="2025-11-13T07:13:00Z">
                    <w:r w:rsidR="00131DD1">
                      <w:rPr>
                        <w:color w:val="0000FF"/>
                        <w:u w:val="single"/>
                        <w:shd w:val="clear" w:color="auto" w:fill="F9CB9C"/>
                      </w:rPr>
                      <w:instrText>"</w:instrText>
                    </w:r>
                    <w:r w:rsidR="00131DD1">
                      <w:rPr>
                        <w:color w:val="0000FF"/>
                        <w:u w:val="single"/>
                        <w:shd w:val="clear" w:color="auto" w:fill="F9CB9C"/>
                      </w:rPr>
                    </w:r>
                    <w:r w:rsidR="00131DD1">
                      <w:rPr>
                        <w:color w:val="0000FF"/>
                        <w:u w:val="single"/>
                        <w:shd w:val="clear" w:color="auto" w:fill="F9CB9C"/>
                      </w:rPr>
                      <w:fldChar w:fldCharType="separate"/>
                    </w:r>
                  </w:ins>
                  <w:r w:rsidR="00131DD1" w:rsidRPr="00BE02A4">
                    <w:rPr>
                      <w:rStyle w:val="Hyperlink"/>
                      <w:shd w:val="clear" w:color="auto" w:fill="F9CB9C"/>
                    </w:rPr>
                    <w:t>qantasinsuranceassistance@</w:t>
                  </w:r>
                  <w:del w:id="23" w:author="Eakins, Nicola" w:date="2025-11-13T18:13:00Z" w16du:dateUtc="2025-11-13T07:13:00Z">
                    <w:r w:rsidR="00131DD1" w:rsidRPr="00BE02A4" w:rsidDel="00131DD1">
                      <w:rPr>
                        <w:rStyle w:val="Hyperlink"/>
                        <w:shd w:val="clear" w:color="auto" w:fill="F9CB9C"/>
                      </w:rPr>
                      <w:delText>aig</w:delText>
                    </w:r>
                  </w:del>
                  <w:ins w:id="24" w:author="Eakins, Nicola" w:date="2025-11-13T18:13:00Z" w16du:dateUtc="2025-11-13T07:13:00Z">
                    <w:r w:rsidR="00131DD1" w:rsidRPr="00BE02A4">
                      <w:rPr>
                        <w:rStyle w:val="Hyperlink"/>
                        <w:shd w:val="clear" w:color="auto" w:fill="F9CB9C"/>
                      </w:rPr>
                      <w:t>zurich</w:t>
                    </w:r>
                  </w:ins>
                  <w:r w:rsidR="00131DD1" w:rsidRPr="00BE02A4">
                    <w:rPr>
                      <w:rStyle w:val="Hyperlink"/>
                      <w:shd w:val="clear" w:color="auto" w:fill="F9CB9C"/>
                    </w:rPr>
                    <w:t>.com</w:t>
                  </w:r>
                  <w:ins w:id="25" w:author="Eakins, Nicola" w:date="2025-11-13T18:13:00Z" w16du:dateUtc="2025-11-13T07:13:00Z">
                    <w:r w:rsidR="00131DD1">
                      <w:rPr>
                        <w:color w:val="0000FF"/>
                        <w:u w:val="single"/>
                        <w:shd w:val="clear" w:color="auto" w:fill="F9CB9C"/>
                      </w:rPr>
                      <w:fldChar w:fldCharType="end"/>
                    </w:r>
                  </w:ins>
                </w:p>
              </w:tc>
            </w:tr>
            <w:tr w:rsidR="0045311B" w:rsidTr="32F34E74">
              <w:tc>
                <w:tcPr>
                  <w:tcW w:w="2745" w:type="dxa"/>
                  <w:tcMar>
                    <w:top w:w="30" w:type="dxa"/>
                    <w:left w:w="75" w:type="dxa"/>
                    <w:bottom w:w="0" w:type="dxa"/>
                    <w:right w:w="0" w:type="dxa"/>
                  </w:tcMar>
                </w:tcPr>
                <w:p w:rsidR="0045311B" w:rsidRDefault="00F806FF">
                  <w:r w:rsidRPr="51787AE5">
                    <w:t>Make a claim</w:t>
                  </w:r>
                </w:p>
              </w:tc>
              <w:tc>
                <w:tcPr>
                  <w:tcW w:w="10500" w:type="dxa"/>
                  <w:tcMar>
                    <w:top w:w="30" w:type="dxa"/>
                    <w:left w:w="75" w:type="dxa"/>
                    <w:bottom w:w="0" w:type="dxa"/>
                    <w:right w:w="0" w:type="dxa"/>
                  </w:tcMar>
                </w:tcPr>
                <w:p w:rsidR="0045311B" w:rsidRDefault="00F806FF">
                  <w:r w:rsidRPr="51787AE5">
                    <w:t>If things haven’t gone to plan and you need to make a claim:</w:t>
                  </w:r>
                </w:p>
                <w:p w:rsidR="0045311B" w:rsidRDefault="0045311B"/>
                <w:p w:rsidR="0045311B" w:rsidRDefault="00F806FF" w:rsidP="32F34E74">
                  <w:r w:rsidRPr="32F34E74">
                    <w:rPr>
                      <w:b/>
                      <w:bCs/>
                    </w:rPr>
                    <w:t>Online:</w:t>
                  </w:r>
                  <w:r>
                    <w:t xml:space="preserve"> </w:t>
                  </w:r>
                  <w:ins w:id="26" w:author="Raphaella Han" w:date="2025-11-27T04:34:00Z">
                    <w:r w:rsidR="27A1A09C">
                      <w:t>Visit the Qantas Insurance website and l</w:t>
                    </w:r>
                  </w:ins>
                  <w:del w:id="27" w:author="Raphaella Han" w:date="2025-11-27T04:34:00Z">
                    <w:r w:rsidDel="00F806FF">
                      <w:delText>L</w:delText>
                    </w:r>
                  </w:del>
                  <w:r>
                    <w:t xml:space="preserve">og in to </w:t>
                  </w:r>
                  <w:del w:id="28" w:author="Eakins, Nicola" w:date="2025-11-13T18:14:00Z">
                    <w:r w:rsidDel="00F806FF">
                      <w:delText>our</w:delText>
                    </w:r>
                  </w:del>
                  <w:ins w:id="29" w:author="Eakins, Nicola" w:date="2025-11-13T18:14:00Z">
                    <w:r w:rsidR="636DA86E">
                      <w:t>the</w:t>
                    </w:r>
                  </w:ins>
                  <w:r>
                    <w:t xml:space="preserve"> </w:t>
                  </w:r>
                  <w:hyperlink r:id="rId19">
                    <w:r w:rsidRPr="32F34E74">
                      <w:rPr>
                        <w:color w:val="1155CC"/>
                        <w:u w:val="single"/>
                      </w:rPr>
                      <w:t>claims portal</w:t>
                    </w:r>
                  </w:hyperlink>
                </w:p>
                <w:p w:rsidR="0045311B" w:rsidRDefault="0045311B"/>
                <w:p w:rsidR="0045311B" w:rsidRDefault="00F806FF">
                  <w:r w:rsidRPr="51787AE5">
                    <w:rPr>
                      <w:b/>
                      <w:bCs/>
                    </w:rPr>
                    <w:t>Phone:</w:t>
                  </w:r>
                  <w:r>
                    <w:t xml:space="preserve"> </w:t>
                  </w:r>
                  <w:r>
                    <w:rPr>
                      <w:shd w:val="clear" w:color="auto" w:fill="F9CB9C"/>
                    </w:rPr>
                    <w:t>1800 954 017</w:t>
                  </w:r>
                  <w:r>
                    <w:rPr>
                      <w:color w:val="FF0000"/>
                    </w:rPr>
                    <w:t xml:space="preserve"> </w:t>
                  </w:r>
                  <w:r>
                    <w:t xml:space="preserve">(within Australia) or </w:t>
                  </w:r>
                  <w:r>
                    <w:rPr>
                      <w:shd w:val="clear" w:color="auto" w:fill="F9CB9C"/>
                    </w:rPr>
                    <w:t>+61 3 9522 4839</w:t>
                  </w:r>
                  <w:r>
                    <w:t xml:space="preserve"> (from overseas), Monday to Friday 8 am to 7 pm and Saturday and Sunday 9 am to 4 pm</w:t>
                  </w:r>
                  <w:ins w:id="30" w:author="Eakins, Nicola" w:date="2025-10-02T03:56:00Z">
                    <w:r w:rsidR="6CAAB82B">
                      <w:t xml:space="preserve"> AET</w:t>
                    </w:r>
                  </w:ins>
                  <w:r>
                    <w:t>.</w:t>
                  </w:r>
                </w:p>
                <w:p w:rsidR="0045311B" w:rsidRDefault="0045311B"/>
                <w:p w:rsidR="0045311B" w:rsidRDefault="00F806FF">
                  <w:pPr>
                    <w:rPr>
                      <w:color w:val="FF0000"/>
                      <w:shd w:val="clear" w:color="auto" w:fill="F9CB9C"/>
                    </w:rPr>
                  </w:pPr>
                  <w:r w:rsidRPr="51787AE5">
                    <w:rPr>
                      <w:b/>
                      <w:bCs/>
                    </w:rPr>
                    <w:t>Email:</w:t>
                  </w:r>
                  <w:r>
                    <w:rPr>
                      <w:color w:val="FF0000"/>
                    </w:rPr>
                    <w:t xml:space="preserve"> </w:t>
                  </w:r>
                  <w:ins w:id="31" w:author="Eakins, Nicola" w:date="2025-11-13T18:15:00Z" w16du:dateUtc="2025-11-13T07:15:00Z">
                    <w:r w:rsidR="00E378CE">
                      <w:rPr>
                        <w:color w:val="0000FF"/>
                        <w:u w:val="single"/>
                        <w:shd w:val="clear" w:color="auto" w:fill="F9CB9C"/>
                      </w:rPr>
                      <w:fldChar w:fldCharType="begin"/>
                    </w:r>
                    <w:r w:rsidR="00E378CE">
                      <w:rPr>
                        <w:color w:val="0000FF"/>
                        <w:u w:val="single"/>
                        <w:shd w:val="clear" w:color="auto" w:fill="F9CB9C"/>
                      </w:rPr>
                      <w:instrText>HYPERLINK "mailto:</w:instrText>
                    </w:r>
                  </w:ins>
                  <w:r w:rsidR="00E378CE">
                    <w:rPr>
                      <w:color w:val="0000FF"/>
                      <w:u w:val="single"/>
                      <w:shd w:val="clear" w:color="auto" w:fill="F9CB9C"/>
                    </w:rPr>
                    <w:instrText>qantasinsuranceclaims@</w:instrText>
                  </w:r>
                  <w:ins w:id="32" w:author="Eakins, Nicola" w:date="2025-11-13T18:15:00Z" w16du:dateUtc="2025-11-13T07:15:00Z">
                    <w:r w:rsidR="00E378CE">
                      <w:rPr>
                        <w:color w:val="0000FF"/>
                        <w:u w:val="single"/>
                        <w:shd w:val="clear" w:color="auto" w:fill="F9CB9C"/>
                      </w:rPr>
                      <w:instrText>zurich</w:instrText>
                    </w:r>
                  </w:ins>
                  <w:r w:rsidR="00E378CE">
                    <w:rPr>
                      <w:color w:val="0000FF"/>
                      <w:u w:val="single"/>
                      <w:shd w:val="clear" w:color="auto" w:fill="F9CB9C"/>
                    </w:rPr>
                    <w:instrText>.com</w:instrText>
                  </w:r>
                  <w:ins w:id="33" w:author="Eakins, Nicola" w:date="2025-11-13T18:15:00Z" w16du:dateUtc="2025-11-13T07:15:00Z">
                    <w:r w:rsidR="00E378CE">
                      <w:rPr>
                        <w:color w:val="0000FF"/>
                        <w:u w:val="single"/>
                        <w:shd w:val="clear" w:color="auto" w:fill="F9CB9C"/>
                      </w:rPr>
                      <w:instrText>"</w:instrText>
                    </w:r>
                    <w:r w:rsidR="00E378CE">
                      <w:rPr>
                        <w:color w:val="0000FF"/>
                        <w:u w:val="single"/>
                        <w:shd w:val="clear" w:color="auto" w:fill="F9CB9C"/>
                      </w:rPr>
                    </w:r>
                    <w:r w:rsidR="00E378CE">
                      <w:rPr>
                        <w:color w:val="0000FF"/>
                        <w:u w:val="single"/>
                        <w:shd w:val="clear" w:color="auto" w:fill="F9CB9C"/>
                      </w:rPr>
                      <w:fldChar w:fldCharType="separate"/>
                    </w:r>
                  </w:ins>
                  <w:r w:rsidR="00E378CE" w:rsidRPr="00BE02A4">
                    <w:rPr>
                      <w:rStyle w:val="Hyperlink"/>
                      <w:shd w:val="clear" w:color="auto" w:fill="F9CB9C"/>
                    </w:rPr>
                    <w:t>qantasinsuranceclaims@</w:t>
                  </w:r>
                  <w:del w:id="34" w:author="Eakins, Nicola" w:date="2025-11-13T18:15:00Z" w16du:dateUtc="2025-11-13T07:15:00Z">
                    <w:r w:rsidR="00E378CE" w:rsidRPr="00BE02A4" w:rsidDel="00E378CE">
                      <w:rPr>
                        <w:rStyle w:val="Hyperlink"/>
                        <w:shd w:val="clear" w:color="auto" w:fill="F9CB9C"/>
                      </w:rPr>
                      <w:delText>aig</w:delText>
                    </w:r>
                  </w:del>
                  <w:ins w:id="35" w:author="Eakins, Nicola" w:date="2025-11-13T18:15:00Z" w16du:dateUtc="2025-11-13T07:15:00Z">
                    <w:r w:rsidR="00E378CE" w:rsidRPr="00BE02A4">
                      <w:rPr>
                        <w:rStyle w:val="Hyperlink"/>
                        <w:shd w:val="clear" w:color="auto" w:fill="F9CB9C"/>
                      </w:rPr>
                      <w:t>zurich</w:t>
                    </w:r>
                  </w:ins>
                  <w:r w:rsidR="00E378CE" w:rsidRPr="00BE02A4">
                    <w:rPr>
                      <w:rStyle w:val="Hyperlink"/>
                      <w:shd w:val="clear" w:color="auto" w:fill="F9CB9C"/>
                    </w:rPr>
                    <w:t>.com</w:t>
                  </w:r>
                  <w:ins w:id="36" w:author="Eakins, Nicola" w:date="2025-11-13T18:15:00Z" w16du:dateUtc="2025-11-13T07:15:00Z">
                    <w:r w:rsidR="00E378CE">
                      <w:rPr>
                        <w:color w:val="0000FF"/>
                        <w:u w:val="single"/>
                        <w:shd w:val="clear" w:color="auto" w:fill="F9CB9C"/>
                      </w:rPr>
                      <w:fldChar w:fldCharType="end"/>
                    </w:r>
                  </w:ins>
                  <w:r>
                    <w:rPr>
                      <w:shd w:val="clear" w:color="auto" w:fill="F9CB9C"/>
                    </w:rPr>
                    <w:t xml:space="preserve"> </w:t>
                  </w:r>
                </w:p>
                <w:p w:rsidR="0045311B" w:rsidRDefault="0045311B"/>
                <w:p w:rsidR="0045311B" w:rsidRDefault="00F806FF">
                  <w:pPr>
                    <w:rPr>
                      <w:i/>
                      <w:iCs/>
                    </w:rPr>
                  </w:pPr>
                  <w:r w:rsidRPr="51787AE5">
                    <w:rPr>
                      <w:i/>
                      <w:iCs/>
                    </w:rPr>
                    <w:t>Remember: keep receipts and other supporting documentation in case you need to make a claim.</w:t>
                  </w:r>
                </w:p>
              </w:tc>
            </w:tr>
          </w:tbl>
          <w:p w:rsidR="0045311B" w:rsidRDefault="0045311B">
            <w:pPr>
              <w:rPr>
                <w:rFonts w:ascii="Arial" w:eastAsia="Arial" w:hAnsi="Arial" w:cs="Arial"/>
                <w:sz w:val="20"/>
                <w:szCs w:val="20"/>
              </w:rPr>
            </w:pPr>
          </w:p>
          <w:p w:rsidR="0045311B" w:rsidRDefault="00F806FF">
            <w:pPr>
              <w:jc w:val="center"/>
              <w:rPr>
                <w:rFonts w:ascii="Arial" w:eastAsia="Arial" w:hAnsi="Arial" w:cs="Arial"/>
                <w:i/>
                <w:sz w:val="20"/>
                <w:szCs w:val="20"/>
              </w:rPr>
            </w:pPr>
            <w:r>
              <w:rPr>
                <w:rFonts w:ascii="Arial" w:eastAsia="Arial" w:hAnsi="Arial" w:cs="Arial"/>
                <w:i/>
                <w:sz w:val="20"/>
                <w:szCs w:val="20"/>
              </w:rPr>
              <w:t>This is an auto generated email, please do not reply.</w:t>
            </w:r>
          </w:p>
          <w:p w:rsidR="0045311B" w:rsidRDefault="0045311B">
            <w:pPr>
              <w:jc w:val="center"/>
              <w:rPr>
                <w:rFonts w:ascii="Arial" w:eastAsia="Arial" w:hAnsi="Arial" w:cs="Arial"/>
                <w:i/>
                <w:sz w:val="20"/>
                <w:szCs w:val="20"/>
              </w:rPr>
            </w:pPr>
          </w:p>
          <w:p w:rsidR="0045311B" w:rsidRDefault="00F806FF">
            <w:pPr>
              <w:spacing w:line="276" w:lineRule="auto"/>
              <w:ind w:left="0" w:firstLine="0"/>
              <w:rPr>
                <w:rFonts w:ascii="Arial" w:eastAsia="Arial" w:hAnsi="Arial" w:cs="Arial"/>
                <w:sz w:val="20"/>
                <w:szCs w:val="20"/>
                <w:highlight w:val="yellow"/>
              </w:rPr>
            </w:pPr>
            <w:r w:rsidRPr="2AEEA772">
              <w:rPr>
                <w:rFonts w:ascii="Arial" w:eastAsia="Arial" w:hAnsi="Arial" w:cs="Arial"/>
                <w:sz w:val="20"/>
                <w:szCs w:val="20"/>
                <w:highlight w:val="yellow"/>
              </w:rPr>
              <w:t>Qantas Travel Insurance is issued by Zurich Australian Insurance Limited, ABN 13 000 296 640, AFSL 232507 (“ZAIL”). Qantas Airways Limited</w:t>
            </w:r>
            <w:ins w:id="37" w:author="Raphaella Han" w:date="2025-11-26T01:45:00Z">
              <w:r w:rsidR="6CF54B81" w:rsidRPr="2AEEA772">
                <w:rPr>
                  <w:rFonts w:ascii="Arial" w:eastAsia="Arial" w:hAnsi="Arial" w:cs="Arial"/>
                  <w:sz w:val="20"/>
                  <w:szCs w:val="20"/>
                  <w:highlight w:val="yellow"/>
                </w:rPr>
                <w:t>,</w:t>
              </w:r>
            </w:ins>
            <w:ins w:id="38" w:author="Eakins, Nicola" w:date="2025-10-02T04:03:00Z">
              <w:r w:rsidR="21E1F0E0" w:rsidRPr="7A9F947B">
                <w:rPr>
                  <w:rFonts w:ascii="Arial" w:eastAsia="Arial" w:hAnsi="Arial" w:cs="Arial"/>
                  <w:sz w:val="20"/>
                  <w:szCs w:val="20"/>
                  <w:highlight w:val="yellow"/>
                </w:rPr>
                <w:t xml:space="preserve"> ABN 16 009 661 901 (“Qantas”)</w:t>
              </w:r>
            </w:ins>
            <w:ins w:id="39" w:author="Raphaella Han" w:date="2025-11-26T01:45:00Z">
              <w:r w:rsidR="7812A2D9" w:rsidRPr="7A9F947B">
                <w:rPr>
                  <w:rFonts w:ascii="Arial" w:eastAsia="Arial" w:hAnsi="Arial" w:cs="Arial"/>
                  <w:sz w:val="20"/>
                  <w:szCs w:val="20"/>
                  <w:highlight w:val="yellow"/>
                </w:rPr>
                <w:t>,</w:t>
              </w:r>
            </w:ins>
            <w:r w:rsidRPr="2AEEA772">
              <w:rPr>
                <w:rFonts w:ascii="Arial" w:eastAsia="Arial" w:hAnsi="Arial" w:cs="Arial"/>
                <w:sz w:val="20"/>
                <w:szCs w:val="20"/>
                <w:highlight w:val="yellow"/>
              </w:rPr>
              <w:t xml:space="preserve"> is an authorised representative (AR 261363) of ZAIL. This information is general in nature only and has been prepared without </w:t>
            </w:r>
            <w:proofErr w:type="gramStart"/>
            <w:r w:rsidRPr="2AEEA772">
              <w:rPr>
                <w:rFonts w:ascii="Arial" w:eastAsia="Arial" w:hAnsi="Arial" w:cs="Arial"/>
                <w:sz w:val="20"/>
                <w:szCs w:val="20"/>
                <w:highlight w:val="yellow"/>
              </w:rPr>
              <w:t>taking into account</w:t>
            </w:r>
            <w:proofErr w:type="gramEnd"/>
            <w:r w:rsidRPr="2AEEA772">
              <w:rPr>
                <w:rFonts w:ascii="Arial" w:eastAsia="Arial" w:hAnsi="Arial" w:cs="Arial"/>
                <w:sz w:val="20"/>
                <w:szCs w:val="20"/>
                <w:highlight w:val="yellow"/>
              </w:rPr>
              <w:t xml:space="preserve"> your objectives, financial situation or needs. You should consider whether the advice is suitable for you and your personal circumstances. Before making any decision to buy the travel insurance, you should read the </w:t>
            </w:r>
            <w:hyperlink r:id="rId20">
              <w:r w:rsidRPr="2AEEA772">
                <w:rPr>
                  <w:rFonts w:ascii="Arial" w:eastAsia="Arial" w:hAnsi="Arial" w:cs="Arial"/>
                  <w:color w:val="E40000"/>
                  <w:sz w:val="20"/>
                  <w:szCs w:val="20"/>
                  <w:highlight w:val="yellow"/>
                  <w:u w:val="single"/>
                </w:rPr>
                <w:t>Product Disclosure Statement (PDS)</w:t>
              </w:r>
            </w:hyperlink>
            <w:r w:rsidRPr="2AEEA772">
              <w:rPr>
                <w:rFonts w:ascii="Arial" w:eastAsia="Arial" w:hAnsi="Arial" w:cs="Arial"/>
                <w:color w:val="666666"/>
                <w:sz w:val="20"/>
                <w:szCs w:val="20"/>
                <w:highlight w:val="yellow"/>
              </w:rPr>
              <w:t xml:space="preserve">, </w:t>
            </w:r>
            <w:hyperlink r:id="rId21">
              <w:r w:rsidRPr="2AEEA772">
                <w:rPr>
                  <w:rFonts w:ascii="Arial" w:eastAsia="Arial" w:hAnsi="Arial" w:cs="Arial"/>
                  <w:color w:val="E40000"/>
                  <w:sz w:val="20"/>
                  <w:szCs w:val="20"/>
                  <w:highlight w:val="yellow"/>
                  <w:u w:val="single"/>
                </w:rPr>
                <w:t>Target Market Determination (TMD)</w:t>
              </w:r>
            </w:hyperlink>
            <w:r w:rsidRPr="2AEEA772">
              <w:rPr>
                <w:rFonts w:ascii="Arial" w:eastAsia="Arial" w:hAnsi="Arial" w:cs="Arial"/>
                <w:color w:val="666666"/>
                <w:sz w:val="20"/>
                <w:szCs w:val="20"/>
                <w:highlight w:val="yellow"/>
              </w:rPr>
              <w:t xml:space="preserve"> </w:t>
            </w:r>
            <w:r w:rsidRPr="2AEEA772">
              <w:rPr>
                <w:rFonts w:ascii="Arial" w:eastAsia="Arial" w:hAnsi="Arial" w:cs="Arial"/>
                <w:sz w:val="20"/>
                <w:szCs w:val="20"/>
                <w:highlight w:val="yellow"/>
              </w:rPr>
              <w:t>and</w:t>
            </w:r>
            <w:r w:rsidRPr="2AEEA772">
              <w:rPr>
                <w:rFonts w:ascii="Arial" w:eastAsia="Arial" w:hAnsi="Arial" w:cs="Arial"/>
                <w:color w:val="666666"/>
                <w:sz w:val="20"/>
                <w:szCs w:val="20"/>
                <w:highlight w:val="yellow"/>
              </w:rPr>
              <w:t xml:space="preserve"> </w:t>
            </w:r>
            <w:hyperlink r:id="rId22">
              <w:r w:rsidRPr="2AEEA772">
                <w:rPr>
                  <w:rFonts w:ascii="Arial" w:eastAsia="Arial" w:hAnsi="Arial" w:cs="Arial"/>
                  <w:color w:val="E40000"/>
                  <w:sz w:val="20"/>
                  <w:szCs w:val="20"/>
                  <w:highlight w:val="yellow"/>
                  <w:u w:val="single"/>
                </w:rPr>
                <w:t>Financial Services Guide (FSG)</w:t>
              </w:r>
            </w:hyperlink>
            <w:r w:rsidRPr="2AEEA772">
              <w:rPr>
                <w:rFonts w:ascii="Arial" w:eastAsia="Arial" w:hAnsi="Arial" w:cs="Arial"/>
                <w:color w:val="666666"/>
                <w:sz w:val="20"/>
                <w:szCs w:val="20"/>
                <w:highlight w:val="yellow"/>
              </w:rPr>
              <w:t>.</w:t>
            </w:r>
            <w:ins w:id="40" w:author="Eakins, Nicola" w:date="2025-11-13T18:16:00Z" w16du:dateUtc="2025-11-13T07:16:00Z">
              <w:r w:rsidR="000B2F8F" w:rsidRPr="7A9F947B">
                <w:rPr>
                  <w:rFonts w:ascii="Arial" w:eastAsia="Arial" w:hAnsi="Arial" w:cs="Arial"/>
                  <w:color w:val="D13438"/>
                  <w:sz w:val="20"/>
                  <w:szCs w:val="20"/>
                  <w:u w:val="single"/>
                </w:rPr>
                <w:t xml:space="preserve"> </w:t>
              </w:r>
              <w:r w:rsidR="000B2F8F" w:rsidRPr="7A9F947B">
                <w:rPr>
                  <w:rFonts w:ascii="Arial" w:eastAsia="Arial" w:hAnsi="Arial" w:cs="Arial"/>
                  <w:color w:val="666666"/>
                  <w:sz w:val="20"/>
                  <w:szCs w:val="20"/>
                  <w:highlight w:val="yellow"/>
                  <w:u w:val="single"/>
                </w:rPr>
                <w:t>ZAIL engages affiliated entities within the Zurich Insurance Group to provide services in support of this insurance as permitted by applicable laws.</w:t>
              </w:r>
            </w:ins>
            <w:del w:id="41" w:author="Eakins, Nicola" w:date="2025-11-13T18:16:00Z" w16du:dateUtc="2025-11-13T07:16:00Z">
              <w:r w:rsidRPr="7A9F947B" w:rsidDel="00F806FF">
                <w:rPr>
                  <w:rFonts w:ascii="Arial" w:eastAsia="Arial" w:hAnsi="Arial" w:cs="Arial"/>
                  <w:color w:val="666666"/>
                  <w:sz w:val="20"/>
                  <w:szCs w:val="20"/>
                  <w:highlight w:val="yellow"/>
                </w:rPr>
                <w:delText xml:space="preserve"> </w:delText>
              </w:r>
            </w:del>
          </w:p>
          <w:p w:rsidR="0045311B" w:rsidRDefault="0045311B">
            <w:pPr>
              <w:spacing w:line="276" w:lineRule="auto"/>
              <w:ind w:left="0" w:firstLine="0"/>
              <w:rPr>
                <w:rFonts w:ascii="Arial" w:eastAsia="Arial" w:hAnsi="Arial" w:cs="Arial"/>
                <w:sz w:val="20"/>
                <w:szCs w:val="20"/>
                <w:highlight w:val="yellow"/>
              </w:rPr>
            </w:pPr>
          </w:p>
          <w:p w:rsidR="0045311B" w:rsidRDefault="00F806FF" w:rsidP="2AEEA772">
            <w:pPr>
              <w:spacing w:line="276" w:lineRule="auto"/>
              <w:ind w:left="0" w:firstLine="0"/>
              <w:rPr>
                <w:rFonts w:ascii="Arial" w:eastAsia="Arial" w:hAnsi="Arial" w:cs="Arial"/>
                <w:sz w:val="20"/>
                <w:szCs w:val="20"/>
                <w:highlight w:val="yellow"/>
              </w:rPr>
            </w:pPr>
            <w:r w:rsidRPr="2AEEA772">
              <w:rPr>
                <w:rFonts w:ascii="Arial" w:eastAsia="Arial" w:hAnsi="Arial" w:cs="Arial"/>
                <w:sz w:val="20"/>
                <w:szCs w:val="20"/>
                <w:highlight w:val="yellow"/>
              </w:rPr>
              <w:t xml:space="preserve">Sent by </w:t>
            </w:r>
            <w:ins w:id="42" w:author="Eakins, Nicola" w:date="2025-11-13T18:16:00Z" w16du:dateUtc="2025-11-13T07:16:00Z">
              <w:r w:rsidR="000B2F8F">
                <w:rPr>
                  <w:rFonts w:ascii="Arial" w:eastAsia="Arial" w:hAnsi="Arial" w:cs="Arial"/>
                  <w:sz w:val="20"/>
                  <w:szCs w:val="20"/>
                  <w:highlight w:val="yellow"/>
                </w:rPr>
                <w:t>ZAIL</w:t>
              </w:r>
            </w:ins>
            <w:del w:id="43" w:author="Eakins, Nicola" w:date="2025-11-13T18:16:00Z" w16du:dateUtc="2025-11-13T07:16:00Z">
              <w:r w:rsidRPr="2AEEA772" w:rsidDel="000B2F8F">
                <w:rPr>
                  <w:rFonts w:ascii="Arial" w:eastAsia="Arial" w:hAnsi="Arial" w:cs="Arial"/>
                  <w:sz w:val="20"/>
                  <w:szCs w:val="20"/>
                  <w:highlight w:val="yellow"/>
                </w:rPr>
                <w:delText>Zurich Australian Insurance Limited, ABN 13 000 296 640</w:delText>
              </w:r>
            </w:del>
            <w:r w:rsidRPr="2AEEA772">
              <w:rPr>
                <w:rFonts w:ascii="Arial" w:eastAsia="Arial" w:hAnsi="Arial" w:cs="Arial"/>
                <w:sz w:val="20"/>
                <w:szCs w:val="20"/>
                <w:highlight w:val="yellow"/>
              </w:rPr>
              <w:t xml:space="preserve">, 118 Mount Street, North Sydney, NSW 2060, on behalf of Qantas </w:t>
            </w:r>
            <w:del w:id="44" w:author="Eakins, Nicola" w:date="2025-10-02T04:09:00Z">
              <w:r w:rsidRPr="2AEEA772" w:rsidDel="00F806FF">
                <w:rPr>
                  <w:rFonts w:ascii="Arial" w:eastAsia="Arial" w:hAnsi="Arial" w:cs="Arial"/>
                  <w:sz w:val="20"/>
                  <w:szCs w:val="20"/>
                  <w:highlight w:val="yellow"/>
                </w:rPr>
                <w:delText>Airways Limited (ABN 16 009 661 901),</w:delText>
              </w:r>
            </w:del>
            <w:r w:rsidRPr="2AEEA772">
              <w:rPr>
                <w:rFonts w:ascii="Arial" w:eastAsia="Arial" w:hAnsi="Arial" w:cs="Arial"/>
                <w:sz w:val="20"/>
                <w:szCs w:val="20"/>
                <w:highlight w:val="yellow"/>
              </w:rPr>
              <w:t xml:space="preserve"> Australian headquarters: 10 Bourke Road, Mascot, NSW 2020.</w:t>
            </w:r>
          </w:p>
          <w:p w:rsidR="0045311B" w:rsidRDefault="0045311B">
            <w:pPr>
              <w:ind w:left="130" w:right="82" w:firstLine="0"/>
              <w:rPr>
                <w:rFonts w:ascii="Arial" w:eastAsia="Arial" w:hAnsi="Arial" w:cs="Arial"/>
                <w:color w:val="343741"/>
                <w:sz w:val="20"/>
                <w:szCs w:val="20"/>
              </w:rPr>
            </w:pPr>
          </w:p>
        </w:tc>
        <w:tc>
          <w:tcPr>
            <w:tcW w:w="4275" w:type="dxa"/>
          </w:tcPr>
          <w:p w:rsidR="0045311B" w:rsidRDefault="0045311B">
            <w:pPr>
              <w:rPr>
                <w:rFonts w:ascii="Calibri" w:eastAsia="Calibri" w:hAnsi="Calibri" w:cs="Calibri"/>
                <w:color w:val="7030A0"/>
              </w:rPr>
            </w:pPr>
          </w:p>
        </w:tc>
      </w:tr>
    </w:tbl>
    <w:p w:rsidR="0045311B" w:rsidRDefault="0045311B">
      <w:bookmarkStart w:id="45" w:name="_heading=h.sc7hu66u33c1" w:colFirst="0" w:colLast="0"/>
      <w:bookmarkEnd w:id="45"/>
    </w:p>
    <w:sectPr w:rsidR="0045311B">
      <w:footerReference w:type="default" r:id="rId23"/>
      <w:pgSz w:w="23811" w:h="16838" w:orient="landscape"/>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Eakins, Nicola" w:date="2025-10-06T09:55:00Z" w:initials="EN">
    <w:p w:rsidR="00CA06F8" w:rsidRDefault="00C7728A">
      <w:pPr>
        <w:pStyle w:val="CommentText"/>
      </w:pPr>
      <w:r>
        <w:rPr>
          <w:rStyle w:val="CommentReference"/>
        </w:rPr>
        <w:annotationRef/>
      </w:r>
      <w:r w:rsidRPr="0604C87C">
        <w:t>Issuer should be {{ISP}} and either AIG Australia Ltd or Zurich Australian Insurance Limited per ISP assigned to the policy.</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1DBF" w:rsidRDefault="00DD1DBF">
      <w:r>
        <w:separator/>
      </w:r>
    </w:p>
  </w:endnote>
  <w:endnote w:type="continuationSeparator" w:id="0">
    <w:p w:rsidR="00DD1DBF" w:rsidRDefault="00DD1DBF">
      <w:r>
        <w:continuationSeparator/>
      </w:r>
    </w:p>
  </w:endnote>
  <w:endnote w:type="continuationNotice" w:id="1">
    <w:p w:rsidR="00DD1DBF" w:rsidRDefault="00DD1D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29C4AF4E-7B2C-494D-ACA8-549CB2C6683E}"/>
  </w:font>
  <w:font w:name="Cambria">
    <w:panose1 w:val="02040503050406030204"/>
    <w:charset w:val="00"/>
    <w:family w:val="roman"/>
    <w:pitch w:val="variable"/>
    <w:sig w:usb0="E00006FF" w:usb1="420024FF" w:usb2="02000000" w:usb3="00000000" w:csb0="0000019F" w:csb1="00000000"/>
    <w:embedRegular r:id="rId2" w:fontKey="{2C5785C0-3B4D-4F52-9686-E59837B5736F}"/>
    <w:embedBold r:id="rId3" w:fontKey="{AB943D02-6FA6-4F29-AEC7-CB1E073916DE}"/>
    <w:embedItalic r:id="rId4" w:fontKey="{81F63DAD-CA24-4CAB-856C-3ECFD149D2A0}"/>
  </w:font>
  <w:font w:name="Georgia">
    <w:panose1 w:val="02040502050405020303"/>
    <w:charset w:val="00"/>
    <w:family w:val="roman"/>
    <w:pitch w:val="variable"/>
    <w:sig w:usb0="00000287" w:usb1="00000000" w:usb2="00000000" w:usb3="00000000" w:csb0="0000009F" w:csb1="00000000"/>
    <w:embedRegular r:id="rId5" w:fontKey="{16F605A9-CA28-45E6-88C6-26FE19634ADB}"/>
    <w:embedItalic r:id="rId6" w:fontKey="{BBCF552F-B091-43F2-9642-4A3E7E7FEE7C}"/>
  </w:font>
  <w:font w:name="Calibri">
    <w:panose1 w:val="020F0502020204030204"/>
    <w:charset w:val="00"/>
    <w:family w:val="swiss"/>
    <w:pitch w:val="variable"/>
    <w:sig w:usb0="E4002EFF" w:usb1="C000247B" w:usb2="00000009" w:usb3="00000000" w:csb0="000001FF" w:csb1="00000000"/>
    <w:embedRegular r:id="rId7" w:fontKey="{F8D64818-F2BC-44B4-8E6B-61FB66C03A8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5311B" w:rsidRDefault="00F806FF">
    <w:pPr>
      <w:pBdr>
        <w:top w:val="nil"/>
        <w:left w:val="nil"/>
        <w:bottom w:val="nil"/>
        <w:right w:val="nil"/>
        <w:between w:val="nil"/>
      </w:pBdr>
      <w:tabs>
        <w:tab w:val="center" w:pos="4513"/>
        <w:tab w:val="right" w:pos="9026"/>
      </w:tabs>
      <w:jc w:val="right"/>
      <w:rPr>
        <w:color w:val="000000"/>
      </w:rPr>
    </w:pPr>
    <w:r>
      <w:rPr>
        <w:color w:val="000000"/>
      </w:rPr>
      <w:fldChar w:fldCharType="begin"/>
    </w:r>
    <w:r>
      <w:rPr>
        <w:color w:val="000000"/>
      </w:rPr>
      <w:instrText>PAGE</w:instrText>
    </w:r>
    <w:r>
      <w:rPr>
        <w:color w:val="000000"/>
      </w:rPr>
      <w:fldChar w:fldCharType="separate"/>
    </w:r>
    <w:r w:rsidR="00BD1AC2">
      <w:rPr>
        <w:noProof/>
        <w:color w:val="000000"/>
      </w:rPr>
      <w:t>1</w:t>
    </w:r>
    <w:r>
      <w:rPr>
        <w:color w:val="000000"/>
      </w:rPr>
      <w:fldChar w:fldCharType="end"/>
    </w:r>
  </w:p>
  <w:p w:rsidR="0045311B" w:rsidRDefault="0045311B">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1DBF" w:rsidRDefault="00DD1DBF">
      <w:r>
        <w:separator/>
      </w:r>
    </w:p>
  </w:footnote>
  <w:footnote w:type="continuationSeparator" w:id="0">
    <w:p w:rsidR="00DD1DBF" w:rsidRDefault="00DD1DBF">
      <w:r>
        <w:continuationSeparator/>
      </w:r>
    </w:p>
  </w:footnote>
  <w:footnote w:type="continuationNotice" w:id="1">
    <w:p w:rsidR="00DD1DBF" w:rsidRDefault="00DD1DBF"/>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A64E7"/>
    <w:multiLevelType w:val="multilevel"/>
    <w:tmpl w:val="5814921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437A5F34"/>
    <w:multiLevelType w:val="multilevel"/>
    <w:tmpl w:val="4DDC76B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46462E29"/>
    <w:multiLevelType w:val="multilevel"/>
    <w:tmpl w:val="14D697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1A9295E"/>
    <w:multiLevelType w:val="multilevel"/>
    <w:tmpl w:val="6AC6C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4857932">
    <w:abstractNumId w:val="0"/>
  </w:num>
  <w:num w:numId="2" w16cid:durableId="1735080775">
    <w:abstractNumId w:val="1"/>
  </w:num>
  <w:num w:numId="3" w16cid:durableId="617183118">
    <w:abstractNumId w:val="3"/>
  </w:num>
  <w:num w:numId="4" w16cid:durableId="69051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akins, Nicola">
    <w15:presenceInfo w15:providerId="AD" w15:userId="S::nicola.eakins_travelguard.com#ext#@qantas.onmicrosoft.com::3f3446c6-fd1e-4a5d-9782-5fbbe0f4dba0"/>
  </w15:person>
  <w15:person w15:author="Raphaella Han">
    <w15:presenceInfo w15:providerId="AD" w15:userId="S::raphaella.han@qantas.com.au::5e333e18-4d7b-411b-afc3-556763b41258"/>
  </w15:person>
  <w15:person w15:author="Crombie, Sean D">
    <w15:presenceInfo w15:providerId="AD" w15:userId="S::scrombie@r7aig.com::432f9a25-981c-41b1-b981-d3fd529c68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311B"/>
    <w:rsid w:val="00050663"/>
    <w:rsid w:val="00052477"/>
    <w:rsid w:val="000554E2"/>
    <w:rsid w:val="000569B6"/>
    <w:rsid w:val="00061750"/>
    <w:rsid w:val="00070C1C"/>
    <w:rsid w:val="00074086"/>
    <w:rsid w:val="00077104"/>
    <w:rsid w:val="00092DB3"/>
    <w:rsid w:val="000A090A"/>
    <w:rsid w:val="000B2F8F"/>
    <w:rsid w:val="000C6C35"/>
    <w:rsid w:val="0010179D"/>
    <w:rsid w:val="00106C18"/>
    <w:rsid w:val="00131DD1"/>
    <w:rsid w:val="00153241"/>
    <w:rsid w:val="001678FD"/>
    <w:rsid w:val="00177D5A"/>
    <w:rsid w:val="001D23B9"/>
    <w:rsid w:val="001F484C"/>
    <w:rsid w:val="00205FCE"/>
    <w:rsid w:val="00224BD0"/>
    <w:rsid w:val="00277942"/>
    <w:rsid w:val="002B0C06"/>
    <w:rsid w:val="002E7827"/>
    <w:rsid w:val="00307631"/>
    <w:rsid w:val="00317F97"/>
    <w:rsid w:val="003519F0"/>
    <w:rsid w:val="003A327A"/>
    <w:rsid w:val="003B6475"/>
    <w:rsid w:val="003B65F5"/>
    <w:rsid w:val="003D690E"/>
    <w:rsid w:val="003F7B92"/>
    <w:rsid w:val="004143B2"/>
    <w:rsid w:val="00425DF8"/>
    <w:rsid w:val="00432CD2"/>
    <w:rsid w:val="00451CF1"/>
    <w:rsid w:val="0045311B"/>
    <w:rsid w:val="004770D0"/>
    <w:rsid w:val="004806DF"/>
    <w:rsid w:val="004809EC"/>
    <w:rsid w:val="004872DA"/>
    <w:rsid w:val="004A0908"/>
    <w:rsid w:val="004A197E"/>
    <w:rsid w:val="004C4E6C"/>
    <w:rsid w:val="004D1FAE"/>
    <w:rsid w:val="004F2E6F"/>
    <w:rsid w:val="00507DE1"/>
    <w:rsid w:val="00520990"/>
    <w:rsid w:val="00541CC1"/>
    <w:rsid w:val="005429F6"/>
    <w:rsid w:val="0056786E"/>
    <w:rsid w:val="00567C38"/>
    <w:rsid w:val="0058416D"/>
    <w:rsid w:val="00596207"/>
    <w:rsid w:val="005A12EE"/>
    <w:rsid w:val="005A2705"/>
    <w:rsid w:val="005B4D5C"/>
    <w:rsid w:val="005C0894"/>
    <w:rsid w:val="005E168F"/>
    <w:rsid w:val="005E246F"/>
    <w:rsid w:val="00622D3B"/>
    <w:rsid w:val="00627726"/>
    <w:rsid w:val="00671F3B"/>
    <w:rsid w:val="006916A6"/>
    <w:rsid w:val="006B01EC"/>
    <w:rsid w:val="006C192C"/>
    <w:rsid w:val="006D4E31"/>
    <w:rsid w:val="006E4FB5"/>
    <w:rsid w:val="007257F3"/>
    <w:rsid w:val="00767D5E"/>
    <w:rsid w:val="007802A1"/>
    <w:rsid w:val="007A0FB1"/>
    <w:rsid w:val="007A1D43"/>
    <w:rsid w:val="007C2687"/>
    <w:rsid w:val="007D10D6"/>
    <w:rsid w:val="007F54C3"/>
    <w:rsid w:val="00804D11"/>
    <w:rsid w:val="008203B3"/>
    <w:rsid w:val="00835E83"/>
    <w:rsid w:val="00856BC7"/>
    <w:rsid w:val="00875950"/>
    <w:rsid w:val="00887DCC"/>
    <w:rsid w:val="008A7549"/>
    <w:rsid w:val="008D1D5C"/>
    <w:rsid w:val="00916D68"/>
    <w:rsid w:val="0098630C"/>
    <w:rsid w:val="009C7D90"/>
    <w:rsid w:val="009D7DE6"/>
    <w:rsid w:val="00A23B9B"/>
    <w:rsid w:val="00A24DA0"/>
    <w:rsid w:val="00A35F7F"/>
    <w:rsid w:val="00A743A7"/>
    <w:rsid w:val="00A82709"/>
    <w:rsid w:val="00AC42B3"/>
    <w:rsid w:val="00AC4851"/>
    <w:rsid w:val="00AE2E22"/>
    <w:rsid w:val="00AF0CE5"/>
    <w:rsid w:val="00B1463A"/>
    <w:rsid w:val="00B17B6B"/>
    <w:rsid w:val="00B35AD8"/>
    <w:rsid w:val="00B64488"/>
    <w:rsid w:val="00B74336"/>
    <w:rsid w:val="00B8726F"/>
    <w:rsid w:val="00B8ADF7"/>
    <w:rsid w:val="00BA74F6"/>
    <w:rsid w:val="00BC1169"/>
    <w:rsid w:val="00BD0D7E"/>
    <w:rsid w:val="00BD1AC2"/>
    <w:rsid w:val="00BD2DD7"/>
    <w:rsid w:val="00BF39DD"/>
    <w:rsid w:val="00C1227D"/>
    <w:rsid w:val="00C17C17"/>
    <w:rsid w:val="00C20B83"/>
    <w:rsid w:val="00C56F95"/>
    <w:rsid w:val="00C7728A"/>
    <w:rsid w:val="00CA06F8"/>
    <w:rsid w:val="00CA3138"/>
    <w:rsid w:val="00CB2D90"/>
    <w:rsid w:val="00CE0CFC"/>
    <w:rsid w:val="00D05E7E"/>
    <w:rsid w:val="00D17367"/>
    <w:rsid w:val="00D440B4"/>
    <w:rsid w:val="00D57DA1"/>
    <w:rsid w:val="00D60DE6"/>
    <w:rsid w:val="00D6487A"/>
    <w:rsid w:val="00D731FF"/>
    <w:rsid w:val="00D749AC"/>
    <w:rsid w:val="00D8417F"/>
    <w:rsid w:val="00D86A93"/>
    <w:rsid w:val="00DA18BA"/>
    <w:rsid w:val="00DA342A"/>
    <w:rsid w:val="00DB3005"/>
    <w:rsid w:val="00DB3999"/>
    <w:rsid w:val="00DB46F5"/>
    <w:rsid w:val="00DC5419"/>
    <w:rsid w:val="00DD1DBF"/>
    <w:rsid w:val="00DF39E8"/>
    <w:rsid w:val="00DF440B"/>
    <w:rsid w:val="00E03605"/>
    <w:rsid w:val="00E137B3"/>
    <w:rsid w:val="00E16038"/>
    <w:rsid w:val="00E268D5"/>
    <w:rsid w:val="00E35A9F"/>
    <w:rsid w:val="00E378CE"/>
    <w:rsid w:val="00E445EE"/>
    <w:rsid w:val="00E67CB1"/>
    <w:rsid w:val="00E82E9E"/>
    <w:rsid w:val="00E87E9B"/>
    <w:rsid w:val="00EB13F4"/>
    <w:rsid w:val="00F10B8C"/>
    <w:rsid w:val="00F21D8F"/>
    <w:rsid w:val="00F25FB9"/>
    <w:rsid w:val="00F268EC"/>
    <w:rsid w:val="00F716AA"/>
    <w:rsid w:val="00F777DF"/>
    <w:rsid w:val="00F806FF"/>
    <w:rsid w:val="00F816B1"/>
    <w:rsid w:val="00F83AFC"/>
    <w:rsid w:val="00F907B7"/>
    <w:rsid w:val="00FC0F06"/>
    <w:rsid w:val="00FC376A"/>
    <w:rsid w:val="00FC62A1"/>
    <w:rsid w:val="00FD25E3"/>
    <w:rsid w:val="00FF50A7"/>
    <w:rsid w:val="01B64F43"/>
    <w:rsid w:val="0271390F"/>
    <w:rsid w:val="037FE45E"/>
    <w:rsid w:val="048D0529"/>
    <w:rsid w:val="05592865"/>
    <w:rsid w:val="05D321C9"/>
    <w:rsid w:val="07078578"/>
    <w:rsid w:val="072671DA"/>
    <w:rsid w:val="07496191"/>
    <w:rsid w:val="07A5CDFF"/>
    <w:rsid w:val="09E746A1"/>
    <w:rsid w:val="0A01BE16"/>
    <w:rsid w:val="0B4E0F76"/>
    <w:rsid w:val="0B896DEC"/>
    <w:rsid w:val="0DEFC551"/>
    <w:rsid w:val="0E003369"/>
    <w:rsid w:val="10619891"/>
    <w:rsid w:val="10D23C18"/>
    <w:rsid w:val="11C2EAD6"/>
    <w:rsid w:val="11ECDB36"/>
    <w:rsid w:val="1262DB2F"/>
    <w:rsid w:val="12E07DD8"/>
    <w:rsid w:val="134A9352"/>
    <w:rsid w:val="134C4916"/>
    <w:rsid w:val="13AF5806"/>
    <w:rsid w:val="14980F4C"/>
    <w:rsid w:val="14A5B1B2"/>
    <w:rsid w:val="14B9C3B5"/>
    <w:rsid w:val="15F9BC6F"/>
    <w:rsid w:val="167B866E"/>
    <w:rsid w:val="1682CA27"/>
    <w:rsid w:val="1695117B"/>
    <w:rsid w:val="175D9F50"/>
    <w:rsid w:val="1851D494"/>
    <w:rsid w:val="18988A9E"/>
    <w:rsid w:val="191B4674"/>
    <w:rsid w:val="193F3FA7"/>
    <w:rsid w:val="19740F44"/>
    <w:rsid w:val="1A3ECFE8"/>
    <w:rsid w:val="1B578A70"/>
    <w:rsid w:val="1B818A95"/>
    <w:rsid w:val="1BE62CA2"/>
    <w:rsid w:val="1CB59ED8"/>
    <w:rsid w:val="1DD2BC50"/>
    <w:rsid w:val="1DE3F674"/>
    <w:rsid w:val="1E0C78E0"/>
    <w:rsid w:val="1E54ED8E"/>
    <w:rsid w:val="1E8A8371"/>
    <w:rsid w:val="1EDA4FD9"/>
    <w:rsid w:val="1F8D1570"/>
    <w:rsid w:val="1F8F75F3"/>
    <w:rsid w:val="1FA524F5"/>
    <w:rsid w:val="1FFC70FF"/>
    <w:rsid w:val="20A97E5B"/>
    <w:rsid w:val="20EFC368"/>
    <w:rsid w:val="21C97870"/>
    <w:rsid w:val="21E0416C"/>
    <w:rsid w:val="21E1F0E0"/>
    <w:rsid w:val="2233F438"/>
    <w:rsid w:val="23C539A8"/>
    <w:rsid w:val="24AC219B"/>
    <w:rsid w:val="24F77801"/>
    <w:rsid w:val="2503AB46"/>
    <w:rsid w:val="25EA9D37"/>
    <w:rsid w:val="27A1A09C"/>
    <w:rsid w:val="2833D416"/>
    <w:rsid w:val="28BC67C3"/>
    <w:rsid w:val="28FB7638"/>
    <w:rsid w:val="29A15F3C"/>
    <w:rsid w:val="29CDB9D6"/>
    <w:rsid w:val="29E6A582"/>
    <w:rsid w:val="29E735C7"/>
    <w:rsid w:val="2A500A79"/>
    <w:rsid w:val="2A6EF9E8"/>
    <w:rsid w:val="2AC54508"/>
    <w:rsid w:val="2AEEA772"/>
    <w:rsid w:val="2C442FBF"/>
    <w:rsid w:val="2DF90D02"/>
    <w:rsid w:val="2E8E3BA4"/>
    <w:rsid w:val="2E932C0D"/>
    <w:rsid w:val="2FBFB478"/>
    <w:rsid w:val="32641AAA"/>
    <w:rsid w:val="32D6FC95"/>
    <w:rsid w:val="32F34E74"/>
    <w:rsid w:val="336D19EE"/>
    <w:rsid w:val="33CA26DA"/>
    <w:rsid w:val="342A3B77"/>
    <w:rsid w:val="34F8B7A2"/>
    <w:rsid w:val="353ED8C7"/>
    <w:rsid w:val="35483E29"/>
    <w:rsid w:val="355D4C5A"/>
    <w:rsid w:val="3713D66B"/>
    <w:rsid w:val="3894BBCF"/>
    <w:rsid w:val="38B1DE08"/>
    <w:rsid w:val="38E493B5"/>
    <w:rsid w:val="394D7FD0"/>
    <w:rsid w:val="39F7A4C7"/>
    <w:rsid w:val="3A707A8F"/>
    <w:rsid w:val="3A759EF1"/>
    <w:rsid w:val="3A9F0A6C"/>
    <w:rsid w:val="3AFD5FE1"/>
    <w:rsid w:val="3B4E28FC"/>
    <w:rsid w:val="3B58EDB5"/>
    <w:rsid w:val="3B6B3C74"/>
    <w:rsid w:val="3C5D2845"/>
    <w:rsid w:val="3CE6B051"/>
    <w:rsid w:val="3D5BB0CF"/>
    <w:rsid w:val="3D99BD32"/>
    <w:rsid w:val="3DA1B3A1"/>
    <w:rsid w:val="3F134414"/>
    <w:rsid w:val="3F68E2C5"/>
    <w:rsid w:val="4090FB14"/>
    <w:rsid w:val="412DFE90"/>
    <w:rsid w:val="417E24FB"/>
    <w:rsid w:val="4181820C"/>
    <w:rsid w:val="4250EF3E"/>
    <w:rsid w:val="42D1061F"/>
    <w:rsid w:val="43235CBC"/>
    <w:rsid w:val="432FCC23"/>
    <w:rsid w:val="43B9FD2C"/>
    <w:rsid w:val="449B3027"/>
    <w:rsid w:val="44A76A31"/>
    <w:rsid w:val="45A3E478"/>
    <w:rsid w:val="45F35F71"/>
    <w:rsid w:val="46B2D5E5"/>
    <w:rsid w:val="46D630B4"/>
    <w:rsid w:val="46DC54E1"/>
    <w:rsid w:val="47ABCF04"/>
    <w:rsid w:val="48AAB2AD"/>
    <w:rsid w:val="4AFCA7BF"/>
    <w:rsid w:val="4C27FEE4"/>
    <w:rsid w:val="4CE9FA37"/>
    <w:rsid w:val="4DDD70B6"/>
    <w:rsid w:val="4FF3FC33"/>
    <w:rsid w:val="5088715F"/>
    <w:rsid w:val="50942F45"/>
    <w:rsid w:val="5149BA85"/>
    <w:rsid w:val="51787AE5"/>
    <w:rsid w:val="51A65C9A"/>
    <w:rsid w:val="53AD1BCE"/>
    <w:rsid w:val="542672BD"/>
    <w:rsid w:val="547614F9"/>
    <w:rsid w:val="55C5BEBA"/>
    <w:rsid w:val="55E49BBE"/>
    <w:rsid w:val="56457879"/>
    <w:rsid w:val="56577F58"/>
    <w:rsid w:val="56E06609"/>
    <w:rsid w:val="5755877C"/>
    <w:rsid w:val="579C07F6"/>
    <w:rsid w:val="57CA0276"/>
    <w:rsid w:val="5805E2CE"/>
    <w:rsid w:val="583138F7"/>
    <w:rsid w:val="5891C09F"/>
    <w:rsid w:val="594E7247"/>
    <w:rsid w:val="5A6E6E58"/>
    <w:rsid w:val="5AC2DAE3"/>
    <w:rsid w:val="5B4B6B34"/>
    <w:rsid w:val="5B598E81"/>
    <w:rsid w:val="5B788A99"/>
    <w:rsid w:val="5B7E1D9F"/>
    <w:rsid w:val="5C0109A0"/>
    <w:rsid w:val="5C4FFEC7"/>
    <w:rsid w:val="5C5412B1"/>
    <w:rsid w:val="5CEA5B5F"/>
    <w:rsid w:val="5DC8693A"/>
    <w:rsid w:val="5DFE8C70"/>
    <w:rsid w:val="5E9546DD"/>
    <w:rsid w:val="5F442C0C"/>
    <w:rsid w:val="5F7323BB"/>
    <w:rsid w:val="5F7D81A3"/>
    <w:rsid w:val="5FC1A6CC"/>
    <w:rsid w:val="5FF250DA"/>
    <w:rsid w:val="60135DC5"/>
    <w:rsid w:val="60296E02"/>
    <w:rsid w:val="602E83CA"/>
    <w:rsid w:val="60514D3B"/>
    <w:rsid w:val="61603CE4"/>
    <w:rsid w:val="6314BFB3"/>
    <w:rsid w:val="63261F23"/>
    <w:rsid w:val="6344103F"/>
    <w:rsid w:val="636DA86E"/>
    <w:rsid w:val="6391A6DE"/>
    <w:rsid w:val="63F193F5"/>
    <w:rsid w:val="64819DB0"/>
    <w:rsid w:val="653C3D39"/>
    <w:rsid w:val="664099F3"/>
    <w:rsid w:val="66F14B0D"/>
    <w:rsid w:val="6709794D"/>
    <w:rsid w:val="673D7CEA"/>
    <w:rsid w:val="67807F91"/>
    <w:rsid w:val="6816203B"/>
    <w:rsid w:val="68CA8FA8"/>
    <w:rsid w:val="69521A72"/>
    <w:rsid w:val="69BA1041"/>
    <w:rsid w:val="69C42768"/>
    <w:rsid w:val="6AAE5D05"/>
    <w:rsid w:val="6ADB7496"/>
    <w:rsid w:val="6B00D0FB"/>
    <w:rsid w:val="6B01B6EE"/>
    <w:rsid w:val="6CAAB82B"/>
    <w:rsid w:val="6CF54B81"/>
    <w:rsid w:val="6D8015E3"/>
    <w:rsid w:val="6D943B17"/>
    <w:rsid w:val="6F7EB053"/>
    <w:rsid w:val="6F831D43"/>
    <w:rsid w:val="6FBBB693"/>
    <w:rsid w:val="70E8AD86"/>
    <w:rsid w:val="70EEC2D3"/>
    <w:rsid w:val="7109B18A"/>
    <w:rsid w:val="71424006"/>
    <w:rsid w:val="7234E18D"/>
    <w:rsid w:val="72E4169B"/>
    <w:rsid w:val="73BBD0DE"/>
    <w:rsid w:val="73BC91D6"/>
    <w:rsid w:val="74746803"/>
    <w:rsid w:val="74D488DD"/>
    <w:rsid w:val="74F6ABE3"/>
    <w:rsid w:val="75FAFA86"/>
    <w:rsid w:val="7682CD3C"/>
    <w:rsid w:val="76A3AB06"/>
    <w:rsid w:val="7812A2D9"/>
    <w:rsid w:val="78FF7DCE"/>
    <w:rsid w:val="7963D418"/>
    <w:rsid w:val="79DADB8A"/>
    <w:rsid w:val="7A9F947B"/>
    <w:rsid w:val="7B703127"/>
    <w:rsid w:val="7C2A404C"/>
    <w:rsid w:val="7C983627"/>
    <w:rsid w:val="7D7505AC"/>
    <w:rsid w:val="7DA8D46C"/>
    <w:rsid w:val="7E22F910"/>
    <w:rsid w:val="7E432771"/>
    <w:rsid w:val="7EE4E6B5"/>
    <w:rsid w:val="7F146306"/>
    <w:rsid w:val="7F19D183"/>
    <w:rsid w:val="7FFAE2D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58F9"/>
  <w15:docId w15:val="{39247158-7D8C-42F3-A7E3-93931CEE9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outlineLvl w:val="0"/>
    </w:pPr>
    <w:rPr>
      <w:b/>
    </w:rPr>
  </w:style>
  <w:style w:type="paragraph" w:styleId="Heading2">
    <w:name w:val="heading 2"/>
    <w:basedOn w:val="Normal"/>
    <w:next w:val="Normal"/>
    <w:uiPriority w:val="9"/>
    <w:semiHidden/>
    <w:unhideWhenUsed/>
    <w:qFormat/>
    <w:pPr>
      <w:keepNext/>
      <w:keepLines/>
      <w:spacing w:before="40"/>
      <w:outlineLvl w:val="1"/>
    </w:pPr>
    <w:rPr>
      <w:b/>
      <w:color w:val="0070C0"/>
    </w:rPr>
  </w:style>
  <w:style w:type="paragraph" w:styleId="Heading3">
    <w:name w:val="heading 3"/>
    <w:basedOn w:val="Normal"/>
    <w:next w:val="Normal"/>
    <w:uiPriority w:val="9"/>
    <w:semiHidden/>
    <w:unhideWhenUsed/>
    <w:qFormat/>
    <w:pPr>
      <w:keepNext/>
      <w:keepLines/>
      <w:spacing w:before="4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00">
    <w:name w:val="TableNormal0"/>
    <w:tblPr>
      <w:tblCellMar>
        <w:top w:w="0" w:type="dxa"/>
        <w:left w:w="0" w:type="dxa"/>
        <w:bottom w:w="0" w:type="dxa"/>
        <w:right w:w="0" w:type="dxa"/>
      </w:tblCellMar>
    </w:tblPr>
  </w:style>
  <w:style w:type="table" w:customStyle="1" w:styleId="a">
    <w:basedOn w:val="TableNormal"/>
    <w:tblPr/>
  </w:style>
  <w:style w:type="table" w:customStyle="1" w:styleId="a0">
    <w:basedOn w:val="TableNormal"/>
    <w:tblPr/>
  </w:style>
  <w:style w:type="table" w:customStyle="1" w:styleId="a1">
    <w:basedOn w:val="TableNormal"/>
    <w:tblPr/>
  </w:style>
  <w:style w:type="table" w:customStyle="1" w:styleId="a2">
    <w:basedOn w:val="TableNormal"/>
    <w:tblPr/>
  </w:style>
  <w:style w:type="table" w:customStyle="1" w:styleId="a3">
    <w:basedOn w:val="TableNormal"/>
    <w:tblPr/>
  </w:style>
  <w:style w:type="table" w:customStyle="1" w:styleId="a4">
    <w:basedOn w:val="TableNormal"/>
    <w:tblPr/>
  </w:style>
  <w:style w:type="table" w:customStyle="1" w:styleId="a5">
    <w:basedOn w:val="TableNormal"/>
    <w:tblPr/>
  </w:style>
  <w:style w:type="table" w:customStyle="1" w:styleId="a6">
    <w:basedOn w:val="TableNormal"/>
    <w:tblPr/>
  </w:style>
  <w:style w:type="table" w:customStyle="1" w:styleId="a7">
    <w:basedOn w:val="TableNormal"/>
    <w:tblPr/>
  </w:style>
  <w:style w:type="table" w:customStyle="1" w:styleId="a8">
    <w:basedOn w:val="TableNormal"/>
    <w:tblPr/>
  </w:style>
  <w:style w:type="table" w:customStyle="1" w:styleId="a9">
    <w:basedOn w:val="TableNormal"/>
    <w:tbl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E40CE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CE9"/>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916900"/>
    <w:rPr>
      <w:b/>
      <w:bCs/>
    </w:rPr>
  </w:style>
  <w:style w:type="character" w:customStyle="1" w:styleId="CommentSubjectChar">
    <w:name w:val="Comment Subject Char"/>
    <w:basedOn w:val="CommentTextChar"/>
    <w:link w:val="CommentSubject"/>
    <w:uiPriority w:val="99"/>
    <w:semiHidden/>
    <w:rsid w:val="00916900"/>
    <w:rPr>
      <w:b/>
      <w:bCs/>
    </w:rPr>
  </w:style>
  <w:style w:type="paragraph" w:styleId="Revision">
    <w:name w:val="Revision"/>
    <w:hidden/>
    <w:uiPriority w:val="99"/>
    <w:semiHidden/>
    <w:rsid w:val="007C6DC7"/>
  </w:style>
  <w:style w:type="table" w:styleId="GridTable1Light">
    <w:name w:val="Grid Table 1 Light"/>
    <w:basedOn w:val="TableNormal"/>
    <w:uiPriority w:val="46"/>
    <w:rsid w:val="006C07A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643F9B"/>
    <w:rPr>
      <w:b/>
    </w:rPr>
  </w:style>
  <w:style w:type="character" w:styleId="Hyperlink">
    <w:name w:val="Hyperlink"/>
    <w:basedOn w:val="DefaultParagraphFont"/>
    <w:uiPriority w:val="99"/>
    <w:unhideWhenUsed/>
    <w:rsid w:val="00624613"/>
    <w:rPr>
      <w:color w:val="0000FF"/>
      <w:u w:val="single"/>
    </w:rPr>
  </w:style>
  <w:style w:type="paragraph" w:styleId="ListParagraph">
    <w:name w:val="List Paragraph"/>
    <w:basedOn w:val="Normal"/>
    <w:uiPriority w:val="34"/>
    <w:qFormat/>
    <w:rsid w:val="00D01F7B"/>
    <w:pPr>
      <w:ind w:left="720" w:hanging="360"/>
      <w:contextualSpacing/>
    </w:pPr>
    <w:rPr>
      <w:rFonts w:asciiTheme="minorHAnsi" w:eastAsiaTheme="minorHAnsi" w:hAnsiTheme="minorHAnsi" w:cstheme="minorBidi"/>
      <w:sz w:val="22"/>
      <w:szCs w:val="22"/>
      <w:lang w:eastAsia="en-US"/>
    </w:rPr>
  </w:style>
  <w:style w:type="table" w:styleId="TableGrid">
    <w:name w:val="Table Grid"/>
    <w:basedOn w:val="TableNormal"/>
    <w:uiPriority w:val="39"/>
    <w:rsid w:val="00D01F7B"/>
    <w:pPr>
      <w:ind w:left="720" w:hanging="360"/>
    </w:pPr>
    <w:rPr>
      <w:rFonts w:asciiTheme="minorHAnsi" w:eastAsiaTheme="minorHAnsi" w:hAnsiTheme="minorHAnsi" w:cstheme="minorBidi"/>
      <w:sz w:val="22"/>
      <w:szCs w:val="22"/>
      <w:lang w:val="en-SG" w:eastAsia="en-US"/>
    </w:rPr>
    <w:tblPr/>
  </w:style>
  <w:style w:type="paragraph" w:styleId="NormalWeb">
    <w:name w:val="Normal (Web)"/>
    <w:basedOn w:val="Normal"/>
    <w:uiPriority w:val="99"/>
    <w:unhideWhenUsed/>
    <w:rsid w:val="0080373A"/>
    <w:pPr>
      <w:spacing w:before="100" w:beforeAutospacing="1" w:after="100" w:afterAutospacing="1"/>
    </w:pPr>
    <w:rPr>
      <w:rFonts w:ascii="Times New Roman" w:eastAsia="Times New Roman" w:hAnsi="Times New Roman" w:cs="Times New Roman"/>
      <w:sz w:val="24"/>
      <w:szCs w:val="24"/>
      <w:lang w:val="en-US" w:eastAsia="en-US"/>
    </w:rPr>
  </w:style>
  <w:style w:type="paragraph" w:styleId="TOCHeading">
    <w:name w:val="TOC Heading"/>
    <w:basedOn w:val="Heading1"/>
    <w:next w:val="Normal"/>
    <w:uiPriority w:val="39"/>
    <w:unhideWhenUsed/>
    <w:qFormat/>
    <w:rsid w:val="00643F9B"/>
    <w:pPr>
      <w:spacing w:line="259" w:lineRule="auto"/>
      <w:outlineLvl w:val="9"/>
    </w:pPr>
    <w:rPr>
      <w:rFonts w:eastAsiaTheme="majorEastAsia" w:cstheme="majorBidi"/>
      <w:b w:val="0"/>
      <w:sz w:val="32"/>
      <w:szCs w:val="32"/>
      <w:lang w:val="en-US" w:eastAsia="en-US"/>
    </w:rPr>
  </w:style>
  <w:style w:type="paragraph" w:styleId="TOC1">
    <w:name w:val="toc 1"/>
    <w:basedOn w:val="Normal"/>
    <w:next w:val="Normal"/>
    <w:autoRedefine/>
    <w:uiPriority w:val="39"/>
    <w:unhideWhenUsed/>
    <w:rsid w:val="00252752"/>
    <w:pPr>
      <w:tabs>
        <w:tab w:val="right" w:leader="dot" w:pos="10047"/>
      </w:tabs>
      <w:spacing w:after="100"/>
    </w:pPr>
    <w:rPr>
      <w:b/>
      <w:noProof/>
    </w:rPr>
  </w:style>
  <w:style w:type="paragraph" w:customStyle="1" w:styleId="Style1">
    <w:name w:val="Style1"/>
    <w:basedOn w:val="Heading1"/>
    <w:link w:val="Style1Char"/>
    <w:rsid w:val="00643F9B"/>
  </w:style>
  <w:style w:type="character" w:customStyle="1" w:styleId="Style1Char">
    <w:name w:val="Style1 Char"/>
    <w:basedOn w:val="Heading1Char"/>
    <w:link w:val="Style1"/>
    <w:rsid w:val="00643F9B"/>
    <w:rPr>
      <w:b/>
    </w:rPr>
  </w:style>
  <w:style w:type="paragraph" w:customStyle="1" w:styleId="Style2">
    <w:name w:val="Style2"/>
    <w:basedOn w:val="Heading1"/>
    <w:link w:val="Style2Char"/>
    <w:rsid w:val="00643F9B"/>
    <w:rPr>
      <w:color w:val="000000"/>
    </w:rPr>
  </w:style>
  <w:style w:type="character" w:customStyle="1" w:styleId="Style2Char">
    <w:name w:val="Style2 Char"/>
    <w:basedOn w:val="Heading1Char"/>
    <w:link w:val="Style2"/>
    <w:rsid w:val="00643F9B"/>
    <w:rPr>
      <w:b/>
      <w:color w:val="000000"/>
    </w:rPr>
  </w:style>
  <w:style w:type="character" w:customStyle="1" w:styleId="UnresolvedMention1">
    <w:name w:val="Unresolved Mention1"/>
    <w:basedOn w:val="DefaultParagraphFont"/>
    <w:uiPriority w:val="99"/>
    <w:semiHidden/>
    <w:unhideWhenUsed/>
    <w:rsid w:val="009D768B"/>
    <w:rPr>
      <w:color w:val="808080"/>
      <w:shd w:val="clear" w:color="auto" w:fill="E6E6E6"/>
    </w:rPr>
  </w:style>
  <w:style w:type="character" w:customStyle="1" w:styleId="UnresolvedMention2">
    <w:name w:val="Unresolved Mention2"/>
    <w:basedOn w:val="DefaultParagraphFont"/>
    <w:uiPriority w:val="99"/>
    <w:semiHidden/>
    <w:unhideWhenUsed/>
    <w:rsid w:val="00920AF9"/>
    <w:rPr>
      <w:color w:val="605E5C"/>
      <w:shd w:val="clear" w:color="auto" w:fill="E1DFDD"/>
    </w:rPr>
  </w:style>
  <w:style w:type="character" w:styleId="Strong">
    <w:name w:val="Strong"/>
    <w:basedOn w:val="DefaultParagraphFont"/>
    <w:uiPriority w:val="22"/>
    <w:qFormat/>
    <w:rsid w:val="000D51FC"/>
    <w:rPr>
      <w:b/>
      <w:bCs/>
    </w:rPr>
  </w:style>
  <w:style w:type="character" w:styleId="Emphasis">
    <w:name w:val="Emphasis"/>
    <w:basedOn w:val="DefaultParagraphFont"/>
    <w:uiPriority w:val="20"/>
    <w:qFormat/>
    <w:rsid w:val="000D51FC"/>
    <w:rPr>
      <w:i/>
      <w:iCs/>
    </w:rPr>
  </w:style>
  <w:style w:type="character" w:styleId="UnresolvedMention">
    <w:name w:val="Unresolved Mention"/>
    <w:basedOn w:val="DefaultParagraphFont"/>
    <w:uiPriority w:val="99"/>
    <w:semiHidden/>
    <w:unhideWhenUsed/>
    <w:rsid w:val="00AB4D5C"/>
    <w:rPr>
      <w:color w:val="605E5C"/>
      <w:shd w:val="clear" w:color="auto" w:fill="E1DFDD"/>
    </w:rPr>
  </w:style>
  <w:style w:type="paragraph" w:styleId="Header">
    <w:name w:val="header"/>
    <w:basedOn w:val="Normal"/>
    <w:link w:val="HeaderChar"/>
    <w:uiPriority w:val="99"/>
    <w:unhideWhenUsed/>
    <w:rsid w:val="002E4735"/>
    <w:pPr>
      <w:tabs>
        <w:tab w:val="center" w:pos="4513"/>
        <w:tab w:val="right" w:pos="9026"/>
      </w:tabs>
    </w:pPr>
  </w:style>
  <w:style w:type="character" w:customStyle="1" w:styleId="HeaderChar">
    <w:name w:val="Header Char"/>
    <w:basedOn w:val="DefaultParagraphFont"/>
    <w:link w:val="Header"/>
    <w:uiPriority w:val="99"/>
    <w:rsid w:val="002E4735"/>
  </w:style>
  <w:style w:type="paragraph" w:styleId="Footer">
    <w:name w:val="footer"/>
    <w:basedOn w:val="Normal"/>
    <w:link w:val="FooterChar"/>
    <w:uiPriority w:val="99"/>
    <w:unhideWhenUsed/>
    <w:rsid w:val="002E4735"/>
    <w:pPr>
      <w:tabs>
        <w:tab w:val="center" w:pos="4513"/>
        <w:tab w:val="right" w:pos="9026"/>
      </w:tabs>
    </w:pPr>
  </w:style>
  <w:style w:type="character" w:customStyle="1" w:styleId="FooterChar">
    <w:name w:val="Footer Char"/>
    <w:basedOn w:val="DefaultParagraphFont"/>
    <w:link w:val="Footer"/>
    <w:uiPriority w:val="99"/>
    <w:rsid w:val="002E4735"/>
  </w:style>
  <w:style w:type="table" w:customStyle="1" w:styleId="aa">
    <w:basedOn w:val="TableNormal"/>
    <w:tblPr/>
  </w:style>
  <w:style w:type="table" w:customStyle="1" w:styleId="ab">
    <w:basedOn w:val="TableNormal"/>
    <w:tblPr/>
  </w:style>
  <w:style w:type="table" w:customStyle="1" w:styleId="ac">
    <w:basedOn w:val="TableNormal"/>
    <w:tblPr/>
  </w:style>
  <w:style w:type="table" w:customStyle="1" w:styleId="ad">
    <w:basedOn w:val="TableNormal"/>
    <w:tblPr/>
  </w:style>
  <w:style w:type="table" w:customStyle="1" w:styleId="ae">
    <w:basedOn w:val="TableNormal"/>
    <w:tblPr/>
  </w:style>
  <w:style w:type="table" w:customStyle="1" w:styleId="af">
    <w:basedOn w:val="TableNormal"/>
    <w:tblPr/>
  </w:style>
  <w:style w:type="table" w:customStyle="1" w:styleId="af0">
    <w:basedOn w:val="TableNormal"/>
    <w:tblPr/>
  </w:style>
  <w:style w:type="table" w:customStyle="1" w:styleId="af1">
    <w:basedOn w:val="TableNormal"/>
    <w:tblPr/>
  </w:style>
  <w:style w:type="table" w:customStyle="1" w:styleId="af2">
    <w:basedOn w:val="TableNormal"/>
    <w:tblPr/>
  </w:style>
  <w:style w:type="table" w:customStyle="1" w:styleId="af3">
    <w:basedOn w:val="TableNormal"/>
    <w:tblPr/>
  </w:style>
  <w:style w:type="table" w:customStyle="1" w:styleId="af4">
    <w:basedOn w:val="TableNormal"/>
    <w:tblPr/>
  </w:style>
  <w:style w:type="table" w:customStyle="1" w:styleId="af5">
    <w:basedOn w:val="TableNormal"/>
    <w:tblPr/>
  </w:style>
  <w:style w:type="table" w:customStyle="1" w:styleId="af6">
    <w:basedOn w:val="TableNormal"/>
    <w:tblPr/>
  </w:style>
  <w:style w:type="table" w:customStyle="1" w:styleId="af7">
    <w:basedOn w:val="TableNormal"/>
    <w:tblPr/>
  </w:style>
  <w:style w:type="table" w:customStyle="1" w:styleId="af8">
    <w:basedOn w:val="TableNormal"/>
    <w:tblPr/>
  </w:style>
  <w:style w:type="table" w:customStyle="1" w:styleId="af9">
    <w:basedOn w:val="TableNormal"/>
    <w:tblPr/>
  </w:style>
  <w:style w:type="table" w:customStyle="1" w:styleId="afa">
    <w:basedOn w:val="TableNormal"/>
    <w:tblPr/>
  </w:style>
  <w:style w:type="table" w:customStyle="1" w:styleId="afb">
    <w:basedOn w:val="TableNormal"/>
    <w:tblPr/>
  </w:style>
  <w:style w:type="table" w:customStyle="1" w:styleId="afc">
    <w:basedOn w:val="TableNormal"/>
    <w:tblPr/>
  </w:style>
  <w:style w:type="table" w:customStyle="1" w:styleId="afd">
    <w:basedOn w:val="TableNormal"/>
    <w:tblPr/>
  </w:style>
  <w:style w:type="table" w:customStyle="1" w:styleId="afe">
    <w:basedOn w:val="TableNormal"/>
    <w:tblPr/>
  </w:style>
  <w:style w:type="table" w:customStyle="1" w:styleId="aff">
    <w:basedOn w:val="TableNormal"/>
    <w:tblPr/>
  </w:style>
  <w:style w:type="table" w:customStyle="1" w:styleId="aff0">
    <w:basedOn w:val="TableNormal"/>
    <w:tblPr/>
  </w:style>
  <w:style w:type="table" w:customStyle="1" w:styleId="aff1">
    <w:basedOn w:val="TableNormal"/>
    <w:tblPr/>
  </w:style>
  <w:style w:type="table" w:customStyle="1" w:styleId="aff2">
    <w:basedOn w:val="TableNormal"/>
    <w:tblPr/>
  </w:style>
  <w:style w:type="table" w:customStyle="1" w:styleId="aff3">
    <w:basedOn w:val="TableNormal"/>
    <w:tblPr/>
  </w:style>
  <w:style w:type="table" w:customStyle="1" w:styleId="aff4">
    <w:basedOn w:val="TableNormal"/>
    <w:tblPr/>
  </w:style>
  <w:style w:type="table" w:customStyle="1" w:styleId="aff5">
    <w:basedOn w:val="TableNormal"/>
    <w:tblPr/>
  </w:style>
  <w:style w:type="table" w:customStyle="1" w:styleId="aff6">
    <w:basedOn w:val="TableNormal"/>
    <w:tblPr/>
  </w:style>
  <w:style w:type="table" w:customStyle="1" w:styleId="aff7">
    <w:basedOn w:val="TableNormal"/>
    <w:tblPr/>
  </w:style>
  <w:style w:type="table" w:customStyle="1" w:styleId="aff8">
    <w:basedOn w:val="TableNormal"/>
    <w:tblPr/>
  </w:style>
  <w:style w:type="table" w:customStyle="1" w:styleId="aff9">
    <w:basedOn w:val="TableNormal"/>
    <w:tblPr/>
  </w:style>
  <w:style w:type="table" w:customStyle="1" w:styleId="affa">
    <w:basedOn w:val="TableNormal"/>
    <w:tblPr/>
  </w:style>
  <w:style w:type="table" w:customStyle="1" w:styleId="affb">
    <w:basedOn w:val="TableNormal"/>
    <w:tblPr/>
  </w:style>
  <w:style w:type="table" w:customStyle="1" w:styleId="affc">
    <w:basedOn w:val="TableNormal"/>
    <w:tblPr/>
  </w:style>
  <w:style w:type="table" w:customStyle="1" w:styleId="affd">
    <w:basedOn w:val="TableNormal"/>
    <w:tblPr/>
  </w:style>
  <w:style w:type="table" w:customStyle="1" w:styleId="affe">
    <w:basedOn w:val="TableNormal"/>
    <w:tblPr/>
  </w:style>
  <w:style w:type="table" w:customStyle="1" w:styleId="afff">
    <w:basedOn w:val="TableNormal"/>
    <w:tblPr/>
  </w:style>
  <w:style w:type="table" w:customStyle="1" w:styleId="afff0">
    <w:basedOn w:val="TableNormal"/>
    <w:tblPr/>
  </w:style>
  <w:style w:type="table" w:customStyle="1" w:styleId="afff1">
    <w:basedOn w:val="TableNormal"/>
    <w:tblPr/>
  </w:style>
  <w:style w:type="table" w:customStyle="1" w:styleId="afff2">
    <w:basedOn w:val="TableNormal"/>
    <w:tblPr/>
  </w:style>
  <w:style w:type="table" w:customStyle="1" w:styleId="afff3">
    <w:basedOn w:val="TableNormal"/>
    <w:tblPr/>
  </w:style>
  <w:style w:type="table" w:customStyle="1" w:styleId="afff4">
    <w:basedOn w:val="TableNormal"/>
    <w:tblPr/>
  </w:style>
  <w:style w:type="table" w:customStyle="1" w:styleId="afff5">
    <w:basedOn w:val="TableNormal"/>
    <w:tblPr/>
  </w:style>
  <w:style w:type="table" w:customStyle="1" w:styleId="afff6">
    <w:basedOn w:val="TableNormal"/>
    <w:tblPr/>
  </w:style>
  <w:style w:type="table" w:customStyle="1" w:styleId="afff7">
    <w:basedOn w:val="TableNormal"/>
    <w:tblPr/>
  </w:style>
  <w:style w:type="table" w:customStyle="1" w:styleId="afff8">
    <w:basedOn w:val="TableNormal"/>
    <w:tblPr/>
  </w:style>
  <w:style w:type="table" w:customStyle="1" w:styleId="afff9">
    <w:basedOn w:val="TableNormal"/>
    <w:tblPr/>
  </w:style>
  <w:style w:type="table" w:customStyle="1" w:styleId="afffa">
    <w:basedOn w:val="TableNormal"/>
    <w:tblPr/>
  </w:style>
  <w:style w:type="table" w:customStyle="1" w:styleId="afffb">
    <w:basedOn w:val="TableNormal"/>
    <w:tblPr/>
  </w:style>
  <w:style w:type="table" w:customStyle="1" w:styleId="afffc">
    <w:basedOn w:val="TableNormal"/>
    <w:tblPr/>
  </w:style>
  <w:style w:type="table" w:customStyle="1" w:styleId="afffd">
    <w:basedOn w:val="TableNormal"/>
    <w:tblPr/>
  </w:style>
  <w:style w:type="table" w:customStyle="1" w:styleId="afffe">
    <w:basedOn w:val="TableNormal"/>
    <w:tblPr/>
  </w:style>
  <w:style w:type="table" w:customStyle="1" w:styleId="affff">
    <w:basedOn w:val="TableNormal"/>
    <w:tblPr/>
  </w:style>
  <w:style w:type="table" w:customStyle="1" w:styleId="affff0">
    <w:basedOn w:val="TableNormal"/>
    <w:tblPr/>
  </w:style>
  <w:style w:type="table" w:customStyle="1" w:styleId="affff1">
    <w:basedOn w:val="TableNormal"/>
    <w:tblPr/>
  </w:style>
  <w:style w:type="table" w:customStyle="1" w:styleId="affff2">
    <w:basedOn w:val="TableNormal"/>
    <w:tblPr/>
  </w:style>
  <w:style w:type="table" w:customStyle="1" w:styleId="affff3">
    <w:basedOn w:val="TableNormal"/>
    <w:tblPr/>
  </w:style>
  <w:style w:type="table" w:customStyle="1" w:styleId="affff4">
    <w:basedOn w:val="TableNormal"/>
    <w:tblPr/>
  </w:style>
  <w:style w:type="table" w:customStyle="1" w:styleId="affff5">
    <w:basedOn w:val="TableNormal"/>
    <w:tblPr/>
  </w:style>
  <w:style w:type="table" w:customStyle="1" w:styleId="affff6">
    <w:basedOn w:val="TableNormal"/>
    <w:tblPr/>
  </w:style>
  <w:style w:type="table" w:customStyle="1" w:styleId="affff7">
    <w:basedOn w:val="TableNormal"/>
    <w:tblPr/>
  </w:style>
  <w:style w:type="table" w:customStyle="1" w:styleId="affff8">
    <w:basedOn w:val="TableNormal"/>
    <w:tblPr/>
  </w:style>
  <w:style w:type="table" w:customStyle="1" w:styleId="affff9">
    <w:basedOn w:val="TableNormal"/>
    <w:tblPr/>
  </w:style>
  <w:style w:type="table" w:customStyle="1" w:styleId="affffa">
    <w:basedOn w:val="TableNormal"/>
    <w:tblPr/>
  </w:style>
  <w:style w:type="table" w:customStyle="1" w:styleId="affffb">
    <w:basedOn w:val="TableNormal"/>
    <w:tblPr/>
  </w:style>
  <w:style w:type="table" w:customStyle="1" w:styleId="affffc">
    <w:basedOn w:val="TableNormal"/>
    <w:tblPr/>
  </w:style>
  <w:style w:type="table" w:customStyle="1" w:styleId="affffd">
    <w:basedOn w:val="TableNormal"/>
    <w:tblPr/>
  </w:style>
  <w:style w:type="table" w:customStyle="1" w:styleId="affffe">
    <w:basedOn w:val="TableNormal"/>
    <w:tblPr/>
  </w:style>
  <w:style w:type="table" w:customStyle="1" w:styleId="afffff">
    <w:basedOn w:val="TableNormal"/>
    <w:tblPr/>
  </w:style>
  <w:style w:type="table" w:customStyle="1" w:styleId="afffff0">
    <w:basedOn w:val="TableNormal"/>
    <w:tblPr/>
  </w:style>
  <w:style w:type="table" w:customStyle="1" w:styleId="afffff1">
    <w:basedOn w:val="TableNormal"/>
    <w:tblPr/>
  </w:style>
  <w:style w:type="table" w:customStyle="1" w:styleId="afffff2">
    <w:basedOn w:val="TableNormal"/>
    <w:tblPr/>
  </w:style>
  <w:style w:type="table" w:customStyle="1" w:styleId="afffff3">
    <w:basedOn w:val="TableNormal"/>
    <w:tblPr/>
  </w:style>
  <w:style w:type="table" w:customStyle="1" w:styleId="afffff4">
    <w:basedOn w:val="TableNormal"/>
    <w:tblPr/>
  </w:style>
  <w:style w:type="table" w:customStyle="1" w:styleId="afffff5">
    <w:basedOn w:val="TableNormal"/>
    <w:tblPr/>
  </w:style>
  <w:style w:type="table" w:customStyle="1" w:styleId="afffff6">
    <w:basedOn w:val="TableNormal"/>
    <w:tblPr/>
  </w:style>
  <w:style w:type="table" w:customStyle="1" w:styleId="afffff7">
    <w:basedOn w:val="TableNormal"/>
    <w:tblPr/>
  </w:style>
  <w:style w:type="table" w:customStyle="1" w:styleId="afffff8">
    <w:basedOn w:val="TableNormal"/>
    <w:tblPr/>
  </w:style>
  <w:style w:type="table" w:customStyle="1" w:styleId="afffff9">
    <w:basedOn w:val="TableNormal"/>
    <w:tblPr/>
  </w:style>
  <w:style w:type="table" w:customStyle="1" w:styleId="afffffa">
    <w:basedOn w:val="TableNormal"/>
    <w:tblPr/>
  </w:style>
  <w:style w:type="table" w:customStyle="1" w:styleId="afffffb">
    <w:basedOn w:val="TableNormal"/>
    <w:tblPr/>
  </w:style>
  <w:style w:type="table" w:customStyle="1" w:styleId="afffffc">
    <w:basedOn w:val="TableNormal"/>
    <w:tblPr/>
  </w:style>
  <w:style w:type="table" w:customStyle="1" w:styleId="afffffd">
    <w:basedOn w:val="TableNormal"/>
    <w:tblPr/>
  </w:style>
  <w:style w:type="table" w:customStyle="1" w:styleId="afffffe">
    <w:basedOn w:val="TableNormal"/>
    <w:tblPr/>
  </w:style>
  <w:style w:type="table" w:customStyle="1" w:styleId="affffff">
    <w:basedOn w:val="TableNormal"/>
    <w:tblPr/>
  </w:style>
  <w:style w:type="table" w:customStyle="1" w:styleId="affffff0">
    <w:basedOn w:val="TableNormal"/>
    <w:tblPr/>
  </w:style>
  <w:style w:type="table" w:customStyle="1" w:styleId="affffff1">
    <w:basedOn w:val="TableNormal"/>
    <w:tblPr/>
  </w:style>
  <w:style w:type="table" w:customStyle="1" w:styleId="affffff2">
    <w:basedOn w:val="TableNormal"/>
    <w:tblPr/>
  </w:style>
  <w:style w:type="table" w:customStyle="1" w:styleId="affffff3">
    <w:basedOn w:val="TableNormal"/>
    <w:tblPr/>
  </w:style>
  <w:style w:type="table" w:customStyle="1" w:styleId="affffff4">
    <w:basedOn w:val="TableNormal"/>
    <w:tblPr/>
  </w:style>
  <w:style w:type="table" w:customStyle="1" w:styleId="affffff5">
    <w:basedOn w:val="TableNormal"/>
    <w:tblPr/>
  </w:style>
  <w:style w:type="table" w:customStyle="1" w:styleId="affffff6">
    <w:basedOn w:val="TableNormal"/>
    <w:tblPr/>
  </w:style>
  <w:style w:type="table" w:customStyle="1" w:styleId="affffff7">
    <w:basedOn w:val="TableNormal"/>
    <w:tblPr/>
  </w:style>
  <w:style w:type="table" w:customStyle="1" w:styleId="affffff8">
    <w:basedOn w:val="TableNormal"/>
    <w:tblPr/>
  </w:style>
  <w:style w:type="table" w:customStyle="1" w:styleId="affffff9">
    <w:basedOn w:val="TableNormal"/>
    <w:tblPr/>
  </w:style>
  <w:style w:type="table" w:customStyle="1" w:styleId="affffffa">
    <w:basedOn w:val="TableNormal"/>
    <w:tblPr/>
  </w:style>
  <w:style w:type="table" w:customStyle="1" w:styleId="affffffb">
    <w:basedOn w:val="TableNormal"/>
    <w:tblPr/>
  </w:style>
  <w:style w:type="table" w:customStyle="1" w:styleId="affffffc">
    <w:basedOn w:val="TableNormal"/>
    <w:tblPr/>
  </w:style>
  <w:style w:type="table" w:customStyle="1" w:styleId="affffffd">
    <w:basedOn w:val="TableNormal"/>
    <w:tblPr/>
  </w:style>
  <w:style w:type="table" w:customStyle="1" w:styleId="affffffe">
    <w:basedOn w:val="TableNormal"/>
    <w:tblPr/>
  </w:style>
  <w:style w:type="table" w:customStyle="1" w:styleId="afffffff">
    <w:basedOn w:val="TableNormal"/>
    <w:tblPr/>
  </w:style>
  <w:style w:type="table" w:customStyle="1" w:styleId="afffffff0">
    <w:basedOn w:val="TableNormal"/>
    <w:tblPr/>
  </w:style>
  <w:style w:type="table" w:customStyle="1" w:styleId="afffffff1">
    <w:basedOn w:val="TableNormal"/>
    <w:tblPr/>
  </w:style>
  <w:style w:type="table" w:customStyle="1" w:styleId="afffffff2">
    <w:basedOn w:val="TableNormal"/>
    <w:tblPr/>
  </w:style>
  <w:style w:type="table" w:customStyle="1" w:styleId="afffffff3">
    <w:basedOn w:val="TableNormal"/>
    <w:tblPr/>
  </w:style>
  <w:style w:type="table" w:customStyle="1" w:styleId="afffffff4">
    <w:basedOn w:val="TableNormal"/>
    <w:tblPr/>
  </w:style>
  <w:style w:type="table" w:customStyle="1" w:styleId="afffffff5">
    <w:basedOn w:val="TableNormal"/>
    <w:tblPr/>
  </w:style>
  <w:style w:type="table" w:customStyle="1" w:styleId="afffffff6">
    <w:basedOn w:val="TableNormal"/>
    <w:tblPr/>
  </w:style>
  <w:style w:type="table" w:customStyle="1" w:styleId="afffffff7">
    <w:basedOn w:val="TableNormal"/>
    <w:tblPr/>
  </w:style>
  <w:style w:type="table" w:customStyle="1" w:styleId="afffffff8">
    <w:basedOn w:val="TableNormal"/>
    <w:tblPr/>
  </w:style>
  <w:style w:type="table" w:customStyle="1" w:styleId="afffffff9">
    <w:basedOn w:val="TableNormal"/>
    <w:tblPr/>
  </w:style>
  <w:style w:type="table" w:customStyle="1" w:styleId="afffffffa">
    <w:basedOn w:val="TableNormal"/>
    <w:tblPr/>
  </w:style>
  <w:style w:type="table" w:customStyle="1" w:styleId="afffffffb">
    <w:basedOn w:val="TableNormal"/>
    <w:tblPr/>
  </w:style>
  <w:style w:type="table" w:customStyle="1" w:styleId="afffffffc">
    <w:basedOn w:val="TableNormal"/>
    <w:tblPr/>
  </w:style>
  <w:style w:type="table" w:customStyle="1" w:styleId="afffffffd">
    <w:basedOn w:val="TableNormal"/>
    <w:tblPr/>
  </w:style>
  <w:style w:type="table" w:customStyle="1" w:styleId="afffffffe">
    <w:basedOn w:val="TableNormal"/>
    <w:tblPr/>
  </w:style>
  <w:style w:type="table" w:customStyle="1" w:styleId="affffffff">
    <w:basedOn w:val="TableNormal"/>
    <w:tblPr/>
  </w:style>
  <w:style w:type="table" w:customStyle="1" w:styleId="affffffff0">
    <w:basedOn w:val="TableNormal"/>
    <w:tblPr/>
  </w:style>
  <w:style w:type="table" w:customStyle="1" w:styleId="affffffff1">
    <w:basedOn w:val="TableNormal"/>
    <w:tblPr/>
  </w:style>
  <w:style w:type="table" w:customStyle="1" w:styleId="affffffff2">
    <w:basedOn w:val="TableNormal"/>
    <w:tblPr/>
  </w:style>
  <w:style w:type="table" w:customStyle="1" w:styleId="affffffff3">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4">
    <w:basedOn w:val="TableNormal"/>
    <w:tblPr/>
  </w:style>
  <w:style w:type="table" w:customStyle="1" w:styleId="affffffff5">
    <w:basedOn w:val="TableNormal"/>
    <w:tblPr/>
  </w:style>
  <w:style w:type="table" w:customStyle="1" w:styleId="affffffff6">
    <w:basedOn w:val="TableNormal"/>
    <w:tblPr/>
  </w:style>
  <w:style w:type="table" w:customStyle="1" w:styleId="affffffff7">
    <w:basedOn w:val="TableNormal"/>
    <w:tblPr/>
  </w:style>
  <w:style w:type="table" w:customStyle="1" w:styleId="affffffff8">
    <w:basedOn w:val="TableNormal"/>
    <w:tblPr/>
  </w:style>
  <w:style w:type="table" w:customStyle="1" w:styleId="affffffff9">
    <w:basedOn w:val="TableNormal"/>
    <w:tblPr/>
  </w:style>
  <w:style w:type="table" w:customStyle="1" w:styleId="affffffffa">
    <w:basedOn w:val="TableNormal"/>
    <w:tblPr/>
  </w:style>
  <w:style w:type="table" w:customStyle="1" w:styleId="affffffffb">
    <w:basedOn w:val="TableNormal"/>
    <w:tblPr/>
  </w:style>
  <w:style w:type="table" w:customStyle="1" w:styleId="affffffffc">
    <w:basedOn w:val="TableNormal"/>
    <w:tblPr/>
  </w:style>
  <w:style w:type="table" w:customStyle="1" w:styleId="affffffffd">
    <w:basedOn w:val="TableNormal"/>
    <w:pPr>
      <w:ind w:left="720" w:hanging="360"/>
    </w:pPr>
    <w:rPr>
      <w:rFonts w:ascii="Cambria" w:eastAsia="Cambria" w:hAnsi="Cambria" w:cs="Cambria"/>
      <w:sz w:val="22"/>
      <w:szCs w:val="22"/>
    </w:rPr>
    <w:tblPr>
      <w:tblStyleRowBandSize w:val="1"/>
      <w:tblStyleColBandSize w:val="1"/>
      <w:tblCellMar>
        <w:top w:w="100" w:type="dxa"/>
        <w:left w:w="0" w:type="dxa"/>
        <w:bottom w:w="100" w:type="dxa"/>
        <w:right w:w="0" w:type="dxa"/>
      </w:tblCellMar>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ffffffffe">
    <w:basedOn w:val="TableNormal"/>
    <w:tblPr/>
  </w:style>
  <w:style w:type="table" w:customStyle="1" w:styleId="afffffffff">
    <w:basedOn w:val="TableNormal"/>
    <w:tblPr/>
  </w:style>
  <w:style w:type="table" w:customStyle="1" w:styleId="afffffffff0">
    <w:basedOn w:val="TableNormal"/>
    <w:tblPr/>
  </w:style>
  <w:style w:type="table" w:customStyle="1" w:styleId="afffffffff1">
    <w:basedOn w:val="TableNormal"/>
    <w:tblPr/>
  </w:style>
  <w:style w:type="table" w:customStyle="1" w:styleId="afffffffff2">
    <w:basedOn w:val="TableNormal"/>
    <w:tblPr/>
  </w:style>
  <w:style w:type="table" w:customStyle="1" w:styleId="afffffffff3">
    <w:basedOn w:val="TableNormal"/>
    <w:tblPr/>
  </w:style>
  <w:style w:type="table" w:customStyle="1" w:styleId="afffffffff4">
    <w:basedOn w:val="TableNormal"/>
    <w:tblPr/>
  </w:style>
  <w:style w:type="table" w:customStyle="1" w:styleId="afffffffff5">
    <w:basedOn w:val="TableNormal"/>
    <w:tblPr/>
  </w:style>
  <w:style w:type="table" w:customStyle="1" w:styleId="afffffffff6">
    <w:basedOn w:val="TableNormal"/>
    <w:tblPr/>
  </w:style>
  <w:style w:type="table" w:customStyle="1" w:styleId="afffffffff7">
    <w:basedOn w:val="TableNormal"/>
    <w:tblPr/>
  </w:style>
  <w:style w:type="table" w:customStyle="1" w:styleId="afffffffff8">
    <w:basedOn w:val="TableNormal"/>
    <w:tblPr/>
  </w:style>
  <w:style w:type="table" w:customStyle="1" w:styleId="afffffffff9">
    <w:basedOn w:val="TableNormal"/>
    <w:tblPr/>
  </w:style>
  <w:style w:type="table" w:customStyle="1" w:styleId="afffffffffa">
    <w:basedOn w:val="TableNormal"/>
    <w:tblPr/>
  </w:style>
  <w:style w:type="table" w:customStyle="1" w:styleId="afffffffffb">
    <w:basedOn w:val="TableNormal"/>
    <w:tblPr/>
  </w:style>
  <w:style w:type="table" w:customStyle="1" w:styleId="afffffffffc">
    <w:basedOn w:val="TableNormal"/>
    <w:tblPr/>
  </w:style>
  <w:style w:type="table" w:customStyle="1" w:styleId="afffffffffd">
    <w:basedOn w:val="TableNormal"/>
    <w:tblPr/>
  </w:style>
  <w:style w:type="table" w:customStyle="1" w:styleId="afffffffffe">
    <w:basedOn w:val="TableNormal"/>
    <w:tblPr/>
  </w:style>
  <w:style w:type="table" w:customStyle="1" w:styleId="affffffffff">
    <w:basedOn w:val="TableNormal"/>
    <w:tblPr/>
  </w:style>
  <w:style w:type="table" w:customStyle="1" w:styleId="affffffffff0">
    <w:basedOn w:val="TableNormal"/>
    <w:tblPr/>
  </w:style>
  <w:style w:type="table" w:customStyle="1" w:styleId="affffffffff1">
    <w:basedOn w:val="TableNormal"/>
    <w:tblPr/>
  </w:style>
  <w:style w:type="table" w:customStyle="1" w:styleId="affffffffff2">
    <w:basedOn w:val="TableNormal"/>
    <w:tblPr/>
  </w:style>
  <w:style w:type="table" w:customStyle="1" w:styleId="affffffffff3">
    <w:basedOn w:val="TableNormal"/>
    <w:tblPr/>
  </w:style>
  <w:style w:type="table" w:customStyle="1" w:styleId="affffffffff4">
    <w:basedOn w:val="TableNormal"/>
    <w:tblPr/>
  </w:style>
  <w:style w:type="table" w:customStyle="1" w:styleId="affffffffff5">
    <w:basedOn w:val="TableNormal"/>
    <w:tblPr/>
  </w:style>
  <w:style w:type="table" w:customStyle="1" w:styleId="affffffffff6">
    <w:basedOn w:val="TableNormal"/>
    <w:tblPr/>
  </w:style>
  <w:style w:type="table" w:customStyle="1" w:styleId="affffffffff7">
    <w:basedOn w:val="TableNormal"/>
    <w:tblPr/>
  </w:style>
  <w:style w:type="table" w:customStyle="1" w:styleId="affffffffff8">
    <w:basedOn w:val="TableNormal"/>
    <w:tblPr/>
  </w:style>
  <w:style w:type="table" w:customStyle="1" w:styleId="affffffffff9">
    <w:basedOn w:val="TableNormal"/>
    <w:tblPr/>
  </w:style>
  <w:style w:type="table" w:customStyle="1" w:styleId="affffffffffa">
    <w:basedOn w:val="TableNormal"/>
    <w:tblPr/>
  </w:style>
  <w:style w:type="table" w:customStyle="1" w:styleId="affffffffffb">
    <w:basedOn w:val="TableNormal"/>
    <w:tblPr/>
  </w:style>
  <w:style w:type="table" w:customStyle="1" w:styleId="affffffffffc">
    <w:basedOn w:val="TableNormal"/>
    <w:tblPr/>
  </w:style>
  <w:style w:type="table" w:customStyle="1" w:styleId="affffffffffd">
    <w:basedOn w:val="TableNormal"/>
    <w:tblPr/>
  </w:style>
  <w:style w:type="table" w:customStyle="1" w:styleId="affffffffffe">
    <w:basedOn w:val="TableNormal"/>
    <w:tblPr/>
  </w:style>
  <w:style w:type="table" w:customStyle="1" w:styleId="afffffffffff">
    <w:basedOn w:val="TableNormal"/>
    <w:tblPr/>
  </w:style>
  <w:style w:type="table" w:customStyle="1" w:styleId="afffffffffff0">
    <w:basedOn w:val="TableNormal"/>
    <w:tblPr/>
  </w:style>
  <w:style w:type="table" w:customStyle="1" w:styleId="afffffffffff1">
    <w:basedOn w:val="TableNormal"/>
    <w:tblPr/>
  </w:style>
  <w:style w:type="table" w:customStyle="1" w:styleId="afffffffffff2">
    <w:basedOn w:val="TableNormal"/>
    <w:tblPr/>
  </w:style>
  <w:style w:type="table" w:customStyle="1" w:styleId="afffffffffff3">
    <w:basedOn w:val="TableNormal"/>
    <w:tblPr/>
  </w:style>
  <w:style w:type="table" w:customStyle="1" w:styleId="afffffffffff4">
    <w:basedOn w:val="TableNormal"/>
    <w:tblPr/>
  </w:style>
  <w:style w:type="table" w:customStyle="1" w:styleId="afffffffffff5">
    <w:basedOn w:val="TableNormal"/>
    <w:tblPr/>
  </w:style>
  <w:style w:type="table" w:customStyle="1" w:styleId="afffffffffff6">
    <w:basedOn w:val="TableNormal"/>
    <w:tblPr/>
  </w:style>
  <w:style w:type="table" w:customStyle="1" w:styleId="afffffffffff7">
    <w:basedOn w:val="TableNormal"/>
    <w:tblPr/>
  </w:style>
  <w:style w:type="table" w:customStyle="1" w:styleId="afffffffffff8">
    <w:basedOn w:val="TableNormal"/>
    <w:tblPr/>
  </w:style>
  <w:style w:type="table" w:customStyle="1" w:styleId="afffffffffff9">
    <w:basedOn w:val="TableNormal"/>
    <w:tblPr/>
  </w:style>
  <w:style w:type="table" w:customStyle="1" w:styleId="afffffffffffa">
    <w:basedOn w:val="TableNormal"/>
    <w:tblPr/>
  </w:style>
  <w:style w:type="table" w:customStyle="1" w:styleId="afffffffffffb">
    <w:basedOn w:val="TableNormal"/>
    <w:tblPr/>
  </w:style>
  <w:style w:type="table" w:customStyle="1" w:styleId="afffffffffffc">
    <w:basedOn w:val="TableNormal"/>
    <w:tblPr/>
  </w:style>
  <w:style w:type="table" w:customStyle="1" w:styleId="afffffffffffd">
    <w:basedOn w:val="TableNormal"/>
    <w:tblPr/>
  </w:style>
  <w:style w:type="table" w:customStyle="1" w:styleId="afffffffffffe">
    <w:basedOn w:val="TableNormal"/>
    <w:tblPr/>
  </w:style>
  <w:style w:type="table" w:customStyle="1" w:styleId="affffffffffff">
    <w:basedOn w:val="TableNormal"/>
    <w:tblPr/>
  </w:style>
  <w:style w:type="table" w:customStyle="1" w:styleId="affffffffffff0">
    <w:basedOn w:val="TableNormal"/>
    <w:tblPr/>
  </w:style>
  <w:style w:type="table" w:customStyle="1" w:styleId="affffffffffff1">
    <w:basedOn w:val="TableNormal"/>
    <w:tblPr/>
  </w:style>
  <w:style w:type="table" w:customStyle="1" w:styleId="affffffffffff2">
    <w:basedOn w:val="TableNormal"/>
    <w:tblPr/>
  </w:style>
  <w:style w:type="table" w:customStyle="1" w:styleId="affffffffffff3">
    <w:basedOn w:val="TableNormal"/>
    <w:tblPr/>
  </w:style>
  <w:style w:type="table" w:customStyle="1" w:styleId="affffffffffff4">
    <w:basedOn w:val="TableNormal"/>
    <w:tblPr/>
  </w:style>
  <w:style w:type="table" w:customStyle="1" w:styleId="affffffffffff5">
    <w:basedOn w:val="TableNormal"/>
    <w:tblPr/>
  </w:style>
  <w:style w:type="table" w:customStyle="1" w:styleId="affffffffffff6">
    <w:basedOn w:val="TableNormal"/>
    <w:tblPr/>
  </w:style>
  <w:style w:type="table" w:customStyle="1" w:styleId="affffffffffff7">
    <w:basedOn w:val="TableNormal"/>
    <w:tblPr/>
  </w:style>
  <w:style w:type="table" w:customStyle="1" w:styleId="affffffffffff8">
    <w:basedOn w:val="TableNormal"/>
    <w:tblPr/>
  </w:style>
  <w:style w:type="table" w:customStyle="1" w:styleId="affffffffffff9">
    <w:basedOn w:val="TableNormal"/>
    <w:tblPr/>
  </w:style>
  <w:style w:type="table" w:customStyle="1" w:styleId="affffffffffffa">
    <w:basedOn w:val="TableNormal"/>
    <w:tblPr/>
  </w:style>
  <w:style w:type="table" w:customStyle="1" w:styleId="affffffffffffb">
    <w:basedOn w:val="TableNormal"/>
    <w:tblPr/>
  </w:style>
  <w:style w:type="table" w:customStyle="1" w:styleId="affffffffffffc">
    <w:basedOn w:val="TableNormal"/>
    <w:tblPr/>
  </w:style>
  <w:style w:type="table" w:customStyle="1" w:styleId="affffffffffffd">
    <w:basedOn w:val="TableNormal"/>
    <w:tblPr/>
  </w:style>
  <w:style w:type="table" w:customStyle="1" w:styleId="affffffffffffe">
    <w:basedOn w:val="TableNormal"/>
    <w:tblPr/>
  </w:style>
  <w:style w:type="table" w:customStyle="1" w:styleId="afffffffffffff">
    <w:basedOn w:val="TableNormal"/>
    <w:tblPr/>
  </w:style>
  <w:style w:type="table" w:customStyle="1" w:styleId="afffffffffffff0">
    <w:basedOn w:val="TableNormal"/>
    <w:tblPr/>
  </w:style>
  <w:style w:type="table" w:customStyle="1" w:styleId="afffffffffffff1">
    <w:basedOn w:val="TableNormal"/>
    <w:tblPr/>
  </w:style>
  <w:style w:type="table" w:customStyle="1" w:styleId="afffffffffffff2">
    <w:basedOn w:val="TableNormal"/>
    <w:tblPr/>
  </w:style>
  <w:style w:type="table" w:customStyle="1" w:styleId="afffffffffffff3">
    <w:basedOn w:val="TableNormal"/>
    <w:tblPr/>
  </w:style>
  <w:style w:type="table" w:customStyle="1" w:styleId="afffffffffffff4">
    <w:basedOn w:val="TableNormal"/>
    <w:tblPr/>
  </w:style>
  <w:style w:type="table" w:customStyle="1" w:styleId="afffffffffffff5">
    <w:basedOn w:val="TableNormal"/>
    <w:tblPr/>
  </w:style>
  <w:style w:type="table" w:customStyle="1" w:styleId="afffffffffffff6">
    <w:basedOn w:val="TableNormal"/>
    <w:tblPr/>
  </w:style>
  <w:style w:type="table" w:customStyle="1" w:styleId="afffffffffffff7">
    <w:basedOn w:val="TableNormal"/>
    <w:tblPr/>
  </w:style>
  <w:style w:type="table" w:customStyle="1" w:styleId="afffffffffffff8">
    <w:basedOn w:val="TableNormal"/>
    <w:tblPr/>
  </w:style>
  <w:style w:type="table" w:customStyle="1" w:styleId="afffffffffffff9">
    <w:basedOn w:val="TableNormal"/>
    <w:tblPr/>
  </w:style>
  <w:style w:type="table" w:customStyle="1" w:styleId="afffffffffffffa">
    <w:basedOn w:val="TableNormal"/>
    <w:tblPr/>
  </w:style>
  <w:style w:type="table" w:customStyle="1" w:styleId="afffffffffffffb">
    <w:basedOn w:val="TableNormal"/>
    <w:tblPr/>
  </w:style>
  <w:style w:type="table" w:customStyle="1" w:styleId="afffffffffffffc">
    <w:basedOn w:val="TableNormal"/>
    <w:tblPr/>
  </w:style>
  <w:style w:type="table" w:customStyle="1" w:styleId="afffffffffffffd">
    <w:basedOn w:val="TableNormal"/>
    <w:tblPr/>
  </w:style>
  <w:style w:type="table" w:customStyle="1" w:styleId="afffffffffffffe">
    <w:basedOn w:val="TableNormal"/>
    <w:tblPr/>
  </w:style>
  <w:style w:type="table" w:customStyle="1" w:styleId="affffffffffffff">
    <w:basedOn w:val="TableNormal"/>
    <w:tblPr/>
  </w:style>
  <w:style w:type="table" w:customStyle="1" w:styleId="affffffffffffff0">
    <w:basedOn w:val="TableNormal"/>
    <w:tblPr/>
  </w:style>
  <w:style w:type="table" w:customStyle="1" w:styleId="affffffffffffff1">
    <w:basedOn w:val="TableNormal"/>
    <w:tblPr/>
  </w:style>
  <w:style w:type="table" w:customStyle="1" w:styleId="affffffffffffff2">
    <w:basedOn w:val="TableNormal"/>
    <w:tblPr/>
  </w:style>
  <w:style w:type="table" w:customStyle="1" w:styleId="affffffffffffff3">
    <w:basedOn w:val="TableNormal"/>
    <w:tblPr/>
  </w:style>
  <w:style w:type="table" w:customStyle="1" w:styleId="affffffffffffff4">
    <w:basedOn w:val="TableNormal"/>
    <w:tblPr/>
  </w:style>
  <w:style w:type="table" w:customStyle="1" w:styleId="affffffffffffff5">
    <w:basedOn w:val="TableNormal"/>
    <w:tblPr/>
  </w:style>
  <w:style w:type="table" w:customStyle="1" w:styleId="affffffffffffff6">
    <w:basedOn w:val="TableNormal"/>
    <w:tblPr/>
  </w:style>
  <w:style w:type="table" w:customStyle="1" w:styleId="affffffffffffff7">
    <w:basedOn w:val="TableNormal"/>
    <w:tblPr/>
  </w:style>
  <w:style w:type="table" w:customStyle="1" w:styleId="affffffffffffff8">
    <w:basedOn w:val="TableNormal"/>
    <w:tblPr/>
  </w:style>
  <w:style w:type="table" w:customStyle="1" w:styleId="affffffffffffff9">
    <w:basedOn w:val="TableNormal"/>
    <w:tblPr/>
  </w:style>
  <w:style w:type="table" w:customStyle="1" w:styleId="affffffffffffffa">
    <w:basedOn w:val="TableNormal"/>
    <w:tblPr/>
  </w:style>
  <w:style w:type="table" w:customStyle="1" w:styleId="affffffffffffffb">
    <w:basedOn w:val="TableNormal"/>
    <w:tblPr/>
  </w:style>
  <w:style w:type="table" w:customStyle="1" w:styleId="affffffffffffffc">
    <w:basedOn w:val="TableNormal"/>
    <w:tblPr/>
  </w:style>
  <w:style w:type="table" w:customStyle="1" w:styleId="affffffffffffffd">
    <w:basedOn w:val="TableNormal"/>
    <w:tblPr/>
  </w:style>
  <w:style w:type="table" w:customStyle="1" w:styleId="affffffffffffffe">
    <w:basedOn w:val="TableNormal"/>
    <w:tblPr/>
  </w:style>
  <w:style w:type="table" w:customStyle="1" w:styleId="afffffffffffffff">
    <w:basedOn w:val="TableNormal"/>
    <w:tblPr/>
  </w:style>
  <w:style w:type="table" w:customStyle="1" w:styleId="afffffffffffffff0">
    <w:basedOn w:val="TableNormal"/>
    <w:tblPr/>
  </w:style>
  <w:style w:type="table" w:customStyle="1" w:styleId="afffffffffffffff1">
    <w:basedOn w:val="TableNormal"/>
    <w:tblPr/>
  </w:style>
  <w:style w:type="table" w:customStyle="1" w:styleId="afffffffffffffff2">
    <w:basedOn w:val="TableNormal"/>
    <w:tblPr/>
  </w:style>
  <w:style w:type="table" w:customStyle="1" w:styleId="afffffffffffffff3">
    <w:basedOn w:val="TableNormal"/>
    <w:tblPr/>
  </w:style>
  <w:style w:type="table" w:customStyle="1" w:styleId="afffffffffffffff4">
    <w:basedOn w:val="TableNormal"/>
    <w:tblPr/>
  </w:style>
  <w:style w:type="table" w:customStyle="1" w:styleId="afffffffffffffff5">
    <w:basedOn w:val="TableNormal"/>
    <w:tblPr/>
  </w:style>
  <w:style w:type="table" w:customStyle="1" w:styleId="afffffffffffffff6">
    <w:basedOn w:val="TableNormal"/>
    <w:tblPr/>
  </w:style>
  <w:style w:type="table" w:customStyle="1" w:styleId="afffffffffffffff7">
    <w:basedOn w:val="TableNormal"/>
    <w:tblPr/>
  </w:style>
  <w:style w:type="table" w:customStyle="1" w:styleId="afffffffffffffff8">
    <w:basedOn w:val="TableNormal"/>
    <w:tblPr/>
  </w:style>
  <w:style w:type="table" w:customStyle="1" w:styleId="afffffffffffffff9">
    <w:basedOn w:val="TableNormal"/>
    <w:pPr>
      <w:ind w:left="720" w:hanging="360"/>
    </w:pPr>
    <w:rPr>
      <w:rFonts w:ascii="Cambria" w:eastAsia="Cambria" w:hAnsi="Cambria" w:cs="Cambria"/>
      <w:sz w:val="22"/>
      <w:szCs w:val="22"/>
    </w:rPr>
    <w:tblPr/>
  </w:style>
  <w:style w:type="table" w:customStyle="1" w:styleId="afffffffffffffffa">
    <w:basedOn w:val="TableNormal"/>
    <w:pPr>
      <w:ind w:left="720" w:hanging="360"/>
    </w:pPr>
    <w:rPr>
      <w:rFonts w:ascii="Cambria" w:eastAsia="Cambria" w:hAnsi="Cambria" w:cs="Cambria"/>
      <w:sz w:val="22"/>
      <w:szCs w:val="22"/>
    </w:rPr>
    <w:tblPr/>
  </w:style>
  <w:style w:type="table" w:customStyle="1" w:styleId="afffffffffffffffb">
    <w:basedOn w:val="TableNormal"/>
    <w:pPr>
      <w:ind w:left="720" w:hanging="360"/>
    </w:pPr>
    <w:rPr>
      <w:rFonts w:ascii="Cambria" w:eastAsia="Cambria" w:hAnsi="Cambria" w:cs="Cambria"/>
      <w:sz w:val="22"/>
      <w:szCs w:val="22"/>
    </w:rPr>
    <w:tblPr/>
  </w:style>
  <w:style w:type="table" w:customStyle="1" w:styleId="afffffffffffffffc">
    <w:basedOn w:val="TableNormal"/>
    <w:tblPr/>
  </w:style>
  <w:style w:type="table" w:customStyle="1" w:styleId="afffffffffffffffd">
    <w:basedOn w:val="TableNormal"/>
    <w:pPr>
      <w:ind w:left="720" w:hanging="360"/>
    </w:pPr>
    <w:rPr>
      <w:rFonts w:ascii="Cambria" w:eastAsia="Cambria" w:hAnsi="Cambria" w:cs="Cambria"/>
      <w:sz w:val="22"/>
      <w:szCs w:val="22"/>
    </w:rPr>
    <w:tblPr/>
  </w:style>
  <w:style w:type="table" w:customStyle="1" w:styleId="afffffffffffffffe">
    <w:basedOn w:val="TableNormal"/>
    <w:pPr>
      <w:ind w:left="720" w:hanging="360"/>
    </w:pPr>
    <w:rPr>
      <w:rFonts w:ascii="Cambria" w:eastAsia="Cambria" w:hAnsi="Cambria" w:cs="Cambria"/>
      <w:sz w:val="22"/>
      <w:szCs w:val="22"/>
    </w:rPr>
    <w:tblPr/>
  </w:style>
  <w:style w:type="table" w:customStyle="1" w:styleId="affffffffffffffff">
    <w:basedOn w:val="TableNormal"/>
    <w:pPr>
      <w:ind w:left="720" w:hanging="360"/>
    </w:pPr>
    <w:rPr>
      <w:rFonts w:ascii="Cambria" w:eastAsia="Cambria" w:hAnsi="Cambria" w:cs="Cambria"/>
      <w:sz w:val="22"/>
      <w:szCs w:val="22"/>
    </w:rPr>
    <w:tblPr/>
  </w:style>
  <w:style w:type="table" w:customStyle="1" w:styleId="affffffffffffffff0">
    <w:basedOn w:val="TableNormal"/>
    <w:pPr>
      <w:ind w:left="720" w:hanging="360"/>
    </w:pPr>
    <w:rPr>
      <w:rFonts w:ascii="Cambria" w:eastAsia="Cambria" w:hAnsi="Cambria" w:cs="Cambria"/>
      <w:sz w:val="22"/>
      <w:szCs w:val="22"/>
    </w:rPr>
    <w:tblPr/>
  </w:style>
  <w:style w:type="table" w:customStyle="1" w:styleId="affffffffffffffff1">
    <w:basedOn w:val="TableNormal"/>
    <w:pPr>
      <w:ind w:left="720" w:hanging="360"/>
    </w:pPr>
    <w:rPr>
      <w:rFonts w:ascii="Cambria" w:eastAsia="Cambria" w:hAnsi="Cambria" w:cs="Cambria"/>
      <w:sz w:val="22"/>
      <w:szCs w:val="22"/>
    </w:rPr>
    <w:tblPr/>
  </w:style>
  <w:style w:type="table" w:customStyle="1" w:styleId="affffffffffffffff2">
    <w:basedOn w:val="TableNormal"/>
    <w:pPr>
      <w:ind w:left="720" w:hanging="360"/>
    </w:pPr>
    <w:rPr>
      <w:rFonts w:ascii="Cambria" w:eastAsia="Cambria" w:hAnsi="Cambria" w:cs="Cambria"/>
      <w:sz w:val="22"/>
      <w:szCs w:val="22"/>
    </w:rPr>
    <w:tblPr/>
  </w:style>
  <w:style w:type="table" w:customStyle="1" w:styleId="affffffffffffffff3">
    <w:basedOn w:val="TableNormal"/>
    <w:pPr>
      <w:ind w:left="720" w:hanging="360"/>
    </w:pPr>
    <w:rPr>
      <w:rFonts w:ascii="Cambria" w:eastAsia="Cambria" w:hAnsi="Cambria" w:cs="Cambria"/>
      <w:sz w:val="22"/>
      <w:szCs w:val="22"/>
    </w:rPr>
    <w:tblPr/>
  </w:style>
  <w:style w:type="table" w:customStyle="1" w:styleId="affffffffffffffff4">
    <w:basedOn w:val="TableNormal"/>
    <w:pPr>
      <w:ind w:left="720" w:hanging="360"/>
    </w:pPr>
    <w:rPr>
      <w:rFonts w:ascii="Cambria" w:eastAsia="Cambria" w:hAnsi="Cambria" w:cs="Cambria"/>
      <w:sz w:val="22"/>
      <w:szCs w:val="22"/>
    </w:rP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fffffffffffffff5">
    <w:basedOn w:val="TableNormal"/>
    <w:tblPr/>
  </w:style>
  <w:style w:type="table" w:customStyle="1" w:styleId="affffffffffffffff6">
    <w:basedOn w:val="TableNormal"/>
    <w:pPr>
      <w:ind w:left="720" w:hanging="360"/>
    </w:pPr>
    <w:rPr>
      <w:rFonts w:ascii="Cambria" w:eastAsia="Cambria" w:hAnsi="Cambria" w:cs="Cambria"/>
      <w:sz w:val="22"/>
      <w:szCs w:val="22"/>
    </w:rPr>
    <w:tblPr/>
  </w:style>
  <w:style w:type="table" w:customStyle="1" w:styleId="affffffffffffffff7">
    <w:basedOn w:val="TableNormal"/>
    <w:pPr>
      <w:ind w:left="720" w:hanging="360"/>
    </w:pPr>
    <w:rPr>
      <w:rFonts w:ascii="Cambria" w:eastAsia="Cambria" w:hAnsi="Cambria" w:cs="Cambria"/>
      <w:sz w:val="22"/>
      <w:szCs w:val="22"/>
    </w:rPr>
    <w:tblPr/>
  </w:style>
  <w:style w:type="table" w:customStyle="1" w:styleId="affffffffffffffff8">
    <w:basedOn w:val="TableNormal"/>
    <w:pPr>
      <w:ind w:left="720" w:hanging="360"/>
    </w:pPr>
    <w:rPr>
      <w:rFonts w:ascii="Cambria" w:eastAsia="Cambria" w:hAnsi="Cambria" w:cs="Cambria"/>
      <w:sz w:val="22"/>
      <w:szCs w:val="22"/>
    </w:rPr>
    <w:tblPr/>
  </w:style>
  <w:style w:type="table" w:customStyle="1" w:styleId="affffffffffffffff9">
    <w:basedOn w:val="TableNormal"/>
    <w:tblPr/>
  </w:style>
  <w:style w:type="table" w:customStyle="1" w:styleId="affffffffffffffffa">
    <w:basedOn w:val="TableNormal"/>
    <w:pPr>
      <w:ind w:left="720" w:hanging="360"/>
    </w:pPr>
    <w:rPr>
      <w:rFonts w:ascii="Cambria" w:eastAsia="Cambria" w:hAnsi="Cambria" w:cs="Cambria"/>
      <w:sz w:val="22"/>
      <w:szCs w:val="22"/>
    </w:rPr>
    <w:tblPr/>
  </w:style>
  <w:style w:type="table" w:customStyle="1" w:styleId="affffffffffffffffb">
    <w:basedOn w:val="TableNormal"/>
    <w:pPr>
      <w:ind w:left="720" w:hanging="360"/>
    </w:pPr>
    <w:rPr>
      <w:rFonts w:ascii="Cambria" w:eastAsia="Cambria" w:hAnsi="Cambria" w:cs="Cambria"/>
      <w:sz w:val="22"/>
      <w:szCs w:val="22"/>
    </w:rPr>
    <w:tblPr/>
  </w:style>
  <w:style w:type="table" w:customStyle="1" w:styleId="affffffffffffffffc">
    <w:basedOn w:val="TableNormal"/>
    <w:pPr>
      <w:ind w:left="720" w:hanging="360"/>
    </w:pPr>
    <w:rPr>
      <w:rFonts w:ascii="Cambria" w:eastAsia="Cambria" w:hAnsi="Cambria" w:cs="Cambria"/>
      <w:sz w:val="22"/>
      <w:szCs w:val="22"/>
    </w:rPr>
    <w:tblPr/>
  </w:style>
  <w:style w:type="table" w:customStyle="1" w:styleId="affffffffffffffffd">
    <w:basedOn w:val="TableNormal"/>
    <w:pPr>
      <w:ind w:left="720" w:hanging="360"/>
    </w:pPr>
    <w:rPr>
      <w:rFonts w:ascii="Cambria" w:eastAsia="Cambria" w:hAnsi="Cambria" w:cs="Cambria"/>
      <w:sz w:val="22"/>
      <w:szCs w:val="22"/>
    </w:rPr>
    <w:tblPr/>
  </w:style>
  <w:style w:type="table" w:customStyle="1" w:styleId="affffffffffffffffe">
    <w:basedOn w:val="TableNormal"/>
    <w:pPr>
      <w:ind w:left="720" w:hanging="360"/>
    </w:pPr>
    <w:rPr>
      <w:rFonts w:ascii="Cambria" w:eastAsia="Cambria" w:hAnsi="Cambria" w:cs="Cambria"/>
      <w:sz w:val="22"/>
      <w:szCs w:val="22"/>
    </w:rPr>
    <w:tblPr/>
  </w:style>
  <w:style w:type="table" w:customStyle="1" w:styleId="afffffffffffffffff">
    <w:basedOn w:val="TableNormal"/>
    <w:pPr>
      <w:ind w:left="720" w:hanging="360"/>
    </w:pPr>
    <w:rPr>
      <w:rFonts w:ascii="Cambria" w:eastAsia="Cambria" w:hAnsi="Cambria" w:cs="Cambria"/>
      <w:sz w:val="22"/>
      <w:szCs w:val="22"/>
    </w:rPr>
    <w:tblPr/>
  </w:style>
  <w:style w:type="table" w:customStyle="1" w:styleId="afffffffffffffffff0">
    <w:basedOn w:val="TableNormal"/>
    <w:pPr>
      <w:ind w:left="720" w:hanging="360"/>
    </w:pPr>
    <w:rPr>
      <w:rFonts w:ascii="Cambria" w:eastAsia="Cambria" w:hAnsi="Cambria" w:cs="Cambria"/>
      <w:sz w:val="22"/>
      <w:szCs w:val="22"/>
    </w:rPr>
    <w:tblPr/>
  </w:style>
  <w:style w:type="table" w:customStyle="1" w:styleId="afffffffffffffffff1">
    <w:basedOn w:val="TableNormal"/>
    <w:pPr>
      <w:ind w:left="720" w:hanging="360"/>
    </w:pPr>
    <w:rPr>
      <w:rFonts w:ascii="Cambria" w:eastAsia="Cambria" w:hAnsi="Cambria" w:cs="Cambria"/>
      <w:sz w:val="22"/>
      <w:szCs w:val="22"/>
    </w:rPr>
    <w:tblPr/>
  </w:style>
  <w:style w:type="table" w:customStyle="1" w:styleId="TableNormal000">
    <w:name w:val="TableNormal00"/>
    <w:rsid w:val="00DB46F5"/>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travel.insurance.qantas.com/travel-alerts" TargetMode="External"/><Relationship Id="rId18" Type="http://schemas.openxmlformats.org/officeDocument/2006/relationships/hyperlink" Target="https://travel.insurance.qantas.com/login?cmpid=emc-qantas-au-predepart"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insurance.qantas.com/policy-documents/travel-insurance"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insurance.qantas.com/policy-documents/travel-insurance?cmpid=emc-qantas-au-predepart-body"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yperlink" Target="https://insurance.qantas.com/policy-documents/travel-insurance"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2.jpg"/><Relationship Id="rId23"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travel.insurance.qantas.com/claims?cmpid=emc-qantas-au-predepart"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martraveller.gov.au/destinations?title=&amp;field_overall_advice_level_target_id=4" TargetMode="External"/><Relationship Id="rId22" Type="http://schemas.openxmlformats.org/officeDocument/2006/relationships/hyperlink" Target="https://insurance.qantas.com/policy-documents/travel-insurance" TargetMode="External"/><Relationship Id="rId27" Type="http://schemas.microsoft.com/office/2020/10/relationships/intelligence" Target="intelligence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A892830762AFA44C934C29105572674C" ma:contentTypeVersion="15" ma:contentTypeDescription="Create a new document." ma:contentTypeScope="" ma:versionID="b349d812cb7215b7282a50c0c7468ca4">
  <xsd:schema xmlns:xsd="http://www.w3.org/2001/XMLSchema" xmlns:xs="http://www.w3.org/2001/XMLSchema" xmlns:p="http://schemas.microsoft.com/office/2006/metadata/properties" xmlns:ns1="http://schemas.microsoft.com/sharepoint/v3" xmlns:ns2="339cca29-d58a-43c8-8425-7eea64d43177" xmlns:ns3="e45dbef7-6107-486d-ba4e-77e659c0bc07" targetNamespace="http://schemas.microsoft.com/office/2006/metadata/properties" ma:root="true" ma:fieldsID="c5dfa4898b656f10072f4bba0a6d2380" ns1:_="" ns2:_="" ns3:_="">
    <xsd:import namespace="http://schemas.microsoft.com/sharepoint/v3"/>
    <xsd:import namespace="339cca29-d58a-43c8-8425-7eea64d43177"/>
    <xsd:import namespace="e45dbef7-6107-486d-ba4e-77e659c0bc0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element ref="ns2:Comment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39cca29-d58a-43c8-8425-7eea64d43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Comments" ma:index="18" nillable="true" ma:displayName="Comments" ma:format="Dropdown" ma:internalName="Comments">
      <xsd:simpleType>
        <xsd:restriction base="dms:Text">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578d6fb-034f-4618-ad9b-ef87b0886391"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45dbef7-6107-486d-ba4e-77e659c0bc0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e0dda75b-1df9-468b-853c-6e761f29c693}" ma:internalName="TaxCatchAll" ma:showField="CatchAllData" ma:web="e45dbef7-6107-486d-ba4e-77e659c0bc0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3IZKJDfbH5cDyCAOT1vI1Nag==">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</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e45dbef7-6107-486d-ba4e-77e659c0bc07" xsi:nil="true"/>
    <lcf76f155ced4ddcb4097134ff3c332f xmlns="339cca29-d58a-43c8-8425-7eea64d43177">
      <Terms xmlns="http://schemas.microsoft.com/office/infopath/2007/PartnerControls"/>
    </lcf76f155ced4ddcb4097134ff3c332f>
    <Comments xmlns="339cca29-d58a-43c8-8425-7eea64d43177" xsi:nil="true"/>
  </documentManagement>
</p:properties>
</file>

<file path=customXml/itemProps1.xml><?xml version="1.0" encoding="utf-8"?>
<ds:datastoreItem xmlns:ds="http://schemas.openxmlformats.org/officeDocument/2006/customXml" ds:itemID="{896D4776-33B3-459D-82DB-09A2134F8A57}">
  <ds:schemaRefs>
    <ds:schemaRef ds:uri="http://schemas.microsoft.com/sharepoint/v3/contenttype/forms"/>
  </ds:schemaRefs>
</ds:datastoreItem>
</file>

<file path=customXml/itemProps2.xml><?xml version="1.0" encoding="utf-8"?>
<ds:datastoreItem xmlns:ds="http://schemas.openxmlformats.org/officeDocument/2006/customXml" ds:itemID="{42070104-AF27-4048-AA29-ED061B014F3E}">
  <ds:schemaRefs>
    <ds:schemaRef ds:uri="http://schemas.openxmlformats.org/officeDocument/2006/bibliography"/>
  </ds:schemaRefs>
</ds:datastoreItem>
</file>

<file path=customXml/itemProps3.xml><?xml version="1.0" encoding="utf-8"?>
<ds:datastoreItem xmlns:ds="http://schemas.openxmlformats.org/officeDocument/2006/customXml" ds:itemID="{EED871C0-525A-4E19-B1FB-FC2D026376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39cca29-d58a-43c8-8425-7eea64d43177"/>
    <ds:schemaRef ds:uri="e45dbef7-6107-486d-ba4e-77e659c0bc0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D4D4B0F1-3E00-473C-928C-4460E9526C35}">
  <ds:schemaRefs>
    <ds:schemaRef ds:uri="http://schemas.microsoft.com/office/2006/metadata/properties"/>
    <ds:schemaRef ds:uri="http://schemas.microsoft.com/office/infopath/2007/PartnerControls"/>
    <ds:schemaRef ds:uri="http://schemas.microsoft.com/sharepoint/v3"/>
    <ds:schemaRef ds:uri="e45dbef7-6107-486d-ba4e-77e659c0bc07"/>
    <ds:schemaRef ds:uri="339cca29-d58a-43c8-8425-7eea64d4317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722</Words>
  <Characters>4119</Characters>
  <Application>Microsoft Office Word</Application>
  <DocSecurity>0</DocSecurity>
  <Lines>34</Lines>
  <Paragraphs>9</Paragraphs>
  <ScaleCrop>false</ScaleCrop>
  <Company>AIG</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Shillington</dc:creator>
  <cp:keywords/>
  <cp:lastModifiedBy>Santos, Stuart</cp:lastModifiedBy>
  <cp:revision>1</cp:revision>
  <dcterms:created xsi:type="dcterms:W3CDTF">2026-01-20T19:51:00Z</dcterms:created>
  <dcterms:modified xsi:type="dcterms:W3CDTF">2026-01-20T19:51:00Z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0x010100A892830762AFA44C934C29105572674C</vt:lpwstr>
  </property>
  <property fmtid="{D5CDD505-2E9C-101B-9397-08002B2CF9AE}" pid="3" name="MediaServiceImageTags">
    <vt:lpwstr>MediaServiceImageTags</vt:lpwstr>
  </property>
</Properties>
</file>