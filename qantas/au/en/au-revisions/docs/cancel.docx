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11B" w:rsidRDefault="0045311B">
      <w:pPr>
        <w:widowControl w:val="0"/>
        <w:tabs>
          <w:tab w:val="right" w:pos="12000"/>
        </w:tabs>
        <w:spacing w:before="60"/>
        <w:rPr>
          <w:b/>
          <w:color w:val="000000"/>
          <w:sz w:val="22"/>
          <w:szCs w:val="22"/>
        </w:rPr>
      </w:pPr>
    </w:p>
    <w:p w:rsidR="0045311B" w:rsidRDefault="0045311B"/>
    <w:tbl>
      <w:tblPr>
        <w:tblStyle w:val="affffffffffffffff6"/>
        <w:tblW w:w="21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14550"/>
        <w:gridCol w:w="4275"/>
      </w:tblGrid>
      <w:tr w:rsidR="0045311B" w:rsidTr="56457879">
        <w:trPr>
          <w:trHeight w:val="447"/>
        </w:trPr>
        <w:tc>
          <w:tcPr>
            <w:tcW w:w="300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11B" w:rsidRDefault="00F806FF">
            <w:pPr>
              <w:widowControl w:val="0"/>
              <w:ind w:left="0" w:firstLine="0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Details</w:t>
            </w:r>
          </w:p>
        </w:tc>
        <w:tc>
          <w:tcPr>
            <w:tcW w:w="1455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11B" w:rsidRDefault="00F806FF">
            <w:pPr>
              <w:widowControl w:val="0"/>
              <w:ind w:left="0" w:firstLine="0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Copy</w:t>
            </w:r>
          </w:p>
        </w:tc>
        <w:tc>
          <w:tcPr>
            <w:tcW w:w="4275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11B" w:rsidRDefault="00F806FF">
            <w:pPr>
              <w:widowControl w:val="0"/>
              <w:ind w:left="0" w:firstLine="0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Notes</w:t>
            </w:r>
          </w:p>
        </w:tc>
      </w:tr>
      <w:tr w:rsidR="0045311B" w:rsidTr="56457879">
        <w:trPr>
          <w:trHeight w:val="420"/>
        </w:trPr>
        <w:tc>
          <w:tcPr>
            <w:tcW w:w="21825" w:type="dxa"/>
            <w:gridSpan w:val="3"/>
            <w:tcBorders>
              <w:top w:val="single" w:sz="8" w:space="0" w:color="666666"/>
            </w:tcBorders>
            <w:shd w:val="clear" w:color="auto" w:fill="C9DAF8"/>
          </w:tcPr>
          <w:p w:rsidR="0045311B" w:rsidRDefault="00F806FF">
            <w:pPr>
              <w:pStyle w:val="Heading1"/>
              <w:ind w:left="0" w:firstLine="0"/>
            </w:pPr>
            <w:bookmarkStart w:id="0" w:name="_heading=h.ru1flozbery4" w:colFirst="0" w:colLast="0"/>
            <w:bookmarkStart w:id="1" w:name="_heading=h.dt8yk40i8a6" w:colFirst="0" w:colLast="0"/>
            <w:bookmarkStart w:id="2" w:name="_heading=h.ma8oksxgcod3" w:colFirst="0" w:colLast="0"/>
            <w:bookmarkStart w:id="3" w:name="_heading=h.sc7hu66u33c1" w:colFirst="0" w:colLast="0"/>
            <w:bookmarkEnd w:id="0"/>
            <w:bookmarkEnd w:id="1"/>
            <w:bookmarkEnd w:id="2"/>
            <w:bookmarkEnd w:id="3"/>
            <w:r>
              <w:rPr>
                <w:rFonts w:ascii="Arial" w:eastAsia="Arial" w:hAnsi="Arial" w:cs="Arial"/>
                <w:sz w:val="20"/>
                <w:szCs w:val="20"/>
              </w:rPr>
              <w:t>Refund/Cancellation Email (Service)</w:t>
            </w:r>
          </w:p>
        </w:tc>
      </w:tr>
      <w:tr w:rsidR="0045311B" w:rsidTr="56457879">
        <w:trPr>
          <w:trHeight w:val="5429"/>
        </w:trPr>
        <w:tc>
          <w:tcPr>
            <w:tcW w:w="3000" w:type="dxa"/>
          </w:tcPr>
          <w:p w:rsidR="0045311B" w:rsidRDefault="00F806FF">
            <w:pPr>
              <w:ind w:left="0"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ZAIL owned / managed</w:t>
            </w:r>
          </w:p>
          <w:p w:rsidR="0045311B" w:rsidRDefault="0045311B">
            <w:pPr>
              <w:ind w:left="0"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45311B" w:rsidRDefault="00F806FF">
            <w:pPr>
              <w:keepNext/>
              <w:keepLines/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Timing: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 real time, when policy is cancelled by the customer via the Customer Portal or via the Call Centre. </w:t>
            </w:r>
          </w:p>
          <w:p w:rsidR="0045311B" w:rsidRDefault="0045311B">
            <w:pPr>
              <w:keepNext/>
              <w:keepLines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F806FF">
            <w:pPr>
              <w:keepNext/>
              <w:keepLines/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Description: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Automated email sent to customers regarding a refund / cancellation of their policy within the 21-day cooling off period</w:t>
            </w:r>
          </w:p>
          <w:p w:rsidR="0045311B" w:rsidRDefault="0045311B">
            <w:pPr>
              <w:keepNext/>
              <w:keepLines/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45311B">
            <w:pPr>
              <w:keepNext/>
              <w:keepLines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50" w:type="dxa"/>
          </w:tcPr>
          <w:p w:rsidR="0045311B" w:rsidRDefault="0045311B">
            <w:pPr>
              <w:ind w:left="0" w:right="174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F806FF">
            <w:pPr>
              <w:ind w:left="0" w:right="174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8248" behindDoc="0" locked="0" layoutInCell="1" hidden="0" allowOverlap="1" wp14:anchorId="004D5BB8" wp14:editId="004D5BB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28575</wp:posOffset>
                  </wp:positionV>
                  <wp:extent cx="5644515" cy="666115"/>
                  <wp:effectExtent l="0" t="0" r="0" b="0"/>
                  <wp:wrapSquare wrapText="bothSides" distT="0" distB="0" distL="0" distR="0"/>
                  <wp:docPr id="14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515" cy="666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45311B" w:rsidRDefault="0045311B">
            <w:pPr>
              <w:ind w:left="70" w:right="174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45311B">
            <w:pPr>
              <w:ind w:left="70" w:right="174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45311B">
            <w:pPr>
              <w:ind w:left="70" w:right="174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45311B">
            <w:pPr>
              <w:ind w:left="70" w:right="174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F806FF">
            <w:pPr>
              <w:keepNext/>
              <w:keepLines/>
              <w:tabs>
                <w:tab w:val="left" w:pos="4612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 {{First Name}}, </w:t>
            </w:r>
          </w:p>
          <w:p w:rsidR="0045311B" w:rsidRDefault="0045311B">
            <w:pPr>
              <w:ind w:left="70" w:right="174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F806FF">
            <w:pPr>
              <w:ind w:left="70" w:right="174" w:firstLine="0"/>
              <w:rPr>
                <w:rFonts w:ascii="Arial" w:eastAsia="Arial" w:hAnsi="Arial" w:cs="Arial"/>
                <w:sz w:val="20"/>
                <w:szCs w:val="20"/>
              </w:rPr>
            </w:pP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As requested, we have cancelled your Qantas Travel Insurance policy </w:t>
            </w:r>
            <w:r w:rsidRPr="2AEEA7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{{Policy Number}}</w:t>
            </w: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, underwritten by </w:t>
            </w:r>
            <w:r w:rsidRPr="2AEEA772">
              <w:rPr>
                <w:rFonts w:ascii="Arial" w:eastAsia="Arial" w:hAnsi="Arial" w:cs="Arial"/>
                <w:sz w:val="20"/>
                <w:szCs w:val="20"/>
                <w:highlight w:val="yellow"/>
              </w:rPr>
              <w:t>Zurich Australian Insurance Limited</w:t>
            </w: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, on {{DD MMM YYYY}}. </w:t>
            </w:r>
            <w:r>
              <w:br/>
            </w:r>
            <w:r>
              <w:br/>
            </w: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Your premium will be refunded to your original payment method within 15 business days. </w:t>
            </w:r>
            <w:r>
              <w:br/>
            </w:r>
            <w:r>
              <w:br/>
            </w: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If you have any questions, please call us on </w:t>
            </w:r>
            <w:r w:rsidRPr="2AEEA772">
              <w:rPr>
                <w:rFonts w:ascii="Arial" w:eastAsia="Arial" w:hAnsi="Arial" w:cs="Arial"/>
                <w:color w:val="E40000"/>
                <w:sz w:val="20"/>
                <w:szCs w:val="20"/>
              </w:rPr>
              <w:t>1800 954 270</w:t>
            </w: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 (within Australia) or </w:t>
            </w:r>
            <w:r w:rsidRPr="2AEEA772">
              <w:rPr>
                <w:rFonts w:ascii="Arial" w:eastAsia="Arial" w:hAnsi="Arial" w:cs="Arial"/>
                <w:color w:val="E40000"/>
                <w:sz w:val="20"/>
                <w:szCs w:val="20"/>
              </w:rPr>
              <w:t>+61 3 9522 4840</w:t>
            </w:r>
            <w:r w:rsidRPr="2AEEA772">
              <w:rPr>
                <w:rFonts w:ascii="Arial" w:eastAsia="Arial" w:hAnsi="Arial" w:cs="Arial"/>
                <w:sz w:val="20"/>
                <w:szCs w:val="20"/>
              </w:rPr>
              <w:t xml:space="preserve"> (from overseas), Monday to Friday 8 am to 7 pm</w:t>
            </w:r>
            <w:ins w:id="4" w:author="Eakins, Nicola" w:date="2025-10-02T04:06:00Z">
              <w:r w:rsidR="175D9F50" w:rsidRPr="2AEEA772">
                <w:rPr>
                  <w:rFonts w:ascii="Arial" w:eastAsia="Arial" w:hAnsi="Arial" w:cs="Arial"/>
                  <w:sz w:val="20"/>
                  <w:szCs w:val="20"/>
                </w:rPr>
                <w:t xml:space="preserve"> AET</w:t>
              </w:r>
            </w:ins>
            <w:r w:rsidRPr="2AEEA77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45311B" w:rsidRDefault="0045311B">
            <w:pPr>
              <w:ind w:left="70" w:right="174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F806FF">
            <w:pPr>
              <w:ind w:left="70" w:right="174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This is an auto generated email, please do not reply.</w:t>
            </w:r>
          </w:p>
          <w:p w:rsidR="0045311B" w:rsidRDefault="0045311B">
            <w:pPr>
              <w:ind w:left="70" w:right="174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:rsidR="0045311B" w:rsidRDefault="00F806FF">
            <w:pPr>
              <w:ind w:left="70" w:right="174" w:firstLine="0"/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</w:pPr>
            <w:r w:rsidRPr="2AEEA772"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  <w:t>Qantas Travel Insurance is issued by Zurich Australian Insurance Limited, ABN 13 000 296 640, AFSL 232507 (“ZAIL”). Qantas Airways Limited</w:t>
            </w:r>
            <w:ins w:id="5" w:author="Raphaella Han" w:date="2025-11-26T01:45:00Z">
              <w:r w:rsidR="336D19EE" w:rsidRPr="2AEEA772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t>,</w:t>
              </w:r>
            </w:ins>
            <w:ins w:id="6" w:author="Eakins, Nicola" w:date="2025-10-02T04:07:00Z">
              <w:r w:rsidR="1E0C78E0" w:rsidRPr="7A9F947B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t xml:space="preserve"> ABN 16 009 661 901 (“Qantas”)</w:t>
              </w:r>
            </w:ins>
            <w:ins w:id="7" w:author="Raphaella Han" w:date="2025-11-26T01:45:00Z">
              <w:r w:rsidR="39F7A4C7" w:rsidRPr="7A9F947B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t>,</w:t>
              </w:r>
            </w:ins>
            <w:r w:rsidRPr="2AEEA772"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  <w:t> is ZAIL’s authorised representative (AR 261363).</w:t>
            </w:r>
            <w:ins w:id="8" w:author="Eakins, Nicola" w:date="2025-11-13T18:17:00Z" w16du:dateUtc="2025-11-13T07:17:00Z">
              <w:r w:rsidR="007A1D43" w:rsidRPr="7A9F947B">
                <w:rPr>
                  <w:rFonts w:ascii="Arial" w:eastAsia="Arial" w:hAnsi="Arial" w:cs="Arial"/>
                  <w:color w:val="D13438"/>
                  <w:sz w:val="20"/>
                  <w:szCs w:val="20"/>
                  <w:u w:val="single"/>
                </w:rPr>
                <w:t xml:space="preserve"> </w:t>
              </w:r>
              <w:r w:rsidR="007A1D43" w:rsidRPr="7A9F947B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  <w:u w:val="single"/>
                </w:rPr>
                <w:t>ZAIL engages affiliated entities within the Zurich Insurance Group to provide services in support of this insurance as permitted by applicable laws.</w:t>
              </w:r>
              <w:r w:rsidR="007A1D43" w:rsidRPr="7A9F947B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t> </w:t>
              </w:r>
            </w:ins>
          </w:p>
          <w:p w:rsidR="0045311B" w:rsidRDefault="0045311B">
            <w:pPr>
              <w:ind w:left="70" w:right="174" w:firstLine="0"/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</w:pPr>
          </w:p>
          <w:p w:rsidR="0045311B" w:rsidRDefault="00F806FF">
            <w:pPr>
              <w:ind w:left="70" w:right="174" w:firstLine="0"/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</w:pPr>
            <w:r w:rsidRPr="2AEEA772"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  <w:t xml:space="preserve">Sent by </w:t>
            </w:r>
            <w:ins w:id="9" w:author="Eakins, Nicola" w:date="2025-11-13T18:17:00Z" w16du:dateUtc="2025-11-13T07:17:00Z">
              <w:r w:rsidR="007A1D43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t>ZAIL</w:t>
              </w:r>
            </w:ins>
            <w:del w:id="10" w:author="Eakins, Nicola" w:date="2025-11-13T18:17:00Z" w16du:dateUtc="2025-11-13T07:17:00Z">
              <w:r w:rsidRPr="2AEEA772" w:rsidDel="007A1D43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delText>Zurich Australi</w:delText>
              </w:r>
              <w:r w:rsidRPr="2AEEA772" w:rsidDel="005B4D5C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delText>an Insurance Limited, ABN 13 000 296 640</w:delText>
              </w:r>
            </w:del>
            <w:r w:rsidRPr="2AEEA772"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  <w:t xml:space="preserve">, 118 Mount Street, North Sydney, NSW 2060, on behalf of Qantas </w:t>
            </w:r>
            <w:del w:id="11" w:author="Eakins, Nicola" w:date="2025-10-02T04:08:00Z">
              <w:r w:rsidRPr="2AEEA772" w:rsidDel="00F806FF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delText>Airways Limited (ABN 16 009 66</w:delText>
              </w:r>
            </w:del>
            <w:del w:id="12" w:author="Eakins, Nicola" w:date="2025-10-02T04:09:00Z">
              <w:r w:rsidRPr="2AEEA772" w:rsidDel="00F806FF">
                <w:rPr>
                  <w:rFonts w:ascii="Arial" w:eastAsia="Arial" w:hAnsi="Arial" w:cs="Arial"/>
                  <w:color w:val="343741"/>
                  <w:sz w:val="20"/>
                  <w:szCs w:val="20"/>
                  <w:highlight w:val="yellow"/>
                </w:rPr>
                <w:delText>1 901),</w:delText>
              </w:r>
            </w:del>
            <w:r w:rsidRPr="2AEEA772">
              <w:rPr>
                <w:rFonts w:ascii="Arial" w:eastAsia="Arial" w:hAnsi="Arial" w:cs="Arial"/>
                <w:color w:val="343741"/>
                <w:sz w:val="20"/>
                <w:szCs w:val="20"/>
                <w:highlight w:val="yellow"/>
              </w:rPr>
              <w:t xml:space="preserve"> Australian headquarters: 10 Bourke Road, Mascot, NSW 2020.</w:t>
            </w:r>
          </w:p>
          <w:p w:rsidR="0045311B" w:rsidRDefault="0045311B">
            <w:pPr>
              <w:ind w:left="70" w:right="174" w:firstLine="0"/>
              <w:rPr>
                <w:rFonts w:ascii="Arial" w:eastAsia="Arial" w:hAnsi="Arial" w:cs="Arial"/>
                <w:color w:val="343741"/>
                <w:sz w:val="20"/>
                <w:szCs w:val="20"/>
              </w:rPr>
            </w:pPr>
          </w:p>
        </w:tc>
        <w:tc>
          <w:tcPr>
            <w:tcW w:w="4275" w:type="dxa"/>
          </w:tcPr>
          <w:p w:rsidR="0045311B" w:rsidRDefault="0045311B">
            <w:pPr>
              <w:rPr>
                <w:rFonts w:ascii="Calibri" w:eastAsia="Calibri" w:hAnsi="Calibri" w:cs="Calibri"/>
                <w:color w:val="7030A0"/>
              </w:rPr>
            </w:pPr>
          </w:p>
        </w:tc>
      </w:tr>
    </w:tbl>
    <w:p w:rsidR="0045311B" w:rsidRDefault="0045311B">
      <w:bookmarkStart w:id="13" w:name="_heading=h.p0uhn6f6m6u8" w:colFirst="0" w:colLast="0"/>
      <w:bookmarkEnd w:id="13"/>
    </w:p>
    <w:sectPr w:rsidR="0045311B">
      <w:footerReference w:type="default" r:id="rId13"/>
      <w:pgSz w:w="23811" w:h="16838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3844" w:rsidRDefault="001A3844">
      <w:r>
        <w:separator/>
      </w:r>
    </w:p>
  </w:endnote>
  <w:endnote w:type="continuationSeparator" w:id="0">
    <w:p w:rsidR="001A3844" w:rsidRDefault="001A3844">
      <w:r>
        <w:continuationSeparator/>
      </w:r>
    </w:p>
  </w:endnote>
  <w:endnote w:type="continuationNotice" w:id="1">
    <w:p w:rsidR="001A3844" w:rsidRDefault="001A38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5FB6007-098B-4D18-BA48-4384775905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F30A2F-5DB5-44F1-A169-D1EC8E72AD1E}"/>
    <w:embedBold r:id="rId3" w:fontKey="{9ABD94CA-D223-4EB0-892D-F9D640C4A5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589B0E8-48DE-4E27-AA61-BFEBCCCA805A}"/>
    <w:embedItalic r:id="rId5" w:fontKey="{19EF81BB-8700-4D8A-ACC6-83008E0FDC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CB3756D-E294-4F5E-BC03-64886A5DE8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311B" w:rsidRDefault="00F806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D1AC2">
      <w:rPr>
        <w:noProof/>
        <w:color w:val="000000"/>
      </w:rPr>
      <w:t>1</w:t>
    </w:r>
    <w:r>
      <w:rPr>
        <w:color w:val="000000"/>
      </w:rPr>
      <w:fldChar w:fldCharType="end"/>
    </w:r>
  </w:p>
  <w:p w:rsidR="0045311B" w:rsidRDefault="004531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3844" w:rsidRDefault="001A3844">
      <w:r>
        <w:separator/>
      </w:r>
    </w:p>
  </w:footnote>
  <w:footnote w:type="continuationSeparator" w:id="0">
    <w:p w:rsidR="001A3844" w:rsidRDefault="001A3844">
      <w:r>
        <w:continuationSeparator/>
      </w:r>
    </w:p>
  </w:footnote>
  <w:footnote w:type="continuationNotice" w:id="1">
    <w:p w:rsidR="001A3844" w:rsidRDefault="001A3844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A64E7"/>
    <w:multiLevelType w:val="multilevel"/>
    <w:tmpl w:val="5814921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7A5F34"/>
    <w:multiLevelType w:val="multilevel"/>
    <w:tmpl w:val="4DDC76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462E29"/>
    <w:multiLevelType w:val="multilevel"/>
    <w:tmpl w:val="14D69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A9295E"/>
    <w:multiLevelType w:val="multilevel"/>
    <w:tmpl w:val="6AC6C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57932">
    <w:abstractNumId w:val="0"/>
  </w:num>
  <w:num w:numId="2" w16cid:durableId="1735080775">
    <w:abstractNumId w:val="1"/>
  </w:num>
  <w:num w:numId="3" w16cid:durableId="617183118">
    <w:abstractNumId w:val="3"/>
  </w:num>
  <w:num w:numId="4" w16cid:durableId="690518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akins, Nicola">
    <w15:presenceInfo w15:providerId="AD" w15:userId="S::nicola.eakins_travelguard.com#ext#@qantas.onmicrosoft.com::3f3446c6-fd1e-4a5d-9782-5fbbe0f4dba0"/>
  </w15:person>
  <w15:person w15:author="Raphaella Han">
    <w15:presenceInfo w15:providerId="AD" w15:userId="S::raphaella.han@qantas.com.au::5e333e18-4d7b-411b-afc3-556763b412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1B"/>
    <w:rsid w:val="00050663"/>
    <w:rsid w:val="00052477"/>
    <w:rsid w:val="000554E2"/>
    <w:rsid w:val="000569B6"/>
    <w:rsid w:val="00061750"/>
    <w:rsid w:val="00070C1C"/>
    <w:rsid w:val="00074086"/>
    <w:rsid w:val="00077104"/>
    <w:rsid w:val="00092DB3"/>
    <w:rsid w:val="000A090A"/>
    <w:rsid w:val="000B2F8F"/>
    <w:rsid w:val="000C6C35"/>
    <w:rsid w:val="0010179D"/>
    <w:rsid w:val="00106C18"/>
    <w:rsid w:val="00131DD1"/>
    <w:rsid w:val="00153241"/>
    <w:rsid w:val="001678FD"/>
    <w:rsid w:val="00177D5A"/>
    <w:rsid w:val="001A3844"/>
    <w:rsid w:val="001D23B9"/>
    <w:rsid w:val="001F484C"/>
    <w:rsid w:val="00205FCE"/>
    <w:rsid w:val="00224BD0"/>
    <w:rsid w:val="00277942"/>
    <w:rsid w:val="002B0C06"/>
    <w:rsid w:val="002E7827"/>
    <w:rsid w:val="00307631"/>
    <w:rsid w:val="00317F97"/>
    <w:rsid w:val="003519F0"/>
    <w:rsid w:val="003A327A"/>
    <w:rsid w:val="003B6475"/>
    <w:rsid w:val="003B65F5"/>
    <w:rsid w:val="003D690E"/>
    <w:rsid w:val="003F7B92"/>
    <w:rsid w:val="004143B2"/>
    <w:rsid w:val="00425DF8"/>
    <w:rsid w:val="00432CD2"/>
    <w:rsid w:val="00451CF1"/>
    <w:rsid w:val="0045311B"/>
    <w:rsid w:val="004770D0"/>
    <w:rsid w:val="004806DF"/>
    <w:rsid w:val="004809EC"/>
    <w:rsid w:val="004872DA"/>
    <w:rsid w:val="004A0908"/>
    <w:rsid w:val="004A197E"/>
    <w:rsid w:val="004C4E6C"/>
    <w:rsid w:val="004D1FAE"/>
    <w:rsid w:val="004F2E6F"/>
    <w:rsid w:val="00507DE1"/>
    <w:rsid w:val="00520990"/>
    <w:rsid w:val="00541CC1"/>
    <w:rsid w:val="005429F6"/>
    <w:rsid w:val="0056786E"/>
    <w:rsid w:val="00567C38"/>
    <w:rsid w:val="0058416D"/>
    <w:rsid w:val="00596207"/>
    <w:rsid w:val="005A12EE"/>
    <w:rsid w:val="005A2705"/>
    <w:rsid w:val="005B4D5C"/>
    <w:rsid w:val="005C0894"/>
    <w:rsid w:val="005E168F"/>
    <w:rsid w:val="005E246F"/>
    <w:rsid w:val="00622D3B"/>
    <w:rsid w:val="00627726"/>
    <w:rsid w:val="00671F3B"/>
    <w:rsid w:val="006916A6"/>
    <w:rsid w:val="006B01EC"/>
    <w:rsid w:val="006C192C"/>
    <w:rsid w:val="006D4E31"/>
    <w:rsid w:val="006E4FB5"/>
    <w:rsid w:val="007257F3"/>
    <w:rsid w:val="00767D5E"/>
    <w:rsid w:val="007802A1"/>
    <w:rsid w:val="007A0FB1"/>
    <w:rsid w:val="007A1D43"/>
    <w:rsid w:val="007C2687"/>
    <w:rsid w:val="007D10D6"/>
    <w:rsid w:val="007F54C3"/>
    <w:rsid w:val="00804D11"/>
    <w:rsid w:val="008203B3"/>
    <w:rsid w:val="00835E83"/>
    <w:rsid w:val="00856BC7"/>
    <w:rsid w:val="00875950"/>
    <w:rsid w:val="00887DCC"/>
    <w:rsid w:val="008A7549"/>
    <w:rsid w:val="008D1D5C"/>
    <w:rsid w:val="00916D68"/>
    <w:rsid w:val="0098630C"/>
    <w:rsid w:val="009C7D90"/>
    <w:rsid w:val="009D7DE6"/>
    <w:rsid w:val="00A23B9B"/>
    <w:rsid w:val="00A24DA0"/>
    <w:rsid w:val="00A35F7F"/>
    <w:rsid w:val="00A743A7"/>
    <w:rsid w:val="00A82709"/>
    <w:rsid w:val="00AC42B3"/>
    <w:rsid w:val="00AC4851"/>
    <w:rsid w:val="00AE2E22"/>
    <w:rsid w:val="00AF0CE5"/>
    <w:rsid w:val="00B1463A"/>
    <w:rsid w:val="00B17B6B"/>
    <w:rsid w:val="00B35AD8"/>
    <w:rsid w:val="00B64488"/>
    <w:rsid w:val="00B74336"/>
    <w:rsid w:val="00B8726F"/>
    <w:rsid w:val="00B8ADF7"/>
    <w:rsid w:val="00BA74F6"/>
    <w:rsid w:val="00BC1169"/>
    <w:rsid w:val="00BD0D7E"/>
    <w:rsid w:val="00BD1AC2"/>
    <w:rsid w:val="00BD2DD7"/>
    <w:rsid w:val="00BE1C83"/>
    <w:rsid w:val="00BF39DD"/>
    <w:rsid w:val="00C1227D"/>
    <w:rsid w:val="00C17C17"/>
    <w:rsid w:val="00C20B83"/>
    <w:rsid w:val="00C56F95"/>
    <w:rsid w:val="00C7728A"/>
    <w:rsid w:val="00CA06F8"/>
    <w:rsid w:val="00CA3138"/>
    <w:rsid w:val="00CB2D90"/>
    <w:rsid w:val="00CE0CFC"/>
    <w:rsid w:val="00D05E7E"/>
    <w:rsid w:val="00D17367"/>
    <w:rsid w:val="00D440B4"/>
    <w:rsid w:val="00D57DA1"/>
    <w:rsid w:val="00D60DE6"/>
    <w:rsid w:val="00D6487A"/>
    <w:rsid w:val="00D731FF"/>
    <w:rsid w:val="00D749AC"/>
    <w:rsid w:val="00D8417F"/>
    <w:rsid w:val="00D86A93"/>
    <w:rsid w:val="00DA18BA"/>
    <w:rsid w:val="00DA342A"/>
    <w:rsid w:val="00DB3005"/>
    <w:rsid w:val="00DB3999"/>
    <w:rsid w:val="00DB46F5"/>
    <w:rsid w:val="00DC5419"/>
    <w:rsid w:val="00DF39E8"/>
    <w:rsid w:val="00DF440B"/>
    <w:rsid w:val="00E03605"/>
    <w:rsid w:val="00E137B3"/>
    <w:rsid w:val="00E16038"/>
    <w:rsid w:val="00E268D5"/>
    <w:rsid w:val="00E35A9F"/>
    <w:rsid w:val="00E378CE"/>
    <w:rsid w:val="00E445EE"/>
    <w:rsid w:val="00E67CB1"/>
    <w:rsid w:val="00E82E9E"/>
    <w:rsid w:val="00E87E9B"/>
    <w:rsid w:val="00EB13F4"/>
    <w:rsid w:val="00F10B8C"/>
    <w:rsid w:val="00F21D8F"/>
    <w:rsid w:val="00F25FB9"/>
    <w:rsid w:val="00F268EC"/>
    <w:rsid w:val="00F716AA"/>
    <w:rsid w:val="00F777DF"/>
    <w:rsid w:val="00F806FF"/>
    <w:rsid w:val="00F816B1"/>
    <w:rsid w:val="00F83AFC"/>
    <w:rsid w:val="00F907B7"/>
    <w:rsid w:val="00FC0F06"/>
    <w:rsid w:val="00FC376A"/>
    <w:rsid w:val="00FC62A1"/>
    <w:rsid w:val="00FD25E3"/>
    <w:rsid w:val="00FF50A7"/>
    <w:rsid w:val="01B64F43"/>
    <w:rsid w:val="0271390F"/>
    <w:rsid w:val="037FE45E"/>
    <w:rsid w:val="048D0529"/>
    <w:rsid w:val="05592865"/>
    <w:rsid w:val="05D321C9"/>
    <w:rsid w:val="07078578"/>
    <w:rsid w:val="072671DA"/>
    <w:rsid w:val="07496191"/>
    <w:rsid w:val="07A5CDFF"/>
    <w:rsid w:val="09E746A1"/>
    <w:rsid w:val="0A01BE16"/>
    <w:rsid w:val="0B4E0F76"/>
    <w:rsid w:val="0B896DEC"/>
    <w:rsid w:val="0DEFC551"/>
    <w:rsid w:val="0E003369"/>
    <w:rsid w:val="10619891"/>
    <w:rsid w:val="10D23C18"/>
    <w:rsid w:val="11C2EAD6"/>
    <w:rsid w:val="11ECDB36"/>
    <w:rsid w:val="1262DB2F"/>
    <w:rsid w:val="12E07DD8"/>
    <w:rsid w:val="134A9352"/>
    <w:rsid w:val="134C4916"/>
    <w:rsid w:val="13AF5806"/>
    <w:rsid w:val="14980F4C"/>
    <w:rsid w:val="14A5B1B2"/>
    <w:rsid w:val="14B9C3B5"/>
    <w:rsid w:val="15F9BC6F"/>
    <w:rsid w:val="167B866E"/>
    <w:rsid w:val="1682CA27"/>
    <w:rsid w:val="1695117B"/>
    <w:rsid w:val="175D9F50"/>
    <w:rsid w:val="1851D494"/>
    <w:rsid w:val="18988A9E"/>
    <w:rsid w:val="191B4674"/>
    <w:rsid w:val="193F3FA7"/>
    <w:rsid w:val="19740F44"/>
    <w:rsid w:val="1A3ECFE8"/>
    <w:rsid w:val="1B578A70"/>
    <w:rsid w:val="1B818A95"/>
    <w:rsid w:val="1BE62CA2"/>
    <w:rsid w:val="1CB59ED8"/>
    <w:rsid w:val="1DD2BC50"/>
    <w:rsid w:val="1DE3F674"/>
    <w:rsid w:val="1E0C78E0"/>
    <w:rsid w:val="1E54ED8E"/>
    <w:rsid w:val="1E8A8371"/>
    <w:rsid w:val="1EDA4FD9"/>
    <w:rsid w:val="1F8D1570"/>
    <w:rsid w:val="1F8F75F3"/>
    <w:rsid w:val="1FA524F5"/>
    <w:rsid w:val="1FFC70FF"/>
    <w:rsid w:val="20A97E5B"/>
    <w:rsid w:val="20EFC368"/>
    <w:rsid w:val="21C97870"/>
    <w:rsid w:val="21E0416C"/>
    <w:rsid w:val="21E1F0E0"/>
    <w:rsid w:val="2233F438"/>
    <w:rsid w:val="23C539A8"/>
    <w:rsid w:val="24AC219B"/>
    <w:rsid w:val="24F77801"/>
    <w:rsid w:val="2503AB46"/>
    <w:rsid w:val="25EA9D37"/>
    <w:rsid w:val="27A1A09C"/>
    <w:rsid w:val="2833D416"/>
    <w:rsid w:val="28BC67C3"/>
    <w:rsid w:val="28FB7638"/>
    <w:rsid w:val="29A15F3C"/>
    <w:rsid w:val="29CDB9D6"/>
    <w:rsid w:val="29E6A582"/>
    <w:rsid w:val="29E735C7"/>
    <w:rsid w:val="2A500A79"/>
    <w:rsid w:val="2A6EF9E8"/>
    <w:rsid w:val="2AC54508"/>
    <w:rsid w:val="2AEEA772"/>
    <w:rsid w:val="2C442FBF"/>
    <w:rsid w:val="2DF90D02"/>
    <w:rsid w:val="2E8E3BA4"/>
    <w:rsid w:val="2E932C0D"/>
    <w:rsid w:val="2FBFB478"/>
    <w:rsid w:val="32641AAA"/>
    <w:rsid w:val="32D6FC95"/>
    <w:rsid w:val="32F34E74"/>
    <w:rsid w:val="336D19EE"/>
    <w:rsid w:val="33CA26DA"/>
    <w:rsid w:val="342A3B77"/>
    <w:rsid w:val="34F8B7A2"/>
    <w:rsid w:val="353ED8C7"/>
    <w:rsid w:val="35483E29"/>
    <w:rsid w:val="355D4C5A"/>
    <w:rsid w:val="3713D66B"/>
    <w:rsid w:val="3894BBCF"/>
    <w:rsid w:val="38B1DE08"/>
    <w:rsid w:val="38E493B5"/>
    <w:rsid w:val="394D7FD0"/>
    <w:rsid w:val="39F7A4C7"/>
    <w:rsid w:val="3A707A8F"/>
    <w:rsid w:val="3A759EF1"/>
    <w:rsid w:val="3A9F0A6C"/>
    <w:rsid w:val="3AFD5FE1"/>
    <w:rsid w:val="3B4E28FC"/>
    <w:rsid w:val="3B58EDB5"/>
    <w:rsid w:val="3B6B3C74"/>
    <w:rsid w:val="3C5D2845"/>
    <w:rsid w:val="3CE6B051"/>
    <w:rsid w:val="3D5BB0CF"/>
    <w:rsid w:val="3D99BD32"/>
    <w:rsid w:val="3DA1B3A1"/>
    <w:rsid w:val="3F134414"/>
    <w:rsid w:val="3F68E2C5"/>
    <w:rsid w:val="4090FB14"/>
    <w:rsid w:val="412DFE90"/>
    <w:rsid w:val="417E24FB"/>
    <w:rsid w:val="4181820C"/>
    <w:rsid w:val="4250EF3E"/>
    <w:rsid w:val="42D1061F"/>
    <w:rsid w:val="43235CBC"/>
    <w:rsid w:val="432FCC23"/>
    <w:rsid w:val="43B9FD2C"/>
    <w:rsid w:val="449B3027"/>
    <w:rsid w:val="44A76A31"/>
    <w:rsid w:val="45A3E478"/>
    <w:rsid w:val="45F35F71"/>
    <w:rsid w:val="46B2D5E5"/>
    <w:rsid w:val="46D630B4"/>
    <w:rsid w:val="46DC54E1"/>
    <w:rsid w:val="47ABCF04"/>
    <w:rsid w:val="48AAB2AD"/>
    <w:rsid w:val="4AFCA7BF"/>
    <w:rsid w:val="4C27FEE4"/>
    <w:rsid w:val="4CE9FA37"/>
    <w:rsid w:val="4DDD70B6"/>
    <w:rsid w:val="4FF3FC33"/>
    <w:rsid w:val="5088715F"/>
    <w:rsid w:val="50942F45"/>
    <w:rsid w:val="5149BA85"/>
    <w:rsid w:val="51787AE5"/>
    <w:rsid w:val="51A65C9A"/>
    <w:rsid w:val="53AD1BCE"/>
    <w:rsid w:val="542672BD"/>
    <w:rsid w:val="547614F9"/>
    <w:rsid w:val="55C5BEBA"/>
    <w:rsid w:val="55E49BBE"/>
    <w:rsid w:val="56457879"/>
    <w:rsid w:val="56577F58"/>
    <w:rsid w:val="56E06609"/>
    <w:rsid w:val="5755877C"/>
    <w:rsid w:val="579C07F6"/>
    <w:rsid w:val="57CA0276"/>
    <w:rsid w:val="5805E2CE"/>
    <w:rsid w:val="583138F7"/>
    <w:rsid w:val="5891C09F"/>
    <w:rsid w:val="594E7247"/>
    <w:rsid w:val="5A6E6E58"/>
    <w:rsid w:val="5AC2DAE3"/>
    <w:rsid w:val="5B4B6B34"/>
    <w:rsid w:val="5B598E81"/>
    <w:rsid w:val="5B788A99"/>
    <w:rsid w:val="5B7E1D9F"/>
    <w:rsid w:val="5C0109A0"/>
    <w:rsid w:val="5C4FFEC7"/>
    <w:rsid w:val="5C5412B1"/>
    <w:rsid w:val="5CEA5B5F"/>
    <w:rsid w:val="5DC8693A"/>
    <w:rsid w:val="5DFE8C70"/>
    <w:rsid w:val="5E9546DD"/>
    <w:rsid w:val="5F442C0C"/>
    <w:rsid w:val="5F7323BB"/>
    <w:rsid w:val="5F7D81A3"/>
    <w:rsid w:val="5FC1A6CC"/>
    <w:rsid w:val="5FF250DA"/>
    <w:rsid w:val="60135DC5"/>
    <w:rsid w:val="60296E02"/>
    <w:rsid w:val="602E83CA"/>
    <w:rsid w:val="60514D3B"/>
    <w:rsid w:val="61603CE4"/>
    <w:rsid w:val="6314BFB3"/>
    <w:rsid w:val="63261F23"/>
    <w:rsid w:val="6344103F"/>
    <w:rsid w:val="636DA86E"/>
    <w:rsid w:val="6391A6DE"/>
    <w:rsid w:val="63F193F5"/>
    <w:rsid w:val="64819DB0"/>
    <w:rsid w:val="653C3D39"/>
    <w:rsid w:val="664099F3"/>
    <w:rsid w:val="66F14B0D"/>
    <w:rsid w:val="6709794D"/>
    <w:rsid w:val="673D7CEA"/>
    <w:rsid w:val="67807F91"/>
    <w:rsid w:val="6816203B"/>
    <w:rsid w:val="68CA8FA8"/>
    <w:rsid w:val="69521A72"/>
    <w:rsid w:val="69BA1041"/>
    <w:rsid w:val="69C42768"/>
    <w:rsid w:val="6AAE5D05"/>
    <w:rsid w:val="6ADB7496"/>
    <w:rsid w:val="6B00D0FB"/>
    <w:rsid w:val="6B01B6EE"/>
    <w:rsid w:val="6CAAB82B"/>
    <w:rsid w:val="6CF54B81"/>
    <w:rsid w:val="6D8015E3"/>
    <w:rsid w:val="6D943B17"/>
    <w:rsid w:val="6F7EB053"/>
    <w:rsid w:val="6F831D43"/>
    <w:rsid w:val="6FBBB693"/>
    <w:rsid w:val="70E8AD86"/>
    <w:rsid w:val="70EEC2D3"/>
    <w:rsid w:val="7109B18A"/>
    <w:rsid w:val="71424006"/>
    <w:rsid w:val="7234E18D"/>
    <w:rsid w:val="72E4169B"/>
    <w:rsid w:val="73BBD0DE"/>
    <w:rsid w:val="73BC91D6"/>
    <w:rsid w:val="74746803"/>
    <w:rsid w:val="74D488DD"/>
    <w:rsid w:val="74F6ABE3"/>
    <w:rsid w:val="75FAFA86"/>
    <w:rsid w:val="7682CD3C"/>
    <w:rsid w:val="76A3AB06"/>
    <w:rsid w:val="7812A2D9"/>
    <w:rsid w:val="78FF7DCE"/>
    <w:rsid w:val="7963D418"/>
    <w:rsid w:val="79DADB8A"/>
    <w:rsid w:val="7A9F947B"/>
    <w:rsid w:val="7B703127"/>
    <w:rsid w:val="7C2A404C"/>
    <w:rsid w:val="7C983627"/>
    <w:rsid w:val="7D7505AC"/>
    <w:rsid w:val="7DA8D46C"/>
    <w:rsid w:val="7E22F910"/>
    <w:rsid w:val="7E432771"/>
    <w:rsid w:val="7EE4E6B5"/>
    <w:rsid w:val="7F146306"/>
    <w:rsid w:val="7F19D183"/>
    <w:rsid w:val="7FFAE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58F9"/>
  <w15:docId w15:val="{39247158-7D8C-42F3-A7E3-93931CEE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b/>
      <w:color w:val="0070C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/>
  </w:style>
  <w:style w:type="table" w:customStyle="1" w:styleId="a0">
    <w:basedOn w:val="TableNormal"/>
    <w:tblPr/>
  </w:style>
  <w:style w:type="table" w:customStyle="1" w:styleId="a1">
    <w:basedOn w:val="TableNormal"/>
    <w:tblPr/>
  </w:style>
  <w:style w:type="table" w:customStyle="1" w:styleId="a2">
    <w:basedOn w:val="TableNormal"/>
    <w:tblPr/>
  </w:style>
  <w:style w:type="table" w:customStyle="1" w:styleId="a3">
    <w:basedOn w:val="TableNormal"/>
    <w:tblPr/>
  </w:style>
  <w:style w:type="table" w:customStyle="1" w:styleId="a4">
    <w:basedOn w:val="TableNormal"/>
    <w:tblPr/>
  </w:style>
  <w:style w:type="table" w:customStyle="1" w:styleId="a5">
    <w:basedOn w:val="TableNormal"/>
    <w:tblPr/>
  </w:style>
  <w:style w:type="table" w:customStyle="1" w:styleId="a6">
    <w:basedOn w:val="TableNormal"/>
    <w:tblPr/>
  </w:style>
  <w:style w:type="table" w:customStyle="1" w:styleId="a7">
    <w:basedOn w:val="TableNormal"/>
    <w:tblPr/>
  </w:style>
  <w:style w:type="table" w:customStyle="1" w:styleId="a8">
    <w:basedOn w:val="TableNormal"/>
    <w:tblPr/>
  </w:style>
  <w:style w:type="table" w:customStyle="1" w:styleId="a9">
    <w:basedOn w:val="TableNormal"/>
    <w:tblPr/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C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CE9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9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900"/>
    <w:rPr>
      <w:b/>
      <w:bCs/>
    </w:rPr>
  </w:style>
  <w:style w:type="paragraph" w:styleId="Revision">
    <w:name w:val="Revision"/>
    <w:hidden/>
    <w:uiPriority w:val="99"/>
    <w:semiHidden/>
    <w:rsid w:val="007C6DC7"/>
  </w:style>
  <w:style w:type="table" w:styleId="GridTable1Light">
    <w:name w:val="Grid Table 1 Light"/>
    <w:basedOn w:val="TableNormal"/>
    <w:uiPriority w:val="46"/>
    <w:rsid w:val="006C07A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rsid w:val="00643F9B"/>
    <w:rPr>
      <w:b/>
    </w:rPr>
  </w:style>
  <w:style w:type="character" w:styleId="Hyperlink">
    <w:name w:val="Hyperlink"/>
    <w:basedOn w:val="DefaultParagraphFont"/>
    <w:uiPriority w:val="99"/>
    <w:unhideWhenUsed/>
    <w:rsid w:val="006246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01F7B"/>
    <w:pPr>
      <w:ind w:left="720" w:hanging="36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D01F7B"/>
    <w:pPr>
      <w:ind w:left="720" w:hanging="360"/>
    </w:pPr>
    <w:rPr>
      <w:rFonts w:asciiTheme="minorHAnsi" w:eastAsiaTheme="minorHAnsi" w:hAnsiTheme="minorHAnsi" w:cstheme="minorBidi"/>
      <w:sz w:val="22"/>
      <w:szCs w:val="22"/>
      <w:lang w:val="en-SG" w:eastAsia="en-US"/>
    </w:rPr>
    <w:tblPr/>
  </w:style>
  <w:style w:type="paragraph" w:styleId="NormalWeb">
    <w:name w:val="Normal (Web)"/>
    <w:basedOn w:val="Normal"/>
    <w:uiPriority w:val="99"/>
    <w:unhideWhenUsed/>
    <w:rsid w:val="008037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43F9B"/>
    <w:pPr>
      <w:spacing w:line="259" w:lineRule="auto"/>
      <w:outlineLvl w:val="9"/>
    </w:pPr>
    <w:rPr>
      <w:rFonts w:eastAsiaTheme="majorEastAsia" w:cstheme="majorBidi"/>
      <w:b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52752"/>
    <w:pPr>
      <w:tabs>
        <w:tab w:val="right" w:leader="dot" w:pos="10047"/>
      </w:tabs>
      <w:spacing w:after="100"/>
    </w:pPr>
    <w:rPr>
      <w:b/>
      <w:noProof/>
    </w:rPr>
  </w:style>
  <w:style w:type="paragraph" w:customStyle="1" w:styleId="Style1">
    <w:name w:val="Style1"/>
    <w:basedOn w:val="Heading1"/>
    <w:link w:val="Style1Char"/>
    <w:rsid w:val="00643F9B"/>
  </w:style>
  <w:style w:type="character" w:customStyle="1" w:styleId="Style1Char">
    <w:name w:val="Style1 Char"/>
    <w:basedOn w:val="Heading1Char"/>
    <w:link w:val="Style1"/>
    <w:rsid w:val="00643F9B"/>
    <w:rPr>
      <w:b/>
    </w:rPr>
  </w:style>
  <w:style w:type="paragraph" w:customStyle="1" w:styleId="Style2">
    <w:name w:val="Style2"/>
    <w:basedOn w:val="Heading1"/>
    <w:link w:val="Style2Char"/>
    <w:rsid w:val="00643F9B"/>
    <w:rPr>
      <w:color w:val="000000"/>
    </w:rPr>
  </w:style>
  <w:style w:type="character" w:customStyle="1" w:styleId="Style2Char">
    <w:name w:val="Style2 Char"/>
    <w:basedOn w:val="Heading1Char"/>
    <w:link w:val="Style2"/>
    <w:rsid w:val="00643F9B"/>
    <w:rPr>
      <w:b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768B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20A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D51FC"/>
    <w:rPr>
      <w:b/>
      <w:bCs/>
    </w:rPr>
  </w:style>
  <w:style w:type="character" w:styleId="Emphasis">
    <w:name w:val="Emphasis"/>
    <w:basedOn w:val="DefaultParagraphFont"/>
    <w:uiPriority w:val="20"/>
    <w:qFormat/>
    <w:rsid w:val="000D51F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B4D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47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735"/>
  </w:style>
  <w:style w:type="paragraph" w:styleId="Footer">
    <w:name w:val="footer"/>
    <w:basedOn w:val="Normal"/>
    <w:link w:val="FooterChar"/>
    <w:uiPriority w:val="99"/>
    <w:unhideWhenUsed/>
    <w:rsid w:val="002E47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735"/>
  </w:style>
  <w:style w:type="table" w:customStyle="1" w:styleId="aa">
    <w:basedOn w:val="TableNormal"/>
    <w:tblPr/>
  </w:style>
  <w:style w:type="table" w:customStyle="1" w:styleId="ab">
    <w:basedOn w:val="TableNormal"/>
    <w:tblPr/>
  </w:style>
  <w:style w:type="table" w:customStyle="1" w:styleId="ac">
    <w:basedOn w:val="TableNormal"/>
    <w:tblPr/>
  </w:style>
  <w:style w:type="table" w:customStyle="1" w:styleId="ad">
    <w:basedOn w:val="TableNormal"/>
    <w:tblPr/>
  </w:style>
  <w:style w:type="table" w:customStyle="1" w:styleId="ae">
    <w:basedOn w:val="TableNormal"/>
    <w:tblPr/>
  </w:style>
  <w:style w:type="table" w:customStyle="1" w:styleId="af">
    <w:basedOn w:val="TableNormal"/>
    <w:tblPr/>
  </w:style>
  <w:style w:type="table" w:customStyle="1" w:styleId="af0">
    <w:basedOn w:val="TableNormal"/>
    <w:tblPr/>
  </w:style>
  <w:style w:type="table" w:customStyle="1" w:styleId="af1">
    <w:basedOn w:val="TableNormal"/>
    <w:tblPr/>
  </w:style>
  <w:style w:type="table" w:customStyle="1" w:styleId="af2">
    <w:basedOn w:val="TableNormal"/>
    <w:tblPr/>
  </w:style>
  <w:style w:type="table" w:customStyle="1" w:styleId="af3">
    <w:basedOn w:val="TableNormal"/>
    <w:tblPr/>
  </w:style>
  <w:style w:type="table" w:customStyle="1" w:styleId="af4">
    <w:basedOn w:val="TableNormal"/>
    <w:tblPr/>
  </w:style>
  <w:style w:type="table" w:customStyle="1" w:styleId="af5">
    <w:basedOn w:val="TableNormal"/>
    <w:tblPr/>
  </w:style>
  <w:style w:type="table" w:customStyle="1" w:styleId="af6">
    <w:basedOn w:val="TableNormal"/>
    <w:tblPr/>
  </w:style>
  <w:style w:type="table" w:customStyle="1" w:styleId="af7">
    <w:basedOn w:val="TableNormal"/>
    <w:tblPr/>
  </w:style>
  <w:style w:type="table" w:customStyle="1" w:styleId="af8">
    <w:basedOn w:val="TableNormal"/>
    <w:tblPr/>
  </w:style>
  <w:style w:type="table" w:customStyle="1" w:styleId="af9">
    <w:basedOn w:val="TableNormal"/>
    <w:tblPr/>
  </w:style>
  <w:style w:type="table" w:customStyle="1" w:styleId="afa">
    <w:basedOn w:val="TableNormal"/>
    <w:tblPr/>
  </w:style>
  <w:style w:type="table" w:customStyle="1" w:styleId="afb">
    <w:basedOn w:val="TableNormal"/>
    <w:tblPr/>
  </w:style>
  <w:style w:type="table" w:customStyle="1" w:styleId="afc">
    <w:basedOn w:val="TableNormal"/>
    <w:tblPr/>
  </w:style>
  <w:style w:type="table" w:customStyle="1" w:styleId="afd">
    <w:basedOn w:val="TableNormal"/>
    <w:tblPr/>
  </w:style>
  <w:style w:type="table" w:customStyle="1" w:styleId="afe">
    <w:basedOn w:val="TableNormal"/>
    <w:tblPr/>
  </w:style>
  <w:style w:type="table" w:customStyle="1" w:styleId="aff">
    <w:basedOn w:val="TableNormal"/>
    <w:tblPr/>
  </w:style>
  <w:style w:type="table" w:customStyle="1" w:styleId="aff0">
    <w:basedOn w:val="TableNormal"/>
    <w:tblPr/>
  </w:style>
  <w:style w:type="table" w:customStyle="1" w:styleId="aff1">
    <w:basedOn w:val="TableNormal"/>
    <w:tblPr/>
  </w:style>
  <w:style w:type="table" w:customStyle="1" w:styleId="aff2">
    <w:basedOn w:val="TableNormal"/>
    <w:tblPr/>
  </w:style>
  <w:style w:type="table" w:customStyle="1" w:styleId="aff3">
    <w:basedOn w:val="TableNormal"/>
    <w:tblPr/>
  </w:style>
  <w:style w:type="table" w:customStyle="1" w:styleId="aff4">
    <w:basedOn w:val="TableNormal"/>
    <w:tblPr/>
  </w:style>
  <w:style w:type="table" w:customStyle="1" w:styleId="aff5">
    <w:basedOn w:val="TableNormal"/>
    <w:tblPr/>
  </w:style>
  <w:style w:type="table" w:customStyle="1" w:styleId="aff6">
    <w:basedOn w:val="TableNormal"/>
    <w:tblPr/>
  </w:style>
  <w:style w:type="table" w:customStyle="1" w:styleId="aff7">
    <w:basedOn w:val="TableNormal"/>
    <w:tblPr/>
  </w:style>
  <w:style w:type="table" w:customStyle="1" w:styleId="aff8">
    <w:basedOn w:val="TableNormal"/>
    <w:tblPr/>
  </w:style>
  <w:style w:type="table" w:customStyle="1" w:styleId="aff9">
    <w:basedOn w:val="TableNormal"/>
    <w:tblPr/>
  </w:style>
  <w:style w:type="table" w:customStyle="1" w:styleId="affa">
    <w:basedOn w:val="TableNormal"/>
    <w:tblPr/>
  </w:style>
  <w:style w:type="table" w:customStyle="1" w:styleId="affb">
    <w:basedOn w:val="TableNormal"/>
    <w:tblPr/>
  </w:style>
  <w:style w:type="table" w:customStyle="1" w:styleId="affc">
    <w:basedOn w:val="TableNormal"/>
    <w:tblPr/>
  </w:style>
  <w:style w:type="table" w:customStyle="1" w:styleId="affd">
    <w:basedOn w:val="TableNormal"/>
    <w:tblPr/>
  </w:style>
  <w:style w:type="table" w:customStyle="1" w:styleId="affe">
    <w:basedOn w:val="TableNormal"/>
    <w:tblPr/>
  </w:style>
  <w:style w:type="table" w:customStyle="1" w:styleId="afff">
    <w:basedOn w:val="TableNormal"/>
    <w:tblPr/>
  </w:style>
  <w:style w:type="table" w:customStyle="1" w:styleId="afff0">
    <w:basedOn w:val="TableNormal"/>
    <w:tblPr/>
  </w:style>
  <w:style w:type="table" w:customStyle="1" w:styleId="afff1">
    <w:basedOn w:val="TableNormal"/>
    <w:tblPr/>
  </w:style>
  <w:style w:type="table" w:customStyle="1" w:styleId="afff2">
    <w:basedOn w:val="TableNormal"/>
    <w:tblPr/>
  </w:style>
  <w:style w:type="table" w:customStyle="1" w:styleId="afff3">
    <w:basedOn w:val="TableNormal"/>
    <w:tblPr/>
  </w:style>
  <w:style w:type="table" w:customStyle="1" w:styleId="afff4">
    <w:basedOn w:val="TableNormal"/>
    <w:tblPr/>
  </w:style>
  <w:style w:type="table" w:customStyle="1" w:styleId="afff5">
    <w:basedOn w:val="TableNormal"/>
    <w:tblPr/>
  </w:style>
  <w:style w:type="table" w:customStyle="1" w:styleId="afff6">
    <w:basedOn w:val="TableNormal"/>
    <w:tblPr/>
  </w:style>
  <w:style w:type="table" w:customStyle="1" w:styleId="afff7">
    <w:basedOn w:val="TableNormal"/>
    <w:tblPr/>
  </w:style>
  <w:style w:type="table" w:customStyle="1" w:styleId="afff8">
    <w:basedOn w:val="TableNormal"/>
    <w:tblPr/>
  </w:style>
  <w:style w:type="table" w:customStyle="1" w:styleId="afff9">
    <w:basedOn w:val="TableNormal"/>
    <w:tblPr/>
  </w:style>
  <w:style w:type="table" w:customStyle="1" w:styleId="afffa">
    <w:basedOn w:val="TableNormal"/>
    <w:tblPr/>
  </w:style>
  <w:style w:type="table" w:customStyle="1" w:styleId="afffb">
    <w:basedOn w:val="TableNormal"/>
    <w:tblPr/>
  </w:style>
  <w:style w:type="table" w:customStyle="1" w:styleId="afffc">
    <w:basedOn w:val="TableNormal"/>
    <w:tblPr/>
  </w:style>
  <w:style w:type="table" w:customStyle="1" w:styleId="afffd">
    <w:basedOn w:val="TableNormal"/>
    <w:tblPr/>
  </w:style>
  <w:style w:type="table" w:customStyle="1" w:styleId="afffe">
    <w:basedOn w:val="TableNormal"/>
    <w:tblPr/>
  </w:style>
  <w:style w:type="table" w:customStyle="1" w:styleId="affff">
    <w:basedOn w:val="TableNormal"/>
    <w:tblPr/>
  </w:style>
  <w:style w:type="table" w:customStyle="1" w:styleId="affff0">
    <w:basedOn w:val="TableNormal"/>
    <w:tblPr/>
  </w:style>
  <w:style w:type="table" w:customStyle="1" w:styleId="affff1">
    <w:basedOn w:val="TableNormal"/>
    <w:tblPr/>
  </w:style>
  <w:style w:type="table" w:customStyle="1" w:styleId="affff2">
    <w:basedOn w:val="TableNormal"/>
    <w:tblPr/>
  </w:style>
  <w:style w:type="table" w:customStyle="1" w:styleId="affff3">
    <w:basedOn w:val="TableNormal"/>
    <w:tblPr/>
  </w:style>
  <w:style w:type="table" w:customStyle="1" w:styleId="affff4">
    <w:basedOn w:val="TableNormal"/>
    <w:tblPr/>
  </w:style>
  <w:style w:type="table" w:customStyle="1" w:styleId="affff5">
    <w:basedOn w:val="TableNormal"/>
    <w:tblPr/>
  </w:style>
  <w:style w:type="table" w:customStyle="1" w:styleId="affff6">
    <w:basedOn w:val="TableNormal"/>
    <w:tblPr/>
  </w:style>
  <w:style w:type="table" w:customStyle="1" w:styleId="affff7">
    <w:basedOn w:val="TableNormal"/>
    <w:tblPr/>
  </w:style>
  <w:style w:type="table" w:customStyle="1" w:styleId="affff8">
    <w:basedOn w:val="TableNormal"/>
    <w:tblPr/>
  </w:style>
  <w:style w:type="table" w:customStyle="1" w:styleId="affff9">
    <w:basedOn w:val="TableNormal"/>
    <w:tblPr/>
  </w:style>
  <w:style w:type="table" w:customStyle="1" w:styleId="affffa">
    <w:basedOn w:val="TableNormal"/>
    <w:tblPr/>
  </w:style>
  <w:style w:type="table" w:customStyle="1" w:styleId="affffb">
    <w:basedOn w:val="TableNormal"/>
    <w:tblPr/>
  </w:style>
  <w:style w:type="table" w:customStyle="1" w:styleId="affffc">
    <w:basedOn w:val="TableNormal"/>
    <w:tblPr/>
  </w:style>
  <w:style w:type="table" w:customStyle="1" w:styleId="affffd">
    <w:basedOn w:val="TableNormal"/>
    <w:tblPr/>
  </w:style>
  <w:style w:type="table" w:customStyle="1" w:styleId="affffe">
    <w:basedOn w:val="TableNormal"/>
    <w:tblPr/>
  </w:style>
  <w:style w:type="table" w:customStyle="1" w:styleId="afffff">
    <w:basedOn w:val="TableNormal"/>
    <w:tblPr/>
  </w:style>
  <w:style w:type="table" w:customStyle="1" w:styleId="afffff0">
    <w:basedOn w:val="TableNormal"/>
    <w:tblPr/>
  </w:style>
  <w:style w:type="table" w:customStyle="1" w:styleId="afffff1">
    <w:basedOn w:val="TableNormal"/>
    <w:tblPr/>
  </w:style>
  <w:style w:type="table" w:customStyle="1" w:styleId="afffff2">
    <w:basedOn w:val="TableNormal"/>
    <w:tblPr/>
  </w:style>
  <w:style w:type="table" w:customStyle="1" w:styleId="afffff3">
    <w:basedOn w:val="TableNormal"/>
    <w:tblPr/>
  </w:style>
  <w:style w:type="table" w:customStyle="1" w:styleId="afffff4">
    <w:basedOn w:val="TableNormal"/>
    <w:tblPr/>
  </w:style>
  <w:style w:type="table" w:customStyle="1" w:styleId="afffff5">
    <w:basedOn w:val="TableNormal"/>
    <w:tblPr/>
  </w:style>
  <w:style w:type="table" w:customStyle="1" w:styleId="afffff6">
    <w:basedOn w:val="TableNormal"/>
    <w:tblPr/>
  </w:style>
  <w:style w:type="table" w:customStyle="1" w:styleId="afffff7">
    <w:basedOn w:val="TableNormal"/>
    <w:tblPr/>
  </w:style>
  <w:style w:type="table" w:customStyle="1" w:styleId="afffff8">
    <w:basedOn w:val="TableNormal"/>
    <w:tblPr/>
  </w:style>
  <w:style w:type="table" w:customStyle="1" w:styleId="afffff9">
    <w:basedOn w:val="TableNormal"/>
    <w:tblPr/>
  </w:style>
  <w:style w:type="table" w:customStyle="1" w:styleId="afffffa">
    <w:basedOn w:val="TableNormal"/>
    <w:tblPr/>
  </w:style>
  <w:style w:type="table" w:customStyle="1" w:styleId="afffffb">
    <w:basedOn w:val="TableNormal"/>
    <w:tblPr/>
  </w:style>
  <w:style w:type="table" w:customStyle="1" w:styleId="afffffc">
    <w:basedOn w:val="TableNormal"/>
    <w:tblPr/>
  </w:style>
  <w:style w:type="table" w:customStyle="1" w:styleId="afffffd">
    <w:basedOn w:val="TableNormal"/>
    <w:tblPr/>
  </w:style>
  <w:style w:type="table" w:customStyle="1" w:styleId="afffffe">
    <w:basedOn w:val="TableNormal"/>
    <w:tblPr/>
  </w:style>
  <w:style w:type="table" w:customStyle="1" w:styleId="affffff">
    <w:basedOn w:val="TableNormal"/>
    <w:tblPr/>
  </w:style>
  <w:style w:type="table" w:customStyle="1" w:styleId="affffff0">
    <w:basedOn w:val="TableNormal"/>
    <w:tblPr/>
  </w:style>
  <w:style w:type="table" w:customStyle="1" w:styleId="affffff1">
    <w:basedOn w:val="TableNormal"/>
    <w:tblPr/>
  </w:style>
  <w:style w:type="table" w:customStyle="1" w:styleId="affffff2">
    <w:basedOn w:val="TableNormal"/>
    <w:tblPr/>
  </w:style>
  <w:style w:type="table" w:customStyle="1" w:styleId="affffff3">
    <w:basedOn w:val="TableNormal"/>
    <w:tblPr/>
  </w:style>
  <w:style w:type="table" w:customStyle="1" w:styleId="affffff4">
    <w:basedOn w:val="TableNormal"/>
    <w:tblPr/>
  </w:style>
  <w:style w:type="table" w:customStyle="1" w:styleId="affffff5">
    <w:basedOn w:val="TableNormal"/>
    <w:tblPr/>
  </w:style>
  <w:style w:type="table" w:customStyle="1" w:styleId="affffff6">
    <w:basedOn w:val="TableNormal"/>
    <w:tblPr/>
  </w:style>
  <w:style w:type="table" w:customStyle="1" w:styleId="affffff7">
    <w:basedOn w:val="TableNormal"/>
    <w:tblPr/>
  </w:style>
  <w:style w:type="table" w:customStyle="1" w:styleId="affffff8">
    <w:basedOn w:val="TableNormal"/>
    <w:tblPr/>
  </w:style>
  <w:style w:type="table" w:customStyle="1" w:styleId="affffff9">
    <w:basedOn w:val="TableNormal"/>
    <w:tblPr/>
  </w:style>
  <w:style w:type="table" w:customStyle="1" w:styleId="affffffa">
    <w:basedOn w:val="TableNormal"/>
    <w:tblPr/>
  </w:style>
  <w:style w:type="table" w:customStyle="1" w:styleId="affffffb">
    <w:basedOn w:val="TableNormal"/>
    <w:tblPr/>
  </w:style>
  <w:style w:type="table" w:customStyle="1" w:styleId="affffffc">
    <w:basedOn w:val="TableNormal"/>
    <w:tblPr/>
  </w:style>
  <w:style w:type="table" w:customStyle="1" w:styleId="affffffd">
    <w:basedOn w:val="TableNormal"/>
    <w:tblPr/>
  </w:style>
  <w:style w:type="table" w:customStyle="1" w:styleId="affffffe">
    <w:basedOn w:val="TableNormal"/>
    <w:tblPr/>
  </w:style>
  <w:style w:type="table" w:customStyle="1" w:styleId="afffffff">
    <w:basedOn w:val="TableNormal"/>
    <w:tblPr/>
  </w:style>
  <w:style w:type="table" w:customStyle="1" w:styleId="afffffff0">
    <w:basedOn w:val="TableNormal"/>
    <w:tblPr/>
  </w:style>
  <w:style w:type="table" w:customStyle="1" w:styleId="afffffff1">
    <w:basedOn w:val="TableNormal"/>
    <w:tblPr/>
  </w:style>
  <w:style w:type="table" w:customStyle="1" w:styleId="afffffff2">
    <w:basedOn w:val="TableNormal"/>
    <w:tblPr/>
  </w:style>
  <w:style w:type="table" w:customStyle="1" w:styleId="afffffff3">
    <w:basedOn w:val="TableNormal"/>
    <w:tblPr/>
  </w:style>
  <w:style w:type="table" w:customStyle="1" w:styleId="afffffff4">
    <w:basedOn w:val="TableNormal"/>
    <w:tblPr/>
  </w:style>
  <w:style w:type="table" w:customStyle="1" w:styleId="afffffff5">
    <w:basedOn w:val="TableNormal"/>
    <w:tblPr/>
  </w:style>
  <w:style w:type="table" w:customStyle="1" w:styleId="afffffff6">
    <w:basedOn w:val="TableNormal"/>
    <w:tblPr/>
  </w:style>
  <w:style w:type="table" w:customStyle="1" w:styleId="afffffff7">
    <w:basedOn w:val="TableNormal"/>
    <w:tblPr/>
  </w:style>
  <w:style w:type="table" w:customStyle="1" w:styleId="afffffff8">
    <w:basedOn w:val="TableNormal"/>
    <w:tblPr/>
  </w:style>
  <w:style w:type="table" w:customStyle="1" w:styleId="afffffff9">
    <w:basedOn w:val="TableNormal"/>
    <w:tblPr/>
  </w:style>
  <w:style w:type="table" w:customStyle="1" w:styleId="afffffffa">
    <w:basedOn w:val="TableNormal"/>
    <w:tblPr/>
  </w:style>
  <w:style w:type="table" w:customStyle="1" w:styleId="afffffffb">
    <w:basedOn w:val="TableNormal"/>
    <w:tblPr/>
  </w:style>
  <w:style w:type="table" w:customStyle="1" w:styleId="afffffffc">
    <w:basedOn w:val="TableNormal"/>
    <w:tblPr/>
  </w:style>
  <w:style w:type="table" w:customStyle="1" w:styleId="afffffffd">
    <w:basedOn w:val="TableNormal"/>
    <w:tblPr/>
  </w:style>
  <w:style w:type="table" w:customStyle="1" w:styleId="afffffffe">
    <w:basedOn w:val="TableNormal"/>
    <w:tblPr/>
  </w:style>
  <w:style w:type="table" w:customStyle="1" w:styleId="affffffff">
    <w:basedOn w:val="TableNormal"/>
    <w:tblPr/>
  </w:style>
  <w:style w:type="table" w:customStyle="1" w:styleId="affffffff0">
    <w:basedOn w:val="TableNormal"/>
    <w:tblPr/>
  </w:style>
  <w:style w:type="table" w:customStyle="1" w:styleId="affffffff1">
    <w:basedOn w:val="TableNormal"/>
    <w:tblPr/>
  </w:style>
  <w:style w:type="table" w:customStyle="1" w:styleId="affffffff2">
    <w:basedOn w:val="TableNormal"/>
    <w:tblPr/>
  </w:style>
  <w:style w:type="table" w:customStyle="1" w:styleId="affffffff3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fff4">
    <w:basedOn w:val="TableNormal"/>
    <w:tblPr/>
  </w:style>
  <w:style w:type="table" w:customStyle="1" w:styleId="affffffff5">
    <w:basedOn w:val="TableNormal"/>
    <w:tblPr/>
  </w:style>
  <w:style w:type="table" w:customStyle="1" w:styleId="affffffff6">
    <w:basedOn w:val="TableNormal"/>
    <w:tblPr/>
  </w:style>
  <w:style w:type="table" w:customStyle="1" w:styleId="affffffff7">
    <w:basedOn w:val="TableNormal"/>
    <w:tblPr/>
  </w:style>
  <w:style w:type="table" w:customStyle="1" w:styleId="affffffff8">
    <w:basedOn w:val="TableNormal"/>
    <w:tblPr/>
  </w:style>
  <w:style w:type="table" w:customStyle="1" w:styleId="affffffff9">
    <w:basedOn w:val="TableNormal"/>
    <w:tblPr/>
  </w:style>
  <w:style w:type="table" w:customStyle="1" w:styleId="affffffffa">
    <w:basedOn w:val="TableNormal"/>
    <w:tblPr/>
  </w:style>
  <w:style w:type="table" w:customStyle="1" w:styleId="affffffffb">
    <w:basedOn w:val="TableNormal"/>
    <w:tblPr/>
  </w:style>
  <w:style w:type="table" w:customStyle="1" w:styleId="affffffffc">
    <w:basedOn w:val="TableNormal"/>
    <w:tblPr/>
  </w:style>
  <w:style w:type="table" w:customStyle="1" w:styleId="affffffffd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fffe">
    <w:basedOn w:val="TableNormal"/>
    <w:tblPr/>
  </w:style>
  <w:style w:type="table" w:customStyle="1" w:styleId="afffffffff">
    <w:basedOn w:val="TableNormal"/>
    <w:tblPr/>
  </w:style>
  <w:style w:type="table" w:customStyle="1" w:styleId="afffffffff0">
    <w:basedOn w:val="TableNormal"/>
    <w:tblPr/>
  </w:style>
  <w:style w:type="table" w:customStyle="1" w:styleId="afffffffff1">
    <w:basedOn w:val="TableNormal"/>
    <w:tblPr/>
  </w:style>
  <w:style w:type="table" w:customStyle="1" w:styleId="afffffffff2">
    <w:basedOn w:val="TableNormal"/>
    <w:tblPr/>
  </w:style>
  <w:style w:type="table" w:customStyle="1" w:styleId="afffffffff3">
    <w:basedOn w:val="TableNormal"/>
    <w:tblPr/>
  </w:style>
  <w:style w:type="table" w:customStyle="1" w:styleId="afffffffff4">
    <w:basedOn w:val="TableNormal"/>
    <w:tblPr/>
  </w:style>
  <w:style w:type="table" w:customStyle="1" w:styleId="afffffffff5">
    <w:basedOn w:val="TableNormal"/>
    <w:tblPr/>
  </w:style>
  <w:style w:type="table" w:customStyle="1" w:styleId="afffffffff6">
    <w:basedOn w:val="TableNormal"/>
    <w:tblPr/>
  </w:style>
  <w:style w:type="table" w:customStyle="1" w:styleId="afffffffff7">
    <w:basedOn w:val="TableNormal"/>
    <w:tblPr/>
  </w:style>
  <w:style w:type="table" w:customStyle="1" w:styleId="afffffffff8">
    <w:basedOn w:val="TableNormal"/>
    <w:tblPr/>
  </w:style>
  <w:style w:type="table" w:customStyle="1" w:styleId="afffffffff9">
    <w:basedOn w:val="TableNormal"/>
    <w:tblPr/>
  </w:style>
  <w:style w:type="table" w:customStyle="1" w:styleId="afffffffffa">
    <w:basedOn w:val="TableNormal"/>
    <w:tblPr/>
  </w:style>
  <w:style w:type="table" w:customStyle="1" w:styleId="afffffffffb">
    <w:basedOn w:val="TableNormal"/>
    <w:tblPr/>
  </w:style>
  <w:style w:type="table" w:customStyle="1" w:styleId="afffffffffc">
    <w:basedOn w:val="TableNormal"/>
    <w:tblPr/>
  </w:style>
  <w:style w:type="table" w:customStyle="1" w:styleId="afffffffffd">
    <w:basedOn w:val="TableNormal"/>
    <w:tblPr/>
  </w:style>
  <w:style w:type="table" w:customStyle="1" w:styleId="afffffffffe">
    <w:basedOn w:val="TableNormal"/>
    <w:tblPr/>
  </w:style>
  <w:style w:type="table" w:customStyle="1" w:styleId="affffffffff">
    <w:basedOn w:val="TableNormal"/>
    <w:tblPr/>
  </w:style>
  <w:style w:type="table" w:customStyle="1" w:styleId="affffffffff0">
    <w:basedOn w:val="TableNormal"/>
    <w:tblPr/>
  </w:style>
  <w:style w:type="table" w:customStyle="1" w:styleId="affffffffff1">
    <w:basedOn w:val="TableNormal"/>
    <w:tblPr/>
  </w:style>
  <w:style w:type="table" w:customStyle="1" w:styleId="affffffffff2">
    <w:basedOn w:val="TableNormal"/>
    <w:tblPr/>
  </w:style>
  <w:style w:type="table" w:customStyle="1" w:styleId="affffffffff3">
    <w:basedOn w:val="TableNormal"/>
    <w:tblPr/>
  </w:style>
  <w:style w:type="table" w:customStyle="1" w:styleId="affffffffff4">
    <w:basedOn w:val="TableNormal"/>
    <w:tblPr/>
  </w:style>
  <w:style w:type="table" w:customStyle="1" w:styleId="affffffffff5">
    <w:basedOn w:val="TableNormal"/>
    <w:tblPr/>
  </w:style>
  <w:style w:type="table" w:customStyle="1" w:styleId="affffffffff6">
    <w:basedOn w:val="TableNormal"/>
    <w:tblPr/>
  </w:style>
  <w:style w:type="table" w:customStyle="1" w:styleId="affffffffff7">
    <w:basedOn w:val="TableNormal"/>
    <w:tblPr/>
  </w:style>
  <w:style w:type="table" w:customStyle="1" w:styleId="affffffffff8">
    <w:basedOn w:val="TableNormal"/>
    <w:tblPr/>
  </w:style>
  <w:style w:type="table" w:customStyle="1" w:styleId="affffffffff9">
    <w:basedOn w:val="TableNormal"/>
    <w:tblPr/>
  </w:style>
  <w:style w:type="table" w:customStyle="1" w:styleId="affffffffffa">
    <w:basedOn w:val="TableNormal"/>
    <w:tblPr/>
  </w:style>
  <w:style w:type="table" w:customStyle="1" w:styleId="affffffffffb">
    <w:basedOn w:val="TableNormal"/>
    <w:tblPr/>
  </w:style>
  <w:style w:type="table" w:customStyle="1" w:styleId="affffffffffc">
    <w:basedOn w:val="TableNormal"/>
    <w:tblPr/>
  </w:style>
  <w:style w:type="table" w:customStyle="1" w:styleId="affffffffffd">
    <w:basedOn w:val="TableNormal"/>
    <w:tblPr/>
  </w:style>
  <w:style w:type="table" w:customStyle="1" w:styleId="affffffffffe">
    <w:basedOn w:val="TableNormal"/>
    <w:tblPr/>
  </w:style>
  <w:style w:type="table" w:customStyle="1" w:styleId="afffffffffff">
    <w:basedOn w:val="TableNormal"/>
    <w:tblPr/>
  </w:style>
  <w:style w:type="table" w:customStyle="1" w:styleId="afffffffffff0">
    <w:basedOn w:val="TableNormal"/>
    <w:tblPr/>
  </w:style>
  <w:style w:type="table" w:customStyle="1" w:styleId="afffffffffff1">
    <w:basedOn w:val="TableNormal"/>
    <w:tblPr/>
  </w:style>
  <w:style w:type="table" w:customStyle="1" w:styleId="afffffffffff2">
    <w:basedOn w:val="TableNormal"/>
    <w:tblPr/>
  </w:style>
  <w:style w:type="table" w:customStyle="1" w:styleId="afffffffffff3">
    <w:basedOn w:val="TableNormal"/>
    <w:tblPr/>
  </w:style>
  <w:style w:type="table" w:customStyle="1" w:styleId="afffffffffff4">
    <w:basedOn w:val="TableNormal"/>
    <w:tblPr/>
  </w:style>
  <w:style w:type="table" w:customStyle="1" w:styleId="afffffffffff5">
    <w:basedOn w:val="TableNormal"/>
    <w:tblPr/>
  </w:style>
  <w:style w:type="table" w:customStyle="1" w:styleId="afffffffffff6">
    <w:basedOn w:val="TableNormal"/>
    <w:tblPr/>
  </w:style>
  <w:style w:type="table" w:customStyle="1" w:styleId="afffffffffff7">
    <w:basedOn w:val="TableNormal"/>
    <w:tblPr/>
  </w:style>
  <w:style w:type="table" w:customStyle="1" w:styleId="afffffffffff8">
    <w:basedOn w:val="TableNormal"/>
    <w:tblPr/>
  </w:style>
  <w:style w:type="table" w:customStyle="1" w:styleId="afffffffffff9">
    <w:basedOn w:val="TableNormal"/>
    <w:tblPr/>
  </w:style>
  <w:style w:type="table" w:customStyle="1" w:styleId="afffffffffffa">
    <w:basedOn w:val="TableNormal"/>
    <w:tblPr/>
  </w:style>
  <w:style w:type="table" w:customStyle="1" w:styleId="afffffffffffb">
    <w:basedOn w:val="TableNormal"/>
    <w:tblPr/>
  </w:style>
  <w:style w:type="table" w:customStyle="1" w:styleId="afffffffffffc">
    <w:basedOn w:val="TableNormal"/>
    <w:tblPr/>
  </w:style>
  <w:style w:type="table" w:customStyle="1" w:styleId="afffffffffffd">
    <w:basedOn w:val="TableNormal"/>
    <w:tblPr/>
  </w:style>
  <w:style w:type="table" w:customStyle="1" w:styleId="afffffffffffe">
    <w:basedOn w:val="TableNormal"/>
    <w:tblPr/>
  </w:style>
  <w:style w:type="table" w:customStyle="1" w:styleId="affffffffffff">
    <w:basedOn w:val="TableNormal"/>
    <w:tblPr/>
  </w:style>
  <w:style w:type="table" w:customStyle="1" w:styleId="affffffffffff0">
    <w:basedOn w:val="TableNormal"/>
    <w:tblPr/>
  </w:style>
  <w:style w:type="table" w:customStyle="1" w:styleId="affffffffffff1">
    <w:basedOn w:val="TableNormal"/>
    <w:tblPr/>
  </w:style>
  <w:style w:type="table" w:customStyle="1" w:styleId="affffffffffff2">
    <w:basedOn w:val="TableNormal"/>
    <w:tblPr/>
  </w:style>
  <w:style w:type="table" w:customStyle="1" w:styleId="affffffffffff3">
    <w:basedOn w:val="TableNormal"/>
    <w:tblPr/>
  </w:style>
  <w:style w:type="table" w:customStyle="1" w:styleId="affffffffffff4">
    <w:basedOn w:val="TableNormal"/>
    <w:tblPr/>
  </w:style>
  <w:style w:type="table" w:customStyle="1" w:styleId="affffffffffff5">
    <w:basedOn w:val="TableNormal"/>
    <w:tblPr/>
  </w:style>
  <w:style w:type="table" w:customStyle="1" w:styleId="affffffffffff6">
    <w:basedOn w:val="TableNormal"/>
    <w:tblPr/>
  </w:style>
  <w:style w:type="table" w:customStyle="1" w:styleId="affffffffffff7">
    <w:basedOn w:val="TableNormal"/>
    <w:tblPr/>
  </w:style>
  <w:style w:type="table" w:customStyle="1" w:styleId="affffffffffff8">
    <w:basedOn w:val="TableNormal"/>
    <w:tblPr/>
  </w:style>
  <w:style w:type="table" w:customStyle="1" w:styleId="affffffffffff9">
    <w:basedOn w:val="TableNormal"/>
    <w:tblPr/>
  </w:style>
  <w:style w:type="table" w:customStyle="1" w:styleId="affffffffffffa">
    <w:basedOn w:val="TableNormal"/>
    <w:tblPr/>
  </w:style>
  <w:style w:type="table" w:customStyle="1" w:styleId="affffffffffffb">
    <w:basedOn w:val="TableNormal"/>
    <w:tblPr/>
  </w:style>
  <w:style w:type="table" w:customStyle="1" w:styleId="affffffffffffc">
    <w:basedOn w:val="TableNormal"/>
    <w:tblPr/>
  </w:style>
  <w:style w:type="table" w:customStyle="1" w:styleId="affffffffffffd">
    <w:basedOn w:val="TableNormal"/>
    <w:tblPr/>
  </w:style>
  <w:style w:type="table" w:customStyle="1" w:styleId="affffffffffffe">
    <w:basedOn w:val="TableNormal"/>
    <w:tblPr/>
  </w:style>
  <w:style w:type="table" w:customStyle="1" w:styleId="afffffffffffff">
    <w:basedOn w:val="TableNormal"/>
    <w:tblPr/>
  </w:style>
  <w:style w:type="table" w:customStyle="1" w:styleId="afffffffffffff0">
    <w:basedOn w:val="TableNormal"/>
    <w:tblPr/>
  </w:style>
  <w:style w:type="table" w:customStyle="1" w:styleId="afffffffffffff1">
    <w:basedOn w:val="TableNormal"/>
    <w:tblPr/>
  </w:style>
  <w:style w:type="table" w:customStyle="1" w:styleId="afffffffffffff2">
    <w:basedOn w:val="TableNormal"/>
    <w:tblPr/>
  </w:style>
  <w:style w:type="table" w:customStyle="1" w:styleId="afffffffffffff3">
    <w:basedOn w:val="TableNormal"/>
    <w:tblPr/>
  </w:style>
  <w:style w:type="table" w:customStyle="1" w:styleId="afffffffffffff4">
    <w:basedOn w:val="TableNormal"/>
    <w:tblPr/>
  </w:style>
  <w:style w:type="table" w:customStyle="1" w:styleId="afffffffffffff5">
    <w:basedOn w:val="TableNormal"/>
    <w:tblPr/>
  </w:style>
  <w:style w:type="table" w:customStyle="1" w:styleId="afffffffffffff6">
    <w:basedOn w:val="TableNormal"/>
    <w:tblPr/>
  </w:style>
  <w:style w:type="table" w:customStyle="1" w:styleId="afffffffffffff7">
    <w:basedOn w:val="TableNormal"/>
    <w:tblPr/>
  </w:style>
  <w:style w:type="table" w:customStyle="1" w:styleId="afffffffffffff8">
    <w:basedOn w:val="TableNormal"/>
    <w:tblPr/>
  </w:style>
  <w:style w:type="table" w:customStyle="1" w:styleId="afffffffffffff9">
    <w:basedOn w:val="TableNormal"/>
    <w:tblPr/>
  </w:style>
  <w:style w:type="table" w:customStyle="1" w:styleId="afffffffffffffa">
    <w:basedOn w:val="TableNormal"/>
    <w:tblPr/>
  </w:style>
  <w:style w:type="table" w:customStyle="1" w:styleId="afffffffffffffb">
    <w:basedOn w:val="TableNormal"/>
    <w:tblPr/>
  </w:style>
  <w:style w:type="table" w:customStyle="1" w:styleId="afffffffffffffc">
    <w:basedOn w:val="TableNormal"/>
    <w:tblPr/>
  </w:style>
  <w:style w:type="table" w:customStyle="1" w:styleId="afffffffffffffd">
    <w:basedOn w:val="TableNormal"/>
    <w:tblPr/>
  </w:style>
  <w:style w:type="table" w:customStyle="1" w:styleId="afffffffffffffe">
    <w:basedOn w:val="TableNormal"/>
    <w:tblPr/>
  </w:style>
  <w:style w:type="table" w:customStyle="1" w:styleId="affffffffffffff">
    <w:basedOn w:val="TableNormal"/>
    <w:tblPr/>
  </w:style>
  <w:style w:type="table" w:customStyle="1" w:styleId="affffffffffffff0">
    <w:basedOn w:val="TableNormal"/>
    <w:tblPr/>
  </w:style>
  <w:style w:type="table" w:customStyle="1" w:styleId="affffffffffffff1">
    <w:basedOn w:val="TableNormal"/>
    <w:tblPr/>
  </w:style>
  <w:style w:type="table" w:customStyle="1" w:styleId="affffffffffffff2">
    <w:basedOn w:val="TableNormal"/>
    <w:tblPr/>
  </w:style>
  <w:style w:type="table" w:customStyle="1" w:styleId="affffffffffffff3">
    <w:basedOn w:val="TableNormal"/>
    <w:tblPr/>
  </w:style>
  <w:style w:type="table" w:customStyle="1" w:styleId="affffffffffffff4">
    <w:basedOn w:val="TableNormal"/>
    <w:tblPr/>
  </w:style>
  <w:style w:type="table" w:customStyle="1" w:styleId="affffffffffffff5">
    <w:basedOn w:val="TableNormal"/>
    <w:tblPr/>
  </w:style>
  <w:style w:type="table" w:customStyle="1" w:styleId="affffffffffffff6">
    <w:basedOn w:val="TableNormal"/>
    <w:tblPr/>
  </w:style>
  <w:style w:type="table" w:customStyle="1" w:styleId="affffffffffffff7">
    <w:basedOn w:val="TableNormal"/>
    <w:tblPr/>
  </w:style>
  <w:style w:type="table" w:customStyle="1" w:styleId="affffffffffffff8">
    <w:basedOn w:val="TableNormal"/>
    <w:tblPr/>
  </w:style>
  <w:style w:type="table" w:customStyle="1" w:styleId="affffffffffffff9">
    <w:basedOn w:val="TableNormal"/>
    <w:tblPr/>
  </w:style>
  <w:style w:type="table" w:customStyle="1" w:styleId="affffffffffffffa">
    <w:basedOn w:val="TableNormal"/>
    <w:tblPr/>
  </w:style>
  <w:style w:type="table" w:customStyle="1" w:styleId="affffffffffffffb">
    <w:basedOn w:val="TableNormal"/>
    <w:tblPr/>
  </w:style>
  <w:style w:type="table" w:customStyle="1" w:styleId="affffffffffffffc">
    <w:basedOn w:val="TableNormal"/>
    <w:tblPr/>
  </w:style>
  <w:style w:type="table" w:customStyle="1" w:styleId="affffffffffffffd">
    <w:basedOn w:val="TableNormal"/>
    <w:tblPr/>
  </w:style>
  <w:style w:type="table" w:customStyle="1" w:styleId="affffffffffffffe">
    <w:basedOn w:val="TableNormal"/>
    <w:tblPr/>
  </w:style>
  <w:style w:type="table" w:customStyle="1" w:styleId="afffffffffffffff">
    <w:basedOn w:val="TableNormal"/>
    <w:tblPr/>
  </w:style>
  <w:style w:type="table" w:customStyle="1" w:styleId="afffffffffffffff0">
    <w:basedOn w:val="TableNormal"/>
    <w:tblPr/>
  </w:style>
  <w:style w:type="table" w:customStyle="1" w:styleId="afffffffffffffff1">
    <w:basedOn w:val="TableNormal"/>
    <w:tblPr/>
  </w:style>
  <w:style w:type="table" w:customStyle="1" w:styleId="afffffffffffffff2">
    <w:basedOn w:val="TableNormal"/>
    <w:tblPr/>
  </w:style>
  <w:style w:type="table" w:customStyle="1" w:styleId="afffffffffffffff3">
    <w:basedOn w:val="TableNormal"/>
    <w:tblPr/>
  </w:style>
  <w:style w:type="table" w:customStyle="1" w:styleId="afffffffffffffff4">
    <w:basedOn w:val="TableNormal"/>
    <w:tblPr/>
  </w:style>
  <w:style w:type="table" w:customStyle="1" w:styleId="afffffffffffffff5">
    <w:basedOn w:val="TableNormal"/>
    <w:tblPr/>
  </w:style>
  <w:style w:type="table" w:customStyle="1" w:styleId="afffffffffffffff6">
    <w:basedOn w:val="TableNormal"/>
    <w:tblPr/>
  </w:style>
  <w:style w:type="table" w:customStyle="1" w:styleId="afffffffffffffff7">
    <w:basedOn w:val="TableNormal"/>
    <w:tblPr/>
  </w:style>
  <w:style w:type="table" w:customStyle="1" w:styleId="afffffffffffffff8">
    <w:basedOn w:val="TableNormal"/>
    <w:tblPr/>
  </w:style>
  <w:style w:type="table" w:customStyle="1" w:styleId="afffffffffffffff9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a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b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c">
    <w:basedOn w:val="TableNormal"/>
    <w:tblPr/>
  </w:style>
  <w:style w:type="table" w:customStyle="1" w:styleId="afffffffffffffffd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e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0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1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2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3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4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fffffffff5">
    <w:basedOn w:val="TableNormal"/>
    <w:tblPr/>
  </w:style>
  <w:style w:type="table" w:customStyle="1" w:styleId="affffffffffffffff6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7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8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9">
    <w:basedOn w:val="TableNormal"/>
    <w:tblPr/>
  </w:style>
  <w:style w:type="table" w:customStyle="1" w:styleId="affffffffffffffffa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b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c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d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e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f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f0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afffffffffffffffff1">
    <w:basedOn w:val="TableNormal"/>
    <w:pPr>
      <w:ind w:left="720" w:hanging="360"/>
    </w:pPr>
    <w:rPr>
      <w:rFonts w:ascii="Cambria" w:eastAsia="Cambria" w:hAnsi="Cambria" w:cs="Cambria"/>
      <w:sz w:val="22"/>
      <w:szCs w:val="22"/>
    </w:rPr>
    <w:tblPr/>
  </w:style>
  <w:style w:type="table" w:customStyle="1" w:styleId="TableNormal000">
    <w:name w:val="TableNormal00"/>
    <w:rsid w:val="00DB46F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2830762AFA44C934C29105572674C" ma:contentTypeVersion="15" ma:contentTypeDescription="Create a new document." ma:contentTypeScope="" ma:versionID="b349d812cb7215b7282a50c0c7468ca4">
  <xsd:schema xmlns:xsd="http://www.w3.org/2001/XMLSchema" xmlns:xs="http://www.w3.org/2001/XMLSchema" xmlns:p="http://schemas.microsoft.com/office/2006/metadata/properties" xmlns:ns1="http://schemas.microsoft.com/sharepoint/v3" xmlns:ns2="339cca29-d58a-43c8-8425-7eea64d43177" xmlns:ns3="e45dbef7-6107-486d-ba4e-77e659c0bc07" targetNamespace="http://schemas.microsoft.com/office/2006/metadata/properties" ma:root="true" ma:fieldsID="c5dfa4898b656f10072f4bba0a6d2380" ns1:_="" ns2:_="" ns3:_="">
    <xsd:import namespace="http://schemas.microsoft.com/sharepoint/v3"/>
    <xsd:import namespace="339cca29-d58a-43c8-8425-7eea64d43177"/>
    <xsd:import namespace="e45dbef7-6107-486d-ba4e-77e659c0b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ca29-d58a-43c8-8425-7eea64d43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bef7-6107-486d-ba4e-77e659c0bc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0dda75b-1df9-468b-853c-6e761f29c693}" ma:internalName="TaxCatchAll" ma:showField="CatchAllData" ma:web="e45dbef7-6107-486d-ba4e-77e659c0b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+3IZKJDfbH5cDyCAOT1vI1Nag==">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/IQzWgx0MGxhbmtvMXozejNyAiAAeACIAQKaAQYIABAAGACqAXQSclRoaXMgbXVzdCBhcHBlYXIgZm9yIEF1c3RyYWxpYW4gQ29tcHJlaGVuc2l2ZSBhcyBEb21lc3RpYyBFTUMgc2NyZWVuaW5nIHdpbGwgYmUgZW5hYmxlZCBhcyBwYXJ0IG9mIHRoaXMgaW5pdGlhdGl2ZbABALgBARjYpPP8hDMg2KTz/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=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5dbef7-6107-486d-ba4e-77e659c0bc07" xsi:nil="true"/>
    <lcf76f155ced4ddcb4097134ff3c332f xmlns="339cca29-d58a-43c8-8425-7eea64d43177">
      <Terms xmlns="http://schemas.microsoft.com/office/infopath/2007/PartnerControls"/>
    </lcf76f155ced4ddcb4097134ff3c332f>
    <Comments xmlns="339cca29-d58a-43c8-8425-7eea64d43177" xsi:nil="true"/>
  </documentManagement>
</p:properties>
</file>

<file path=customXml/itemProps1.xml><?xml version="1.0" encoding="utf-8"?>
<ds:datastoreItem xmlns:ds="http://schemas.openxmlformats.org/officeDocument/2006/customXml" ds:itemID="{896D4776-33B3-459D-82DB-09A2134F8A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070104-AF27-4048-AA29-ED061B014F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D871C0-525A-4E19-B1FB-FC2D026376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9cca29-d58a-43c8-8425-7eea64d43177"/>
    <ds:schemaRef ds:uri="e45dbef7-6107-486d-ba4e-77e659c0b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D4D4B0F1-3E00-473C-928C-4460E9526C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5dbef7-6107-486d-ba4e-77e659c0bc07"/>
    <ds:schemaRef ds:uri="339cca29-d58a-43c8-8425-7eea64d431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0</DocSecurity>
  <Lines>10</Lines>
  <Paragraphs>2</Paragraphs>
  <ScaleCrop>false</ScaleCrop>
  <Company>AIG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Shillington</dc:creator>
  <cp:keywords/>
  <cp:lastModifiedBy>Santos, Stuart</cp:lastModifiedBy>
  <cp:revision>1</cp:revision>
  <dcterms:created xsi:type="dcterms:W3CDTF">2026-01-20T19:53:00Z</dcterms:created>
  <dcterms:modified xsi:type="dcterms:W3CDTF">2026-01-20T19:53:00Z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0x010100A892830762AFA44C934C29105572674C</vt:lpwstr>
  </property>
  <property fmtid="{D5CDD505-2E9C-101B-9397-08002B2CF9AE}" pid="3" name="MediaServiceImageTags">
    <vt:lpwstr>MediaServiceImageTags</vt:lpwstr>
  </property>
</Properties>
</file>