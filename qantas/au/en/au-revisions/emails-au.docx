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11B" w:rsidRDefault="0045311B">
      <w:pPr>
        <w:widowControl w:val="0"/>
        <w:tabs>
          <w:tab w:val="right" w:pos="12000"/>
        </w:tabs>
        <w:spacing w:before="60"/>
        <w:rPr>
          <w:b/>
          <w:color w:val="000000"/>
          <w:sz w:val="22"/>
          <w:szCs w:val="22"/>
        </w:rPr>
      </w:pPr>
    </w:p>
    <w:p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33"/>
        <w:gridCol w:w="14550"/>
        <w:gridCol w:w="17"/>
        <w:gridCol w:w="4258"/>
        <w:tblGridChange w:id="0">
          <w:tblGrid>
            <w:gridCol w:w="720"/>
            <w:gridCol w:w="360"/>
            <w:gridCol w:w="360"/>
            <w:gridCol w:w="1527"/>
            <w:gridCol w:w="33"/>
            <w:gridCol w:w="14550"/>
            <w:gridCol w:w="17"/>
            <w:gridCol w:w="4258"/>
          </w:tblGrid>
        </w:tblGridChange>
      </w:tblGrid>
      <w:tr w:rsidR="0045311B" w:rsidTr="56457879">
        <w:trPr>
          <w:trHeight w:val="447"/>
        </w:trPr>
        <w:tc>
          <w:tcPr>
            <w:tcW w:w="3000" w:type="dxa"/>
            <w:gridSpan w:val="2"/>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Details</w:t>
            </w:r>
          </w:p>
        </w:tc>
        <w:tc>
          <w:tcPr>
            <w:tcW w:w="1455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Copy</w:t>
            </w:r>
          </w:p>
        </w:tc>
        <w:tc>
          <w:tcPr>
            <w:tcW w:w="4275" w:type="dxa"/>
            <w:gridSpan w:val="2"/>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Notes</w:t>
            </w:r>
          </w:p>
        </w:tc>
      </w:tr>
      <w:tr w:rsidR="0045311B" w:rsidTr="56457879">
        <w:trPr>
          <w:trHeight w:val="420"/>
        </w:trPr>
        <w:tc>
          <w:tcPr>
            <w:tcW w:w="21825" w:type="dxa"/>
            <w:gridSpan w:val="5"/>
            <w:shd w:val="clear" w:color="auto" w:fill="C9DAF8"/>
            <w:tcMar>
              <w:top w:w="100" w:type="dxa"/>
              <w:left w:w="100" w:type="dxa"/>
              <w:bottom w:w="100" w:type="dxa"/>
              <w:right w:w="100" w:type="dxa"/>
            </w:tcMar>
          </w:tcPr>
          <w:p w:rsidR="0045311B" w:rsidRDefault="00F806FF">
            <w:pPr>
              <w:pStyle w:val="Heading1"/>
              <w:ind w:left="0" w:firstLine="0"/>
              <w:rPr>
                <w:rFonts w:ascii="Arial" w:eastAsia="Arial" w:hAnsi="Arial" w:cs="Arial"/>
                <w:sz w:val="20"/>
                <w:szCs w:val="20"/>
              </w:rPr>
            </w:pPr>
            <w:bookmarkStart w:id="1" w:name="_heading=h.ru1flozbery4" w:colFirst="0" w:colLast="0"/>
            <w:bookmarkStart w:id="2" w:name="_heading=h.dt8yk40i8a6" w:colFirst="0" w:colLast="0"/>
            <w:bookmarkEnd w:id="1"/>
            <w:bookmarkEnd w:id="2"/>
            <w:r>
              <w:rPr>
                <w:rFonts w:ascii="Arial" w:eastAsia="Arial" w:hAnsi="Arial" w:cs="Arial"/>
                <w:sz w:val="20"/>
                <w:szCs w:val="20"/>
              </w:rPr>
              <w:t>Medical Screening Email + Screening Documentation (Service)</w:t>
            </w:r>
          </w:p>
        </w:tc>
      </w:tr>
      <w:tr w:rsidR="0045311B" w:rsidTr="56457879">
        <w:tc>
          <w:tcPr>
            <w:tcW w:w="3000" w:type="dxa"/>
            <w:gridSpan w:val="2"/>
            <w:tcBorders>
              <w:bottom w:val="single" w:sz="8" w:space="0" w:color="666666"/>
            </w:tcBorders>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b/>
                <w:sz w:val="20"/>
                <w:szCs w:val="20"/>
              </w:rPr>
            </w:pPr>
            <w:r>
              <w:rPr>
                <w:rFonts w:ascii="Arial" w:eastAsia="Arial" w:hAnsi="Arial" w:cs="Arial"/>
                <w:b/>
                <w:sz w:val="20"/>
                <w:szCs w:val="20"/>
              </w:rPr>
              <w:t xml:space="preserve">Timing: </w:t>
            </w:r>
            <w:r>
              <w:rPr>
                <w:rFonts w:ascii="Arial" w:eastAsia="Arial" w:hAnsi="Arial" w:cs="Arial"/>
                <w:sz w:val="20"/>
                <w:szCs w:val="20"/>
              </w:rPr>
              <w:t>in real time when user purchases a QTI policy with Specified Medical Conditions cover via standalone / contact centre agent.</w:t>
            </w:r>
            <w:r>
              <w:rPr>
                <w:rFonts w:ascii="Arial" w:eastAsia="Arial" w:hAnsi="Arial" w:cs="Arial"/>
                <w:b/>
                <w:sz w:val="20"/>
                <w:szCs w:val="20"/>
              </w:rPr>
              <w:t xml:space="preserve"> </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Separate email will be sent for each traveller that completed an EMC screening. </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Description: </w:t>
            </w:r>
            <w:r>
              <w:rPr>
                <w:rFonts w:ascii="Arial" w:eastAsia="Arial" w:hAnsi="Arial" w:cs="Arial"/>
                <w:sz w:val="20"/>
                <w:szCs w:val="20"/>
              </w:rPr>
              <w:t xml:space="preserve">This is a separate email from the Policy confirmation + COI email that will be sent for each traveller who complete an Existing Medical Conditions screening on the Standalone Funnel.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Note that in the PDS, we are indicating that customers have Existing Medical Conditions that they need to declare and screen; once cover is accepted for those EMCs, the terminology changes to those covered EMCs to be “Specified Medical Conditions”, hence why we need to sign-post each term specifically.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rPr>
                <w:rFonts w:ascii="Arial" w:eastAsia="Arial" w:hAnsi="Arial" w:cs="Arial"/>
                <w:b/>
                <w:sz w:val="20"/>
                <w:szCs w:val="20"/>
              </w:rPr>
            </w:pPr>
          </w:p>
        </w:tc>
        <w:tc>
          <w:tcPr>
            <w:tcW w:w="14550" w:type="dxa"/>
            <w:tcBorders>
              <w:bottom w:val="single" w:sz="8" w:space="0" w:color="666666"/>
            </w:tcBorders>
          </w:tcPr>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Dear {{First Name}}, </w:t>
            </w:r>
          </w:p>
          <w:p w:rsidR="0045311B" w:rsidRDefault="0045311B">
            <w:pPr>
              <w:rPr>
                <w:rFonts w:ascii="Arial" w:eastAsia="Arial" w:hAnsi="Arial" w:cs="Arial"/>
                <w:sz w:val="20"/>
                <w:szCs w:val="20"/>
              </w:rPr>
            </w:pPr>
          </w:p>
          <w:p w:rsidR="0045311B" w:rsidRDefault="00F806FF">
            <w:pPr>
              <w:jc w:val="center"/>
              <w:rPr>
                <w:rFonts w:ascii="Arial" w:eastAsia="Arial" w:hAnsi="Arial" w:cs="Arial"/>
                <w:b/>
                <w:sz w:val="20"/>
                <w:szCs w:val="20"/>
              </w:rPr>
            </w:pPr>
            <w:r>
              <w:rPr>
                <w:rFonts w:ascii="Arial" w:eastAsia="Arial" w:hAnsi="Arial" w:cs="Arial"/>
                <w:b/>
                <w:sz w:val="20"/>
                <w:szCs w:val="20"/>
              </w:rPr>
              <w:t>Medical Screening Completed</w:t>
            </w:r>
          </w:p>
          <w:p w:rsidR="0045311B" w:rsidRDefault="0045311B">
            <w:pPr>
              <w:rPr>
                <w:rFonts w:ascii="Arial" w:eastAsia="Arial" w:hAnsi="Arial" w:cs="Arial"/>
                <w:b/>
                <w:sz w:val="20"/>
                <w:szCs w:val="20"/>
              </w:rPr>
            </w:pPr>
          </w:p>
          <w:p w:rsidR="0045311B" w:rsidRDefault="00F806FF">
            <w:pPr>
              <w:ind w:left="0" w:firstLine="0"/>
              <w:rPr>
                <w:rFonts w:ascii="Arial" w:eastAsia="Arial" w:hAnsi="Arial" w:cs="Arial"/>
                <w:b/>
                <w:sz w:val="20"/>
                <w:szCs w:val="20"/>
              </w:rPr>
            </w:pPr>
            <w:r>
              <w:rPr>
                <w:rFonts w:ascii="Arial" w:eastAsia="Arial" w:hAnsi="Arial" w:cs="Arial"/>
                <w:sz w:val="20"/>
                <w:szCs w:val="20"/>
              </w:rPr>
              <w:t xml:space="preserve">Thank you for completing the medical screening for your Qantas Travel Insurance policy, underwritten by </w:t>
            </w:r>
            <w:r>
              <w:rPr>
                <w:rFonts w:ascii="Arial" w:eastAsia="Arial" w:hAnsi="Arial" w:cs="Arial"/>
                <w:sz w:val="20"/>
                <w:szCs w:val="20"/>
                <w:highlight w:val="yellow"/>
              </w:rPr>
              <w:t>Zurich Australian Insurance Limited</w:t>
            </w:r>
            <w:r>
              <w:rPr>
                <w:rFonts w:ascii="Arial" w:eastAsia="Arial" w:hAnsi="Arial" w:cs="Arial"/>
                <w:sz w:val="20"/>
                <w:szCs w:val="20"/>
              </w:rPr>
              <w:t>, reference number {{CASE NO}}.</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view a copy of your medical screening including responses to the questions for your records, please </w:t>
            </w:r>
            <w:ins w:id="3" w:author="Raphaella Han" w:date="2025-11-27T04:39:00Z">
              <w:r w:rsidR="449B3027">
                <w:rPr>
                  <w:rFonts w:ascii="Arial" w:eastAsia="Arial" w:hAnsi="Arial" w:cs="Arial"/>
                  <w:sz w:val="20"/>
                  <w:szCs w:val="20"/>
                </w:rPr>
                <w:t>v</w:t>
              </w:r>
              <w:r w:rsidR="449B3027" w:rsidRPr="32F34E74">
                <w:rPr>
                  <w:rFonts w:ascii="Arial" w:eastAsia="Arial" w:hAnsi="Arial" w:cs="Arial"/>
                  <w:sz w:val="20"/>
                  <w:szCs w:val="20"/>
                </w:rPr>
                <w:t xml:space="preserve">isit the Qantas Insurance website and </w:t>
              </w:r>
            </w:ins>
            <w:r>
              <w:rPr>
                <w:rFonts w:ascii="Arial" w:eastAsia="Arial" w:hAnsi="Arial" w:cs="Arial"/>
                <w:sz w:val="20"/>
                <w:szCs w:val="20"/>
              </w:rPr>
              <w:t xml:space="preserve">log in to </w:t>
            </w:r>
            <w:del w:id="4" w:author="Eakins, Nicola" w:date="2025-11-13T18:04:00Z" w16du:dateUtc="2025-11-13T07:04:00Z">
              <w:r w:rsidRPr="32F34E74" w:rsidDel="00F806FF">
                <w:rPr>
                  <w:rFonts w:ascii="Arial" w:eastAsia="Arial" w:hAnsi="Arial" w:cs="Arial"/>
                  <w:sz w:val="20"/>
                  <w:szCs w:val="20"/>
                </w:rPr>
                <w:delText>our</w:delText>
              </w:r>
            </w:del>
            <w:ins w:id="5" w:author="Eakins, Nicola" w:date="2025-11-13T18:04:00Z" w16du:dateUtc="2025-11-13T07:04:00Z">
              <w:r w:rsidR="00767D5E" w:rsidRPr="32F34E74">
                <w:rPr>
                  <w:rFonts w:ascii="Arial" w:eastAsia="Arial" w:hAnsi="Arial" w:cs="Arial"/>
                  <w:sz w:val="20"/>
                  <w:szCs w:val="20"/>
                </w:rPr>
                <w:t>the</w:t>
              </w:r>
            </w:ins>
            <w:r>
              <w:rPr>
                <w:rFonts w:ascii="Arial" w:eastAsia="Arial" w:hAnsi="Arial" w:cs="Arial"/>
                <w:sz w:val="20"/>
                <w:szCs w:val="20"/>
              </w:rPr>
              <w:t xml:space="preserve"> </w:t>
            </w:r>
            <w:hyperlink r:id="rId12">
              <w:r>
                <w:rPr>
                  <w:rFonts w:ascii="Arial" w:eastAsia="Arial" w:hAnsi="Arial" w:cs="Arial"/>
                  <w:color w:val="E40000"/>
                  <w:sz w:val="20"/>
                  <w:szCs w:val="20"/>
                  <w:u w:val="single"/>
                </w:rPr>
                <w:t>policy portal</w:t>
              </w:r>
            </w:hyperlink>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t xml:space="preserve">If any of this information is incorrect, please call us on </w:t>
            </w:r>
            <w:r>
              <w:rPr>
                <w:rFonts w:ascii="Arial" w:eastAsia="Arial" w:hAnsi="Arial" w:cs="Arial"/>
                <w:color w:val="E40000"/>
                <w:sz w:val="20"/>
                <w:szCs w:val="20"/>
                <w:shd w:val="clear" w:color="auto" w:fill="F9CB9C"/>
              </w:rPr>
              <w:t>1800 954 270</w:t>
            </w:r>
            <w:r>
              <w:rPr>
                <w:rFonts w:ascii="Arial" w:eastAsia="Arial" w:hAnsi="Arial" w:cs="Arial"/>
                <w:sz w:val="20"/>
                <w:szCs w:val="20"/>
              </w:rPr>
              <w:t xml:space="preserve"> (within Australia) or </w:t>
            </w:r>
            <w:r>
              <w:rPr>
                <w:rFonts w:ascii="Arial" w:eastAsia="Arial" w:hAnsi="Arial" w:cs="Arial"/>
                <w:color w:val="E40000"/>
                <w:sz w:val="20"/>
                <w:szCs w:val="20"/>
                <w:shd w:val="clear" w:color="auto" w:fill="F9CB9C"/>
              </w:rPr>
              <w:t>+61 3 9522 4840</w:t>
            </w:r>
            <w:r>
              <w:rPr>
                <w:rFonts w:ascii="Arial" w:eastAsia="Arial" w:hAnsi="Arial" w:cs="Arial"/>
                <w:sz w:val="20"/>
                <w:szCs w:val="20"/>
              </w:rPr>
              <w:t xml:space="preserve"> (from overseas), Monday to Friday 8 am to 7 pm and Saturday and Sunday 9 am to 4 pm</w:t>
            </w:r>
            <w:ins w:id="6" w:author="Eakins, Nicola" w:date="2025-10-02T03:44:00Z">
              <w:r w:rsidR="0E003369" w:rsidRPr="32F34E74">
                <w:rPr>
                  <w:rFonts w:ascii="Arial" w:eastAsia="Arial" w:hAnsi="Arial" w:cs="Arial"/>
                  <w:sz w:val="20"/>
                  <w:szCs w:val="20"/>
                </w:rPr>
                <w:t xml:space="preserve"> AET</w:t>
              </w:r>
            </w:ins>
            <w:r>
              <w:rPr>
                <w:rFonts w:ascii="Arial" w:eastAsia="Arial" w:hAnsi="Arial" w:cs="Arial"/>
                <w:sz w:val="20"/>
                <w:szCs w:val="20"/>
              </w:rPr>
              <w:t>.</w:t>
            </w:r>
          </w:p>
          <w:p w:rsidR="0045311B" w:rsidRDefault="0045311B">
            <w:pPr>
              <w:ind w:left="0" w:firstLine="0"/>
              <w:rPr>
                <w:rFonts w:ascii="Arial" w:eastAsia="Arial" w:hAnsi="Arial" w:cs="Arial"/>
                <w:sz w:val="20"/>
                <w:szCs w:val="20"/>
              </w:rPr>
            </w:pPr>
          </w:p>
          <w:p w:rsidR="0045311B" w:rsidRDefault="00F806FF">
            <w:pPr>
              <w:jc w:val="center"/>
              <w:rPr>
                <w:rFonts w:ascii="Arial" w:eastAsia="Arial" w:hAnsi="Arial" w:cs="Arial"/>
                <w:i/>
                <w:sz w:val="20"/>
                <w:szCs w:val="20"/>
              </w:rPr>
            </w:pPr>
            <w:r>
              <w:rPr>
                <w:rFonts w:ascii="Arial" w:eastAsia="Arial" w:hAnsi="Arial" w:cs="Arial"/>
                <w:i/>
                <w:sz w:val="20"/>
                <w:szCs w:val="20"/>
              </w:rPr>
              <w:t>This is an auto generated email, please do not reply.</w:t>
            </w:r>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7" w:author="Raphaella Han" w:date="2025-11-26T01:45:00Z">
              <w:r w:rsidR="7C983627" w:rsidRPr="2AEEA772">
                <w:rPr>
                  <w:rFonts w:ascii="Arial" w:eastAsia="Arial" w:hAnsi="Arial" w:cs="Arial"/>
                  <w:sz w:val="20"/>
                  <w:szCs w:val="20"/>
                  <w:highlight w:val="yellow"/>
                </w:rPr>
                <w:t>,</w:t>
              </w:r>
            </w:ins>
            <w:ins w:id="8" w:author="Eakins, Nicola" w:date="2025-10-02T03:44:00Z">
              <w:r w:rsidR="5805E2CE" w:rsidRPr="7A9F947B">
                <w:rPr>
                  <w:rFonts w:ascii="Arial" w:eastAsia="Arial" w:hAnsi="Arial" w:cs="Arial"/>
                  <w:sz w:val="20"/>
                  <w:szCs w:val="20"/>
                  <w:highlight w:val="yellow"/>
                </w:rPr>
                <w:t xml:space="preserve"> ABN 16 009 661 901 (“Qantas”</w:t>
              </w:r>
            </w:ins>
            <w:ins w:id="9" w:author="Eakins, Nicola" w:date="2025-10-02T03:45:00Z">
              <w:r w:rsidR="5805E2CE" w:rsidRPr="7A9F947B">
                <w:rPr>
                  <w:rFonts w:ascii="Arial" w:eastAsia="Arial" w:hAnsi="Arial" w:cs="Arial"/>
                  <w:sz w:val="20"/>
                  <w:szCs w:val="20"/>
                  <w:highlight w:val="yellow"/>
                </w:rPr>
                <w:t>)</w:t>
              </w:r>
            </w:ins>
            <w:ins w:id="10" w:author="Raphaella Han" w:date="2025-11-26T01:45:00Z">
              <w:r w:rsidR="3894BBCF"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13">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14">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15">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11" w:author="Eakins, Nicola" w:date="2025-11-13T18:05:00Z" w16du:dateUtc="2025-11-13T07:05:00Z">
              <w:r w:rsidR="00FC62A1" w:rsidRPr="7A9F947B">
                <w:rPr>
                  <w:rFonts w:ascii="Arial" w:eastAsia="Arial" w:hAnsi="Arial" w:cs="Arial"/>
                  <w:color w:val="D13438"/>
                  <w:sz w:val="20"/>
                  <w:szCs w:val="20"/>
                  <w:u w:val="single"/>
                </w:rPr>
                <w:t xml:space="preserve"> </w:t>
              </w:r>
              <w:r w:rsidR="00FC62A1"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ins>
            <w:r w:rsidRPr="2AEEA772">
              <w:rPr>
                <w:rFonts w:ascii="Arial" w:eastAsia="Arial" w:hAnsi="Arial" w:cs="Arial"/>
                <w:color w:val="666666"/>
                <w:sz w:val="20"/>
                <w:szCs w:val="20"/>
                <w:highlight w:val="yellow"/>
              </w:rPr>
              <w:t xml:space="preserve"> </w:t>
            </w:r>
          </w:p>
          <w:p w:rsidR="0045311B" w:rsidRDefault="0045311B">
            <w:pPr>
              <w:spacing w:line="276" w:lineRule="auto"/>
              <w:ind w:left="0" w:firstLine="0"/>
              <w:rPr>
                <w:rFonts w:ascii="Arial" w:eastAsia="Arial" w:hAnsi="Arial" w:cs="Arial"/>
                <w:sz w:val="20"/>
                <w:szCs w:val="20"/>
                <w:highlight w:val="yellow"/>
              </w:rPr>
            </w:pPr>
          </w:p>
          <w:p w:rsidR="0045311B" w:rsidRDefault="00F806FF" w:rsidP="2AEEA772">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Sent by</w:t>
            </w:r>
            <w:ins w:id="12" w:author="Eakins, Nicola" w:date="2025-11-13T18:05:00Z" w16du:dateUtc="2025-11-13T07:05:00Z">
              <w:r w:rsidR="00FC62A1">
                <w:rPr>
                  <w:rFonts w:ascii="Arial" w:eastAsia="Arial" w:hAnsi="Arial" w:cs="Arial"/>
                  <w:sz w:val="20"/>
                  <w:szCs w:val="20"/>
                  <w:highlight w:val="yellow"/>
                </w:rPr>
                <w:t xml:space="preserve"> ZAIL</w:t>
              </w:r>
            </w:ins>
            <w:del w:id="13" w:author="Eakins, Nicola" w:date="2025-11-13T18:05:00Z" w16du:dateUtc="2025-11-13T07:05:00Z">
              <w:r w:rsidRPr="2AEEA772" w:rsidDel="00FC62A1">
                <w:rPr>
                  <w:rFonts w:ascii="Arial" w:eastAsia="Arial" w:hAnsi="Arial" w:cs="Arial"/>
                  <w:sz w:val="20"/>
                  <w:szCs w:val="20"/>
                  <w:highlight w:val="yellow"/>
                </w:rPr>
                <w:delText xml:space="preserve"> </w:delText>
              </w:r>
            </w:del>
            <w:del w:id="14" w:author="Eakins, Nicola" w:date="2025-10-02T03:46:00Z">
              <w:r w:rsidRPr="2AEEA772" w:rsidDel="00F806FF">
                <w:rPr>
                  <w:rFonts w:ascii="Arial" w:eastAsia="Arial" w:hAnsi="Arial" w:cs="Arial"/>
                  <w:sz w:val="20"/>
                  <w:szCs w:val="20"/>
                  <w:highlight w:val="yellow"/>
                </w:rPr>
                <w:delText>Zurich Australian Insurance Limited, ABN 1</w:delText>
              </w:r>
            </w:del>
            <w:del w:id="15" w:author="Eakins, Nicola" w:date="2025-10-02T03:47:00Z">
              <w:r w:rsidRPr="2AEEA772" w:rsidDel="00F806FF">
                <w:rPr>
                  <w:rFonts w:ascii="Arial" w:eastAsia="Arial" w:hAnsi="Arial" w:cs="Arial"/>
                  <w:sz w:val="20"/>
                  <w:szCs w:val="20"/>
                  <w:highlight w:val="yellow"/>
                </w:rPr>
                <w:delText>3 000 296 640</w:delText>
              </w:r>
            </w:del>
            <w:r w:rsidRPr="2AEEA772">
              <w:rPr>
                <w:rFonts w:ascii="Arial" w:eastAsia="Arial" w:hAnsi="Arial" w:cs="Arial"/>
                <w:sz w:val="20"/>
                <w:szCs w:val="20"/>
                <w:highlight w:val="yellow"/>
              </w:rPr>
              <w:t xml:space="preserve">, 118 Mount Street, North Sydney, NSW 2060, on behalf of Qantas </w:t>
            </w:r>
            <w:del w:id="16" w:author="Eakins, Nicola" w:date="2025-10-02T03:47: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keepNext/>
              <w:keepLines/>
              <w:ind w:left="0" w:firstLine="0"/>
              <w:rPr>
                <w:rFonts w:ascii="Arial" w:eastAsia="Arial" w:hAnsi="Arial" w:cs="Arial"/>
                <w:b/>
                <w:sz w:val="20"/>
                <w:szCs w:val="20"/>
              </w:rPr>
            </w:pPr>
          </w:p>
        </w:tc>
        <w:tc>
          <w:tcPr>
            <w:tcW w:w="4275" w:type="dxa"/>
            <w:gridSpan w:val="2"/>
            <w:tcBorders>
              <w:bottom w:val="single" w:sz="8" w:space="0" w:color="666666"/>
            </w:tcBorders>
          </w:tcPr>
          <w:p w:rsidR="0045311B" w:rsidRDefault="0045311B">
            <w:pPr>
              <w:rPr>
                <w:rFonts w:ascii="Arial" w:eastAsia="Arial" w:hAnsi="Arial" w:cs="Arial"/>
                <w:color w:val="7030A0"/>
                <w:sz w:val="20"/>
                <w:szCs w:val="20"/>
              </w:rPr>
            </w:pPr>
          </w:p>
          <w:p w:rsidR="0045311B" w:rsidRDefault="0045311B">
            <w:pPr>
              <w:rPr>
                <w:highlight w:val="yellow"/>
              </w:rPr>
            </w:pPr>
          </w:p>
          <w:p w:rsidR="0045311B" w:rsidRDefault="0045311B"/>
        </w:tc>
      </w:tr>
      <w:tr w:rsidR="0045311B" w:rsidTr="56457879">
        <w:trPr>
          <w:trHeight w:val="435"/>
        </w:trPr>
        <w:tc>
          <w:tcPr>
            <w:tcW w:w="21825" w:type="dxa"/>
            <w:gridSpan w:val="5"/>
            <w:tcBorders>
              <w:top w:val="single" w:sz="8" w:space="0" w:color="666666"/>
            </w:tcBorders>
            <w:shd w:val="clear" w:color="auto" w:fill="C9DAF8"/>
          </w:tcPr>
          <w:p w:rsidR="0045311B" w:rsidRDefault="00F806FF">
            <w:pPr>
              <w:pStyle w:val="Heading1"/>
              <w:ind w:left="0" w:firstLine="0"/>
              <w:rPr>
                <w:rFonts w:ascii="Arial" w:eastAsia="Arial" w:hAnsi="Arial" w:cs="Arial"/>
                <w:sz w:val="20"/>
                <w:szCs w:val="20"/>
              </w:rPr>
            </w:pPr>
            <w:bookmarkStart w:id="17" w:name="_heading=h.ma8oksxgcod3" w:colFirst="0" w:colLast="0"/>
            <w:bookmarkEnd w:id="17"/>
            <w:r>
              <w:rPr>
                <w:rFonts w:ascii="Arial" w:eastAsia="Arial" w:hAnsi="Arial" w:cs="Arial"/>
                <w:sz w:val="20"/>
                <w:szCs w:val="20"/>
              </w:rPr>
              <w:t>Pre-departure Email (Service)</w:t>
            </w:r>
          </w:p>
        </w:tc>
      </w:tr>
      <w:tr w:rsidR="0045311B" w:rsidTr="56457879">
        <w:trPr>
          <w:trHeight w:val="599"/>
        </w:trPr>
        <w:tc>
          <w:tcPr>
            <w:tcW w:w="3000" w:type="dxa"/>
            <w:gridSpan w:val="2"/>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Timing: </w:t>
            </w:r>
            <w:r>
              <w:rPr>
                <w:rFonts w:ascii="Arial" w:eastAsia="Arial" w:hAnsi="Arial" w:cs="Arial"/>
                <w:sz w:val="20"/>
                <w:szCs w:val="20"/>
              </w:rPr>
              <w:t>Sent 5 days before trip departure date (policy start date for AMT)</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Description: </w:t>
            </w:r>
            <w:r>
              <w:rPr>
                <w:rFonts w:ascii="Arial" w:eastAsia="Arial" w:hAnsi="Arial" w:cs="Arial"/>
                <w:sz w:val="20"/>
                <w:szCs w:val="20"/>
              </w:rPr>
              <w:t>Service email sent to those with an existing travel insurance policy with us. It may contain content such as tips, government restrictions and reminders, information about amending and cancelling policy.</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widowControl w:val="0"/>
              <w:ind w:left="0" w:firstLine="0"/>
              <w:rPr>
                <w:rFonts w:ascii="Arial" w:eastAsia="Arial" w:hAnsi="Arial" w:cs="Arial"/>
                <w:sz w:val="20"/>
                <w:szCs w:val="20"/>
              </w:rPr>
            </w:pPr>
          </w:p>
        </w:tc>
        <w:tc>
          <w:tcPr>
            <w:tcW w:w="14550" w:type="dxa"/>
          </w:tcPr>
          <w:p w:rsidR="0045311B" w:rsidRDefault="0045311B">
            <w:pPr>
              <w:ind w:left="0" w:firstLine="0"/>
              <w:rPr>
                <w:rFonts w:ascii="Arial" w:eastAsia="Arial" w:hAnsi="Arial" w:cs="Arial"/>
                <w:sz w:val="20"/>
                <w:szCs w:val="20"/>
              </w:rPr>
            </w:pPr>
          </w:p>
          <w:p w:rsidR="0045311B" w:rsidRDefault="00F806FF">
            <w:pPr>
              <w:ind w:left="360" w:firstLine="0"/>
              <w:rPr>
                <w:rFonts w:ascii="Arial" w:eastAsia="Arial" w:hAnsi="Arial" w:cs="Arial"/>
                <w:sz w:val="20"/>
                <w:szCs w:val="20"/>
              </w:rPr>
            </w:pPr>
            <w:r>
              <w:rPr>
                <w:noProof/>
              </w:rPr>
              <w:drawing>
                <wp:anchor distT="0" distB="0" distL="0" distR="0" simplePos="0" relativeHeight="251658246" behindDoc="0" locked="0" layoutInCell="1" hidden="0" allowOverlap="1" wp14:anchorId="004D5BB4" wp14:editId="004D5BB5">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16058" cy="676400"/>
                          </a:xfrm>
                          <a:prstGeom prst="rect">
                            <a:avLst/>
                          </a:prstGeom>
                          <a:ln/>
                        </pic:spPr>
                      </pic:pic>
                    </a:graphicData>
                  </a:graphic>
                </wp:anchor>
              </w:drawing>
            </w: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sidRPr="2AEEA772">
              <w:rPr>
                <w:rFonts w:ascii="Arial" w:eastAsia="Arial" w:hAnsi="Arial" w:cs="Arial"/>
                <w:b/>
                <w:bCs/>
                <w:sz w:val="20"/>
                <w:szCs w:val="20"/>
              </w:rPr>
              <w:t xml:space="preserve">Alert Banner: </w:t>
            </w:r>
            <w:r w:rsidRPr="2AEEA772">
              <w:rPr>
                <w:rFonts w:ascii="Arial" w:eastAsia="Arial" w:hAnsi="Arial" w:cs="Arial"/>
                <w:sz w:val="20"/>
                <w:szCs w:val="20"/>
              </w:rPr>
              <w:t>IMPORTANT INFORMATION: Our policies do not provide cover for travel to destinations that are (1) designated as “Level 4 - Do Not Travel” by the Australian government; and</w:t>
            </w:r>
            <w:ins w:id="18" w:author="Eakins, Nicola" w:date="2025-10-02T03:49:00Z">
              <w:r w:rsidR="7E22F910" w:rsidRPr="2AEEA772">
                <w:rPr>
                  <w:rFonts w:ascii="Arial" w:eastAsia="Arial" w:hAnsi="Arial" w:cs="Arial"/>
                  <w:sz w:val="20"/>
                  <w:szCs w:val="20"/>
                </w:rPr>
                <w:t>/or</w:t>
              </w:r>
            </w:ins>
            <w:r w:rsidRPr="2AEEA772">
              <w:rPr>
                <w:rFonts w:ascii="Arial" w:eastAsia="Arial" w:hAnsi="Arial" w:cs="Arial"/>
                <w:sz w:val="20"/>
                <w:szCs w:val="20"/>
              </w:rPr>
              <w:t xml:space="preserve"> (2) sanctioned. If a destination is raised to a Level 4 advisory after the Policy Issue Date, visit </w:t>
            </w:r>
            <w:hyperlink r:id="rId17">
              <w:r w:rsidRPr="2AEEA772">
                <w:rPr>
                  <w:rFonts w:ascii="Arial" w:eastAsia="Arial" w:hAnsi="Arial" w:cs="Arial"/>
                  <w:color w:val="1155CC"/>
                  <w:sz w:val="20"/>
                  <w:szCs w:val="20"/>
                  <w:u w:val="single"/>
                </w:rPr>
                <w:t>travel alerts</w:t>
              </w:r>
            </w:hyperlink>
            <w:r w:rsidRPr="2AEEA772">
              <w:rPr>
                <w:rFonts w:ascii="Arial" w:eastAsia="Arial" w:hAnsi="Arial" w:cs="Arial"/>
                <w:sz w:val="20"/>
                <w:szCs w:val="20"/>
              </w:rPr>
              <w:t xml:space="preserve"> for more information. Check the latest </w:t>
            </w:r>
            <w:hyperlink r:id="rId18">
              <w:r w:rsidRPr="2AEEA772">
                <w:rPr>
                  <w:rFonts w:ascii="Arial" w:eastAsia="Arial" w:hAnsi="Arial" w:cs="Arial"/>
                  <w:color w:val="1155CC"/>
                  <w:sz w:val="20"/>
                  <w:szCs w:val="20"/>
                  <w:u w:val="single"/>
                </w:rPr>
                <w:t>government advice</w:t>
              </w:r>
            </w:hyperlink>
            <w:r w:rsidRPr="2AEEA772">
              <w:rPr>
                <w:rFonts w:ascii="Arial" w:eastAsia="Arial" w:hAnsi="Arial" w:cs="Arial"/>
                <w:sz w:val="20"/>
                <w:szCs w:val="20"/>
              </w:rPr>
              <w:t>.</w:t>
            </w:r>
          </w:p>
          <w:p w:rsidR="0045311B" w:rsidRDefault="0045311B">
            <w:pPr>
              <w:keepNext/>
              <w:keepLines/>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noProof/>
              </w:rPr>
              <w:drawing>
                <wp:anchor distT="0" distB="0" distL="0" distR="0" simplePos="0" relativeHeight="251658247" behindDoc="0" locked="0" layoutInCell="1" hidden="0" allowOverlap="1" wp14:anchorId="004D5BB6" wp14:editId="004D5BB7">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5718175" cy="1544955"/>
                          </a:xfrm>
                          <a:prstGeom prst="rect">
                            <a:avLst/>
                          </a:prstGeom>
                          <a:ln/>
                        </pic:spPr>
                      </pic:pic>
                    </a:graphicData>
                  </a:graphic>
                </wp:anchor>
              </w:drawing>
            </w: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Hi {{First Name}}, </w:t>
            </w:r>
          </w:p>
          <w:p w:rsidR="0045311B" w:rsidRDefault="0045311B">
            <w:pPr>
              <w:keepNext/>
              <w:keepLines/>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Thanks for choosing Qantas Travel Insurance, underwritten by </w:t>
            </w:r>
            <w:r>
              <w:rPr>
                <w:rFonts w:ascii="Arial" w:eastAsia="Arial" w:hAnsi="Arial" w:cs="Arial"/>
                <w:sz w:val="20"/>
                <w:szCs w:val="20"/>
                <w:highlight w:val="yellow"/>
              </w:rPr>
              <w:t>Zurich Australian Insurance Limited</w:t>
            </w:r>
            <w:r>
              <w:rPr>
                <w:rFonts w:ascii="Arial" w:eastAsia="Arial" w:hAnsi="Arial" w:cs="Arial"/>
                <w:sz w:val="20"/>
                <w:szCs w:val="20"/>
              </w:rPr>
              <w:t xml:space="preserve"> for your upcoming trip. </w:t>
            </w:r>
            <w:r>
              <w:rPr>
                <w:rFonts w:ascii="Arial" w:eastAsia="Arial" w:hAnsi="Arial" w:cs="Arial"/>
                <w:sz w:val="20"/>
                <w:szCs w:val="20"/>
              </w:rPr>
              <w:br/>
            </w:r>
            <w:r>
              <w:rPr>
                <w:rFonts w:ascii="Arial" w:eastAsia="Arial" w:hAnsi="Arial" w:cs="Arial"/>
                <w:sz w:val="20"/>
                <w:szCs w:val="20"/>
              </w:rPr>
              <w:br/>
              <w:t xml:space="preserve">There’s not long to go until your trip begins, which is why we wanted to share a few things with you that’ll help your travel go smoothly. </w:t>
            </w:r>
          </w:p>
          <w:p w:rsidR="0045311B" w:rsidRDefault="0045311B">
            <w:pPr>
              <w:ind w:left="0" w:firstLine="0"/>
              <w:rPr>
                <w:rFonts w:ascii="Arial" w:eastAsia="Arial" w:hAnsi="Arial" w:cs="Arial"/>
                <w:sz w:val="20"/>
                <w:szCs w:val="20"/>
              </w:rPr>
            </w:pPr>
          </w:p>
          <w:tbl>
            <w:tblPr>
              <w:tblStyle w:val="afffffffffffffffff"/>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Tr="6FBBB693">
              <w:tc>
                <w:tcPr>
                  <w:tcW w:w="6135" w:type="dxa"/>
                </w:tcPr>
                <w:sdt>
                  <w:sdtPr>
                    <w:tag w:val="goog_rdk_15"/>
                    <w:id w:val="-672583618"/>
                    <w:lock w:val="contentLocked"/>
                  </w:sdtPr>
                  <w:sdtEndPr/>
                  <w:sdtContent>
                    <w:p w:rsidR="0045311B" w:rsidRDefault="00F806FF">
                      <w:pPr>
                        <w:rPr>
                          <w:rFonts w:ascii="Arial" w:eastAsia="Arial" w:hAnsi="Arial" w:cs="Arial"/>
                          <w:b/>
                          <w:sz w:val="20"/>
                          <w:szCs w:val="20"/>
                        </w:rPr>
                      </w:pPr>
                      <w:r>
                        <w:rPr>
                          <w:rFonts w:ascii="Arial" w:eastAsia="Arial" w:hAnsi="Arial" w:cs="Arial"/>
                          <w:b/>
                          <w:sz w:val="20"/>
                          <w:szCs w:val="20"/>
                        </w:rPr>
                        <w:t>Your Policy Details</w:t>
                      </w:r>
                    </w:p>
                    <w:p w:rsidR="0045311B" w:rsidRDefault="0045311B">
                      <w:pPr>
                        <w:rPr>
                          <w:rFonts w:ascii="Arial" w:eastAsia="Arial" w:hAnsi="Arial" w:cs="Arial"/>
                          <w:sz w:val="20"/>
                          <w:szCs w:val="20"/>
                        </w:rPr>
                      </w:pPr>
                    </w:p>
                    <w:p w:rsidR="0045311B" w:rsidRDefault="0DEFC551" w:rsidP="6FBBB693">
                      <w:pPr>
                        <w:rPr>
                          <w:rFonts w:ascii="Arial" w:eastAsia="Arial" w:hAnsi="Arial" w:cs="Arial"/>
                          <w:b/>
                          <w:bCs/>
                          <w:sz w:val="20"/>
                          <w:szCs w:val="20"/>
                          <w:highlight w:val="yellow"/>
                        </w:rPr>
                      </w:pPr>
                      <w:commentRangeStart w:id="19"/>
                      <w:r w:rsidRPr="6FBBB693">
                        <w:rPr>
                          <w:rFonts w:ascii="Arial" w:eastAsia="Arial" w:hAnsi="Arial" w:cs="Arial"/>
                          <w:sz w:val="20"/>
                          <w:szCs w:val="20"/>
                        </w:rPr>
                        <w:t xml:space="preserve">Issuer </w:t>
                      </w:r>
                      <w:r w:rsidRPr="6FBBB693">
                        <w:rPr>
                          <w:rFonts w:ascii="Arial" w:eastAsia="Arial" w:hAnsi="Arial" w:cs="Arial"/>
                          <w:b/>
                          <w:bCs/>
                          <w:sz w:val="20"/>
                          <w:szCs w:val="20"/>
                          <w:highlight w:val="yellow"/>
                        </w:rPr>
                        <w:t>Zurich Australian Insurance Limited</w:t>
                      </w:r>
                      <w:commentRangeEnd w:id="19"/>
                      <w:r w:rsidR="00F806FF">
                        <w:rPr>
                          <w:rStyle w:val="CommentReference"/>
                          <w:rFonts w:ascii="Arial" w:eastAsia="Arial" w:hAnsi="Arial" w:cs="Arial"/>
                          <w:b/>
                          <w:bCs/>
                          <w:sz w:val="20"/>
                          <w:szCs w:val="20"/>
                          <w:highlight w:val="yellow"/>
                        </w:rPr>
                        <w:commentReference w:id="19"/>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Product Name </w:t>
                      </w:r>
                      <w:r>
                        <w:rPr>
                          <w:rFonts w:ascii="Arial" w:eastAsia="Arial" w:hAnsi="Arial" w:cs="Arial"/>
                          <w:b/>
                          <w:sz w:val="20"/>
                          <w:szCs w:val="20"/>
                        </w:rPr>
                        <w:t>{{Product Name}}</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sdtContent>
                </w:sdt>
              </w:tc>
            </w:tr>
          </w:tbl>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Before you travel, don’t forget to: </w:t>
            </w:r>
          </w:p>
          <w:p w:rsidR="0045311B" w:rsidRDefault="00F806FF">
            <w:pPr>
              <w:numPr>
                <w:ilvl w:val="0"/>
                <w:numId w:val="4"/>
              </w:numPr>
              <w:rPr>
                <w:rFonts w:ascii="Arial" w:eastAsia="Arial" w:hAnsi="Arial" w:cs="Arial"/>
                <w:sz w:val="20"/>
                <w:szCs w:val="20"/>
              </w:rPr>
            </w:pPr>
            <w:r>
              <w:rPr>
                <w:rFonts w:ascii="Arial" w:eastAsia="Arial" w:hAnsi="Arial" w:cs="Arial"/>
                <w:sz w:val="20"/>
                <w:szCs w:val="20"/>
              </w:rPr>
              <w:t xml:space="preserve">Read your </w:t>
            </w:r>
            <w:hyperlink r:id="rId21">
              <w:r>
                <w:rPr>
                  <w:rFonts w:ascii="Arial" w:eastAsia="Arial" w:hAnsi="Arial" w:cs="Arial"/>
                  <w:color w:val="E40000"/>
                  <w:sz w:val="20"/>
                  <w:szCs w:val="20"/>
                  <w:u w:val="single"/>
                </w:rPr>
                <w:t>Product Disclosure Statement (PDS)</w:t>
              </w:r>
            </w:hyperlink>
            <w:r>
              <w:rPr>
                <w:rFonts w:ascii="Arial" w:eastAsia="Arial" w:hAnsi="Arial" w:cs="Arial"/>
                <w:sz w:val="20"/>
                <w:szCs w:val="20"/>
              </w:rPr>
              <w:t xml:space="preserve"> to be clear on what is and isn’t covered to avoid any surprises. </w:t>
            </w:r>
          </w:p>
          <w:p w:rsidR="0045311B" w:rsidRDefault="00F806FF">
            <w:pPr>
              <w:numPr>
                <w:ilvl w:val="0"/>
                <w:numId w:val="4"/>
              </w:numPr>
              <w:rPr>
                <w:rFonts w:ascii="Arial" w:eastAsia="Arial" w:hAnsi="Arial" w:cs="Arial"/>
                <w:sz w:val="20"/>
                <w:szCs w:val="20"/>
              </w:rPr>
            </w:pPr>
            <w:r>
              <w:rPr>
                <w:rFonts w:ascii="Arial" w:eastAsia="Arial" w:hAnsi="Arial" w:cs="Arial"/>
                <w:sz w:val="20"/>
                <w:szCs w:val="20"/>
              </w:rPr>
              <w:t xml:space="preserve">Research the area(s) you are travelling to and read the latest travel alerts, government advice and entry requirements at your destination. </w:t>
            </w:r>
          </w:p>
          <w:p w:rsidR="0045311B" w:rsidRDefault="00F806FF">
            <w:pPr>
              <w:numPr>
                <w:ilvl w:val="0"/>
                <w:numId w:val="4"/>
              </w:numPr>
              <w:spacing w:after="120"/>
              <w:rPr>
                <w:rFonts w:ascii="Arial" w:eastAsia="Arial" w:hAnsi="Arial" w:cs="Arial"/>
                <w:sz w:val="20"/>
                <w:szCs w:val="20"/>
              </w:rPr>
            </w:pPr>
            <w:r>
              <w:rPr>
                <w:rFonts w:ascii="Arial" w:eastAsia="Arial" w:hAnsi="Arial" w:cs="Arial"/>
                <w:sz w:val="20"/>
                <w:szCs w:val="20"/>
              </w:rPr>
              <w:t>Save or print your Certificate of Insurance for easy access to your policy details and our emergency numbers in case you need help during your trip.</w:t>
            </w:r>
          </w:p>
          <w:p w:rsidR="0045311B" w:rsidRDefault="0045311B">
            <w:pPr>
              <w:ind w:left="0" w:firstLine="0"/>
              <w:rPr>
                <w:rFonts w:ascii="Arial" w:eastAsia="Arial" w:hAnsi="Arial" w:cs="Arial"/>
                <w:sz w:val="20"/>
                <w:szCs w:val="20"/>
              </w:rPr>
            </w:pPr>
          </w:p>
          <w:p w:rsidR="42D1061F" w:rsidRDefault="00F806FF">
            <w:pPr>
              <w:spacing w:after="160" w:line="257" w:lineRule="auto"/>
              <w:rPr>
                <w:ins w:id="20" w:author="Eakins, Nicola" w:date="2025-10-02T03:52:00Z" w16du:dateUtc="2025-10-02T03:52:10Z"/>
                <w:rFonts w:ascii="Arial" w:eastAsia="Arial" w:hAnsi="Arial" w:cs="Arial"/>
                <w:sz w:val="20"/>
                <w:szCs w:val="20"/>
                <w:lang w:val="en-US"/>
              </w:rPr>
              <w:pPrChange w:id="21" w:author="Eakins, Nicola" w:date="2025-10-02T03:52:00Z">
                <w:pPr/>
              </w:pPrChange>
            </w:pPr>
            <w:r w:rsidRPr="2AEEA772">
              <w:rPr>
                <w:rFonts w:ascii="Arial" w:eastAsia="Arial" w:hAnsi="Arial" w:cs="Arial"/>
                <w:b/>
                <w:bCs/>
                <w:sz w:val="20"/>
                <w:szCs w:val="20"/>
              </w:rPr>
              <w:t>We’re here to help</w:t>
            </w:r>
          </w:p>
          <w:p w:rsidR="2AEEA772" w:rsidRDefault="2AEEA772" w:rsidP="2AEEA772">
            <w:pPr>
              <w:rPr>
                <w:rFonts w:ascii="Arial" w:eastAsia="Arial" w:hAnsi="Arial" w:cs="Arial"/>
                <w:b/>
                <w:bCs/>
                <w:sz w:val="20"/>
                <w:szCs w:val="20"/>
              </w:rPr>
            </w:pPr>
          </w:p>
          <w:tbl>
            <w:tblPr>
              <w:tblStyle w:val="afffffffffffffffff0"/>
              <w:tblW w:w="13245"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2745"/>
              <w:gridCol w:w="10500"/>
            </w:tblGrid>
            <w:tr w:rsidR="0045311B" w:rsidTr="32F34E74">
              <w:tc>
                <w:tcPr>
                  <w:tcW w:w="2745" w:type="dxa"/>
                  <w:tcMar>
                    <w:top w:w="30" w:type="dxa"/>
                    <w:left w:w="75" w:type="dxa"/>
                    <w:bottom w:w="0" w:type="dxa"/>
                    <w:right w:w="0" w:type="dxa"/>
                  </w:tcMar>
                </w:tcPr>
                <w:p w:rsidR="0045311B" w:rsidRDefault="00F806FF">
                  <w:r w:rsidRPr="51787AE5">
                    <w:t>Help with your policy</w:t>
                  </w:r>
                </w:p>
              </w:tc>
              <w:tc>
                <w:tcPr>
                  <w:tcW w:w="10500" w:type="dxa"/>
                  <w:tcMar>
                    <w:top w:w="30" w:type="dxa"/>
                    <w:left w:w="75" w:type="dxa"/>
                    <w:bottom w:w="150" w:type="dxa"/>
                    <w:right w:w="75" w:type="dxa"/>
                  </w:tcMar>
                </w:tcPr>
                <w:p w:rsidR="0045311B" w:rsidRDefault="00F806FF">
                  <w:r w:rsidRPr="51787AE5">
                    <w:t>If you have any questions, or need help to change or cancel your policy:</w:t>
                  </w:r>
                </w:p>
                <w:p w:rsidR="0045311B" w:rsidRDefault="0045311B"/>
                <w:p w:rsidR="0045311B" w:rsidRDefault="00F806FF" w:rsidP="32F34E74">
                  <w:r w:rsidRPr="32F34E74">
                    <w:rPr>
                      <w:b/>
                      <w:bCs/>
                    </w:rPr>
                    <w:t>Online:</w:t>
                  </w:r>
                  <w:r>
                    <w:t xml:space="preserve"> </w:t>
                  </w:r>
                  <w:ins w:id="22" w:author="Raphaella Han" w:date="2025-11-27T04:34:00Z">
                    <w:r w:rsidR="3B4E28FC">
                      <w:t>Visit the Qantas Insurance website and l</w:t>
                    </w:r>
                  </w:ins>
                  <w:del w:id="23" w:author="Raphaella Han" w:date="2025-11-27T04:34:00Z">
                    <w:r w:rsidDel="00F806FF">
                      <w:delText>L</w:delText>
                    </w:r>
                  </w:del>
                  <w:r>
                    <w:t xml:space="preserve">og in to </w:t>
                  </w:r>
                  <w:del w:id="24" w:author="Crombie, Sean D" w:date="2025-11-13T21:07:00Z">
                    <w:r w:rsidDel="00F806FF">
                      <w:delText xml:space="preserve">our </w:delText>
                    </w:r>
                  </w:del>
                  <w:ins w:id="25" w:author="Crombie, Sean D" w:date="2025-11-13T21:07:00Z">
                    <w:r w:rsidR="1DD2BC50">
                      <w:t xml:space="preserve">the </w:t>
                    </w:r>
                  </w:ins>
                  <w:hyperlink r:id="rId22">
                    <w:r w:rsidRPr="32F34E74">
                      <w:rPr>
                        <w:color w:val="1155CC"/>
                        <w:u w:val="single"/>
                      </w:rPr>
                      <w:t>policy portal</w:t>
                    </w:r>
                  </w:hyperlink>
                </w:p>
                <w:p w:rsidR="0045311B" w:rsidRDefault="0045311B">
                  <w:pPr>
                    <w:rPr>
                      <w:b/>
                      <w:bCs/>
                    </w:rPr>
                  </w:pPr>
                </w:p>
                <w:p w:rsidR="0045311B" w:rsidRDefault="00F806FF">
                  <w:r w:rsidRPr="51787AE5">
                    <w:rPr>
                      <w:b/>
                      <w:bCs/>
                    </w:rPr>
                    <w:t>Phone:</w:t>
                  </w:r>
                  <w:r>
                    <w:t xml:space="preserve"> </w:t>
                  </w:r>
                  <w:r>
                    <w:rPr>
                      <w:color w:val="FF0000"/>
                      <w:shd w:val="clear" w:color="auto" w:fill="F9CB9C"/>
                    </w:rPr>
                    <w:t>1800 954 270</w:t>
                  </w:r>
                  <w:r>
                    <w:t xml:space="preserve"> (within Australia) or </w:t>
                  </w:r>
                  <w:r>
                    <w:rPr>
                      <w:color w:val="FF0000"/>
                      <w:shd w:val="clear" w:color="auto" w:fill="F9CB9C"/>
                    </w:rPr>
                    <w:t>+61 3 9522 4840</w:t>
                  </w:r>
                  <w:r>
                    <w:t xml:space="preserve"> (from overseas), Monday to Friday 8 am to 7 pm and Saturday and Sunday 9 am to 4 pm</w:t>
                  </w:r>
                  <w:ins w:id="26" w:author="Eakins, Nicola" w:date="2025-10-02T03:56:00Z">
                    <w:r w:rsidR="4DDD70B6">
                      <w:t xml:space="preserve"> AET</w:t>
                    </w:r>
                  </w:ins>
                  <w:r>
                    <w:t xml:space="preserve">. </w:t>
                  </w:r>
                </w:p>
                <w:p w:rsidR="0045311B" w:rsidRDefault="0045311B"/>
                <w:p w:rsidR="0045311B" w:rsidRDefault="00F806FF" w:rsidP="2AEEA772">
                  <w:pPr>
                    <w:rPr>
                      <w:color w:val="0000FF"/>
                      <w:u w:val="single"/>
                      <w:shd w:val="clear" w:color="auto" w:fill="F9CB9C"/>
                    </w:rPr>
                  </w:pPr>
                  <w:r w:rsidRPr="51787AE5">
                    <w:rPr>
                      <w:b/>
                      <w:bCs/>
                    </w:rPr>
                    <w:t xml:space="preserve">Email: </w:t>
                  </w:r>
                  <w:ins w:id="27" w:author="Eakins, Nicola" w:date="2025-11-13T18:13:00Z" w16du:dateUtc="2025-11-13T07:13:00Z">
                    <w:r w:rsidR="00596207">
                      <w:rPr>
                        <w:color w:val="0000FF"/>
                        <w:u w:val="single"/>
                        <w:shd w:val="clear" w:color="auto" w:fill="F9CB9C"/>
                      </w:rPr>
                      <w:fldChar w:fldCharType="begin"/>
                    </w:r>
                    <w:r w:rsidR="00596207">
                      <w:rPr>
                        <w:color w:val="0000FF"/>
                        <w:u w:val="single"/>
                        <w:shd w:val="clear" w:color="auto" w:fill="F9CB9C"/>
                      </w:rPr>
                      <w:instrText>HYPERLINK "mailto:</w:instrText>
                    </w:r>
                  </w:ins>
                  <w:r w:rsidR="00596207">
                    <w:rPr>
                      <w:color w:val="0000FF"/>
                      <w:u w:val="single"/>
                      <w:shd w:val="clear" w:color="auto" w:fill="F9CB9C"/>
                    </w:rPr>
                    <w:instrText>qantascustomerservice@</w:instrText>
                  </w:r>
                  <w:ins w:id="28" w:author="Eakins, Nicola" w:date="2025-11-13T18:13:00Z" w16du:dateUtc="2025-11-13T07:13:00Z">
                    <w:r w:rsidR="00596207">
                      <w:rPr>
                        <w:color w:val="0000FF"/>
                        <w:u w:val="single"/>
                        <w:shd w:val="clear" w:color="auto" w:fill="F9CB9C"/>
                      </w:rPr>
                      <w:instrText>zurich</w:instrText>
                    </w:r>
                  </w:ins>
                  <w:r w:rsidR="00596207">
                    <w:rPr>
                      <w:color w:val="0000FF"/>
                      <w:u w:val="single"/>
                      <w:shd w:val="clear" w:color="auto" w:fill="F9CB9C"/>
                    </w:rPr>
                    <w:instrText>.com</w:instrText>
                  </w:r>
                  <w:ins w:id="29" w:author="Eakins, Nicola" w:date="2025-11-13T18:13:00Z" w16du:dateUtc="2025-11-13T07:13:00Z">
                    <w:r w:rsidR="00596207">
                      <w:rPr>
                        <w:color w:val="0000FF"/>
                        <w:u w:val="single"/>
                        <w:shd w:val="clear" w:color="auto" w:fill="F9CB9C"/>
                      </w:rPr>
                      <w:instrText>"</w:instrText>
                    </w:r>
                    <w:r w:rsidR="00596207">
                      <w:rPr>
                        <w:color w:val="0000FF"/>
                        <w:u w:val="single"/>
                        <w:shd w:val="clear" w:color="auto" w:fill="F9CB9C"/>
                      </w:rPr>
                    </w:r>
                    <w:r w:rsidR="00596207">
                      <w:rPr>
                        <w:color w:val="0000FF"/>
                        <w:u w:val="single"/>
                        <w:shd w:val="clear" w:color="auto" w:fill="F9CB9C"/>
                      </w:rPr>
                      <w:fldChar w:fldCharType="separate"/>
                    </w:r>
                  </w:ins>
                  <w:r w:rsidR="00596207" w:rsidRPr="00BE02A4">
                    <w:rPr>
                      <w:rStyle w:val="Hyperlink"/>
                      <w:shd w:val="clear" w:color="auto" w:fill="F9CB9C"/>
                    </w:rPr>
                    <w:t>qantascustomerservice@</w:t>
                  </w:r>
                  <w:del w:id="30" w:author="Eakins, Nicola" w:date="2025-11-13T18:13:00Z" w16du:dateUtc="2025-11-13T07:13:00Z">
                    <w:r w:rsidR="00596207" w:rsidRPr="00BE02A4" w:rsidDel="00596207">
                      <w:rPr>
                        <w:rStyle w:val="Hyperlink"/>
                        <w:shd w:val="clear" w:color="auto" w:fill="F9CB9C"/>
                      </w:rPr>
                      <w:delText>aig</w:delText>
                    </w:r>
                  </w:del>
                  <w:ins w:id="31" w:author="Eakins, Nicola" w:date="2025-11-13T18:13:00Z" w16du:dateUtc="2025-11-13T07:13:00Z">
                    <w:r w:rsidR="00596207" w:rsidRPr="00BE02A4">
                      <w:rPr>
                        <w:rStyle w:val="Hyperlink"/>
                        <w:shd w:val="clear" w:color="auto" w:fill="F9CB9C"/>
                      </w:rPr>
                      <w:t>zurich</w:t>
                    </w:r>
                  </w:ins>
                  <w:r w:rsidR="00596207" w:rsidRPr="00BE02A4">
                    <w:rPr>
                      <w:rStyle w:val="Hyperlink"/>
                      <w:shd w:val="clear" w:color="auto" w:fill="F9CB9C"/>
                    </w:rPr>
                    <w:t>.com</w:t>
                  </w:r>
                  <w:ins w:id="32" w:author="Eakins, Nicola" w:date="2025-11-13T18:13:00Z" w16du:dateUtc="2025-11-13T07:13:00Z">
                    <w:r w:rsidR="00596207">
                      <w:rPr>
                        <w:color w:val="0000FF"/>
                        <w:u w:val="single"/>
                        <w:shd w:val="clear" w:color="auto" w:fill="F9CB9C"/>
                      </w:rPr>
                      <w:fldChar w:fldCharType="end"/>
                    </w:r>
                  </w:ins>
                  <w:r>
                    <w:rPr>
                      <w:color w:val="0000FF"/>
                      <w:u w:val="single"/>
                      <w:shd w:val="clear" w:color="auto" w:fill="F9CB9C"/>
                    </w:rPr>
                    <w:t xml:space="preserve"> </w:t>
                  </w:r>
                </w:p>
              </w:tc>
            </w:tr>
            <w:tr w:rsidR="0045311B" w:rsidTr="32F34E74">
              <w:tc>
                <w:tcPr>
                  <w:tcW w:w="2745" w:type="dxa"/>
                  <w:tcMar>
                    <w:top w:w="30" w:type="dxa"/>
                    <w:left w:w="75" w:type="dxa"/>
                    <w:bottom w:w="0" w:type="dxa"/>
                    <w:right w:w="0" w:type="dxa"/>
                  </w:tcMar>
                </w:tcPr>
                <w:p w:rsidR="0045311B" w:rsidRDefault="00F806FF">
                  <w:r w:rsidRPr="51787AE5">
                    <w:t xml:space="preserve">Help while traveling </w:t>
                  </w:r>
                </w:p>
              </w:tc>
              <w:tc>
                <w:tcPr>
                  <w:tcW w:w="10500" w:type="dxa"/>
                  <w:tcMar>
                    <w:top w:w="30" w:type="dxa"/>
                    <w:left w:w="75" w:type="dxa"/>
                    <w:bottom w:w="150" w:type="dxa"/>
                    <w:right w:w="75" w:type="dxa"/>
                  </w:tcMar>
                </w:tcPr>
                <w:p w:rsidR="0045311B" w:rsidRDefault="38B1DE08" w:rsidP="2AEEA772">
                  <w:ins w:id="33" w:author="Eakins, Nicola" w:date="2025-10-02T03:55:00Z">
                    <w:r w:rsidRPr="2AEEA772">
                      <w:rPr>
                        <w:sz w:val="20"/>
                        <w:szCs w:val="20"/>
                      </w:rPr>
                      <w:t>For 24/7 worldwide emergency assistance</w:t>
                    </w:r>
                    <w:r>
                      <w:t xml:space="preserve">: </w:t>
                    </w:r>
                  </w:ins>
                  <w:del w:id="34" w:author="Eakins, Nicola" w:date="2025-10-02T03:55:00Z">
                    <w:r w:rsidR="00F806FF" w:rsidDel="00F806FF">
                      <w:delText xml:space="preserve">If you need urgent help </w:delText>
                    </w:r>
                    <w:r w:rsidR="00F806FF" w:rsidDel="1262DB2F">
                      <w:delText>while</w:delText>
                    </w:r>
                    <w:r w:rsidR="00F806FF" w:rsidDel="00F806FF">
                      <w:delText xml:space="preserve"> travelling, contact our partner, AIG Travel’s worldwide emergency assistance team. They are available to help 24/7:</w:delText>
                    </w:r>
                  </w:del>
                </w:p>
                <w:p w:rsidR="0045311B" w:rsidRDefault="0045311B"/>
                <w:p w:rsidR="0045311B" w:rsidRDefault="00F806FF">
                  <w:r w:rsidRPr="51787AE5">
                    <w:rPr>
                      <w:b/>
                      <w:bCs/>
                    </w:rPr>
                    <w:t>Phone:</w:t>
                  </w:r>
                  <w:r>
                    <w:t xml:space="preserve"> </w:t>
                  </w:r>
                  <w:r>
                    <w:rPr>
                      <w:color w:val="FF0000"/>
                      <w:shd w:val="clear" w:color="auto" w:fill="F9CB9C"/>
                    </w:rPr>
                    <w:t>1800 954 016</w:t>
                  </w:r>
                  <w:r>
                    <w:t xml:space="preserve"> (within Australia) or </w:t>
                  </w:r>
                  <w:r>
                    <w:rPr>
                      <w:color w:val="FF0000"/>
                      <w:shd w:val="clear" w:color="auto" w:fill="F9CB9C"/>
                    </w:rPr>
                    <w:t>+61 3 9522 4838</w:t>
                  </w:r>
                  <w:r>
                    <w:t xml:space="preserve"> (from overseas)</w:t>
                  </w:r>
                </w:p>
                <w:p w:rsidR="0045311B" w:rsidRDefault="0045311B"/>
                <w:p w:rsidR="0045311B" w:rsidRDefault="00F806FF">
                  <w:pPr>
                    <w:rPr>
                      <w:shd w:val="clear" w:color="auto" w:fill="F9CB9C"/>
                    </w:rPr>
                  </w:pPr>
                  <w:r w:rsidRPr="51787AE5">
                    <w:rPr>
                      <w:b/>
                      <w:bCs/>
                    </w:rPr>
                    <w:t>Email:</w:t>
                  </w:r>
                  <w:r>
                    <w:t xml:space="preserve"> </w:t>
                  </w:r>
                  <w:ins w:id="35" w:author="Eakins, Nicola" w:date="2025-11-13T18:13:00Z" w16du:dateUtc="2025-11-13T07:13:00Z">
                    <w:r w:rsidR="00131DD1">
                      <w:rPr>
                        <w:color w:val="0000FF"/>
                        <w:u w:val="single"/>
                        <w:shd w:val="clear" w:color="auto" w:fill="F9CB9C"/>
                      </w:rPr>
                      <w:fldChar w:fldCharType="begin"/>
                    </w:r>
                    <w:r w:rsidR="00131DD1">
                      <w:rPr>
                        <w:color w:val="0000FF"/>
                        <w:u w:val="single"/>
                        <w:shd w:val="clear" w:color="auto" w:fill="F9CB9C"/>
                      </w:rPr>
                      <w:instrText>HYPERLINK "mailto:</w:instrText>
                    </w:r>
                  </w:ins>
                  <w:r w:rsidR="00131DD1">
                    <w:rPr>
                      <w:color w:val="0000FF"/>
                      <w:u w:val="single"/>
                      <w:shd w:val="clear" w:color="auto" w:fill="F9CB9C"/>
                    </w:rPr>
                    <w:instrText>qantasinsuranceassistance@</w:instrText>
                  </w:r>
                  <w:ins w:id="36" w:author="Eakins, Nicola" w:date="2025-11-13T18:13:00Z" w16du:dateUtc="2025-11-13T07:13:00Z">
                    <w:r w:rsidR="00131DD1">
                      <w:rPr>
                        <w:color w:val="0000FF"/>
                        <w:u w:val="single"/>
                        <w:shd w:val="clear" w:color="auto" w:fill="F9CB9C"/>
                      </w:rPr>
                      <w:instrText>zurich</w:instrText>
                    </w:r>
                  </w:ins>
                  <w:r w:rsidR="00131DD1">
                    <w:rPr>
                      <w:color w:val="0000FF"/>
                      <w:u w:val="single"/>
                      <w:shd w:val="clear" w:color="auto" w:fill="F9CB9C"/>
                    </w:rPr>
                    <w:instrText>.com</w:instrText>
                  </w:r>
                  <w:ins w:id="37" w:author="Eakins, Nicola" w:date="2025-11-13T18:13:00Z" w16du:dateUtc="2025-11-13T07:13:00Z">
                    <w:r w:rsidR="00131DD1">
                      <w:rPr>
                        <w:color w:val="0000FF"/>
                        <w:u w:val="single"/>
                        <w:shd w:val="clear" w:color="auto" w:fill="F9CB9C"/>
                      </w:rPr>
                      <w:instrText>"</w:instrText>
                    </w:r>
                    <w:r w:rsidR="00131DD1">
                      <w:rPr>
                        <w:color w:val="0000FF"/>
                        <w:u w:val="single"/>
                        <w:shd w:val="clear" w:color="auto" w:fill="F9CB9C"/>
                      </w:rPr>
                    </w:r>
                    <w:r w:rsidR="00131DD1">
                      <w:rPr>
                        <w:color w:val="0000FF"/>
                        <w:u w:val="single"/>
                        <w:shd w:val="clear" w:color="auto" w:fill="F9CB9C"/>
                      </w:rPr>
                      <w:fldChar w:fldCharType="separate"/>
                    </w:r>
                  </w:ins>
                  <w:r w:rsidR="00131DD1" w:rsidRPr="00BE02A4">
                    <w:rPr>
                      <w:rStyle w:val="Hyperlink"/>
                      <w:shd w:val="clear" w:color="auto" w:fill="F9CB9C"/>
                    </w:rPr>
                    <w:t>qantasinsuranceassistance@</w:t>
                  </w:r>
                  <w:del w:id="38" w:author="Eakins, Nicola" w:date="2025-11-13T18:13:00Z" w16du:dateUtc="2025-11-13T07:13:00Z">
                    <w:r w:rsidR="00131DD1" w:rsidRPr="00BE02A4" w:rsidDel="00131DD1">
                      <w:rPr>
                        <w:rStyle w:val="Hyperlink"/>
                        <w:shd w:val="clear" w:color="auto" w:fill="F9CB9C"/>
                      </w:rPr>
                      <w:delText>aig</w:delText>
                    </w:r>
                  </w:del>
                  <w:ins w:id="39" w:author="Eakins, Nicola" w:date="2025-11-13T18:13:00Z" w16du:dateUtc="2025-11-13T07:13:00Z">
                    <w:r w:rsidR="00131DD1" w:rsidRPr="00BE02A4">
                      <w:rPr>
                        <w:rStyle w:val="Hyperlink"/>
                        <w:shd w:val="clear" w:color="auto" w:fill="F9CB9C"/>
                      </w:rPr>
                      <w:t>zurich</w:t>
                    </w:r>
                  </w:ins>
                  <w:r w:rsidR="00131DD1" w:rsidRPr="00BE02A4">
                    <w:rPr>
                      <w:rStyle w:val="Hyperlink"/>
                      <w:shd w:val="clear" w:color="auto" w:fill="F9CB9C"/>
                    </w:rPr>
                    <w:t>.com</w:t>
                  </w:r>
                  <w:ins w:id="40" w:author="Eakins, Nicola" w:date="2025-11-13T18:13:00Z" w16du:dateUtc="2025-11-13T07:13:00Z">
                    <w:r w:rsidR="00131DD1">
                      <w:rPr>
                        <w:color w:val="0000FF"/>
                        <w:u w:val="single"/>
                        <w:shd w:val="clear" w:color="auto" w:fill="F9CB9C"/>
                      </w:rPr>
                      <w:fldChar w:fldCharType="end"/>
                    </w:r>
                  </w:ins>
                </w:p>
              </w:tc>
            </w:tr>
            <w:tr w:rsidR="0045311B" w:rsidTr="32F34E74">
              <w:tc>
                <w:tcPr>
                  <w:tcW w:w="2745" w:type="dxa"/>
                  <w:tcMar>
                    <w:top w:w="30" w:type="dxa"/>
                    <w:left w:w="75" w:type="dxa"/>
                    <w:bottom w:w="0" w:type="dxa"/>
                    <w:right w:w="0" w:type="dxa"/>
                  </w:tcMar>
                </w:tcPr>
                <w:p w:rsidR="0045311B" w:rsidRDefault="00F806FF">
                  <w:r w:rsidRPr="51787AE5">
                    <w:t>Make a claim</w:t>
                  </w:r>
                </w:p>
              </w:tc>
              <w:tc>
                <w:tcPr>
                  <w:tcW w:w="10500" w:type="dxa"/>
                  <w:tcMar>
                    <w:top w:w="30" w:type="dxa"/>
                    <w:left w:w="75" w:type="dxa"/>
                    <w:bottom w:w="0" w:type="dxa"/>
                    <w:right w:w="0" w:type="dxa"/>
                  </w:tcMar>
                </w:tcPr>
                <w:p w:rsidR="0045311B" w:rsidRDefault="00F806FF">
                  <w:r w:rsidRPr="51787AE5">
                    <w:t>If things haven’t gone to plan and you need to make a claim:</w:t>
                  </w:r>
                </w:p>
                <w:p w:rsidR="0045311B" w:rsidRDefault="0045311B"/>
                <w:p w:rsidR="0045311B" w:rsidRDefault="00F806FF" w:rsidP="32F34E74">
                  <w:r w:rsidRPr="32F34E74">
                    <w:rPr>
                      <w:b/>
                      <w:bCs/>
                    </w:rPr>
                    <w:t>Online:</w:t>
                  </w:r>
                  <w:r>
                    <w:t xml:space="preserve"> </w:t>
                  </w:r>
                  <w:ins w:id="41" w:author="Raphaella Han" w:date="2025-11-27T04:34:00Z">
                    <w:r w:rsidR="27A1A09C">
                      <w:t>Visit the Qantas Insurance website and l</w:t>
                    </w:r>
                  </w:ins>
                  <w:del w:id="42" w:author="Raphaella Han" w:date="2025-11-27T04:34:00Z">
                    <w:r w:rsidDel="00F806FF">
                      <w:delText>L</w:delText>
                    </w:r>
                  </w:del>
                  <w:r>
                    <w:t xml:space="preserve">og in to </w:t>
                  </w:r>
                  <w:del w:id="43" w:author="Eakins, Nicola" w:date="2025-11-13T18:14:00Z">
                    <w:r w:rsidDel="00F806FF">
                      <w:delText>our</w:delText>
                    </w:r>
                  </w:del>
                  <w:ins w:id="44" w:author="Eakins, Nicola" w:date="2025-11-13T18:14:00Z">
                    <w:r w:rsidR="636DA86E">
                      <w:t>the</w:t>
                    </w:r>
                  </w:ins>
                  <w:r>
                    <w:t xml:space="preserve"> </w:t>
                  </w:r>
                  <w:hyperlink r:id="rId23">
                    <w:r w:rsidRPr="32F34E74">
                      <w:rPr>
                        <w:color w:val="1155CC"/>
                        <w:u w:val="single"/>
                      </w:rPr>
                      <w:t>claims portal</w:t>
                    </w:r>
                  </w:hyperlink>
                </w:p>
                <w:p w:rsidR="0045311B" w:rsidRDefault="0045311B"/>
                <w:p w:rsidR="0045311B" w:rsidRDefault="00F806FF">
                  <w:r w:rsidRPr="51787AE5">
                    <w:rPr>
                      <w:b/>
                      <w:bCs/>
                    </w:rPr>
                    <w:t>Phone:</w:t>
                  </w:r>
                  <w:r>
                    <w:t xml:space="preserve"> </w:t>
                  </w:r>
                  <w:r>
                    <w:rPr>
                      <w:shd w:val="clear" w:color="auto" w:fill="F9CB9C"/>
                    </w:rPr>
                    <w:t>1800 954 017</w:t>
                  </w:r>
                  <w:r>
                    <w:rPr>
                      <w:color w:val="FF0000"/>
                    </w:rPr>
                    <w:t xml:space="preserve"> </w:t>
                  </w:r>
                  <w:r>
                    <w:t xml:space="preserve">(within Australia) or </w:t>
                  </w:r>
                  <w:r>
                    <w:rPr>
                      <w:shd w:val="clear" w:color="auto" w:fill="F9CB9C"/>
                    </w:rPr>
                    <w:t>+61 3 9522 4839</w:t>
                  </w:r>
                  <w:r>
                    <w:t xml:space="preserve"> (from overseas), Monday to Friday 8 am to 7 pm and Saturday and Sunday 9 am to 4 pm</w:t>
                  </w:r>
                  <w:ins w:id="45" w:author="Eakins, Nicola" w:date="2025-10-02T03:56:00Z">
                    <w:r w:rsidR="6CAAB82B">
                      <w:t xml:space="preserve"> AET</w:t>
                    </w:r>
                  </w:ins>
                  <w:r>
                    <w:t>.</w:t>
                  </w:r>
                </w:p>
                <w:p w:rsidR="0045311B" w:rsidRDefault="0045311B"/>
                <w:p w:rsidR="0045311B" w:rsidRDefault="00F806FF">
                  <w:pPr>
                    <w:rPr>
                      <w:color w:val="FF0000"/>
                      <w:shd w:val="clear" w:color="auto" w:fill="F9CB9C"/>
                    </w:rPr>
                  </w:pPr>
                  <w:r w:rsidRPr="51787AE5">
                    <w:rPr>
                      <w:b/>
                      <w:bCs/>
                    </w:rPr>
                    <w:t>Email:</w:t>
                  </w:r>
                  <w:r>
                    <w:rPr>
                      <w:color w:val="FF0000"/>
                    </w:rPr>
                    <w:t xml:space="preserve"> </w:t>
                  </w:r>
                  <w:ins w:id="46" w:author="Eakins, Nicola" w:date="2025-11-13T18:15:00Z" w16du:dateUtc="2025-11-13T07:15:00Z">
                    <w:r w:rsidR="00E378CE">
                      <w:rPr>
                        <w:color w:val="0000FF"/>
                        <w:u w:val="single"/>
                        <w:shd w:val="clear" w:color="auto" w:fill="F9CB9C"/>
                      </w:rPr>
                      <w:fldChar w:fldCharType="begin"/>
                    </w:r>
                    <w:r w:rsidR="00E378CE">
                      <w:rPr>
                        <w:color w:val="0000FF"/>
                        <w:u w:val="single"/>
                        <w:shd w:val="clear" w:color="auto" w:fill="F9CB9C"/>
                      </w:rPr>
                      <w:instrText>HYPERLINK "mailto:</w:instrText>
                    </w:r>
                  </w:ins>
                  <w:r w:rsidR="00E378CE">
                    <w:rPr>
                      <w:color w:val="0000FF"/>
                      <w:u w:val="single"/>
                      <w:shd w:val="clear" w:color="auto" w:fill="F9CB9C"/>
                    </w:rPr>
                    <w:instrText>qantasinsuranceclaims@</w:instrText>
                  </w:r>
                  <w:ins w:id="47" w:author="Eakins, Nicola" w:date="2025-11-13T18:15:00Z" w16du:dateUtc="2025-11-13T07:15:00Z">
                    <w:r w:rsidR="00E378CE">
                      <w:rPr>
                        <w:color w:val="0000FF"/>
                        <w:u w:val="single"/>
                        <w:shd w:val="clear" w:color="auto" w:fill="F9CB9C"/>
                      </w:rPr>
                      <w:instrText>zurich</w:instrText>
                    </w:r>
                  </w:ins>
                  <w:r w:rsidR="00E378CE">
                    <w:rPr>
                      <w:color w:val="0000FF"/>
                      <w:u w:val="single"/>
                      <w:shd w:val="clear" w:color="auto" w:fill="F9CB9C"/>
                    </w:rPr>
                    <w:instrText>.com</w:instrText>
                  </w:r>
                  <w:ins w:id="48" w:author="Eakins, Nicola" w:date="2025-11-13T18:15:00Z" w16du:dateUtc="2025-11-13T07:15:00Z">
                    <w:r w:rsidR="00E378CE">
                      <w:rPr>
                        <w:color w:val="0000FF"/>
                        <w:u w:val="single"/>
                        <w:shd w:val="clear" w:color="auto" w:fill="F9CB9C"/>
                      </w:rPr>
                      <w:instrText>"</w:instrText>
                    </w:r>
                    <w:r w:rsidR="00E378CE">
                      <w:rPr>
                        <w:color w:val="0000FF"/>
                        <w:u w:val="single"/>
                        <w:shd w:val="clear" w:color="auto" w:fill="F9CB9C"/>
                      </w:rPr>
                    </w:r>
                    <w:r w:rsidR="00E378CE">
                      <w:rPr>
                        <w:color w:val="0000FF"/>
                        <w:u w:val="single"/>
                        <w:shd w:val="clear" w:color="auto" w:fill="F9CB9C"/>
                      </w:rPr>
                      <w:fldChar w:fldCharType="separate"/>
                    </w:r>
                  </w:ins>
                  <w:r w:rsidR="00E378CE" w:rsidRPr="00BE02A4">
                    <w:rPr>
                      <w:rStyle w:val="Hyperlink"/>
                      <w:shd w:val="clear" w:color="auto" w:fill="F9CB9C"/>
                    </w:rPr>
                    <w:t>qantasinsuranceclaims@</w:t>
                  </w:r>
                  <w:del w:id="49" w:author="Eakins, Nicola" w:date="2025-11-13T18:15:00Z" w16du:dateUtc="2025-11-13T07:15:00Z">
                    <w:r w:rsidR="00E378CE" w:rsidRPr="00BE02A4" w:rsidDel="00E378CE">
                      <w:rPr>
                        <w:rStyle w:val="Hyperlink"/>
                        <w:shd w:val="clear" w:color="auto" w:fill="F9CB9C"/>
                      </w:rPr>
                      <w:delText>aig</w:delText>
                    </w:r>
                  </w:del>
                  <w:ins w:id="50" w:author="Eakins, Nicola" w:date="2025-11-13T18:15:00Z" w16du:dateUtc="2025-11-13T07:15:00Z">
                    <w:r w:rsidR="00E378CE" w:rsidRPr="00BE02A4">
                      <w:rPr>
                        <w:rStyle w:val="Hyperlink"/>
                        <w:shd w:val="clear" w:color="auto" w:fill="F9CB9C"/>
                      </w:rPr>
                      <w:t>zurich</w:t>
                    </w:r>
                  </w:ins>
                  <w:r w:rsidR="00E378CE" w:rsidRPr="00BE02A4">
                    <w:rPr>
                      <w:rStyle w:val="Hyperlink"/>
                      <w:shd w:val="clear" w:color="auto" w:fill="F9CB9C"/>
                    </w:rPr>
                    <w:t>.com</w:t>
                  </w:r>
                  <w:ins w:id="51" w:author="Eakins, Nicola" w:date="2025-11-13T18:15:00Z" w16du:dateUtc="2025-11-13T07:15:00Z">
                    <w:r w:rsidR="00E378CE">
                      <w:rPr>
                        <w:color w:val="0000FF"/>
                        <w:u w:val="single"/>
                        <w:shd w:val="clear" w:color="auto" w:fill="F9CB9C"/>
                      </w:rPr>
                      <w:fldChar w:fldCharType="end"/>
                    </w:r>
                  </w:ins>
                  <w:r>
                    <w:rPr>
                      <w:shd w:val="clear" w:color="auto" w:fill="F9CB9C"/>
                    </w:rPr>
                    <w:t xml:space="preserve"> </w:t>
                  </w:r>
                </w:p>
                <w:p w:rsidR="0045311B" w:rsidRDefault="0045311B"/>
                <w:p w:rsidR="0045311B" w:rsidRDefault="00F806FF">
                  <w:pPr>
                    <w:rPr>
                      <w:i/>
                      <w:iCs/>
                    </w:rPr>
                  </w:pPr>
                  <w:r w:rsidRPr="51787AE5">
                    <w:rPr>
                      <w:i/>
                      <w:iCs/>
                    </w:rPr>
                    <w:t>Remember: keep receipts and other supporting documentation in case you need to make a claim.</w:t>
                  </w:r>
                </w:p>
              </w:tc>
            </w:tr>
          </w:tbl>
          <w:p w:rsidR="0045311B" w:rsidRDefault="0045311B">
            <w:pPr>
              <w:rPr>
                <w:rFonts w:ascii="Arial" w:eastAsia="Arial" w:hAnsi="Arial" w:cs="Arial"/>
                <w:sz w:val="20"/>
                <w:szCs w:val="20"/>
              </w:rPr>
            </w:pPr>
          </w:p>
          <w:p w:rsidR="0045311B" w:rsidRDefault="00F806FF">
            <w:pPr>
              <w:jc w:val="center"/>
              <w:rPr>
                <w:rFonts w:ascii="Arial" w:eastAsia="Arial" w:hAnsi="Arial" w:cs="Arial"/>
                <w:i/>
                <w:sz w:val="20"/>
                <w:szCs w:val="20"/>
              </w:rPr>
            </w:pPr>
            <w:r>
              <w:rPr>
                <w:rFonts w:ascii="Arial" w:eastAsia="Arial" w:hAnsi="Arial" w:cs="Arial"/>
                <w:i/>
                <w:sz w:val="20"/>
                <w:szCs w:val="20"/>
              </w:rPr>
              <w:t>This is an auto generated email, please do not reply.</w:t>
            </w:r>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52" w:author="Raphaella Han" w:date="2025-11-26T01:45:00Z">
              <w:r w:rsidR="6CF54B81" w:rsidRPr="2AEEA772">
                <w:rPr>
                  <w:rFonts w:ascii="Arial" w:eastAsia="Arial" w:hAnsi="Arial" w:cs="Arial"/>
                  <w:sz w:val="20"/>
                  <w:szCs w:val="20"/>
                  <w:highlight w:val="yellow"/>
                </w:rPr>
                <w:t>,</w:t>
              </w:r>
            </w:ins>
            <w:ins w:id="53" w:author="Eakins, Nicola" w:date="2025-10-02T04:03:00Z">
              <w:r w:rsidR="21E1F0E0" w:rsidRPr="7A9F947B">
                <w:rPr>
                  <w:rFonts w:ascii="Arial" w:eastAsia="Arial" w:hAnsi="Arial" w:cs="Arial"/>
                  <w:sz w:val="20"/>
                  <w:szCs w:val="20"/>
                  <w:highlight w:val="yellow"/>
                </w:rPr>
                <w:t xml:space="preserve"> ABN 16 009 661 901 (“Qantas”)</w:t>
              </w:r>
            </w:ins>
            <w:ins w:id="54" w:author="Raphaella Han" w:date="2025-11-26T01:45:00Z">
              <w:r w:rsidR="7812A2D9"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24">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25">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26">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55" w:author="Eakins, Nicola" w:date="2025-11-13T18:16:00Z" w16du:dateUtc="2025-11-13T07:16:00Z">
              <w:r w:rsidR="000B2F8F" w:rsidRPr="7A9F947B">
                <w:rPr>
                  <w:rFonts w:ascii="Arial" w:eastAsia="Arial" w:hAnsi="Arial" w:cs="Arial"/>
                  <w:color w:val="D13438"/>
                  <w:sz w:val="20"/>
                  <w:szCs w:val="20"/>
                  <w:u w:val="single"/>
                </w:rPr>
                <w:t xml:space="preserve"> </w:t>
              </w:r>
              <w:r w:rsidR="000B2F8F"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ins>
            <w:del w:id="56" w:author="Eakins, Nicola" w:date="2025-11-13T18:16:00Z" w16du:dateUtc="2025-11-13T07:16:00Z">
              <w:r w:rsidRPr="7A9F947B" w:rsidDel="00F806FF">
                <w:rPr>
                  <w:rFonts w:ascii="Arial" w:eastAsia="Arial" w:hAnsi="Arial" w:cs="Arial"/>
                  <w:color w:val="666666"/>
                  <w:sz w:val="20"/>
                  <w:szCs w:val="20"/>
                  <w:highlight w:val="yellow"/>
                </w:rPr>
                <w:delText xml:space="preserve"> </w:delText>
              </w:r>
            </w:del>
          </w:p>
          <w:p w:rsidR="0045311B" w:rsidRDefault="0045311B">
            <w:pPr>
              <w:spacing w:line="276" w:lineRule="auto"/>
              <w:ind w:left="0" w:firstLine="0"/>
              <w:rPr>
                <w:rFonts w:ascii="Arial" w:eastAsia="Arial" w:hAnsi="Arial" w:cs="Arial"/>
                <w:sz w:val="20"/>
                <w:szCs w:val="20"/>
                <w:highlight w:val="yellow"/>
              </w:rPr>
            </w:pPr>
          </w:p>
          <w:p w:rsidR="0045311B" w:rsidRDefault="00F806FF" w:rsidP="2AEEA772">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 xml:space="preserve">Sent by </w:t>
            </w:r>
            <w:ins w:id="57" w:author="Eakins, Nicola" w:date="2025-11-13T18:16:00Z" w16du:dateUtc="2025-11-13T07:16:00Z">
              <w:r w:rsidR="000B2F8F">
                <w:rPr>
                  <w:rFonts w:ascii="Arial" w:eastAsia="Arial" w:hAnsi="Arial" w:cs="Arial"/>
                  <w:sz w:val="20"/>
                  <w:szCs w:val="20"/>
                  <w:highlight w:val="yellow"/>
                </w:rPr>
                <w:t>ZAIL</w:t>
              </w:r>
            </w:ins>
            <w:del w:id="58" w:author="Eakins, Nicola" w:date="2025-11-13T18:16:00Z" w16du:dateUtc="2025-11-13T07:16:00Z">
              <w:r w:rsidRPr="2AEEA772" w:rsidDel="000B2F8F">
                <w:rPr>
                  <w:rFonts w:ascii="Arial" w:eastAsia="Arial" w:hAnsi="Arial" w:cs="Arial"/>
                  <w:sz w:val="20"/>
                  <w:szCs w:val="20"/>
                  <w:highlight w:val="yellow"/>
                </w:rPr>
                <w:delText>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59" w:author="Eakins, Nicola" w:date="2025-10-02T04:09: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ind w:left="130" w:right="82" w:firstLine="0"/>
              <w:rPr>
                <w:rFonts w:ascii="Arial" w:eastAsia="Arial" w:hAnsi="Arial" w:cs="Arial"/>
                <w:color w:val="343741"/>
                <w:sz w:val="20"/>
                <w:szCs w:val="20"/>
              </w:rPr>
            </w:pPr>
          </w:p>
        </w:tc>
        <w:tc>
          <w:tcPr>
            <w:tcW w:w="4275" w:type="dxa"/>
            <w:gridSpan w:val="2"/>
          </w:tcPr>
          <w:p w:rsidR="0045311B" w:rsidRDefault="0045311B">
            <w:pPr>
              <w:rPr>
                <w:rFonts w:ascii="Calibri" w:eastAsia="Calibri" w:hAnsi="Calibri" w:cs="Calibri"/>
                <w:color w:val="7030A0"/>
              </w:rPr>
            </w:pPr>
          </w:p>
        </w:tc>
      </w:tr>
      <w:tr w:rsidR="0045311B" w:rsidTr="56457879">
        <w:trPr>
          <w:trHeight w:val="420"/>
        </w:trPr>
        <w:tc>
          <w:tcPr>
            <w:tcW w:w="21825" w:type="dxa"/>
            <w:gridSpan w:val="5"/>
            <w:tcBorders>
              <w:top w:val="single" w:sz="8" w:space="0" w:color="666666"/>
            </w:tcBorders>
            <w:shd w:val="clear" w:color="auto" w:fill="C9DAF8"/>
          </w:tcPr>
          <w:p w:rsidR="0045311B" w:rsidRDefault="00F806FF">
            <w:pPr>
              <w:pStyle w:val="Heading1"/>
              <w:ind w:left="0" w:firstLine="0"/>
            </w:pPr>
            <w:bookmarkStart w:id="60" w:name="_heading=h.sc7hu66u33c1" w:colFirst="0" w:colLast="0"/>
            <w:bookmarkEnd w:id="60"/>
            <w:r>
              <w:rPr>
                <w:rFonts w:ascii="Arial" w:eastAsia="Arial" w:hAnsi="Arial" w:cs="Arial"/>
                <w:sz w:val="20"/>
                <w:szCs w:val="20"/>
              </w:rPr>
              <w:t>Refund/Cancellation Email (Service)</w:t>
            </w:r>
          </w:p>
        </w:tc>
      </w:tr>
      <w:tr w:rsidR="0045311B" w:rsidTr="56457879">
        <w:trPr>
          <w:trHeight w:val="5429"/>
        </w:trPr>
        <w:tc>
          <w:tcPr>
            <w:tcW w:w="3000" w:type="dxa"/>
            <w:gridSpan w:val="2"/>
          </w:tcPr>
          <w:p w:rsidR="0045311B" w:rsidRDefault="00F806FF">
            <w:pPr>
              <w:ind w:left="0" w:firstLine="0"/>
              <w:rPr>
                <w:rFonts w:ascii="Arial" w:eastAsia="Arial" w:hAnsi="Arial" w:cs="Arial"/>
                <w:b/>
                <w:sz w:val="20"/>
                <w:szCs w:val="20"/>
              </w:rPr>
            </w:pPr>
            <w:r>
              <w:rPr>
                <w:rFonts w:ascii="Arial" w:eastAsia="Arial" w:hAnsi="Arial" w:cs="Arial"/>
                <w:b/>
                <w:sz w:val="20"/>
                <w:szCs w:val="20"/>
              </w:rPr>
              <w:t>ZAIL owned / managed</w:t>
            </w:r>
          </w:p>
          <w:p w:rsidR="0045311B" w:rsidRDefault="0045311B">
            <w:pPr>
              <w:ind w:left="0" w:firstLine="0"/>
              <w:rPr>
                <w:rFonts w:ascii="Arial" w:eastAsia="Arial" w:hAnsi="Arial" w:cs="Arial"/>
                <w:b/>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b/>
                <w:sz w:val="20"/>
                <w:szCs w:val="20"/>
              </w:rPr>
              <w:t xml:space="preserve">Timing: </w:t>
            </w:r>
            <w:r>
              <w:rPr>
                <w:rFonts w:ascii="Arial" w:eastAsia="Arial" w:hAnsi="Arial" w:cs="Arial"/>
                <w:sz w:val="20"/>
                <w:szCs w:val="20"/>
              </w:rPr>
              <w:t xml:space="preserve">In real time, when policy is cancelled by the customer via the Customer Portal or via the Call Centre. </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Automated email sent to customers regarding a refund / cancellation of their policy within the 21-day cooling off period</w:t>
            </w:r>
          </w:p>
          <w:p w:rsidR="0045311B" w:rsidRDefault="0045311B">
            <w:pPr>
              <w:keepNext/>
              <w:keepLines/>
              <w:ind w:left="0" w:firstLine="0"/>
              <w:rPr>
                <w:rFonts w:ascii="Arial" w:eastAsia="Arial" w:hAnsi="Arial" w:cs="Arial"/>
                <w:sz w:val="20"/>
                <w:szCs w:val="20"/>
              </w:rPr>
            </w:pPr>
          </w:p>
          <w:p w:rsidR="0045311B" w:rsidRDefault="0045311B">
            <w:pPr>
              <w:keepNext/>
              <w:keepLines/>
              <w:rPr>
                <w:rFonts w:ascii="Arial" w:eastAsia="Arial" w:hAnsi="Arial" w:cs="Arial"/>
                <w:sz w:val="20"/>
                <w:szCs w:val="20"/>
              </w:rPr>
            </w:pPr>
          </w:p>
        </w:tc>
        <w:tc>
          <w:tcPr>
            <w:tcW w:w="14550" w:type="dxa"/>
          </w:tcPr>
          <w:p w:rsidR="0045311B" w:rsidRDefault="0045311B">
            <w:pPr>
              <w:ind w:left="0" w:right="174" w:firstLine="0"/>
              <w:rPr>
                <w:rFonts w:ascii="Arial" w:eastAsia="Arial" w:hAnsi="Arial" w:cs="Arial"/>
                <w:sz w:val="20"/>
                <w:szCs w:val="20"/>
              </w:rPr>
            </w:pPr>
          </w:p>
          <w:p w:rsidR="0045311B" w:rsidRDefault="00F806FF">
            <w:pPr>
              <w:ind w:left="0" w:right="174" w:firstLine="0"/>
              <w:rPr>
                <w:rFonts w:ascii="Arial" w:eastAsia="Arial" w:hAnsi="Arial" w:cs="Arial"/>
                <w:sz w:val="20"/>
                <w:szCs w:val="20"/>
              </w:rPr>
            </w:pPr>
            <w:r>
              <w:rPr>
                <w:noProof/>
              </w:rPr>
              <w:drawing>
                <wp:anchor distT="0" distB="0" distL="0" distR="0" simplePos="0" relativeHeight="251658248" behindDoc="0" locked="0" layoutInCell="1" hidden="0" allowOverlap="1" wp14:anchorId="004D5BB8" wp14:editId="004D5BB9">
                  <wp:simplePos x="0" y="0"/>
                  <wp:positionH relativeFrom="column">
                    <wp:posOffset>19050</wp:posOffset>
                  </wp:positionH>
                  <wp:positionV relativeFrom="paragraph">
                    <wp:posOffset>28575</wp:posOffset>
                  </wp:positionV>
                  <wp:extent cx="5644515" cy="666115"/>
                  <wp:effectExtent l="0" t="0" r="0" b="0"/>
                  <wp:wrapSquare wrapText="bothSides" distT="0" distB="0" distL="0" distR="0"/>
                  <wp:docPr id="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644515" cy="666115"/>
                          </a:xfrm>
                          <a:prstGeom prst="rect">
                            <a:avLst/>
                          </a:prstGeom>
                          <a:ln/>
                        </pic:spPr>
                      </pic:pic>
                    </a:graphicData>
                  </a:graphic>
                </wp:anchor>
              </w:drawing>
            </w:r>
          </w:p>
          <w:p w:rsidR="0045311B" w:rsidRDefault="0045311B">
            <w:pPr>
              <w:ind w:left="70" w:right="174" w:firstLine="0"/>
              <w:jc w:val="center"/>
              <w:rPr>
                <w:rFonts w:ascii="Arial" w:eastAsia="Arial" w:hAnsi="Arial" w:cs="Arial"/>
                <w:sz w:val="20"/>
                <w:szCs w:val="20"/>
              </w:rPr>
            </w:pPr>
          </w:p>
          <w:p w:rsidR="0045311B" w:rsidRDefault="0045311B">
            <w:pPr>
              <w:ind w:left="70" w:right="174" w:firstLine="0"/>
              <w:jc w:val="center"/>
              <w:rPr>
                <w:rFonts w:ascii="Arial" w:eastAsia="Arial" w:hAnsi="Arial" w:cs="Arial"/>
                <w:sz w:val="20"/>
                <w:szCs w:val="20"/>
              </w:rPr>
            </w:pPr>
          </w:p>
          <w:p w:rsidR="0045311B" w:rsidRDefault="0045311B">
            <w:pPr>
              <w:ind w:left="70" w:right="174" w:firstLine="0"/>
              <w:jc w:val="center"/>
              <w:rPr>
                <w:rFonts w:ascii="Arial" w:eastAsia="Arial" w:hAnsi="Arial" w:cs="Arial"/>
                <w:sz w:val="20"/>
                <w:szCs w:val="20"/>
              </w:rPr>
            </w:pPr>
          </w:p>
          <w:p w:rsidR="0045311B" w:rsidRDefault="0045311B">
            <w:pPr>
              <w:ind w:left="70" w:right="174" w:firstLine="0"/>
              <w:jc w:val="center"/>
              <w:rPr>
                <w:rFonts w:ascii="Arial" w:eastAsia="Arial" w:hAnsi="Arial" w:cs="Arial"/>
                <w:sz w:val="20"/>
                <w:szCs w:val="20"/>
              </w:rPr>
            </w:pPr>
          </w:p>
          <w:p w:rsidR="0045311B" w:rsidRDefault="00F806FF">
            <w:pPr>
              <w:keepNext/>
              <w:keepLines/>
              <w:tabs>
                <w:tab w:val="left" w:pos="4612"/>
              </w:tabs>
              <w:ind w:left="0" w:firstLine="0"/>
              <w:rPr>
                <w:rFonts w:ascii="Arial" w:eastAsia="Arial" w:hAnsi="Arial" w:cs="Arial"/>
                <w:sz w:val="20"/>
                <w:szCs w:val="20"/>
              </w:rPr>
            </w:pPr>
            <w:r>
              <w:rPr>
                <w:rFonts w:ascii="Arial" w:eastAsia="Arial" w:hAnsi="Arial" w:cs="Arial"/>
                <w:sz w:val="20"/>
                <w:szCs w:val="20"/>
              </w:rPr>
              <w:t xml:space="preserve">Hi {{First Name}}, </w:t>
            </w:r>
          </w:p>
          <w:p w:rsidR="0045311B" w:rsidRDefault="0045311B">
            <w:pPr>
              <w:ind w:left="70" w:right="174" w:firstLine="0"/>
              <w:jc w:val="center"/>
              <w:rPr>
                <w:rFonts w:ascii="Arial" w:eastAsia="Arial" w:hAnsi="Arial" w:cs="Arial"/>
                <w:sz w:val="20"/>
                <w:szCs w:val="20"/>
              </w:rPr>
            </w:pPr>
          </w:p>
          <w:p w:rsidR="0045311B" w:rsidRDefault="00F806FF">
            <w:pPr>
              <w:ind w:left="70" w:right="174" w:firstLine="0"/>
              <w:rPr>
                <w:rFonts w:ascii="Arial" w:eastAsia="Arial" w:hAnsi="Arial" w:cs="Arial"/>
                <w:sz w:val="20"/>
                <w:szCs w:val="20"/>
              </w:rPr>
            </w:pPr>
            <w:r w:rsidRPr="2AEEA772">
              <w:rPr>
                <w:rFonts w:ascii="Arial" w:eastAsia="Arial" w:hAnsi="Arial" w:cs="Arial"/>
                <w:sz w:val="20"/>
                <w:szCs w:val="20"/>
              </w:rPr>
              <w:t xml:space="preserve">As requested, we have cancelled your Qantas Travel Insurance policy </w:t>
            </w:r>
            <w:r w:rsidRPr="2AEEA772">
              <w:rPr>
                <w:rFonts w:ascii="Arial" w:eastAsia="Arial" w:hAnsi="Arial" w:cs="Arial"/>
                <w:b/>
                <w:bCs/>
                <w:sz w:val="20"/>
                <w:szCs w:val="20"/>
              </w:rPr>
              <w:t>{{Policy Number}}</w:t>
            </w:r>
            <w:r w:rsidRPr="2AEEA772">
              <w:rPr>
                <w:rFonts w:ascii="Arial" w:eastAsia="Arial" w:hAnsi="Arial" w:cs="Arial"/>
                <w:sz w:val="20"/>
                <w:szCs w:val="20"/>
              </w:rPr>
              <w:t xml:space="preserve">, underwritten by </w:t>
            </w:r>
            <w:r w:rsidRPr="2AEEA772">
              <w:rPr>
                <w:rFonts w:ascii="Arial" w:eastAsia="Arial" w:hAnsi="Arial" w:cs="Arial"/>
                <w:sz w:val="20"/>
                <w:szCs w:val="20"/>
                <w:highlight w:val="yellow"/>
              </w:rPr>
              <w:t>Zurich Australian Insurance Limited</w:t>
            </w:r>
            <w:r w:rsidRPr="2AEEA772">
              <w:rPr>
                <w:rFonts w:ascii="Arial" w:eastAsia="Arial" w:hAnsi="Arial" w:cs="Arial"/>
                <w:sz w:val="20"/>
                <w:szCs w:val="20"/>
              </w:rPr>
              <w:t xml:space="preserve">, on {{DD MMM YYYY}}. </w:t>
            </w:r>
            <w:r>
              <w:br/>
            </w:r>
            <w:r>
              <w:br/>
            </w:r>
            <w:r w:rsidRPr="2AEEA772">
              <w:rPr>
                <w:rFonts w:ascii="Arial" w:eastAsia="Arial" w:hAnsi="Arial" w:cs="Arial"/>
                <w:sz w:val="20"/>
                <w:szCs w:val="20"/>
              </w:rPr>
              <w:t xml:space="preserve">Your premium will be refunded to your original payment method within 15 business days. </w:t>
            </w:r>
            <w:r>
              <w:br/>
            </w:r>
            <w:r>
              <w:br/>
            </w:r>
            <w:r w:rsidRPr="2AEEA772">
              <w:rPr>
                <w:rFonts w:ascii="Arial" w:eastAsia="Arial" w:hAnsi="Arial" w:cs="Arial"/>
                <w:sz w:val="20"/>
                <w:szCs w:val="20"/>
              </w:rPr>
              <w:t xml:space="preserve">If you have any questions, please call us on </w:t>
            </w:r>
            <w:r w:rsidRPr="2AEEA772">
              <w:rPr>
                <w:rFonts w:ascii="Arial" w:eastAsia="Arial" w:hAnsi="Arial" w:cs="Arial"/>
                <w:color w:val="E40000"/>
                <w:sz w:val="20"/>
                <w:szCs w:val="20"/>
              </w:rPr>
              <w:t>1800 954 270</w:t>
            </w:r>
            <w:r w:rsidRPr="2AEEA772">
              <w:rPr>
                <w:rFonts w:ascii="Arial" w:eastAsia="Arial" w:hAnsi="Arial" w:cs="Arial"/>
                <w:sz w:val="20"/>
                <w:szCs w:val="20"/>
              </w:rPr>
              <w:t xml:space="preserve"> (within Australia) or </w:t>
            </w:r>
            <w:r w:rsidRPr="2AEEA772">
              <w:rPr>
                <w:rFonts w:ascii="Arial" w:eastAsia="Arial" w:hAnsi="Arial" w:cs="Arial"/>
                <w:color w:val="E40000"/>
                <w:sz w:val="20"/>
                <w:szCs w:val="20"/>
              </w:rPr>
              <w:t>+61 3 9522 4840</w:t>
            </w:r>
            <w:r w:rsidRPr="2AEEA772">
              <w:rPr>
                <w:rFonts w:ascii="Arial" w:eastAsia="Arial" w:hAnsi="Arial" w:cs="Arial"/>
                <w:sz w:val="20"/>
                <w:szCs w:val="20"/>
              </w:rPr>
              <w:t xml:space="preserve"> (from overseas), Monday to Friday 8 am to 7 pm</w:t>
            </w:r>
            <w:ins w:id="61" w:author="Eakins, Nicola" w:date="2025-10-02T04:06:00Z">
              <w:r w:rsidR="175D9F50" w:rsidRPr="2AEEA772">
                <w:rPr>
                  <w:rFonts w:ascii="Arial" w:eastAsia="Arial" w:hAnsi="Arial" w:cs="Arial"/>
                  <w:sz w:val="20"/>
                  <w:szCs w:val="20"/>
                </w:rPr>
                <w:t xml:space="preserve"> AET</w:t>
              </w:r>
            </w:ins>
            <w:r w:rsidRPr="2AEEA772">
              <w:rPr>
                <w:rFonts w:ascii="Arial" w:eastAsia="Arial" w:hAnsi="Arial" w:cs="Arial"/>
                <w:sz w:val="20"/>
                <w:szCs w:val="20"/>
              </w:rPr>
              <w:t>.</w:t>
            </w:r>
          </w:p>
          <w:p w:rsidR="0045311B" w:rsidRDefault="0045311B">
            <w:pPr>
              <w:ind w:left="70" w:right="174" w:firstLine="0"/>
              <w:rPr>
                <w:rFonts w:ascii="Arial" w:eastAsia="Arial" w:hAnsi="Arial" w:cs="Arial"/>
                <w:sz w:val="20"/>
                <w:szCs w:val="20"/>
              </w:rPr>
            </w:pPr>
          </w:p>
          <w:p w:rsidR="0045311B" w:rsidRDefault="00F806FF">
            <w:pPr>
              <w:ind w:left="70" w:right="174" w:firstLine="0"/>
              <w:jc w:val="center"/>
              <w:rPr>
                <w:rFonts w:ascii="Arial" w:eastAsia="Arial" w:hAnsi="Arial" w:cs="Arial"/>
                <w:sz w:val="20"/>
                <w:szCs w:val="20"/>
              </w:rPr>
            </w:pPr>
            <w:r>
              <w:rPr>
                <w:rFonts w:ascii="Arial" w:eastAsia="Arial" w:hAnsi="Arial" w:cs="Arial"/>
                <w:i/>
                <w:sz w:val="20"/>
                <w:szCs w:val="20"/>
              </w:rPr>
              <w:t>This is an auto generated email, please do not reply.</w:t>
            </w:r>
          </w:p>
          <w:p w:rsidR="0045311B" w:rsidRDefault="0045311B">
            <w:pPr>
              <w:ind w:left="70" w:right="174" w:firstLine="0"/>
              <w:rPr>
                <w:rFonts w:ascii="Arial" w:eastAsia="Arial" w:hAnsi="Arial" w:cs="Arial"/>
                <w:sz w:val="20"/>
                <w:szCs w:val="20"/>
              </w:rPr>
            </w:pPr>
          </w:p>
          <w:p w:rsidR="0045311B" w:rsidRDefault="00F806FF">
            <w:pPr>
              <w:ind w:left="70" w:right="174" w:firstLine="0"/>
              <w:rPr>
                <w:rFonts w:ascii="Arial" w:eastAsia="Arial" w:hAnsi="Arial" w:cs="Arial"/>
                <w:color w:val="343741"/>
                <w:sz w:val="20"/>
                <w:szCs w:val="20"/>
                <w:highlight w:val="yellow"/>
              </w:rPr>
            </w:pPr>
            <w:r w:rsidRPr="2AEEA772">
              <w:rPr>
                <w:rFonts w:ascii="Arial" w:eastAsia="Arial" w:hAnsi="Arial" w:cs="Arial"/>
                <w:color w:val="343741"/>
                <w:sz w:val="20"/>
                <w:szCs w:val="20"/>
                <w:highlight w:val="yellow"/>
              </w:rPr>
              <w:t>Qantas Travel Insurance is issued by Zurich Australian Insurance Limited, ABN 13 000 296 640, AFSL 232507 (“ZAIL”). Qantas Airways Limited</w:t>
            </w:r>
            <w:ins w:id="62" w:author="Raphaella Han" w:date="2025-11-26T01:45:00Z">
              <w:r w:rsidR="336D19EE" w:rsidRPr="2AEEA772">
                <w:rPr>
                  <w:rFonts w:ascii="Arial" w:eastAsia="Arial" w:hAnsi="Arial" w:cs="Arial"/>
                  <w:color w:val="343741"/>
                  <w:sz w:val="20"/>
                  <w:szCs w:val="20"/>
                  <w:highlight w:val="yellow"/>
                </w:rPr>
                <w:t>,</w:t>
              </w:r>
            </w:ins>
            <w:ins w:id="63" w:author="Eakins, Nicola" w:date="2025-10-02T04:07:00Z">
              <w:r w:rsidR="1E0C78E0" w:rsidRPr="7A9F947B">
                <w:rPr>
                  <w:rFonts w:ascii="Arial" w:eastAsia="Arial" w:hAnsi="Arial" w:cs="Arial"/>
                  <w:color w:val="343741"/>
                  <w:sz w:val="20"/>
                  <w:szCs w:val="20"/>
                  <w:highlight w:val="yellow"/>
                </w:rPr>
                <w:t xml:space="preserve"> ABN 16 009 661 901 (“Qantas”)</w:t>
              </w:r>
            </w:ins>
            <w:ins w:id="64" w:author="Raphaella Han" w:date="2025-11-26T01:45:00Z">
              <w:r w:rsidR="39F7A4C7" w:rsidRPr="7A9F947B">
                <w:rPr>
                  <w:rFonts w:ascii="Arial" w:eastAsia="Arial" w:hAnsi="Arial" w:cs="Arial"/>
                  <w:color w:val="343741"/>
                  <w:sz w:val="20"/>
                  <w:szCs w:val="20"/>
                  <w:highlight w:val="yellow"/>
                </w:rPr>
                <w:t>,</w:t>
              </w:r>
            </w:ins>
            <w:r w:rsidRPr="2AEEA772">
              <w:rPr>
                <w:rFonts w:ascii="Arial" w:eastAsia="Arial" w:hAnsi="Arial" w:cs="Arial"/>
                <w:color w:val="343741"/>
                <w:sz w:val="20"/>
                <w:szCs w:val="20"/>
                <w:highlight w:val="yellow"/>
              </w:rPr>
              <w:t> is ZAIL’s authorised representative (AR 261363).</w:t>
            </w:r>
            <w:ins w:id="65" w:author="Eakins, Nicola" w:date="2025-11-13T18:17:00Z" w16du:dateUtc="2025-11-13T07:17:00Z">
              <w:r w:rsidR="007A1D43" w:rsidRPr="7A9F947B">
                <w:rPr>
                  <w:rFonts w:ascii="Arial" w:eastAsia="Arial" w:hAnsi="Arial" w:cs="Arial"/>
                  <w:color w:val="D13438"/>
                  <w:sz w:val="20"/>
                  <w:szCs w:val="20"/>
                  <w:u w:val="single"/>
                </w:rPr>
                <w:t xml:space="preserve"> </w:t>
              </w:r>
              <w:r w:rsidR="007A1D43" w:rsidRPr="7A9F947B">
                <w:rPr>
                  <w:rFonts w:ascii="Arial" w:eastAsia="Arial" w:hAnsi="Arial" w:cs="Arial"/>
                  <w:color w:val="343741"/>
                  <w:sz w:val="20"/>
                  <w:szCs w:val="20"/>
                  <w:highlight w:val="yellow"/>
                  <w:u w:val="single"/>
                </w:rPr>
                <w:t>ZAIL engages affiliated entities within the Zurich Insurance Group to provide services in support of this insurance as permitted by applicable laws.</w:t>
              </w:r>
              <w:r w:rsidR="007A1D43" w:rsidRPr="7A9F947B">
                <w:rPr>
                  <w:rFonts w:ascii="Arial" w:eastAsia="Arial" w:hAnsi="Arial" w:cs="Arial"/>
                  <w:color w:val="343741"/>
                  <w:sz w:val="20"/>
                  <w:szCs w:val="20"/>
                  <w:highlight w:val="yellow"/>
                </w:rPr>
                <w:t> </w:t>
              </w:r>
            </w:ins>
          </w:p>
          <w:p w:rsidR="0045311B" w:rsidRDefault="0045311B">
            <w:pPr>
              <w:ind w:left="70" w:right="174" w:firstLine="0"/>
              <w:rPr>
                <w:rFonts w:ascii="Arial" w:eastAsia="Arial" w:hAnsi="Arial" w:cs="Arial"/>
                <w:color w:val="343741"/>
                <w:sz w:val="20"/>
                <w:szCs w:val="20"/>
                <w:highlight w:val="yellow"/>
              </w:rPr>
            </w:pPr>
          </w:p>
          <w:p w:rsidR="0045311B" w:rsidRDefault="00F806FF">
            <w:pPr>
              <w:ind w:left="70" w:right="174" w:firstLine="0"/>
              <w:rPr>
                <w:rFonts w:ascii="Arial" w:eastAsia="Arial" w:hAnsi="Arial" w:cs="Arial"/>
                <w:color w:val="343741"/>
                <w:sz w:val="20"/>
                <w:szCs w:val="20"/>
                <w:highlight w:val="yellow"/>
              </w:rPr>
            </w:pPr>
            <w:r w:rsidRPr="2AEEA772">
              <w:rPr>
                <w:rFonts w:ascii="Arial" w:eastAsia="Arial" w:hAnsi="Arial" w:cs="Arial"/>
                <w:color w:val="343741"/>
                <w:sz w:val="20"/>
                <w:szCs w:val="20"/>
                <w:highlight w:val="yellow"/>
              </w:rPr>
              <w:t xml:space="preserve">Sent by </w:t>
            </w:r>
            <w:ins w:id="66" w:author="Eakins, Nicola" w:date="2025-11-13T18:17:00Z" w16du:dateUtc="2025-11-13T07:17:00Z">
              <w:r w:rsidR="007A1D43">
                <w:rPr>
                  <w:rFonts w:ascii="Arial" w:eastAsia="Arial" w:hAnsi="Arial" w:cs="Arial"/>
                  <w:color w:val="343741"/>
                  <w:sz w:val="20"/>
                  <w:szCs w:val="20"/>
                  <w:highlight w:val="yellow"/>
                </w:rPr>
                <w:t>ZAIL</w:t>
              </w:r>
            </w:ins>
            <w:del w:id="67" w:author="Eakins, Nicola" w:date="2025-11-13T18:17:00Z" w16du:dateUtc="2025-11-13T07:17:00Z">
              <w:r w:rsidRPr="2AEEA772" w:rsidDel="007A1D43">
                <w:rPr>
                  <w:rFonts w:ascii="Arial" w:eastAsia="Arial" w:hAnsi="Arial" w:cs="Arial"/>
                  <w:color w:val="343741"/>
                  <w:sz w:val="20"/>
                  <w:szCs w:val="20"/>
                  <w:highlight w:val="yellow"/>
                </w:rPr>
                <w:delText>Zurich Australi</w:delText>
              </w:r>
              <w:r w:rsidRPr="2AEEA772" w:rsidDel="005B4D5C">
                <w:rPr>
                  <w:rFonts w:ascii="Arial" w:eastAsia="Arial" w:hAnsi="Arial" w:cs="Arial"/>
                  <w:color w:val="343741"/>
                  <w:sz w:val="20"/>
                  <w:szCs w:val="20"/>
                  <w:highlight w:val="yellow"/>
                </w:rPr>
                <w:delText>an Insurance Limited, ABN 13 000 296 640</w:delText>
              </w:r>
            </w:del>
            <w:r w:rsidRPr="2AEEA772">
              <w:rPr>
                <w:rFonts w:ascii="Arial" w:eastAsia="Arial" w:hAnsi="Arial" w:cs="Arial"/>
                <w:color w:val="343741"/>
                <w:sz w:val="20"/>
                <w:szCs w:val="20"/>
                <w:highlight w:val="yellow"/>
              </w:rPr>
              <w:t xml:space="preserve">, 118 Mount Street, North Sydney, NSW 2060, on behalf of Qantas </w:t>
            </w:r>
            <w:del w:id="68" w:author="Eakins, Nicola" w:date="2025-10-02T04:08:00Z">
              <w:r w:rsidRPr="2AEEA772" w:rsidDel="00F806FF">
                <w:rPr>
                  <w:rFonts w:ascii="Arial" w:eastAsia="Arial" w:hAnsi="Arial" w:cs="Arial"/>
                  <w:color w:val="343741"/>
                  <w:sz w:val="20"/>
                  <w:szCs w:val="20"/>
                  <w:highlight w:val="yellow"/>
                </w:rPr>
                <w:delText>Airways Limited (ABN 16 009 66</w:delText>
              </w:r>
            </w:del>
            <w:del w:id="69" w:author="Eakins, Nicola" w:date="2025-10-02T04:09:00Z">
              <w:r w:rsidRPr="2AEEA772" w:rsidDel="00F806FF">
                <w:rPr>
                  <w:rFonts w:ascii="Arial" w:eastAsia="Arial" w:hAnsi="Arial" w:cs="Arial"/>
                  <w:color w:val="343741"/>
                  <w:sz w:val="20"/>
                  <w:szCs w:val="20"/>
                  <w:highlight w:val="yellow"/>
                </w:rPr>
                <w:delText>1 901),</w:delText>
              </w:r>
            </w:del>
            <w:r w:rsidRPr="2AEEA772">
              <w:rPr>
                <w:rFonts w:ascii="Arial" w:eastAsia="Arial" w:hAnsi="Arial" w:cs="Arial"/>
                <w:color w:val="343741"/>
                <w:sz w:val="20"/>
                <w:szCs w:val="20"/>
                <w:highlight w:val="yellow"/>
              </w:rPr>
              <w:t xml:space="preserve"> Australian headquarters: 10 Bourke Road, Mascot, NSW 2020.</w:t>
            </w:r>
          </w:p>
          <w:p w:rsidR="0045311B" w:rsidRDefault="0045311B">
            <w:pPr>
              <w:ind w:left="70" w:right="174" w:firstLine="0"/>
              <w:rPr>
                <w:rFonts w:ascii="Arial" w:eastAsia="Arial" w:hAnsi="Arial" w:cs="Arial"/>
                <w:color w:val="343741"/>
                <w:sz w:val="20"/>
                <w:szCs w:val="20"/>
              </w:rPr>
            </w:pPr>
          </w:p>
        </w:tc>
        <w:tc>
          <w:tcPr>
            <w:tcW w:w="4275" w:type="dxa"/>
            <w:gridSpan w:val="2"/>
          </w:tcPr>
          <w:p w:rsidR="0045311B" w:rsidRDefault="0045311B">
            <w:pPr>
              <w:rPr>
                <w:rFonts w:ascii="Calibri" w:eastAsia="Calibri" w:hAnsi="Calibri" w:cs="Calibri"/>
                <w:color w:val="7030A0"/>
              </w:rPr>
            </w:pPr>
          </w:p>
        </w:tc>
      </w:tr>
      <w:tr w:rsidR="0045311B" w:rsidTr="56457879">
        <w:trPr>
          <w:trHeight w:val="319"/>
        </w:trPr>
        <w:tc>
          <w:tcPr>
            <w:tcW w:w="21825" w:type="dxa"/>
            <w:gridSpan w:val="5"/>
            <w:shd w:val="clear" w:color="auto" w:fill="C9DAF8"/>
          </w:tcPr>
          <w:p w:rsidR="0045311B" w:rsidRDefault="00F806FF">
            <w:pPr>
              <w:pStyle w:val="Heading1"/>
              <w:ind w:left="0" w:firstLine="0"/>
              <w:rPr>
                <w:rFonts w:ascii="Arial" w:eastAsia="Arial" w:hAnsi="Arial" w:cs="Arial"/>
                <w:sz w:val="20"/>
                <w:szCs w:val="20"/>
              </w:rPr>
            </w:pPr>
            <w:bookmarkStart w:id="70" w:name="_heading=h.p0uhn6f6m6u8" w:colFirst="0" w:colLast="0"/>
            <w:bookmarkEnd w:id="70"/>
            <w:r>
              <w:rPr>
                <w:rFonts w:ascii="Arial" w:eastAsia="Arial" w:hAnsi="Arial" w:cs="Arial"/>
                <w:sz w:val="20"/>
                <w:szCs w:val="20"/>
              </w:rPr>
              <w:t xml:space="preserve">Use Points Payment Failed Email (Service) </w:t>
            </w:r>
          </w:p>
        </w:tc>
      </w:tr>
      <w:tr w:rsidR="0045311B" w:rsidTr="56457879">
        <w:tc>
          <w:tcPr>
            <w:tcW w:w="3000" w:type="dxa"/>
            <w:gridSpan w:val="2"/>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Timing: 24 hours from a PWP issuance failure </w:t>
            </w:r>
          </w:p>
          <w:p w:rsidR="0045311B" w:rsidRDefault="0045311B">
            <w:pPr>
              <w:ind w:left="36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Description: PWP payments via the integrated airline funnel are not confirmed immediately at point of sale, rather they are batch processed generally within 15mins of the booking. Therefore, the PWP payment could fail due to insufficient points balance (i.e. they use their points balance in the 15mins between booking and the payment processed or due to system processing failure on Qantas side.</w:t>
            </w:r>
          </w:p>
          <w:p w:rsidR="0045311B" w:rsidRDefault="0045311B">
            <w:pPr>
              <w:pStyle w:val="Heading1"/>
              <w:keepNext w:val="0"/>
              <w:keepLines w:val="0"/>
              <w:rPr>
                <w:rFonts w:ascii="Arial" w:eastAsia="Arial" w:hAnsi="Arial" w:cs="Arial"/>
                <w:b w:val="0"/>
                <w:sz w:val="20"/>
                <w:szCs w:val="20"/>
              </w:rPr>
            </w:pPr>
            <w:bookmarkStart w:id="71" w:name="_heading=h.3rdcrjn" w:colFirst="0" w:colLast="0"/>
            <w:bookmarkEnd w:id="71"/>
          </w:p>
          <w:p w:rsidR="0045311B" w:rsidRDefault="0045311B">
            <w:pPr>
              <w:pStyle w:val="Heading1"/>
              <w:keepNext w:val="0"/>
              <w:keepLines w:val="0"/>
              <w:rPr>
                <w:rFonts w:ascii="Arial" w:eastAsia="Arial" w:hAnsi="Arial" w:cs="Arial"/>
                <w:b w:val="0"/>
                <w:sz w:val="20"/>
                <w:szCs w:val="20"/>
              </w:rPr>
            </w:pPr>
            <w:bookmarkStart w:id="72" w:name="_heading=h.o6jpgqmz1efh" w:colFirst="0" w:colLast="0"/>
            <w:bookmarkEnd w:id="72"/>
          </w:p>
        </w:tc>
        <w:tc>
          <w:tcPr>
            <w:tcW w:w="14550" w:type="dxa"/>
          </w:tcPr>
          <w:p w:rsidR="0045311B" w:rsidRDefault="00F806FF">
            <w:pPr>
              <w:ind w:left="0" w:firstLine="0"/>
              <w:rPr>
                <w:rFonts w:ascii="Arial" w:eastAsia="Arial" w:hAnsi="Arial" w:cs="Arial"/>
                <w:sz w:val="20"/>
                <w:szCs w:val="20"/>
              </w:rPr>
            </w:pPr>
            <w:bookmarkStart w:id="73" w:name="_heading=h.lnxbz9" w:colFirst="0" w:colLast="0"/>
            <w:bookmarkStart w:id="74" w:name="_heading=h.vtmiz7wnadbm" w:colFirst="0" w:colLast="0"/>
            <w:bookmarkEnd w:id="73"/>
            <w:bookmarkEnd w:id="74"/>
            <w:r>
              <w:rPr>
                <w:noProof/>
              </w:rPr>
              <w:drawing>
                <wp:anchor distT="0" distB="0" distL="0" distR="0" simplePos="0" relativeHeight="251658249" behindDoc="0" locked="0" layoutInCell="1" hidden="0" allowOverlap="1" wp14:anchorId="004D5BBA" wp14:editId="004D5BBB">
                  <wp:simplePos x="0" y="0"/>
                  <wp:positionH relativeFrom="column">
                    <wp:posOffset>-38098</wp:posOffset>
                  </wp:positionH>
                  <wp:positionV relativeFrom="paragraph">
                    <wp:posOffset>132029</wp:posOffset>
                  </wp:positionV>
                  <wp:extent cx="5718175" cy="682625"/>
                  <wp:effectExtent l="0" t="0" r="0" b="0"/>
                  <wp:wrapSquare wrapText="bothSides" distT="0" distB="0" distL="0" distR="0"/>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18175" cy="682625"/>
                          </a:xfrm>
                          <a:prstGeom prst="rect">
                            <a:avLst/>
                          </a:prstGeom>
                          <a:ln/>
                        </pic:spPr>
                      </pic:pic>
                    </a:graphicData>
                  </a:graphic>
                </wp:anchor>
              </w:drawing>
            </w:r>
          </w:p>
          <w:p w:rsidR="0045311B" w:rsidRDefault="0045311B">
            <w:pPr>
              <w:jc w:val="center"/>
              <w:rPr>
                <w:rFonts w:ascii="Arial" w:eastAsia="Arial" w:hAnsi="Arial" w:cs="Arial"/>
                <w:sz w:val="20"/>
                <w:szCs w:val="20"/>
              </w:rPr>
            </w:pPr>
          </w:p>
          <w:p w:rsidR="0045311B" w:rsidRDefault="0045311B">
            <w:pPr>
              <w:ind w:left="0" w:firstLine="0"/>
              <w:rPr>
                <w:rFonts w:ascii="Arial" w:eastAsia="Arial" w:hAnsi="Arial" w:cs="Arial"/>
                <w:sz w:val="20"/>
                <w:szCs w:val="20"/>
              </w:rPr>
            </w:pPr>
            <w:bookmarkStart w:id="75" w:name="_heading=h.bkgfgkux5chs" w:colFirst="0" w:colLast="0"/>
            <w:bookmarkEnd w:id="75"/>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r>
              <w:rPr>
                <w:rFonts w:ascii="Arial" w:eastAsia="Arial" w:hAnsi="Arial" w:cs="Arial"/>
                <w:sz w:val="20"/>
                <w:szCs w:val="20"/>
              </w:rPr>
              <w:br/>
              <w:t xml:space="preserve">We’re writing to let you know that due to a difficulty processing your transaction, we’re unable to issue your travel insurance policy.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Destination:  </w:t>
            </w:r>
            <w:proofErr w:type="gramStart"/>
            <w:r>
              <w:rPr>
                <w:rFonts w:ascii="Arial" w:eastAsia="Arial" w:hAnsi="Arial" w:cs="Arial"/>
                <w:b/>
                <w:sz w:val="20"/>
                <w:szCs w:val="20"/>
              </w:rPr>
              <w:t xml:space="preserve">  </w:t>
            </w:r>
            <w:r>
              <w:rPr>
                <w:rFonts w:ascii="Arial" w:eastAsia="Arial" w:hAnsi="Arial" w:cs="Arial"/>
                <w:sz w:val="20"/>
                <w:szCs w:val="20"/>
              </w:rPr>
              <w:t xml:space="preserve"> {</w:t>
            </w:r>
            <w:proofErr w:type="gramEnd"/>
            <w:r>
              <w:rPr>
                <w:rFonts w:ascii="Arial" w:eastAsia="Arial" w:hAnsi="Arial" w:cs="Arial"/>
                <w:sz w:val="20"/>
                <w:szCs w:val="20"/>
              </w:rPr>
              <w:t>{Departure city}} - {{Destination city}}</w:t>
            </w:r>
          </w:p>
          <w:p w:rsidR="0045311B" w:rsidRDefault="00F806FF">
            <w:pPr>
              <w:ind w:left="0" w:firstLine="0"/>
              <w:rPr>
                <w:rFonts w:ascii="Arial" w:eastAsia="Arial" w:hAnsi="Arial" w:cs="Arial"/>
                <w:sz w:val="20"/>
                <w:szCs w:val="20"/>
              </w:rPr>
            </w:pPr>
            <w:r>
              <w:rPr>
                <w:rFonts w:ascii="Arial" w:eastAsia="Arial" w:hAnsi="Arial" w:cs="Arial"/>
                <w:b/>
                <w:sz w:val="20"/>
                <w:szCs w:val="20"/>
              </w:rPr>
              <w:t>Policy dates:</w:t>
            </w:r>
            <w:proofErr w:type="gramStart"/>
            <w:r>
              <w:rPr>
                <w:rFonts w:ascii="Arial" w:eastAsia="Arial" w:hAnsi="Arial" w:cs="Arial"/>
                <w:b/>
                <w:sz w:val="20"/>
                <w:szCs w:val="20"/>
              </w:rPr>
              <w:t xml:space="preserve">   </w:t>
            </w:r>
            <w:r>
              <w:rPr>
                <w:rFonts w:ascii="Arial" w:eastAsia="Arial" w:hAnsi="Arial" w:cs="Arial"/>
                <w:sz w:val="20"/>
                <w:szCs w:val="20"/>
              </w:rPr>
              <w:t>{</w:t>
            </w:r>
            <w:proofErr w:type="gramEnd"/>
            <w:r>
              <w:rPr>
                <w:rFonts w:ascii="Arial" w:eastAsia="Arial" w:hAnsi="Arial" w:cs="Arial"/>
                <w:sz w:val="20"/>
                <w:szCs w:val="20"/>
              </w:rPr>
              <w:t>{Departure Date}} - {{Return Date}}</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ensure you have cover during your trip, we suggest you use the following link or call </w:t>
            </w:r>
            <w:hyperlink r:id="rId27">
              <w:r>
                <w:rPr>
                  <w:rFonts w:ascii="Arial" w:eastAsia="Arial" w:hAnsi="Arial" w:cs="Arial"/>
                  <w:color w:val="E40000"/>
                  <w:sz w:val="20"/>
                  <w:szCs w:val="20"/>
                  <w:u w:val="single"/>
                </w:rPr>
                <w:t>13 49 60</w:t>
              </w:r>
            </w:hyperlink>
            <w:r>
              <w:rPr>
                <w:rFonts w:ascii="Arial" w:eastAsia="Arial" w:hAnsi="Arial" w:cs="Arial"/>
                <w:sz w:val="20"/>
                <w:szCs w:val="20"/>
              </w:rPr>
              <w:t xml:space="preserve"> to purchase travel insurance using your debit or credit card.</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color w:val="FF0000"/>
                <w:sz w:val="20"/>
                <w:szCs w:val="20"/>
              </w:rPr>
            </w:pPr>
            <w:r>
              <w:rPr>
                <w:rFonts w:ascii="Arial" w:eastAsia="Arial" w:hAnsi="Arial" w:cs="Arial"/>
                <w:sz w:val="20"/>
                <w:szCs w:val="20"/>
              </w:rPr>
              <w:t xml:space="preserve">CTA button: </w:t>
            </w:r>
            <w:hyperlink r:id="rId28">
              <w:r>
                <w:rPr>
                  <w:rFonts w:ascii="Arial" w:eastAsia="Arial" w:hAnsi="Arial" w:cs="Arial"/>
                  <w:color w:val="1155CC"/>
                  <w:sz w:val="20"/>
                  <w:szCs w:val="20"/>
                  <w:u w:val="single"/>
                </w:rPr>
                <w:t>{{Buy Policy Now}}</w:t>
              </w:r>
            </w:hyperlink>
            <w:r>
              <w:rPr>
                <w:rFonts w:ascii="Arial" w:eastAsia="Arial" w:hAnsi="Arial" w:cs="Arial"/>
                <w:color w:val="FF0000"/>
                <w:sz w:val="20"/>
                <w:szCs w:val="20"/>
              </w:rPr>
              <w:t xml:space="preserve"> {{Call 13 49 60}}</w:t>
            </w:r>
          </w:p>
          <w:p w:rsidR="0045311B" w:rsidRDefault="0045311B">
            <w:pPr>
              <w:ind w:left="0" w:firstLine="0"/>
              <w:rPr>
                <w:rFonts w:ascii="Arial" w:eastAsia="Arial" w:hAnsi="Arial" w:cs="Arial"/>
                <w:color w:val="FF0000"/>
                <w:sz w:val="20"/>
                <w:szCs w:val="20"/>
              </w:rPr>
            </w:pPr>
          </w:p>
          <w:p w:rsidR="0045311B" w:rsidRDefault="00F806FF">
            <w:pPr>
              <w:jc w:val="center"/>
              <w:rPr>
                <w:rFonts w:ascii="Arial" w:eastAsia="Arial" w:hAnsi="Arial" w:cs="Arial"/>
                <w:color w:val="FF0000"/>
                <w:sz w:val="20"/>
                <w:szCs w:val="20"/>
              </w:rPr>
            </w:pPr>
            <w:r>
              <w:rPr>
                <w:rFonts w:ascii="Arial" w:eastAsia="Arial" w:hAnsi="Arial" w:cs="Arial"/>
                <w:i/>
                <w:sz w:val="20"/>
                <w:szCs w:val="20"/>
              </w:rPr>
              <w:t>This is an auto generated email, please do not reply.</w:t>
            </w:r>
          </w:p>
          <w:p w:rsidR="0045311B" w:rsidRDefault="0045311B">
            <w:pPr>
              <w:ind w:left="0" w:firstLine="0"/>
              <w:rPr>
                <w:rFonts w:ascii="Arial" w:eastAsia="Arial" w:hAnsi="Arial" w:cs="Arial"/>
                <w:color w:val="FF0000"/>
                <w:sz w:val="20"/>
                <w:szCs w:val="20"/>
              </w:rPr>
            </w:pPr>
          </w:p>
          <w:p w:rsidR="0045311B" w:rsidRDefault="00F806FF">
            <w:pPr>
              <w:spacing w:line="276" w:lineRule="auto"/>
              <w:ind w:left="0" w:firstLine="0"/>
              <w:rPr>
                <w:rFonts w:ascii="Arial" w:eastAsia="Arial" w:hAnsi="Arial" w:cs="Arial"/>
                <w:color w:val="434343"/>
                <w:sz w:val="20"/>
                <w:szCs w:val="20"/>
                <w:highlight w:val="yellow"/>
              </w:rPr>
            </w:pPr>
            <w:r w:rsidRPr="2AEEA772">
              <w:rPr>
                <w:rFonts w:ascii="Arial" w:eastAsia="Arial" w:hAnsi="Arial" w:cs="Arial"/>
                <w:color w:val="434343"/>
                <w:sz w:val="20"/>
                <w:szCs w:val="20"/>
                <w:highlight w:val="yellow"/>
              </w:rPr>
              <w:t>Qantas Travel Insurance is issued by Zurich Australian Insurance Limited, ABN 13 000 296 640, AFSL 232507 (“ZAIL”). Qantas Airways Limited</w:t>
            </w:r>
            <w:ins w:id="76" w:author="Raphaella Han" w:date="2025-11-26T01:45:00Z">
              <w:r w:rsidR="48AAB2AD" w:rsidRPr="2AEEA772">
                <w:rPr>
                  <w:rFonts w:ascii="Arial" w:eastAsia="Arial" w:hAnsi="Arial" w:cs="Arial"/>
                  <w:color w:val="434343"/>
                  <w:sz w:val="20"/>
                  <w:szCs w:val="20"/>
                  <w:highlight w:val="yellow"/>
                </w:rPr>
                <w:t>,</w:t>
              </w:r>
            </w:ins>
            <w:ins w:id="77" w:author="Eakins, Nicola" w:date="2025-10-02T04:13:00Z">
              <w:r w:rsidR="1FA524F5" w:rsidRPr="7A9F947B">
                <w:rPr>
                  <w:rFonts w:ascii="Arial" w:eastAsia="Arial" w:hAnsi="Arial" w:cs="Arial"/>
                  <w:color w:val="434343"/>
                  <w:sz w:val="20"/>
                  <w:szCs w:val="20"/>
                  <w:highlight w:val="yellow"/>
                </w:rPr>
                <w:t xml:space="preserve"> ABN 16 009 661 901 (“Qantas”)</w:t>
              </w:r>
            </w:ins>
            <w:ins w:id="78" w:author="Raphaella Han" w:date="2025-11-26T01:45:00Z">
              <w:r w:rsidR="00B8ADF7" w:rsidRPr="7A9F947B">
                <w:rPr>
                  <w:rFonts w:ascii="Arial" w:eastAsia="Arial" w:hAnsi="Arial" w:cs="Arial"/>
                  <w:color w:val="434343"/>
                  <w:sz w:val="20"/>
                  <w:szCs w:val="20"/>
                  <w:highlight w:val="yellow"/>
                </w:rPr>
                <w:t>,</w:t>
              </w:r>
            </w:ins>
            <w:r w:rsidRPr="2AEEA772">
              <w:rPr>
                <w:rFonts w:ascii="Arial" w:eastAsia="Arial" w:hAnsi="Arial" w:cs="Arial"/>
                <w:color w:val="434343"/>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color w:val="434343"/>
                <w:sz w:val="20"/>
                <w:szCs w:val="20"/>
                <w:highlight w:val="yellow"/>
              </w:rPr>
              <w:t>taking into account</w:t>
            </w:r>
            <w:proofErr w:type="gramEnd"/>
            <w:r w:rsidRPr="2AEEA772">
              <w:rPr>
                <w:rFonts w:ascii="Arial" w:eastAsia="Arial" w:hAnsi="Arial" w:cs="Arial"/>
                <w:color w:val="434343"/>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29">
              <w:r w:rsidRPr="2AEEA772">
                <w:rPr>
                  <w:rFonts w:ascii="Arial" w:eastAsia="Arial" w:hAnsi="Arial" w:cs="Arial"/>
                  <w:color w:val="EE0000"/>
                  <w:sz w:val="20"/>
                  <w:szCs w:val="20"/>
                  <w:highlight w:val="yellow"/>
                  <w:u w:val="single"/>
                </w:rPr>
                <w:t>Product Disclosure Statement (PDS)</w:t>
              </w:r>
            </w:hyperlink>
            <w:r w:rsidRPr="2AEEA772">
              <w:rPr>
                <w:rFonts w:ascii="Arial" w:eastAsia="Arial" w:hAnsi="Arial" w:cs="Arial"/>
                <w:color w:val="434343"/>
                <w:sz w:val="20"/>
                <w:szCs w:val="20"/>
                <w:highlight w:val="yellow"/>
              </w:rPr>
              <w:t xml:space="preserve">, </w:t>
            </w:r>
            <w:hyperlink r:id="rId30">
              <w:r w:rsidRPr="2AEEA772">
                <w:rPr>
                  <w:rFonts w:ascii="Arial" w:eastAsia="Arial" w:hAnsi="Arial" w:cs="Arial"/>
                  <w:color w:val="EE0000"/>
                  <w:sz w:val="20"/>
                  <w:szCs w:val="20"/>
                  <w:highlight w:val="yellow"/>
                  <w:u w:val="single"/>
                </w:rPr>
                <w:t>Target Market Determination (TMD)</w:t>
              </w:r>
            </w:hyperlink>
            <w:r w:rsidRPr="2AEEA772">
              <w:rPr>
                <w:rFonts w:ascii="Arial" w:eastAsia="Arial" w:hAnsi="Arial" w:cs="Arial"/>
                <w:color w:val="434343"/>
                <w:sz w:val="20"/>
                <w:szCs w:val="20"/>
                <w:highlight w:val="yellow"/>
              </w:rPr>
              <w:t xml:space="preserve"> and </w:t>
            </w:r>
            <w:hyperlink r:id="rId31">
              <w:r w:rsidRPr="2AEEA772">
                <w:rPr>
                  <w:rFonts w:ascii="Arial" w:eastAsia="Arial" w:hAnsi="Arial" w:cs="Arial"/>
                  <w:color w:val="EE0000"/>
                  <w:sz w:val="20"/>
                  <w:szCs w:val="20"/>
                  <w:highlight w:val="yellow"/>
                  <w:u w:val="single"/>
                </w:rPr>
                <w:t>Financial Services Guide (FSG)</w:t>
              </w:r>
            </w:hyperlink>
            <w:r w:rsidRPr="2AEEA772">
              <w:rPr>
                <w:rFonts w:ascii="Arial" w:eastAsia="Arial" w:hAnsi="Arial" w:cs="Arial"/>
                <w:color w:val="434343"/>
                <w:sz w:val="20"/>
                <w:szCs w:val="20"/>
                <w:highlight w:val="yellow"/>
              </w:rPr>
              <w:t>.</w:t>
            </w:r>
            <w:ins w:id="79" w:author="Eakins, Nicola" w:date="2025-11-13T18:19:00Z" w16du:dateUtc="2025-11-13T07:19:00Z">
              <w:r w:rsidR="00520990" w:rsidRPr="7A9F947B">
                <w:rPr>
                  <w:rFonts w:ascii="Arial" w:eastAsia="Arial" w:hAnsi="Arial" w:cs="Arial"/>
                  <w:color w:val="D13438"/>
                  <w:sz w:val="20"/>
                  <w:szCs w:val="20"/>
                  <w:u w:val="single"/>
                </w:rPr>
                <w:t xml:space="preserve"> </w:t>
              </w:r>
              <w:r w:rsidR="00520990" w:rsidRPr="7A9F947B">
                <w:rPr>
                  <w:rFonts w:ascii="Arial" w:eastAsia="Arial" w:hAnsi="Arial" w:cs="Arial"/>
                  <w:color w:val="434343"/>
                  <w:sz w:val="20"/>
                  <w:szCs w:val="20"/>
                  <w:highlight w:val="yellow"/>
                  <w:u w:val="single"/>
                </w:rPr>
                <w:t>ZAIL engages affiliated entities within the Zurich Insurance Group to provide services in support of this insurance as permitted by applicable laws.</w:t>
              </w:r>
            </w:ins>
            <w:r w:rsidRPr="2AEEA772">
              <w:rPr>
                <w:rFonts w:ascii="Arial" w:eastAsia="Arial" w:hAnsi="Arial" w:cs="Arial"/>
                <w:color w:val="434343"/>
                <w:sz w:val="20"/>
                <w:szCs w:val="20"/>
                <w:highlight w:val="yellow"/>
              </w:rPr>
              <w:t xml:space="preserve"> </w:t>
            </w:r>
          </w:p>
          <w:p w:rsidR="0045311B" w:rsidRDefault="0045311B">
            <w:pPr>
              <w:spacing w:line="276" w:lineRule="auto"/>
              <w:ind w:left="0" w:firstLine="0"/>
              <w:rPr>
                <w:rFonts w:ascii="Arial" w:eastAsia="Arial" w:hAnsi="Arial" w:cs="Arial"/>
                <w:color w:val="434343"/>
                <w:sz w:val="20"/>
                <w:szCs w:val="20"/>
                <w:highlight w:val="yellow"/>
              </w:rPr>
            </w:pPr>
          </w:p>
          <w:p w:rsidR="0045311B" w:rsidRDefault="00F806FF">
            <w:pPr>
              <w:spacing w:line="276" w:lineRule="auto"/>
              <w:ind w:left="0" w:firstLine="0"/>
              <w:rPr>
                <w:rFonts w:ascii="Arial" w:eastAsia="Arial" w:hAnsi="Arial" w:cs="Arial"/>
                <w:color w:val="434343"/>
                <w:sz w:val="20"/>
                <w:szCs w:val="20"/>
                <w:highlight w:val="yellow"/>
              </w:rPr>
            </w:pPr>
            <w:r w:rsidRPr="2AEEA772">
              <w:rPr>
                <w:rFonts w:ascii="Arial" w:eastAsia="Arial" w:hAnsi="Arial" w:cs="Arial"/>
                <w:color w:val="434343"/>
                <w:sz w:val="20"/>
                <w:szCs w:val="20"/>
                <w:highlight w:val="yellow"/>
              </w:rPr>
              <w:t xml:space="preserve">Sent by </w:t>
            </w:r>
            <w:ins w:id="80" w:author="Eakins, Nicola" w:date="2025-11-13T18:19:00Z" w16du:dateUtc="2025-11-13T07:19:00Z">
              <w:r w:rsidR="00153241">
                <w:rPr>
                  <w:rFonts w:ascii="Arial" w:eastAsia="Arial" w:hAnsi="Arial" w:cs="Arial"/>
                  <w:color w:val="434343"/>
                  <w:sz w:val="20"/>
                  <w:szCs w:val="20"/>
                  <w:highlight w:val="yellow"/>
                </w:rPr>
                <w:t>ZAIL</w:t>
              </w:r>
            </w:ins>
            <w:del w:id="81" w:author="Eakins, Nicola" w:date="2025-11-13T18:19:00Z" w16du:dateUtc="2025-11-13T07:19:00Z">
              <w:r w:rsidRPr="2AEEA772" w:rsidDel="00153241">
                <w:rPr>
                  <w:rFonts w:ascii="Arial" w:eastAsia="Arial" w:hAnsi="Arial" w:cs="Arial"/>
                  <w:color w:val="434343"/>
                  <w:sz w:val="20"/>
                  <w:szCs w:val="20"/>
                  <w:highlight w:val="yellow"/>
                </w:rPr>
                <w:delText>Zurich Australian Insurance Limited, ABN 13 000 296 640</w:delText>
              </w:r>
            </w:del>
            <w:r w:rsidRPr="2AEEA772">
              <w:rPr>
                <w:rFonts w:ascii="Arial" w:eastAsia="Arial" w:hAnsi="Arial" w:cs="Arial"/>
                <w:color w:val="434343"/>
                <w:sz w:val="20"/>
                <w:szCs w:val="20"/>
                <w:highlight w:val="yellow"/>
              </w:rPr>
              <w:t xml:space="preserve">, 118 Mount Street, North Sydney, NSW 2060, on behalf of Qantas </w:t>
            </w:r>
            <w:del w:id="82" w:author="Eakins, Nicola" w:date="2025-10-02T04:16:00Z">
              <w:r w:rsidRPr="2AEEA772" w:rsidDel="00F806FF">
                <w:rPr>
                  <w:rFonts w:ascii="Arial" w:eastAsia="Arial" w:hAnsi="Arial" w:cs="Arial"/>
                  <w:color w:val="434343"/>
                  <w:sz w:val="20"/>
                  <w:szCs w:val="20"/>
                  <w:highlight w:val="yellow"/>
                </w:rPr>
                <w:delText>Airways Limited (ABN 16 009 661 901),</w:delText>
              </w:r>
            </w:del>
            <w:r w:rsidRPr="2AEEA772">
              <w:rPr>
                <w:rFonts w:ascii="Arial" w:eastAsia="Arial" w:hAnsi="Arial" w:cs="Arial"/>
                <w:color w:val="434343"/>
                <w:sz w:val="20"/>
                <w:szCs w:val="20"/>
                <w:highlight w:val="yellow"/>
              </w:rPr>
              <w:t xml:space="preserve"> Australian headquarters: 10 Bourke Road, Mascot, NSW 2020.</w:t>
            </w:r>
          </w:p>
          <w:p w:rsidR="0045311B" w:rsidRDefault="0045311B">
            <w:pPr>
              <w:rPr>
                <w:rFonts w:ascii="Arial" w:eastAsia="Arial" w:hAnsi="Arial" w:cs="Arial"/>
                <w:sz w:val="20"/>
                <w:szCs w:val="20"/>
              </w:rPr>
            </w:pPr>
          </w:p>
        </w:tc>
        <w:tc>
          <w:tcPr>
            <w:tcW w:w="4275" w:type="dxa"/>
            <w:gridSpan w:val="2"/>
          </w:tcPr>
          <w:p w:rsidR="0045311B" w:rsidRDefault="0045311B">
            <w:pPr>
              <w:rPr>
                <w:rFonts w:ascii="Calibri" w:eastAsia="Calibri" w:hAnsi="Calibri" w:cs="Calibri"/>
                <w:color w:val="7030A0"/>
              </w:rPr>
            </w:pPr>
          </w:p>
        </w:tc>
      </w:tr>
      <w:tr w:rsidR="009D7DE6" w:rsidTr="56457879">
        <w:trPr>
          <w:trHeight w:val="364"/>
          <w:ins w:id="83" w:author="Crombie, Sean D" w:date="2025-10-03T01:14:00Z"/>
        </w:trPr>
        <w:tc>
          <w:tcPr>
            <w:tcW w:w="21825" w:type="dxa"/>
            <w:gridSpan w:val="5"/>
            <w:shd w:val="clear" w:color="auto" w:fill="C9DAF8"/>
          </w:tcPr>
          <w:p w:rsidR="009D7DE6" w:rsidRDefault="0058416D">
            <w:pPr>
              <w:pStyle w:val="Heading1"/>
              <w:ind w:left="0" w:firstLine="0"/>
              <w:rPr>
                <w:ins w:id="84" w:author="Crombie, Sean D" w:date="2025-10-03T01:14:00Z" w16du:dateUtc="2025-10-02T15:14:00Z"/>
              </w:rPr>
              <w:pPrChange w:id="85" w:author="Crombie, Sean D" w:date="2025-10-03T01:18:00Z" w16du:dateUtc="2025-10-02T15:18:00Z">
                <w:pPr>
                  <w:pStyle w:val="Heading1"/>
                </w:pPr>
              </w:pPrChange>
            </w:pPr>
            <w:ins w:id="86" w:author="Crombie, Sean D" w:date="2025-10-03T01:18:00Z" w16du:dateUtc="2025-10-02T15:18:00Z">
              <w:r>
                <w:t xml:space="preserve">Annual Multi Trip Expiry Email (Service) – </w:t>
              </w:r>
              <w:r w:rsidRPr="00B67896">
                <w:rPr>
                  <w:highlight w:val="yellow"/>
                </w:rPr>
                <w:t>Update to email effective 30 days prior to transition date</w:t>
              </w:r>
            </w:ins>
          </w:p>
        </w:tc>
      </w:tr>
      <w:tr w:rsidR="00F777DF" w:rsidTr="56457879">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Change w:id="87" w:author="Crombie, Sean D" w:date="2025-10-03T01:18:00Z" w16du:dateUtc="2025-10-02T15:18:00Z">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
          </w:tblPrExChange>
        </w:tblPrEx>
        <w:trPr>
          <w:trHeight w:val="364"/>
          <w:ins w:id="88" w:author="Crombie, Sean D" w:date="2025-10-03T01:16:00Z"/>
          <w:trPrChange w:id="89" w:author="Crombie, Sean D" w:date="2025-10-03T01:18:00Z" w16du:dateUtc="2025-10-02T15:18:00Z">
            <w:trPr>
              <w:gridAfter w:val="0"/>
              <w:trHeight w:val="364"/>
            </w:trPr>
          </w:trPrChange>
        </w:trPr>
        <w:tc>
          <w:tcPr>
            <w:tcW w:w="2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90" w:author="Crombie, Sean D" w:date="2025-10-03T01:18:00Z" w16du:dateUtc="2025-10-02T15:18:00Z">
              <w:tcPr>
                <w:tcW w:w="7275" w:type="dxa"/>
                <w:shd w:val="clear" w:color="auto" w:fill="C9DAF8"/>
              </w:tcPr>
            </w:tcPrChange>
          </w:tcPr>
          <w:p w:rsidR="00C1227D" w:rsidRDefault="00C1227D">
            <w:pPr>
              <w:ind w:left="0" w:firstLine="0"/>
              <w:rPr>
                <w:ins w:id="91" w:author="Crombie, Sean D" w:date="2025-10-03T01:19:00Z" w16du:dateUtc="2025-10-02T15:19:00Z"/>
              </w:rPr>
              <w:pPrChange w:id="92" w:author="Crombie, Sean D" w:date="2025-10-03T01:20:00Z" w16du:dateUtc="2025-10-02T15:20:00Z">
                <w:pPr/>
              </w:pPrChange>
            </w:pPr>
            <w:ins w:id="93" w:author="Crombie, Sean D" w:date="2025-10-03T01:19:00Z" w16du:dateUtc="2025-10-02T15:19:00Z">
              <w:r>
                <w:rPr>
                  <w:b/>
                </w:rPr>
                <w:t>AIG owned / managed</w:t>
              </w:r>
            </w:ins>
          </w:p>
          <w:p w:rsidR="00C1227D" w:rsidRDefault="00C1227D" w:rsidP="00DA18BA">
            <w:pPr>
              <w:rPr>
                <w:ins w:id="94" w:author="Crombie, Sean D" w:date="2025-10-03T01:19:00Z" w16du:dateUtc="2025-10-02T15:19:00Z"/>
              </w:rPr>
            </w:pPr>
          </w:p>
          <w:p w:rsidR="00C1227D" w:rsidRDefault="00C1227D">
            <w:pPr>
              <w:ind w:left="0" w:firstLine="0"/>
              <w:rPr>
                <w:ins w:id="95" w:author="Crombie, Sean D" w:date="2025-10-03T01:19:00Z" w16du:dateUtc="2025-10-02T15:19:00Z"/>
              </w:rPr>
              <w:pPrChange w:id="96" w:author="Crombie, Sean D" w:date="2025-10-03T01:20:00Z" w16du:dateUtc="2025-10-02T15:20:00Z">
                <w:pPr/>
              </w:pPrChange>
            </w:pPr>
            <w:ins w:id="97" w:author="Crombie, Sean D" w:date="2025-10-03T01:19:00Z" w16du:dateUtc="2025-10-02T15:19:00Z">
              <w:r>
                <w:t>Timing: to be sent 30</w:t>
              </w:r>
            </w:ins>
            <w:ins w:id="98" w:author="Crombie, Sean D" w:date="2025-10-03T01:20:00Z" w16du:dateUtc="2025-10-02T15:20:00Z">
              <w:r w:rsidR="00A743A7">
                <w:t xml:space="preserve"> </w:t>
              </w:r>
            </w:ins>
            <w:ins w:id="99" w:author="Crombie, Sean D" w:date="2025-10-03T01:19:00Z" w16du:dateUtc="2025-10-02T15:19:00Z">
              <w:r>
                <w:t>days before policy expiry.</w:t>
              </w:r>
            </w:ins>
          </w:p>
          <w:p w:rsidR="00C1227D" w:rsidRDefault="00C1227D" w:rsidP="00DA18BA">
            <w:pPr>
              <w:rPr>
                <w:ins w:id="100" w:author="Crombie, Sean D" w:date="2025-10-03T01:19:00Z" w16du:dateUtc="2025-10-02T15:19:00Z"/>
              </w:rPr>
            </w:pPr>
          </w:p>
          <w:p w:rsidR="00C1227D" w:rsidRDefault="00C1227D">
            <w:pPr>
              <w:ind w:left="0" w:firstLine="0"/>
              <w:rPr>
                <w:ins w:id="101" w:author="Crombie, Sean D" w:date="2025-10-03T01:19:00Z" w16du:dateUtc="2025-10-02T15:19:00Z"/>
              </w:rPr>
              <w:pPrChange w:id="102" w:author="Crombie, Sean D" w:date="2025-10-03T01:20:00Z" w16du:dateUtc="2025-10-02T15:20:00Z">
                <w:pPr/>
              </w:pPrChange>
            </w:pPr>
            <w:ins w:id="103" w:author="Crombie, Sean D" w:date="2025-10-03T01:19:00Z" w16du:dateUtc="2025-10-02T15:19:00Z">
              <w:r>
                <w:t xml:space="preserve">Description: Service email to remind customers that their AMT plan is expiring so they can make sure to get cover. </w:t>
              </w:r>
            </w:ins>
          </w:p>
          <w:p w:rsidR="00C1227D" w:rsidRDefault="00C1227D" w:rsidP="00DA18BA">
            <w:pPr>
              <w:rPr>
                <w:ins w:id="104" w:author="Crombie, Sean D" w:date="2025-10-03T01:19:00Z" w16du:dateUtc="2025-10-02T15:19:00Z"/>
              </w:rPr>
            </w:pPr>
          </w:p>
          <w:p w:rsidR="00C1227D" w:rsidRDefault="00C1227D">
            <w:pPr>
              <w:ind w:left="0" w:firstLine="0"/>
              <w:rPr>
                <w:ins w:id="105" w:author="Crombie, Sean D" w:date="2025-10-03T01:19:00Z" w16du:dateUtc="2025-10-02T15:19:00Z"/>
              </w:rPr>
              <w:pPrChange w:id="106" w:author="Crombie, Sean D" w:date="2025-10-03T01:20:00Z" w16du:dateUtc="2025-10-02T15:20:00Z">
                <w:pPr/>
              </w:pPrChange>
            </w:pPr>
            <w:ins w:id="107" w:author="Crombie, Sean D" w:date="2025-10-03T01:19:00Z" w16du:dateUtc="2025-10-02T15:19:00Z">
              <w:r>
                <w:t>No unsubscribe function provided.</w:t>
              </w:r>
            </w:ins>
          </w:p>
          <w:p w:rsidR="00F777DF" w:rsidRDefault="00F777DF">
            <w:pPr>
              <w:pStyle w:val="Heading1"/>
              <w:rPr>
                <w:ins w:id="108" w:author="Crombie, Sean D" w:date="2025-10-03T01:16:00Z" w16du:dateUtc="2025-10-02T15:16:00Z"/>
              </w:rPr>
            </w:pPr>
          </w:p>
        </w:tc>
        <w:tc>
          <w:tcPr>
            <w:tcW w:w="146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109" w:author="Crombie, Sean D" w:date="2025-10-03T01:18:00Z" w16du:dateUtc="2025-10-02T15:18:00Z">
              <w:tcPr>
                <w:tcW w:w="7275" w:type="dxa"/>
                <w:shd w:val="clear" w:color="auto" w:fill="C9DAF8"/>
              </w:tcPr>
            </w:tcPrChange>
          </w:tcPr>
          <w:p w:rsidR="00DA18BA" w:rsidRDefault="00DA18BA" w:rsidP="00DA18BA">
            <w:pPr>
              <w:rPr>
                <w:ins w:id="110" w:author="Crombie, Sean D" w:date="2025-10-03T01:19:00Z" w16du:dateUtc="2025-10-02T15:19:00Z"/>
              </w:rPr>
            </w:pPr>
            <w:ins w:id="111" w:author="Crombie, Sean D" w:date="2025-10-03T01:19:00Z" w16du:dateUtc="2025-10-02T15:19:00Z">
              <w:r>
                <w:rPr>
                  <w:noProof/>
                </w:rPr>
                <w:drawing>
                  <wp:anchor distT="0" distB="0" distL="0" distR="0" simplePos="0" relativeHeight="251658251" behindDoc="0" locked="0" layoutInCell="1" hidden="0" allowOverlap="1" wp14:anchorId="3460676E" wp14:editId="716CBC60">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18175" cy="676910"/>
                            </a:xfrm>
                            <a:prstGeom prst="rect">
                              <a:avLst/>
                            </a:prstGeom>
                            <a:ln/>
                          </pic:spPr>
                        </pic:pic>
                      </a:graphicData>
                    </a:graphic>
                  </wp:anchor>
                </w:drawing>
              </w:r>
            </w:ins>
          </w:p>
          <w:p w:rsidR="00DA18BA" w:rsidRDefault="00DA18BA" w:rsidP="00DA18BA">
            <w:pPr>
              <w:jc w:val="center"/>
              <w:rPr>
                <w:ins w:id="112" w:author="Crombie, Sean D" w:date="2025-10-03T01:19:00Z" w16du:dateUtc="2025-10-02T15:19:00Z"/>
              </w:rPr>
            </w:pPr>
          </w:p>
          <w:p w:rsidR="00DA18BA" w:rsidRDefault="00DA18BA" w:rsidP="00DA18BA">
            <w:pPr>
              <w:jc w:val="center"/>
              <w:rPr>
                <w:ins w:id="113" w:author="Crombie, Sean D" w:date="2025-10-03T01:19:00Z" w16du:dateUtc="2025-10-02T15:19:00Z"/>
              </w:rPr>
            </w:pPr>
          </w:p>
          <w:p w:rsidR="00DA18BA" w:rsidRDefault="00DA18BA" w:rsidP="00DA18BA">
            <w:pPr>
              <w:jc w:val="center"/>
              <w:rPr>
                <w:ins w:id="114" w:author="Crombie, Sean D" w:date="2025-10-03T01:19:00Z" w16du:dateUtc="2025-10-02T15:19:00Z"/>
              </w:rPr>
            </w:pPr>
          </w:p>
          <w:p w:rsidR="00DA18BA" w:rsidRDefault="00DA18BA" w:rsidP="00DA18BA">
            <w:pPr>
              <w:jc w:val="center"/>
              <w:rPr>
                <w:ins w:id="115" w:author="Crombie, Sean D" w:date="2025-10-03T01:19:00Z" w16du:dateUtc="2025-10-02T15:19:00Z"/>
              </w:rPr>
            </w:pPr>
          </w:p>
          <w:p w:rsidR="00DA18BA" w:rsidRDefault="00DA18BA" w:rsidP="00DA18BA">
            <w:pPr>
              <w:jc w:val="center"/>
              <w:rPr>
                <w:ins w:id="116" w:author="Crombie, Sean D" w:date="2025-10-03T01:19:00Z" w16du:dateUtc="2025-10-02T15:19:00Z"/>
              </w:rPr>
            </w:pPr>
          </w:p>
          <w:p w:rsidR="00DA18BA" w:rsidRDefault="00DA18BA">
            <w:pPr>
              <w:ind w:left="0" w:firstLine="0"/>
              <w:rPr>
                <w:ins w:id="117" w:author="Crombie, Sean D" w:date="2025-10-03T01:19:00Z" w16du:dateUtc="2025-10-02T15:19:00Z"/>
              </w:rPr>
              <w:pPrChange w:id="118" w:author="Crombie, Sean D" w:date="2025-10-03T01:20:00Z" w16du:dateUtc="2025-10-02T15:20:00Z">
                <w:pPr/>
              </w:pPrChange>
            </w:pPr>
            <w:ins w:id="119" w:author="Crombie, Sean D" w:date="2025-10-03T01:19:00Z" w16du:dateUtc="2025-10-02T15:19:00Z">
              <w:r>
                <w:t xml:space="preserve">Hi {{First Name}}, </w:t>
              </w:r>
              <w:r>
                <w:br/>
              </w:r>
            </w:ins>
          </w:p>
          <w:p w:rsidR="00DA18BA" w:rsidRDefault="00DA18BA">
            <w:pPr>
              <w:ind w:left="0" w:firstLine="0"/>
              <w:rPr>
                <w:ins w:id="120" w:author="Crombie, Sean D" w:date="2025-10-03T01:19:00Z" w16du:dateUtc="2025-10-02T15:19:00Z"/>
              </w:rPr>
              <w:pPrChange w:id="121" w:author="Crombie, Sean D" w:date="2025-10-03T01:21:00Z" w16du:dateUtc="2025-10-02T15:21:00Z">
                <w:pPr/>
              </w:pPrChange>
            </w:pPr>
            <w:ins w:id="122" w:author="Crombie, Sean D" w:date="2025-10-03T01:19:00Z" w16du:dateUtc="2025-10-02T15:19:00Z">
              <w:r>
                <w:t>Thanks for choosing Qantas Travel Insurance, underwritten by AIG Australia Limited</w:t>
              </w:r>
            </w:ins>
            <w:ins w:id="123" w:author="Crombie, Sean D" w:date="2025-10-03T10:41:00Z" w16du:dateUtc="2025-10-03T00:41:00Z">
              <w:r w:rsidR="000569B6">
                <w:t xml:space="preserve"> (“AIG”)</w:t>
              </w:r>
            </w:ins>
            <w:ins w:id="124" w:author="Crombie, Sean D" w:date="2025-10-03T01:19:00Z" w16du:dateUtc="2025-10-02T15:19:00Z">
              <w:r>
                <w:t xml:space="preserve">. </w:t>
              </w:r>
              <w:r>
                <w:br/>
              </w:r>
              <w:r>
                <w:br/>
                <w:t>Your Qantas Travel Insurance Annual Multi Trip policy is expiring on {{Policy End Date}}, 11:59 pm</w:t>
              </w:r>
            </w:ins>
            <w:ins w:id="125" w:author="Crombie, Sean D" w:date="2025-10-03T10:41:00Z" w16du:dateUtc="2025-10-03T00:41:00Z">
              <w:r w:rsidR="00D8417F">
                <w:t xml:space="preserve"> AET</w:t>
              </w:r>
            </w:ins>
            <w:ins w:id="126" w:author="Crombie, Sean D" w:date="2025-10-03T01:19:00Z" w16du:dateUtc="2025-10-02T15:19:00Z">
              <w:r>
                <w:t>.</w:t>
              </w:r>
            </w:ins>
          </w:p>
          <w:p w:rsidR="00DA18BA" w:rsidRDefault="00DA18BA" w:rsidP="00DA18BA">
            <w:pPr>
              <w:rPr>
                <w:ins w:id="127" w:author="Crombie, Sean D" w:date="2025-10-03T01:19:00Z" w16du:dateUtc="2025-10-02T15:19:00Z"/>
              </w:rPr>
            </w:pPr>
          </w:p>
          <w:tbl>
            <w:tblPr>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6135"/>
            </w:tblGrid>
            <w:tr w:rsidR="00DA18BA" w:rsidTr="00D60DE6">
              <w:trPr>
                <w:ins w:id="128" w:author="Crombie, Sean D" w:date="2025-10-03T01:19:00Z"/>
              </w:trPr>
              <w:tc>
                <w:tcPr>
                  <w:tcW w:w="6135" w:type="dxa"/>
                </w:tcPr>
                <w:p w:rsidR="00DA18BA" w:rsidRPr="00754C46" w:rsidRDefault="00DA18BA" w:rsidP="00DA18BA">
                  <w:pPr>
                    <w:rPr>
                      <w:ins w:id="129" w:author="Crombie, Sean D" w:date="2025-10-03T01:19:00Z" w16du:dateUtc="2025-10-02T15:19:00Z"/>
                      <w:b/>
                    </w:rPr>
                  </w:pPr>
                  <w:ins w:id="130" w:author="Crombie, Sean D" w:date="2025-10-03T01:19:00Z" w16du:dateUtc="2025-10-02T15:19:00Z">
                    <w:r w:rsidRPr="00754C46">
                      <w:rPr>
                        <w:b/>
                      </w:rPr>
                      <w:t>Your Policy Details</w:t>
                    </w:r>
                  </w:ins>
                </w:p>
                <w:p w:rsidR="00DA18BA" w:rsidRPr="00754C46" w:rsidRDefault="00DA18BA" w:rsidP="00DA18BA">
                  <w:pPr>
                    <w:rPr>
                      <w:ins w:id="131" w:author="Crombie, Sean D" w:date="2025-10-03T01:19:00Z" w16du:dateUtc="2025-10-02T15:19:00Z"/>
                    </w:rPr>
                  </w:pPr>
                </w:p>
                <w:p w:rsidR="00DA18BA" w:rsidRPr="00754C46" w:rsidRDefault="00DA18BA" w:rsidP="00DA18BA">
                  <w:pPr>
                    <w:rPr>
                      <w:ins w:id="132" w:author="Crombie, Sean D" w:date="2025-10-03T01:19:00Z" w16du:dateUtc="2025-10-02T15:19:00Z"/>
                      <w:b/>
                    </w:rPr>
                  </w:pPr>
                  <w:ins w:id="133" w:author="Crombie, Sean D" w:date="2025-10-03T01:19:00Z" w16du:dateUtc="2025-10-02T15:19:00Z">
                    <w:r w:rsidRPr="00754C46">
                      <w:t xml:space="preserve">Issuer </w:t>
                    </w:r>
                    <w:r w:rsidRPr="00754C46">
                      <w:rPr>
                        <w:b/>
                      </w:rPr>
                      <w:t xml:space="preserve">AIG Australia Ltd </w:t>
                    </w:r>
                  </w:ins>
                </w:p>
                <w:p w:rsidR="00DA18BA" w:rsidRPr="00754C46" w:rsidRDefault="00DA18BA" w:rsidP="00DA18BA">
                  <w:pPr>
                    <w:rPr>
                      <w:ins w:id="134" w:author="Crombie, Sean D" w:date="2025-10-03T01:19:00Z" w16du:dateUtc="2025-10-02T15:19:00Z"/>
                    </w:rPr>
                  </w:pPr>
                </w:p>
                <w:p w:rsidR="00DA18BA" w:rsidRPr="00754C46" w:rsidRDefault="00DA18BA" w:rsidP="00DA18BA">
                  <w:pPr>
                    <w:rPr>
                      <w:ins w:id="135" w:author="Crombie, Sean D" w:date="2025-10-03T01:19:00Z" w16du:dateUtc="2025-10-02T15:19:00Z"/>
                    </w:rPr>
                  </w:pPr>
                  <w:ins w:id="136" w:author="Crombie, Sean D" w:date="2025-10-03T01:19:00Z" w16du:dateUtc="2025-10-02T15:19:00Z">
                    <w:r w:rsidRPr="00754C46">
                      <w:t xml:space="preserve">Product Name </w:t>
                    </w:r>
                    <w:r w:rsidRPr="00754C46">
                      <w:rPr>
                        <w:b/>
                      </w:rPr>
                      <w:t>Annual Multi Trip</w:t>
                    </w:r>
                  </w:ins>
                </w:p>
                <w:p w:rsidR="00DA18BA" w:rsidRPr="00754C46" w:rsidRDefault="00DA18BA" w:rsidP="00DA18BA">
                  <w:pPr>
                    <w:rPr>
                      <w:ins w:id="137" w:author="Crombie, Sean D" w:date="2025-10-03T01:19:00Z" w16du:dateUtc="2025-10-02T15:19:00Z"/>
                    </w:rPr>
                  </w:pPr>
                </w:p>
                <w:p w:rsidR="00DA18BA" w:rsidRPr="00754C46" w:rsidRDefault="00DA18BA" w:rsidP="00DA18BA">
                  <w:pPr>
                    <w:rPr>
                      <w:ins w:id="138" w:author="Crombie, Sean D" w:date="2025-10-03T01:19:00Z" w16du:dateUtc="2025-10-02T15:19:00Z"/>
                    </w:rPr>
                  </w:pPr>
                  <w:ins w:id="139" w:author="Crombie, Sean D" w:date="2025-10-03T01:19:00Z" w16du:dateUtc="2025-10-02T15:19:00Z">
                    <w:r w:rsidRPr="00754C46">
                      <w:t xml:space="preserve">Policy Number </w:t>
                    </w:r>
                    <w:r w:rsidRPr="00754C46">
                      <w:rPr>
                        <w:b/>
                      </w:rPr>
                      <w:t>{{Policy Number}}</w:t>
                    </w:r>
                  </w:ins>
                </w:p>
                <w:p w:rsidR="00DA18BA" w:rsidRPr="00754C46" w:rsidRDefault="00DA18BA" w:rsidP="00DA18BA">
                  <w:pPr>
                    <w:rPr>
                      <w:ins w:id="140" w:author="Crombie, Sean D" w:date="2025-10-03T01:19:00Z" w16du:dateUtc="2025-10-02T15:19:00Z"/>
                    </w:rPr>
                  </w:pPr>
                </w:p>
                <w:p w:rsidR="00DA18BA" w:rsidRPr="00754C46" w:rsidRDefault="00BE3480" w:rsidP="00DA18BA">
                  <w:pPr>
                    <w:rPr>
                      <w:ins w:id="141" w:author="Crombie, Sean D" w:date="2025-10-03T01:19:00Z" w16du:dateUtc="2025-10-02T15:19:00Z"/>
                    </w:rPr>
                  </w:pPr>
                  <w:customXmlInsRangeStart w:id="142" w:author="Crombie, Sean D" w:date="2025-10-03T01:19:00Z"/>
                  <w:sdt>
                    <w:sdtPr>
                      <w:tag w:val="goog_rdk_36"/>
                      <w:id w:val="-1961645432"/>
                    </w:sdtPr>
                    <w:sdtEndPr/>
                    <w:sdtContent>
                      <w:customXmlInsRangeEnd w:id="142"/>
                      <w:customXmlInsRangeStart w:id="143" w:author="Crombie, Sean D" w:date="2025-10-03T01:19:00Z"/>
                      <w:sdt>
                        <w:sdtPr>
                          <w:tag w:val="goog_rdk_37"/>
                          <w:id w:val="571779000"/>
                        </w:sdtPr>
                        <w:sdtEndPr/>
                        <w:sdtContent>
                          <w:customXmlInsRangeEnd w:id="143"/>
                          <w:customXmlInsRangeStart w:id="144" w:author="Crombie, Sean D" w:date="2025-10-03T01:19:00Z"/>
                        </w:sdtContent>
                      </w:sdt>
                      <w:customXmlInsRangeEnd w:id="144"/>
                      <w:ins w:id="145" w:author="Crombie, Sean D" w:date="2025-10-03T01:19:00Z" w16du:dateUtc="2025-10-02T15:19:00Z">
                        <w:r w:rsidR="00DA18BA" w:rsidRPr="00754C46">
                          <w:t>Policy Start Date</w:t>
                        </w:r>
                      </w:ins>
                      <w:customXmlInsRangeStart w:id="146" w:author="Crombie, Sean D" w:date="2025-10-03T01:19:00Z"/>
                    </w:sdtContent>
                  </w:sdt>
                  <w:customXmlInsRangeEnd w:id="146"/>
                  <w:customXmlInsRangeStart w:id="147" w:author="Crombie, Sean D" w:date="2025-10-03T01:19:00Z"/>
                  <w:sdt>
                    <w:sdtPr>
                      <w:tag w:val="goog_rdk_38"/>
                      <w:id w:val="1990898450"/>
                      <w:showingPlcHdr/>
                    </w:sdtPr>
                    <w:sdtEndPr/>
                    <w:sdtContent>
                      <w:customXmlInsRangeEnd w:id="147"/>
                      <w:ins w:id="148" w:author="Crombie, Sean D" w:date="2025-10-03T01:19:00Z" w16du:dateUtc="2025-10-02T15:19:00Z">
                        <w:r w:rsidR="00DA18BA">
                          <w:t xml:space="preserve">     </w:t>
                        </w:r>
                      </w:ins>
                      <w:customXmlInsRangeStart w:id="149" w:author="Crombie, Sean D" w:date="2025-10-03T01:19:00Z"/>
                    </w:sdtContent>
                  </w:sdt>
                  <w:customXmlInsRangeEnd w:id="149"/>
                  <w:ins w:id="150" w:author="Crombie, Sean D" w:date="2025-10-03T01:19:00Z" w16du:dateUtc="2025-10-02T15:19:00Z">
                    <w:r w:rsidR="00DA18BA" w:rsidRPr="00754C46">
                      <w:t xml:space="preserve"> </w:t>
                    </w:r>
                    <w:r w:rsidR="00DA18BA" w:rsidRPr="00754C46">
                      <w:rPr>
                        <w:b/>
                      </w:rPr>
                      <w:t>{{DD MMM YYYY}}</w:t>
                    </w:r>
                  </w:ins>
                </w:p>
                <w:p w:rsidR="00DA18BA" w:rsidRPr="00754C46" w:rsidRDefault="00DA18BA" w:rsidP="00DA18BA">
                  <w:pPr>
                    <w:rPr>
                      <w:ins w:id="151" w:author="Crombie, Sean D" w:date="2025-10-03T01:19:00Z" w16du:dateUtc="2025-10-02T15:19:00Z"/>
                    </w:rPr>
                  </w:pPr>
                </w:p>
                <w:p w:rsidR="00DA18BA" w:rsidRDefault="00BE3480" w:rsidP="00DA18BA">
                  <w:pPr>
                    <w:rPr>
                      <w:ins w:id="152" w:author="Crombie, Sean D" w:date="2025-10-03T01:19:00Z" w16du:dateUtc="2025-10-02T15:19:00Z"/>
                      <w:b/>
                    </w:rPr>
                  </w:pPr>
                  <w:customXmlInsRangeStart w:id="153" w:author="Crombie, Sean D" w:date="2025-10-03T01:19:00Z"/>
                  <w:sdt>
                    <w:sdtPr>
                      <w:tag w:val="goog_rdk_40"/>
                      <w:id w:val="351454796"/>
                    </w:sdtPr>
                    <w:sdtEndPr/>
                    <w:sdtContent>
                      <w:customXmlInsRangeEnd w:id="153"/>
                      <w:ins w:id="154" w:author="Crombie, Sean D" w:date="2025-10-03T01:19:00Z" w16du:dateUtc="2025-10-02T15:19:00Z">
                        <w:r w:rsidR="00DA18BA" w:rsidRPr="00754C46">
                          <w:t>Policy End Date</w:t>
                        </w:r>
                      </w:ins>
                      <w:customXmlInsRangeStart w:id="155" w:author="Crombie, Sean D" w:date="2025-10-03T01:19:00Z"/>
                    </w:sdtContent>
                  </w:sdt>
                  <w:customXmlInsRangeEnd w:id="155"/>
                  <w:customXmlInsRangeStart w:id="156" w:author="Crombie, Sean D" w:date="2025-10-03T01:19:00Z"/>
                  <w:sdt>
                    <w:sdtPr>
                      <w:tag w:val="goog_rdk_41"/>
                      <w:id w:val="-1150681208"/>
                      <w:showingPlcHdr/>
                    </w:sdtPr>
                    <w:sdtEndPr/>
                    <w:sdtContent>
                      <w:customXmlInsRangeEnd w:id="156"/>
                      <w:ins w:id="157" w:author="Crombie, Sean D" w:date="2025-10-03T01:19:00Z" w16du:dateUtc="2025-10-02T15:19:00Z">
                        <w:r w:rsidR="00DA18BA">
                          <w:t xml:space="preserve">     </w:t>
                        </w:r>
                      </w:ins>
                      <w:customXmlInsRangeStart w:id="158" w:author="Crombie, Sean D" w:date="2025-10-03T01:19:00Z"/>
                    </w:sdtContent>
                  </w:sdt>
                  <w:customXmlInsRangeEnd w:id="158"/>
                  <w:ins w:id="159" w:author="Crombie, Sean D" w:date="2025-10-03T01:19:00Z" w16du:dateUtc="2025-10-02T15:19:00Z">
                    <w:r w:rsidR="00DA18BA" w:rsidRPr="00754C46">
                      <w:t xml:space="preserve"> </w:t>
                    </w:r>
                    <w:r w:rsidR="00DA18BA" w:rsidRPr="00754C46">
                      <w:rPr>
                        <w:b/>
                      </w:rPr>
                      <w:t>{{DD MMM YYYY}}</w:t>
                    </w:r>
                  </w:ins>
                </w:p>
                <w:p w:rsidR="00DA18BA" w:rsidRDefault="00DA18BA" w:rsidP="00DA18BA">
                  <w:pPr>
                    <w:rPr>
                      <w:ins w:id="160" w:author="Crombie, Sean D" w:date="2025-10-03T01:19:00Z" w16du:dateUtc="2025-10-02T15:19:00Z"/>
                    </w:rPr>
                  </w:pPr>
                </w:p>
              </w:tc>
            </w:tr>
          </w:tbl>
          <w:p w:rsidR="00DA18BA" w:rsidRDefault="00DA18BA" w:rsidP="00DA18BA">
            <w:pPr>
              <w:rPr>
                <w:ins w:id="161" w:author="Crombie, Sean D" w:date="2025-10-03T01:19:00Z" w16du:dateUtc="2025-10-02T15:19:00Z"/>
              </w:rPr>
            </w:pPr>
          </w:p>
          <w:p w:rsidR="00DA18BA" w:rsidRDefault="00DA18BA">
            <w:pPr>
              <w:ind w:left="0" w:firstLine="0"/>
              <w:rPr>
                <w:ins w:id="162" w:author="Crombie, Sean D" w:date="2025-10-03T01:19:00Z" w16du:dateUtc="2025-10-02T15:19:00Z"/>
              </w:rPr>
              <w:pPrChange w:id="163" w:author="Crombie, Sean D" w:date="2025-10-03T01:21:00Z" w16du:dateUtc="2025-10-02T15:21:00Z">
                <w:pPr/>
              </w:pPrChange>
            </w:pPr>
            <w:ins w:id="164" w:author="Crombie, Sean D" w:date="2025-10-03T01:19:00Z" w16du:dateUtc="2025-10-02T15:19:00Z">
              <w:r>
                <w:t xml:space="preserve">To continue enjoying cover on all </w:t>
              </w:r>
            </w:ins>
            <w:ins w:id="165" w:author="Crombie, Sean D" w:date="2025-10-03T01:22:00Z" w16du:dateUtc="2025-10-02T15:22:00Z">
              <w:r w:rsidR="00EB13F4">
                <w:t>e</w:t>
              </w:r>
            </w:ins>
            <w:ins w:id="166" w:author="Crombie, Sean D" w:date="2025-10-03T01:23:00Z" w16du:dateUtc="2025-10-02T15:23:00Z">
              <w:r w:rsidR="00EB13F4">
                <w:t>ligible</w:t>
              </w:r>
            </w:ins>
            <w:ins w:id="167" w:author="Crombie, Sean D" w:date="2025-10-03T01:19:00Z" w16du:dateUtc="2025-10-02T15:19:00Z">
              <w:r>
                <w:t xml:space="preserve"> trips for another year, you’ll need to purchase a new policy. </w:t>
              </w:r>
            </w:ins>
          </w:p>
          <w:p w:rsidR="00DA18BA" w:rsidRDefault="00DA18BA" w:rsidP="00DA18BA">
            <w:pPr>
              <w:rPr>
                <w:ins w:id="168" w:author="Crombie, Sean D" w:date="2025-10-03T01:19:00Z" w16du:dateUtc="2025-10-02T15:19:00Z"/>
              </w:rPr>
            </w:pPr>
          </w:p>
          <w:p w:rsidR="004C4E6C" w:rsidRDefault="004C4E6C" w:rsidP="007257F3">
            <w:pPr>
              <w:ind w:left="0" w:firstLine="0"/>
              <w:rPr>
                <w:ins w:id="169" w:author="Crombie, Sean D" w:date="2025-10-03T01:24:00Z" w16du:dateUtc="2025-10-02T15:24:00Z"/>
                <w:highlight w:val="cyan"/>
              </w:rPr>
            </w:pPr>
            <w:ins w:id="170" w:author="Crombie, Sean D" w:date="2025-10-03T01:24:00Z" w16du:dateUtc="2025-10-02T15:24:00Z">
              <w:r>
                <w:t>Please visit our website to get a quick quote today.</w:t>
              </w:r>
            </w:ins>
          </w:p>
          <w:p w:rsidR="004C4E6C" w:rsidRDefault="004C4E6C" w:rsidP="007257F3">
            <w:pPr>
              <w:ind w:left="0" w:firstLine="0"/>
              <w:rPr>
                <w:ins w:id="171" w:author="Crombie, Sean D" w:date="2025-10-03T01:24:00Z" w16du:dateUtc="2025-10-02T15:24:00Z"/>
                <w:highlight w:val="cyan"/>
              </w:rPr>
            </w:pPr>
          </w:p>
          <w:p w:rsidR="00DA18BA" w:rsidRDefault="07078578">
            <w:pPr>
              <w:ind w:left="0" w:firstLine="0"/>
              <w:rPr>
                <w:ins w:id="172" w:author="Crombie, Sean D" w:date="2025-10-03T01:19:00Z" w16du:dateUtc="2025-10-02T15:19:00Z"/>
              </w:rPr>
              <w:pPrChange w:id="173" w:author="Crombie, Sean D" w:date="2025-10-03T01:21:00Z" w16du:dateUtc="2025-10-02T15:21:00Z">
                <w:pPr/>
              </w:pPrChange>
            </w:pPr>
            <w:ins w:id="174" w:author="Crombie, Sean D" w:date="2025-10-03T01:19:00Z">
              <w:r w:rsidRPr="56457879">
                <w:rPr>
                  <w:highlight w:val="cyan"/>
                </w:rPr>
                <w:t xml:space="preserve">From </w:t>
              </w:r>
              <w:commentRangeStart w:id="175"/>
              <w:r w:rsidRPr="56457879">
                <w:rPr>
                  <w:highlight w:val="cyan"/>
                </w:rPr>
                <w:t>{{DD MMM YYYY}}</w:t>
              </w:r>
            </w:ins>
            <w:commentRangeEnd w:id="175"/>
            <w:r w:rsidR="00DA18BA">
              <w:rPr>
                <w:rStyle w:val="CommentReference"/>
              </w:rPr>
              <w:commentReference w:id="175"/>
            </w:r>
            <w:ins w:id="176" w:author="Crombie, Sean D" w:date="2025-10-03T01:19:00Z">
              <w:r w:rsidRPr="56457879">
                <w:rPr>
                  <w:highlight w:val="cyan"/>
                </w:rPr>
                <w:t xml:space="preserve">, Qantas Travel Insurance </w:t>
              </w:r>
              <w:commentRangeStart w:id="177"/>
              <w:commentRangeStart w:id="178"/>
              <w:r w:rsidRPr="56457879">
                <w:rPr>
                  <w:highlight w:val="cyan"/>
                </w:rPr>
                <w:t>is</w:t>
              </w:r>
            </w:ins>
            <w:commentRangeEnd w:id="177"/>
            <w:r w:rsidR="00DA18BA">
              <w:rPr>
                <w:rStyle w:val="CommentReference"/>
              </w:rPr>
              <w:commentReference w:id="177"/>
            </w:r>
            <w:commentRangeEnd w:id="178"/>
            <w:r w:rsidR="00DA18BA">
              <w:rPr>
                <w:rStyle w:val="CommentReference"/>
              </w:rPr>
              <w:commentReference w:id="178"/>
            </w:r>
            <w:ins w:id="179" w:author="Crombie, Sean D" w:date="2025-10-03T01:19:00Z">
              <w:r w:rsidRPr="56457879">
                <w:rPr>
                  <w:highlight w:val="cyan"/>
                </w:rPr>
                <w:t xml:space="preserve"> underwritten by Zurich Australian Insurance Limited, ABN 13 000 296 640, AFSL 232507 (“ZAIL”) with Qantas Airways Limited as an authorised representative (AR 261363) of ZAIL.</w:t>
              </w:r>
              <w:r>
                <w:t xml:space="preserve"> Any policy taken out </w:t>
              </w:r>
            </w:ins>
            <w:ins w:id="180" w:author="Crombie, Sean D" w:date="2025-10-03T01:23:00Z">
              <w:r w:rsidR="05592865">
                <w:t>from</w:t>
              </w:r>
            </w:ins>
            <w:ins w:id="181" w:author="Crombie, Sean D" w:date="2025-10-03T01:19:00Z">
              <w:r>
                <w:t xml:space="preserve"> this date will be issued by ZAIL and not</w:t>
              </w:r>
            </w:ins>
            <w:ins w:id="182" w:author="Crombie, Sean D" w:date="2025-10-03T10:39:00Z">
              <w:r w:rsidR="18988A9E">
                <w:t xml:space="preserve"> </w:t>
              </w:r>
              <w:proofErr w:type="gramStart"/>
              <w:r w:rsidR="18988A9E">
                <w:t xml:space="preserve">by </w:t>
              </w:r>
            </w:ins>
            <w:ins w:id="183" w:author="Crombie, Sean D" w:date="2025-10-03T01:19:00Z">
              <w:r>
                <w:t xml:space="preserve"> AIG</w:t>
              </w:r>
            </w:ins>
            <w:proofErr w:type="gramEnd"/>
            <w:ins w:id="184" w:author="Crombie, Sean D" w:date="2025-10-03T10:38:00Z">
              <w:r w:rsidR="5AC2DAE3">
                <w:t>.</w:t>
              </w:r>
            </w:ins>
          </w:p>
          <w:p w:rsidR="00DA18BA" w:rsidRDefault="00DA18BA" w:rsidP="00DA18BA">
            <w:pPr>
              <w:rPr>
                <w:ins w:id="185" w:author="Crombie, Sean D" w:date="2025-10-03T01:19:00Z" w16du:dateUtc="2025-10-02T15:19:00Z"/>
              </w:rPr>
            </w:pPr>
          </w:p>
          <w:p w:rsidR="00DA18BA" w:rsidRDefault="00DA18BA">
            <w:pPr>
              <w:ind w:left="0" w:firstLine="0"/>
              <w:rPr>
                <w:ins w:id="186" w:author="Crombie, Sean D" w:date="2025-10-03T01:19:00Z" w16du:dateUtc="2025-10-02T15:19:00Z"/>
                <w:color w:val="FF0000"/>
              </w:rPr>
              <w:pPrChange w:id="187" w:author="Crombie, Sean D" w:date="2025-10-03T01:21:00Z" w16du:dateUtc="2025-10-02T15:21:00Z">
                <w:pPr/>
              </w:pPrChange>
            </w:pPr>
            <w:ins w:id="188" w:author="Crombie, Sean D" w:date="2025-10-03T01:19:00Z" w16du:dateUtc="2025-10-02T15:19:00Z">
              <w:r>
                <w:t xml:space="preserve">CTA button: </w:t>
              </w:r>
              <w:r>
                <w:fldChar w:fldCharType="begin"/>
              </w:r>
              <w:r>
                <w:instrText>HYPERLINK "https://travel.insurance.qantas.com/" \h</w:instrText>
              </w:r>
              <w:r>
                <w:fldChar w:fldCharType="separate"/>
              </w:r>
              <w:r>
                <w:rPr>
                  <w:color w:val="1155CC"/>
                  <w:u w:val="single"/>
                </w:rPr>
                <w:t>{{Get a quote}}</w:t>
              </w:r>
              <w:r>
                <w:fldChar w:fldCharType="end"/>
              </w:r>
              <w:r>
                <w:rPr>
                  <w:color w:val="FF0000"/>
                </w:rPr>
                <w:t xml:space="preserve"> {{Call 13 49 60}}</w:t>
              </w:r>
            </w:ins>
          </w:p>
          <w:p w:rsidR="00DA18BA" w:rsidRDefault="00DA18BA" w:rsidP="00DA18BA">
            <w:pPr>
              <w:rPr>
                <w:ins w:id="189" w:author="Crombie, Sean D" w:date="2025-10-03T01:19:00Z" w16du:dateUtc="2025-10-02T15:19:00Z"/>
                <w:color w:val="FF0000"/>
              </w:rPr>
            </w:pPr>
          </w:p>
          <w:p w:rsidR="00DA18BA" w:rsidRDefault="00DA18BA" w:rsidP="00DA18BA">
            <w:pPr>
              <w:jc w:val="center"/>
              <w:rPr>
                <w:ins w:id="190" w:author="Crombie, Sean D" w:date="2025-10-03T01:19:00Z" w16du:dateUtc="2025-10-02T15:19:00Z"/>
                <w:i/>
              </w:rPr>
            </w:pPr>
            <w:ins w:id="191" w:author="Crombie, Sean D" w:date="2025-10-03T01:19:00Z" w16du:dateUtc="2025-10-02T15:19:00Z">
              <w:r>
                <w:rPr>
                  <w:i/>
                </w:rPr>
                <w:t>This is an auto generated email, please do not reply.</w:t>
              </w:r>
            </w:ins>
          </w:p>
          <w:p w:rsidR="00DA18BA" w:rsidRDefault="00DA18BA" w:rsidP="00DA18BA">
            <w:pPr>
              <w:jc w:val="center"/>
              <w:rPr>
                <w:ins w:id="192" w:author="Crombie, Sean D" w:date="2025-10-03T01:19:00Z" w16du:dateUtc="2025-10-02T15:19:00Z"/>
                <w:i/>
              </w:rPr>
            </w:pPr>
          </w:p>
          <w:p w:rsidR="00DA18BA" w:rsidRDefault="00DA18BA" w:rsidP="00DA18BA">
            <w:pPr>
              <w:jc w:val="center"/>
              <w:rPr>
                <w:ins w:id="193" w:author="Crombie, Sean D" w:date="2025-10-03T01:19:00Z" w16du:dateUtc="2025-10-02T15:19:00Z"/>
                <w:i/>
              </w:rPr>
            </w:pPr>
            <w:ins w:id="194" w:author="Crombie, Sean D" w:date="2025-10-03T01:19:00Z" w16du:dateUtc="2025-10-02T15:19:00Z">
              <w:r>
                <w:rPr>
                  <w:rFonts w:ascii="Helvetica Neue" w:eastAsia="Helvetica Neue" w:hAnsi="Helvetica Neue" w:cs="Helvetica Neue"/>
                  <w:i/>
                </w:rPr>
                <w:t>You are receiving this email because it relates to, or is ancillary to, a product or service which has been, or has agreed to be, supplied or given to you by Qantas Loyalty (or a third party).</w:t>
              </w:r>
            </w:ins>
          </w:p>
          <w:p w:rsidR="00DA18BA" w:rsidRDefault="00DA18BA" w:rsidP="00DA18BA">
            <w:pPr>
              <w:jc w:val="center"/>
              <w:rPr>
                <w:ins w:id="195" w:author="Crombie, Sean D" w:date="2025-10-03T01:19:00Z" w16du:dateUtc="2025-10-02T15:19:00Z"/>
                <w:i/>
              </w:rPr>
            </w:pPr>
          </w:p>
          <w:p w:rsidR="00DA18BA" w:rsidRDefault="00DA18BA">
            <w:pPr>
              <w:keepNext/>
              <w:keepLines/>
              <w:ind w:left="0" w:firstLine="0"/>
              <w:rPr>
                <w:ins w:id="196" w:author="Crombie, Sean D" w:date="2025-10-03T01:19:00Z" w16du:dateUtc="2025-10-02T15:19:00Z"/>
                <w:color w:val="343741"/>
              </w:rPr>
              <w:pPrChange w:id="197" w:author="Crombie, Sean D" w:date="2025-10-03T01:21:00Z" w16du:dateUtc="2025-10-02T15:21:00Z">
                <w:pPr>
                  <w:keepNext/>
                  <w:keepLines/>
                </w:pPr>
              </w:pPrChange>
            </w:pPr>
            <w:ins w:id="198" w:author="Crombie, Sean D" w:date="2025-10-03T01:19:00Z" w16du:dateUtc="2025-10-02T15:19:00Z">
              <w:r>
                <w:rPr>
                  <w:color w:val="343741"/>
                </w:rPr>
                <w:t xml:space="preserve">Qantas Travel Insurance is issued by AIG Australia Limited ABN 93 004 727 753, AFSL 381686 (“AIG”). Qantas Airways Limited is </w:t>
              </w:r>
              <w:proofErr w:type="gramStart"/>
              <w:r>
                <w:rPr>
                  <w:color w:val="343741"/>
                </w:rPr>
                <w:t>AIG’s</w:t>
              </w:r>
              <w:proofErr w:type="gramEnd"/>
              <w:r>
                <w:rPr>
                  <w:color w:val="343741"/>
                </w:rPr>
                <w:t xml:space="preserve"> authorised representative (AR 261363). This is general advice only and your objectives, financial situation or needs have not been </w:t>
              </w:r>
              <w:proofErr w:type="gramStart"/>
              <w:r>
                <w:rPr>
                  <w:color w:val="343741"/>
                </w:rPr>
                <w:t>taken into account</w:t>
              </w:r>
              <w:proofErr w:type="gramEnd"/>
              <w:r>
                <w:rPr>
                  <w:color w:val="343741"/>
                </w:rPr>
                <w:t xml:space="preserve">. You should consider whether the advice is suitable for you and your personal circumstances. Before making any decision to buy the travel insurance, you should read the </w:t>
              </w:r>
              <w:r>
                <w:fldChar w:fldCharType="begin"/>
              </w:r>
              <w:r>
                <w:instrText>HYPERLINK "https://insurance.qantas.com/policy-documents/travel-insurance?cmpid=emc-qantas-au-savequote-footer" \h</w:instrText>
              </w:r>
              <w:r>
                <w:fldChar w:fldCharType="separate"/>
              </w:r>
              <w:r>
                <w:rPr>
                  <w:color w:val="E40000"/>
                  <w:u w:val="single"/>
                </w:rPr>
                <w:t>Product Disclosure Statement (PDS)</w:t>
              </w:r>
              <w:r>
                <w:fldChar w:fldCharType="end"/>
              </w:r>
              <w:r>
                <w:rPr>
                  <w:color w:val="343741"/>
                </w:rPr>
                <w:t xml:space="preserve">, </w:t>
              </w:r>
              <w:r>
                <w:fldChar w:fldCharType="begin"/>
              </w:r>
              <w:r>
                <w:instrText>HYPERLINK "https://insurance.qantas.com/policy-documents/travel-insurance?cmpid=emc-qantas-au-savequote-footer" \h</w:instrText>
              </w:r>
              <w:r>
                <w:fldChar w:fldCharType="separate"/>
              </w:r>
              <w:r>
                <w:rPr>
                  <w:color w:val="E40000"/>
                  <w:u w:val="single"/>
                </w:rPr>
                <w:t>Target Market Determination (TMD)</w:t>
              </w:r>
              <w:r>
                <w:fldChar w:fldCharType="end"/>
              </w:r>
              <w:r>
                <w:rPr>
                  <w:color w:val="343741"/>
                </w:rPr>
                <w:t xml:space="preserve"> and </w:t>
              </w:r>
              <w:r>
                <w:fldChar w:fldCharType="begin"/>
              </w:r>
              <w:r>
                <w:instrText>HYPERLINK "https://insurance.qantas.com/policy-documents/travel-insurance?cmpid=emc-qantas-au-savequote-footer" \h</w:instrText>
              </w:r>
              <w:r>
                <w:fldChar w:fldCharType="separate"/>
              </w:r>
              <w:r>
                <w:rPr>
                  <w:color w:val="E40000"/>
                  <w:u w:val="single"/>
                </w:rPr>
                <w:t>Financial Services Guide (FSG)</w:t>
              </w:r>
              <w:r>
                <w:fldChar w:fldCharType="end"/>
              </w:r>
              <w:r>
                <w:rPr>
                  <w:color w:val="343741"/>
                </w:rPr>
                <w:t xml:space="preserve">. </w:t>
              </w:r>
            </w:ins>
          </w:p>
          <w:p w:rsidR="00DA18BA" w:rsidRDefault="00DA18BA" w:rsidP="00DA18BA">
            <w:pPr>
              <w:keepNext/>
              <w:keepLines/>
              <w:rPr>
                <w:ins w:id="199" w:author="Crombie, Sean D" w:date="2025-10-03T01:19:00Z" w16du:dateUtc="2025-10-02T15:19:00Z"/>
                <w:color w:val="343741"/>
              </w:rPr>
            </w:pPr>
          </w:p>
          <w:p w:rsidR="00DA18BA" w:rsidRDefault="00DA18BA">
            <w:pPr>
              <w:keepNext/>
              <w:keepLines/>
              <w:ind w:left="0" w:firstLine="0"/>
              <w:rPr>
                <w:ins w:id="200" w:author="Crombie, Sean D" w:date="2025-10-03T01:19:00Z" w16du:dateUtc="2025-10-02T15:19:00Z"/>
              </w:rPr>
              <w:pPrChange w:id="201" w:author="Crombie, Sean D" w:date="2025-10-03T01:22:00Z" w16du:dateUtc="2025-10-02T15:22:00Z">
                <w:pPr>
                  <w:keepNext/>
                  <w:keepLines/>
                </w:pPr>
              </w:pPrChange>
            </w:pPr>
            <w:ins w:id="202" w:author="Crombie, Sean D" w:date="2025-10-03T01:19:00Z" w16du:dateUtc="2025-10-02T15:19:00Z">
              <w:r w:rsidRPr="00642543">
                <w:rPr>
                  <w:color w:val="343741"/>
                  <w:highlight w:val="cyan"/>
                </w:rPr>
                <w:t xml:space="preserve">From </w:t>
              </w:r>
              <w:commentRangeStart w:id="203"/>
              <w:r w:rsidRPr="00642543">
                <w:rPr>
                  <w:color w:val="343741"/>
                  <w:highlight w:val="cyan"/>
                </w:rPr>
                <w:t>{{DD MM YYYY}}</w:t>
              </w:r>
              <w:commentRangeEnd w:id="203"/>
              <w:r w:rsidRPr="00642543">
                <w:rPr>
                  <w:rStyle w:val="CommentReference"/>
                  <w:color w:val="343741"/>
                  <w:sz w:val="22"/>
                  <w:szCs w:val="22"/>
                  <w:highlight w:val="cyan"/>
                </w:rPr>
                <w:commentReference w:id="203"/>
              </w:r>
              <w:r w:rsidRPr="00642543">
                <w:rPr>
                  <w:color w:val="343741"/>
                  <w:highlight w:val="cyan"/>
                </w:rPr>
                <w:t xml:space="preserve">, Qantas </w:t>
              </w:r>
              <w:r w:rsidRPr="0096258A">
                <w:rPr>
                  <w:color w:val="343741"/>
                  <w:highlight w:val="cyan"/>
                </w:rPr>
                <w:t>Travel Insurance is issued by Zurich Australian Insurance Limited, ABN 13 000 296 640, AFSL 232507 (“ZAIL”)</w:t>
              </w:r>
              <w:r>
                <w:rPr>
                  <w:color w:val="343741"/>
                  <w:highlight w:val="cyan"/>
                </w:rPr>
                <w:t xml:space="preserve"> with </w:t>
              </w:r>
              <w:r w:rsidRPr="0096258A">
                <w:rPr>
                  <w:color w:val="343741"/>
                  <w:highlight w:val="cyan"/>
                </w:rPr>
                <w:t xml:space="preserve">Qantas Airways Limited </w:t>
              </w:r>
              <w:r>
                <w:rPr>
                  <w:color w:val="343741"/>
                  <w:highlight w:val="cyan"/>
                </w:rPr>
                <w:t>as</w:t>
              </w:r>
              <w:r w:rsidRPr="0096258A">
                <w:rPr>
                  <w:color w:val="343741"/>
                  <w:highlight w:val="cyan"/>
                </w:rPr>
                <w:t xml:space="preserve"> an authorised representative (AR 261363) of ZAIL. This information is of a general nature only and has been prepared without </w:t>
              </w:r>
              <w:proofErr w:type="gramStart"/>
              <w:r w:rsidRPr="0096258A">
                <w:rPr>
                  <w:color w:val="343741"/>
                  <w:highlight w:val="cyan"/>
                </w:rPr>
                <w:t>taking into account</w:t>
              </w:r>
              <w:proofErr w:type="gramEnd"/>
              <w:r w:rsidRPr="0096258A">
                <w:rPr>
                  <w:color w:val="343741"/>
                  <w:highlight w:val="cyan"/>
                </w:rPr>
                <w:t xml:space="preserve"> your objectives, financial situation or needs. You should consider whether the advice is suitable for you having regard to </w:t>
              </w:r>
              <w:r w:rsidRPr="004D595E">
                <w:rPr>
                  <w:color w:val="343741"/>
                  <w:highlight w:val="cyan"/>
                  <w:lang w:val="en-GB"/>
                </w:rPr>
                <w:t>your personal circumstances</w:t>
              </w:r>
              <w:r w:rsidRPr="0096258A">
                <w:rPr>
                  <w:color w:val="343741"/>
                  <w:highlight w:val="cyan"/>
                </w:rPr>
                <w:t xml:space="preserve">. Before making any decision to buy the travel insurance, you should read the </w:t>
              </w:r>
              <w:r>
                <w:fldChar w:fldCharType="begin"/>
              </w:r>
              <w:r>
                <w:instrText>HYPERLINK "https://insurance.qantas.com/policy-documents/travel-insurance?cmpid=emc-qantas-au-savequote-footer" \h</w:instrText>
              </w:r>
              <w:r>
                <w:fldChar w:fldCharType="separate"/>
              </w:r>
              <w:r w:rsidRPr="0096258A">
                <w:rPr>
                  <w:color w:val="E40000"/>
                  <w:highlight w:val="cyan"/>
                  <w:u w:val="single"/>
                </w:rPr>
                <w:t>Product Disclosure Statement (PDS)</w:t>
              </w:r>
              <w:r>
                <w:fldChar w:fldCharType="end"/>
              </w:r>
              <w:r w:rsidRPr="0096258A">
                <w:rPr>
                  <w:color w:val="343741"/>
                  <w:highlight w:val="cyan"/>
                </w:rPr>
                <w:t xml:space="preserve">, </w:t>
              </w:r>
              <w:r>
                <w:fldChar w:fldCharType="begin"/>
              </w:r>
              <w:r>
                <w:instrText>HYPERLINK "https://insurance.qantas.com/policy-documents/travel-insurance?cmpid=emc-qantas-au-savequote-footer" \h</w:instrText>
              </w:r>
              <w:r>
                <w:fldChar w:fldCharType="separate"/>
              </w:r>
              <w:r w:rsidRPr="00814064">
                <w:rPr>
                  <w:color w:val="E40000"/>
                  <w:highlight w:val="cyan"/>
                  <w:u w:val="single"/>
                </w:rPr>
                <w:t>Target Market Determination (TMD)</w:t>
              </w:r>
              <w:r>
                <w:fldChar w:fldCharType="end"/>
              </w:r>
              <w:r w:rsidRPr="00814064">
                <w:rPr>
                  <w:color w:val="343741"/>
                  <w:highlight w:val="cyan"/>
                </w:rPr>
                <w:t xml:space="preserve"> and </w:t>
              </w:r>
              <w:r>
                <w:fldChar w:fldCharType="begin"/>
              </w:r>
              <w:r>
                <w:instrText>HYPERLINK "https://insurance.qantas.com/policy-documents/travel-insurance?cmpid=emc-qantas-au-savequote-footer" \h</w:instrText>
              </w:r>
              <w:r>
                <w:fldChar w:fldCharType="separate"/>
              </w:r>
              <w:r w:rsidRPr="00814064">
                <w:rPr>
                  <w:color w:val="E40000"/>
                  <w:highlight w:val="cyan"/>
                  <w:u w:val="single"/>
                </w:rPr>
                <w:t>Financial Services Guide (FSG)</w:t>
              </w:r>
              <w:r>
                <w:fldChar w:fldCharType="end"/>
              </w:r>
              <w:r w:rsidRPr="00814064">
                <w:rPr>
                  <w:color w:val="343741"/>
                  <w:highlight w:val="cyan"/>
                </w:rPr>
                <w:t xml:space="preserve">. Active links to these documents will be available from </w:t>
              </w:r>
              <w:commentRangeStart w:id="204"/>
              <w:r w:rsidRPr="00814064">
                <w:rPr>
                  <w:color w:val="343741"/>
                  <w:highlight w:val="cyan"/>
                </w:rPr>
                <w:t>{{DD MM YYYY}}</w:t>
              </w:r>
              <w:commentRangeEnd w:id="204"/>
              <w:r w:rsidRPr="00814064">
                <w:rPr>
                  <w:rStyle w:val="CommentReference"/>
                  <w:color w:val="343741"/>
                  <w:sz w:val="22"/>
                  <w:szCs w:val="22"/>
                  <w:highlight w:val="cyan"/>
                </w:rPr>
                <w:commentReference w:id="204"/>
              </w:r>
              <w:r w:rsidRPr="00814064">
                <w:rPr>
                  <w:color w:val="343741"/>
                  <w:highlight w:val="cyan"/>
                </w:rPr>
                <w:t xml:space="preserve"> when Qantas Travel Insurance is issued by ZAI</w:t>
              </w:r>
              <w:r w:rsidRPr="007F54C3">
                <w:rPr>
                  <w:color w:val="343741"/>
                  <w:highlight w:val="cyan"/>
                </w:rPr>
                <w:t>L</w:t>
              </w:r>
            </w:ins>
            <w:ins w:id="205" w:author="Crombie, Sean D" w:date="2025-11-13T21:14:00Z" w16du:dateUtc="2025-11-13T10:14:00Z">
              <w:r w:rsidR="005429F6">
                <w:rPr>
                  <w:color w:val="343741"/>
                  <w:highlight w:val="cyan"/>
                </w:rPr>
                <w:t>.</w:t>
              </w:r>
            </w:ins>
            <w:ins w:id="206" w:author="Crombie, Sean D" w:date="2025-10-03T01:19:00Z" w16du:dateUtc="2025-10-02T15:19:00Z">
              <w:r w:rsidRPr="007F54C3">
                <w:rPr>
                  <w:color w:val="343741"/>
                  <w:highlight w:val="cyan"/>
                  <w:rPrChange w:id="207" w:author="Crombie, Sean D" w:date="2025-11-13T21:14:00Z" w16du:dateUtc="2025-11-13T10:14:00Z">
                    <w:rPr>
                      <w:color w:val="343741"/>
                    </w:rPr>
                  </w:rPrChange>
                </w:rPr>
                <w:t xml:space="preserve"> </w:t>
              </w:r>
            </w:ins>
            <w:ins w:id="208" w:author="Crombie, Sean D" w:date="2025-11-13T21:13:00Z" w16du:dateUtc="2025-11-13T10:13:00Z">
              <w:r w:rsidR="00077104" w:rsidRPr="007F54C3">
                <w:rPr>
                  <w:color w:val="343741"/>
                  <w:highlight w:val="cyan"/>
                  <w:rPrChange w:id="209" w:author="Crombie, Sean D" w:date="2025-11-13T21:14:00Z" w16du:dateUtc="2025-11-13T10:14:00Z">
                    <w:rPr>
                      <w:color w:val="343741"/>
                    </w:rPr>
                  </w:rPrChange>
                </w:rPr>
                <w:t>ZAIL engages affiliated entities within the Zurich Insurance Group to provide services in support of this insurance as permitted by applicable laws.</w:t>
              </w:r>
            </w:ins>
            <w:ins w:id="210" w:author="Crombie, Sean D" w:date="2025-10-03T01:19:00Z" w16du:dateUtc="2025-10-02T15:19:00Z">
              <w:r>
                <w:rPr>
                  <w:color w:val="343741"/>
                </w:rPr>
                <w:br/>
              </w:r>
            </w:ins>
          </w:p>
          <w:p w:rsidR="00F777DF" w:rsidRDefault="00DA18BA">
            <w:pPr>
              <w:pStyle w:val="Heading1"/>
              <w:ind w:left="0" w:firstLine="0"/>
              <w:rPr>
                <w:ins w:id="211" w:author="Crombie, Sean D" w:date="2025-10-03T01:16:00Z" w16du:dateUtc="2025-10-02T15:16:00Z"/>
              </w:rPr>
              <w:pPrChange w:id="212" w:author="Crombie, Sean D" w:date="2025-10-03T01:19:00Z" w16du:dateUtc="2025-10-02T15:19:00Z">
                <w:pPr>
                  <w:pStyle w:val="Heading1"/>
                </w:pPr>
              </w:pPrChange>
            </w:pPr>
            <w:ins w:id="213" w:author="Crombie, Sean D" w:date="2025-10-03T01:19:00Z" w16du:dateUtc="2025-10-02T15:19:00Z">
              <w:r>
                <w:rPr>
                  <w:color w:val="343741"/>
                </w:rPr>
                <w:t>Sent by AIG Australia Limited (ABN 93 004 727 753), 19/2 Park Street, Sydney, NSW 2000 on behalf of Qantas Airways Limited (ABN 16 009 661 901), Australian headquarters: 10 Bourke Road, Mascot, NSW 2020.</w:t>
              </w:r>
            </w:ins>
          </w:p>
        </w:tc>
        <w:tc>
          <w:tcPr>
            <w:tcW w:w="42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214" w:author="Crombie, Sean D" w:date="2025-10-03T01:18:00Z" w16du:dateUtc="2025-10-02T15:18:00Z">
              <w:tcPr>
                <w:tcW w:w="7275" w:type="dxa"/>
                <w:shd w:val="clear" w:color="auto" w:fill="C9DAF8"/>
              </w:tcPr>
            </w:tcPrChange>
          </w:tcPr>
          <w:p w:rsidR="00F777DF" w:rsidRDefault="00F777DF">
            <w:pPr>
              <w:pStyle w:val="Heading1"/>
              <w:rPr>
                <w:ins w:id="215" w:author="Crombie, Sean D" w:date="2025-10-03T01:16:00Z" w16du:dateUtc="2025-10-02T15:16:00Z"/>
              </w:rPr>
            </w:pPr>
          </w:p>
        </w:tc>
      </w:tr>
      <w:tr w:rsidR="0045311B" w:rsidTr="56457879">
        <w:trPr>
          <w:trHeight w:val="364"/>
        </w:trPr>
        <w:tc>
          <w:tcPr>
            <w:tcW w:w="21825" w:type="dxa"/>
            <w:gridSpan w:val="5"/>
            <w:shd w:val="clear" w:color="auto" w:fill="C9DAF8"/>
          </w:tcPr>
          <w:p w:rsidR="0045311B" w:rsidRDefault="00F806FF">
            <w:pPr>
              <w:pStyle w:val="Heading1"/>
              <w:ind w:left="0" w:firstLine="0"/>
              <w:rPr>
                <w:rFonts w:ascii="Arial" w:eastAsia="Arial" w:hAnsi="Arial" w:cs="Arial"/>
                <w:sz w:val="20"/>
                <w:szCs w:val="20"/>
              </w:rPr>
            </w:pPr>
            <w:bookmarkStart w:id="216" w:name="_heading=h.1c00sx9h943j" w:colFirst="0" w:colLast="0"/>
            <w:bookmarkEnd w:id="216"/>
            <w:r>
              <w:rPr>
                <w:rFonts w:ascii="Arial" w:eastAsia="Arial" w:hAnsi="Arial" w:cs="Arial"/>
                <w:sz w:val="20"/>
                <w:szCs w:val="20"/>
              </w:rPr>
              <w:t>Annual Multi Trip Expiry Email (Service)</w:t>
            </w:r>
          </w:p>
        </w:tc>
      </w:tr>
      <w:tr w:rsidR="0045311B" w:rsidTr="56457879">
        <w:tc>
          <w:tcPr>
            <w:tcW w:w="3000" w:type="dxa"/>
            <w:gridSpan w:val="2"/>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Timing: to be sent 30 days before policy expiry.</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Description: Service email to remind customers that their AMT plan is expiring so they can make sure to get cover.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pStyle w:val="Heading1"/>
              <w:keepNext w:val="0"/>
              <w:keepLines w:val="0"/>
              <w:rPr>
                <w:rFonts w:ascii="Arial" w:eastAsia="Arial" w:hAnsi="Arial" w:cs="Arial"/>
                <w:b w:val="0"/>
                <w:sz w:val="20"/>
                <w:szCs w:val="20"/>
              </w:rPr>
            </w:pPr>
            <w:bookmarkStart w:id="217" w:name="_heading=h.iy4uivp2jsy" w:colFirst="0" w:colLast="0"/>
            <w:bookmarkEnd w:id="217"/>
          </w:p>
        </w:tc>
        <w:tc>
          <w:tcPr>
            <w:tcW w:w="14550" w:type="dxa"/>
          </w:tcPr>
          <w:p w:rsidR="0045311B" w:rsidRDefault="00F806FF">
            <w:pPr>
              <w:ind w:left="0" w:firstLine="0"/>
              <w:rPr>
                <w:rFonts w:ascii="Arial" w:eastAsia="Arial" w:hAnsi="Arial" w:cs="Arial"/>
                <w:sz w:val="20"/>
                <w:szCs w:val="20"/>
              </w:rPr>
            </w:pPr>
            <w:r>
              <w:rPr>
                <w:noProof/>
              </w:rPr>
              <w:drawing>
                <wp:anchor distT="0" distB="0" distL="0" distR="0" simplePos="0" relativeHeight="251658250" behindDoc="0" locked="0" layoutInCell="1" hidden="0" allowOverlap="1" wp14:anchorId="004D5BBC" wp14:editId="004D5BBD">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18175" cy="676910"/>
                          </a:xfrm>
                          <a:prstGeom prst="rect">
                            <a:avLst/>
                          </a:prstGeom>
                          <a:ln/>
                        </pic:spPr>
                      </pic:pic>
                    </a:graphicData>
                  </a:graphic>
                </wp:anchor>
              </w:drawing>
            </w: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p>
          <w:p w:rsidR="0045311B" w:rsidRDefault="00F806FF" w:rsidP="2AEEA772">
            <w:pPr>
              <w:ind w:left="0" w:firstLine="0"/>
              <w:rPr>
                <w:ins w:id="218" w:author="Eakins, Nicola" w:date="2025-10-02T04:21:00Z" w16du:dateUtc="2025-10-02T04:21:10Z"/>
                <w:rFonts w:ascii="Arial" w:eastAsia="Arial" w:hAnsi="Arial" w:cs="Arial"/>
                <w:sz w:val="20"/>
                <w:szCs w:val="20"/>
              </w:rPr>
            </w:pPr>
            <w:r w:rsidRPr="2AEEA772">
              <w:rPr>
                <w:rFonts w:ascii="Arial" w:eastAsia="Arial" w:hAnsi="Arial" w:cs="Arial"/>
                <w:sz w:val="20"/>
                <w:szCs w:val="20"/>
              </w:rPr>
              <w:t>Thanks for choosing Qantas Travel Insurance</w:t>
            </w:r>
            <w:ins w:id="219" w:author="Eakins, Nicola" w:date="2025-10-02T04:19:00Z">
              <w:r w:rsidR="12E07DD8" w:rsidRPr="2AEEA772">
                <w:rPr>
                  <w:rFonts w:ascii="Arial" w:eastAsia="Arial" w:hAnsi="Arial" w:cs="Arial"/>
                  <w:sz w:val="20"/>
                  <w:szCs w:val="20"/>
                </w:rPr>
                <w:t xml:space="preserve">. </w:t>
              </w:r>
            </w:ins>
            <w:del w:id="220" w:author="Eakins, Nicola" w:date="2025-10-02T04:20:00Z">
              <w:r w:rsidRPr="2AEEA772" w:rsidDel="00F806FF">
                <w:rPr>
                  <w:rFonts w:ascii="Arial" w:eastAsia="Arial" w:hAnsi="Arial" w:cs="Arial"/>
                  <w:sz w:val="20"/>
                  <w:szCs w:val="20"/>
                </w:rPr>
                <w:delText xml:space="preserve">, underwritten by </w:delText>
              </w:r>
              <w:r w:rsidRPr="2AEEA772" w:rsidDel="00F806FF">
                <w:rPr>
                  <w:rFonts w:ascii="Arial" w:eastAsia="Arial" w:hAnsi="Arial" w:cs="Arial"/>
                  <w:sz w:val="20"/>
                  <w:szCs w:val="20"/>
                  <w:highlight w:val="yellow"/>
                </w:rPr>
                <w:delText>Zurich Australian Insurance Limited</w:delText>
              </w:r>
              <w:r w:rsidRPr="2AEEA772" w:rsidDel="00F806FF">
                <w:rPr>
                  <w:rFonts w:ascii="Arial" w:eastAsia="Arial" w:hAnsi="Arial" w:cs="Arial"/>
                  <w:sz w:val="20"/>
                  <w:szCs w:val="20"/>
                </w:rPr>
                <w:delText>.</w:delText>
              </w:r>
            </w:del>
            <w:r w:rsidRPr="2AEEA772">
              <w:rPr>
                <w:rFonts w:ascii="Arial" w:eastAsia="Arial" w:hAnsi="Arial" w:cs="Arial"/>
                <w:sz w:val="20"/>
                <w:szCs w:val="20"/>
              </w:rPr>
              <w:t xml:space="preserve"> </w:t>
            </w:r>
          </w:p>
          <w:p w:rsidR="0045311B" w:rsidRDefault="0045311B">
            <w:pPr>
              <w:ind w:left="0" w:firstLine="0"/>
              <w:rPr>
                <w:ins w:id="221" w:author="Eakins, Nicola" w:date="2025-10-02T04:21:00Z" w16du:dateUtc="2025-10-02T04:21:10Z"/>
              </w:rPr>
            </w:pPr>
          </w:p>
          <w:p w:rsidR="0045311B" w:rsidRDefault="05D321C9">
            <w:pPr>
              <w:ind w:left="0" w:firstLine="0"/>
              <w:rPr>
                <w:rFonts w:ascii="Arial" w:eastAsia="Arial" w:hAnsi="Arial" w:cs="Arial"/>
                <w:sz w:val="20"/>
                <w:szCs w:val="20"/>
              </w:rPr>
              <w:pPrChange w:id="222" w:author="Eakins, Nicola" w:date="2025-10-02T04:21:00Z">
                <w:pPr/>
              </w:pPrChange>
            </w:pPr>
            <w:commentRangeStart w:id="223"/>
            <w:ins w:id="224" w:author="Eakins, Nicola" w:date="2025-10-02T04:21:00Z">
              <w:del w:id="225" w:author="Raphaella Han" w:date="2025-11-26T01:15:00Z">
                <w:r w:rsidRPr="28BC67C3" w:rsidDel="05D321C9">
                  <w:rPr>
                    <w:rFonts w:ascii="Arial" w:eastAsia="Arial" w:hAnsi="Arial" w:cs="Arial"/>
                    <w:sz w:val="20"/>
                    <w:szCs w:val="20"/>
                  </w:rPr>
                  <w:delText>From {{DD MMM YYYY}}, Qantas Travel Insurance is underwritten by Zurich Australian Insurance Limited, ABN 13 000 296 640, AFSL 232507 (“ZAIL”). Qantas Airways Limited ABN 16 009 661 901 is an authorised representative (AR 261363) of ZAIL.</w:delText>
                </w:r>
              </w:del>
            </w:ins>
            <w:commentRangeEnd w:id="223"/>
            <w:r>
              <w:rPr>
                <w:rStyle w:val="CommentReference"/>
              </w:rPr>
              <w:commentReference w:id="223"/>
            </w:r>
            <w:r>
              <w:br/>
            </w:r>
            <w:r>
              <w:br/>
            </w:r>
            <w:commentRangeStart w:id="226"/>
            <w:r w:rsidR="00F806FF" w:rsidRPr="28BC67C3">
              <w:rPr>
                <w:rFonts w:ascii="Arial" w:eastAsia="Arial" w:hAnsi="Arial" w:cs="Arial"/>
                <w:sz w:val="20"/>
                <w:szCs w:val="20"/>
              </w:rPr>
              <w:t>Your Qantas Travel Insurance Annual Multi Trip policy is expiring on {{Policy End Date}}, 11:59 pm</w:t>
            </w:r>
            <w:ins w:id="227" w:author="Eakins, Nicola" w:date="2025-10-02T04:21:00Z">
              <w:r w:rsidR="3D99BD32" w:rsidRPr="28BC67C3">
                <w:rPr>
                  <w:rFonts w:ascii="Arial" w:eastAsia="Arial" w:hAnsi="Arial" w:cs="Arial"/>
                  <w:sz w:val="20"/>
                  <w:szCs w:val="20"/>
                </w:rPr>
                <w:t xml:space="preserve"> AET</w:t>
              </w:r>
            </w:ins>
            <w:r w:rsidR="00F806FF" w:rsidRPr="28BC67C3">
              <w:rPr>
                <w:rFonts w:ascii="Arial" w:eastAsia="Arial" w:hAnsi="Arial" w:cs="Arial"/>
                <w:sz w:val="20"/>
                <w:szCs w:val="20"/>
              </w:rPr>
              <w:t>.</w:t>
            </w:r>
            <w:commentRangeEnd w:id="226"/>
            <w:r>
              <w:rPr>
                <w:rStyle w:val="CommentReference"/>
              </w:rPr>
              <w:commentReference w:id="226"/>
            </w:r>
          </w:p>
          <w:p w:rsidR="0045311B" w:rsidRDefault="0045311B">
            <w:pPr>
              <w:ind w:left="0" w:firstLine="0"/>
              <w:rPr>
                <w:rFonts w:ascii="Arial" w:eastAsia="Arial" w:hAnsi="Arial" w:cs="Arial"/>
                <w:sz w:val="20"/>
                <w:szCs w:val="20"/>
              </w:rPr>
            </w:pPr>
          </w:p>
          <w:tbl>
            <w:tblPr>
              <w:tblStyle w:val="afffffffffffffffff1"/>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tc>
                <w:tcPr>
                  <w:tcW w:w="6135" w:type="dxa"/>
                </w:tcPr>
                <w:sdt>
                  <w:sdtPr>
                    <w:tag w:val="goog_rdk_17"/>
                    <w:id w:val="-727196447"/>
                    <w:lock w:val="contentLocked"/>
                  </w:sdtPr>
                  <w:sdtEndPr/>
                  <w:sdtContent>
                    <w:p w:rsidR="0045311B" w:rsidRDefault="00F806FF">
                      <w:pPr>
                        <w:rPr>
                          <w:rFonts w:ascii="Arial" w:eastAsia="Arial" w:hAnsi="Arial" w:cs="Arial"/>
                          <w:b/>
                          <w:sz w:val="20"/>
                          <w:szCs w:val="20"/>
                        </w:rPr>
                      </w:pPr>
                      <w:r>
                        <w:rPr>
                          <w:rFonts w:ascii="Arial" w:eastAsia="Arial" w:hAnsi="Arial" w:cs="Arial"/>
                          <w:b/>
                          <w:sz w:val="20"/>
                          <w:szCs w:val="20"/>
                        </w:rPr>
                        <w:t>Your Policy Details</w:t>
                      </w:r>
                    </w:p>
                    <w:p w:rsidR="0045311B" w:rsidRDefault="0045311B">
                      <w:pPr>
                        <w:rPr>
                          <w:rFonts w:ascii="Arial" w:eastAsia="Arial" w:hAnsi="Arial" w:cs="Arial"/>
                          <w:sz w:val="20"/>
                          <w:szCs w:val="20"/>
                        </w:rPr>
                      </w:pPr>
                    </w:p>
                    <w:p w:rsidR="0045311B" w:rsidRDefault="00F806FF">
                      <w:pPr>
                        <w:rPr>
                          <w:rFonts w:ascii="Arial" w:eastAsia="Arial" w:hAnsi="Arial" w:cs="Arial"/>
                          <w:b/>
                          <w:sz w:val="20"/>
                          <w:szCs w:val="20"/>
                          <w:highlight w:val="yellow"/>
                        </w:rPr>
                      </w:pPr>
                      <w:r>
                        <w:rPr>
                          <w:rFonts w:ascii="Arial" w:eastAsia="Arial" w:hAnsi="Arial" w:cs="Arial"/>
                          <w:sz w:val="20"/>
                          <w:szCs w:val="20"/>
                        </w:rPr>
                        <w:t xml:space="preserve">Issuer </w:t>
                      </w:r>
                      <w:r>
                        <w:rPr>
                          <w:rFonts w:ascii="Arial" w:eastAsia="Arial" w:hAnsi="Arial" w:cs="Arial"/>
                          <w:b/>
                          <w:sz w:val="20"/>
                          <w:szCs w:val="20"/>
                          <w:highlight w:val="yellow"/>
                        </w:rPr>
                        <w:t>Zurich Australian Insurance Limited</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Product Name </w:t>
                      </w:r>
                      <w:r>
                        <w:rPr>
                          <w:rFonts w:ascii="Arial" w:eastAsia="Arial" w:hAnsi="Arial" w:cs="Arial"/>
                          <w:b/>
                          <w:sz w:val="20"/>
                          <w:szCs w:val="20"/>
                        </w:rPr>
                        <w:t>Annual Multi Trip</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rsidR="0045311B" w:rsidRDefault="0045311B">
                      <w:pPr>
                        <w:rPr>
                          <w:rFonts w:ascii="Arial" w:eastAsia="Arial" w:hAnsi="Arial" w:cs="Arial"/>
                          <w:sz w:val="20"/>
                          <w:szCs w:val="20"/>
                        </w:rPr>
                      </w:pPr>
                    </w:p>
                    <w:p w:rsidR="0045311B" w:rsidRDefault="00F806FF">
                      <w:pPr>
                        <w:rPr>
                          <w:rFonts w:ascii="Arial" w:eastAsia="Arial" w:hAnsi="Arial" w:cs="Arial"/>
                          <w:b/>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p w:rsidR="0045311B" w:rsidRDefault="00BE3480">
                      <w:pPr>
                        <w:rPr>
                          <w:rFonts w:ascii="Arial" w:eastAsia="Arial" w:hAnsi="Arial" w:cs="Arial"/>
                          <w:sz w:val="20"/>
                          <w:szCs w:val="20"/>
                        </w:rPr>
                      </w:pPr>
                    </w:p>
                  </w:sdtContent>
                </w:sdt>
              </w:tc>
            </w:tr>
          </w:tbl>
          <w:p w:rsidR="0045311B" w:rsidRDefault="0045311B">
            <w:pPr>
              <w:rPr>
                <w:rFonts w:ascii="Arial" w:eastAsia="Arial" w:hAnsi="Arial" w:cs="Arial"/>
                <w:sz w:val="20"/>
                <w:szCs w:val="20"/>
              </w:rPr>
            </w:pPr>
          </w:p>
          <w:p w:rsidR="05D321C9" w:rsidRDefault="6D8015E3" w:rsidP="28BC67C3">
            <w:pPr>
              <w:ind w:left="0" w:firstLine="0"/>
              <w:rPr>
                <w:ins w:id="228" w:author="Raphaella Han" w:date="2025-11-26T01:15:00Z" w16du:dateUtc="2025-11-26T01:15:39Z"/>
                <w:rFonts w:ascii="Arial" w:eastAsia="Arial" w:hAnsi="Arial" w:cs="Arial"/>
                <w:sz w:val="20"/>
                <w:szCs w:val="20"/>
              </w:rPr>
            </w:pPr>
            <w:commentRangeStart w:id="229"/>
            <w:commentRangeStart w:id="230"/>
            <w:ins w:id="231" w:author="Raphaella Han" w:date="2025-11-26T01:15:00Z">
              <w:r w:rsidRPr="7A9F947B">
                <w:rPr>
                  <w:rFonts w:ascii="Arial" w:eastAsia="Arial" w:hAnsi="Arial" w:cs="Arial"/>
                  <w:sz w:val="20"/>
                  <w:szCs w:val="20"/>
                </w:rPr>
                <w:t>From {{DD MMM YYYY}}, Qantas Travel Insurance is underwritten by Zurich Australian Insurance Limited, ABN 13 000 296 640, AFSL 232507 (“ZAIL”). Qantas Airways Limited</w:t>
              </w:r>
            </w:ins>
            <w:ins w:id="232" w:author="Raphaella Han" w:date="2025-11-26T01:46:00Z">
              <w:r w:rsidR="0B4E0F76" w:rsidRPr="7A9F947B">
                <w:rPr>
                  <w:rFonts w:ascii="Arial" w:eastAsia="Arial" w:hAnsi="Arial" w:cs="Arial"/>
                  <w:sz w:val="20"/>
                  <w:szCs w:val="20"/>
                </w:rPr>
                <w:t>,</w:t>
              </w:r>
            </w:ins>
            <w:ins w:id="233" w:author="Raphaella Han" w:date="2025-11-26T01:15:00Z">
              <w:r w:rsidRPr="7A9F947B">
                <w:rPr>
                  <w:rFonts w:ascii="Arial" w:eastAsia="Arial" w:hAnsi="Arial" w:cs="Arial"/>
                  <w:sz w:val="20"/>
                  <w:szCs w:val="20"/>
                </w:rPr>
                <w:t xml:space="preserve"> ABN 16 009 661 901</w:t>
              </w:r>
            </w:ins>
            <w:ins w:id="234" w:author="Raphaella Han" w:date="2025-11-26T01:46:00Z">
              <w:r w:rsidR="673D7CEA" w:rsidRPr="7A9F947B">
                <w:rPr>
                  <w:rFonts w:ascii="Arial" w:eastAsia="Arial" w:hAnsi="Arial" w:cs="Arial"/>
                  <w:sz w:val="20"/>
                  <w:szCs w:val="20"/>
                </w:rPr>
                <w:t>,</w:t>
              </w:r>
            </w:ins>
            <w:ins w:id="235" w:author="Raphaella Han" w:date="2025-11-26T01:15:00Z">
              <w:r w:rsidRPr="7A9F947B">
                <w:rPr>
                  <w:rFonts w:ascii="Arial" w:eastAsia="Arial" w:hAnsi="Arial" w:cs="Arial"/>
                  <w:sz w:val="20"/>
                  <w:szCs w:val="20"/>
                </w:rPr>
                <w:t xml:space="preserve"> is an authorised representative (AR 261363) of ZAIL.</w:t>
              </w:r>
            </w:ins>
            <w:commentRangeEnd w:id="229"/>
            <w:r w:rsidR="05D321C9">
              <w:rPr>
                <w:rStyle w:val="CommentReference"/>
              </w:rPr>
              <w:commentReference w:id="229"/>
            </w:r>
            <w:commentRangeEnd w:id="230"/>
            <w:r w:rsidR="05D321C9">
              <w:rPr>
                <w:rStyle w:val="CommentReference"/>
              </w:rPr>
              <w:commentReference w:id="230"/>
            </w:r>
          </w:p>
          <w:p w:rsidR="28BC67C3" w:rsidRDefault="28BC67C3" w:rsidP="28BC67C3">
            <w:pPr>
              <w:ind w:left="0" w:firstLine="0"/>
              <w:rPr>
                <w:ins w:id="236" w:author="Raphaella Han" w:date="2025-11-26T01:15:00Z" w16du:dateUtc="2025-11-26T01:15:38Z"/>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continue enjoying cover on all </w:t>
            </w:r>
            <w:del w:id="237" w:author="Crombie, Sean D" w:date="2025-10-03T01:08:00Z" w16du:dateUtc="2025-10-02T15:08:00Z">
              <w:r w:rsidDel="008D1D5C">
                <w:rPr>
                  <w:rFonts w:ascii="Arial" w:eastAsia="Arial" w:hAnsi="Arial" w:cs="Arial"/>
                  <w:sz w:val="20"/>
                  <w:szCs w:val="20"/>
                </w:rPr>
                <w:delText xml:space="preserve">your </w:delText>
              </w:r>
            </w:del>
            <w:ins w:id="238" w:author="Crombie, Sean D" w:date="2025-10-03T01:08:00Z" w16du:dateUtc="2025-10-02T15:08:00Z">
              <w:r w:rsidR="008D1D5C">
                <w:rPr>
                  <w:rFonts w:ascii="Arial" w:eastAsia="Arial" w:hAnsi="Arial" w:cs="Arial"/>
                  <w:sz w:val="20"/>
                  <w:szCs w:val="20"/>
                </w:rPr>
                <w:t xml:space="preserve">eligible </w:t>
              </w:r>
            </w:ins>
            <w:r>
              <w:rPr>
                <w:rFonts w:ascii="Arial" w:eastAsia="Arial" w:hAnsi="Arial" w:cs="Arial"/>
                <w:sz w:val="20"/>
                <w:szCs w:val="20"/>
              </w:rPr>
              <w:t>trips for another year, you’ll need to purchase a new policy</w:t>
            </w:r>
            <w:ins w:id="239" w:author="Crombie, Sean D" w:date="2025-10-03T01:29:00Z" w16du:dateUtc="2025-10-02T15:29:00Z">
              <w:r w:rsidR="00E67CB1">
                <w:rPr>
                  <w:rFonts w:ascii="Arial" w:eastAsia="Arial" w:hAnsi="Arial" w:cs="Arial"/>
                  <w:sz w:val="20"/>
                  <w:szCs w:val="20"/>
                </w:rPr>
                <w:t xml:space="preserve"> which will be issued by ZAIL</w:t>
              </w:r>
            </w:ins>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t xml:space="preserve">Please visit our website to get a quick quote today. </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color w:val="FF0000"/>
                <w:sz w:val="20"/>
                <w:szCs w:val="20"/>
              </w:rPr>
            </w:pPr>
            <w:r>
              <w:rPr>
                <w:rFonts w:ascii="Arial" w:eastAsia="Arial" w:hAnsi="Arial" w:cs="Arial"/>
                <w:sz w:val="20"/>
                <w:szCs w:val="20"/>
              </w:rPr>
              <w:t xml:space="preserve">CTA button: </w:t>
            </w:r>
            <w:hyperlink r:id="rId32">
              <w:r>
                <w:rPr>
                  <w:rFonts w:ascii="Arial" w:eastAsia="Arial" w:hAnsi="Arial" w:cs="Arial"/>
                  <w:color w:val="1155CC"/>
                  <w:sz w:val="20"/>
                  <w:szCs w:val="20"/>
                  <w:u w:val="single"/>
                </w:rPr>
                <w:t>{{Get a quote}}</w:t>
              </w:r>
            </w:hyperlink>
            <w:r>
              <w:rPr>
                <w:rFonts w:ascii="Arial" w:eastAsia="Arial" w:hAnsi="Arial" w:cs="Arial"/>
                <w:color w:val="FF0000"/>
                <w:sz w:val="20"/>
                <w:szCs w:val="20"/>
              </w:rPr>
              <w:t xml:space="preserve"> {{Call 13 49 60}}</w:t>
            </w:r>
          </w:p>
          <w:p w:rsidR="0045311B" w:rsidRDefault="0045311B">
            <w:pPr>
              <w:rPr>
                <w:rFonts w:ascii="Arial" w:eastAsia="Arial" w:hAnsi="Arial" w:cs="Arial"/>
                <w:color w:val="FF0000"/>
                <w:sz w:val="20"/>
                <w:szCs w:val="20"/>
              </w:rPr>
            </w:pPr>
          </w:p>
          <w:p w:rsidR="0045311B" w:rsidRDefault="00F806FF">
            <w:pPr>
              <w:jc w:val="center"/>
              <w:rPr>
                <w:ins w:id="240" w:author="Crombie, Sean D" w:date="2025-10-03T01:22:00Z" w16du:dateUtc="2025-10-02T15:22:00Z"/>
                <w:rFonts w:ascii="Arial" w:eastAsia="Arial" w:hAnsi="Arial" w:cs="Arial"/>
                <w:i/>
                <w:sz w:val="20"/>
                <w:szCs w:val="20"/>
              </w:rPr>
            </w:pPr>
            <w:r>
              <w:rPr>
                <w:rFonts w:ascii="Arial" w:eastAsia="Arial" w:hAnsi="Arial" w:cs="Arial"/>
                <w:i/>
                <w:sz w:val="20"/>
                <w:szCs w:val="20"/>
              </w:rPr>
              <w:t>This is an auto generated email, please do not reply.</w:t>
            </w:r>
          </w:p>
          <w:p w:rsidR="00EB13F4" w:rsidRDefault="00EB13F4">
            <w:pPr>
              <w:jc w:val="center"/>
              <w:rPr>
                <w:ins w:id="241" w:author="Crombie, Sean D" w:date="2025-10-03T01:22:00Z" w16du:dateUtc="2025-10-02T15:22:00Z"/>
                <w:rFonts w:ascii="Arial" w:eastAsia="Arial" w:hAnsi="Arial" w:cs="Arial"/>
                <w:i/>
                <w:sz w:val="20"/>
                <w:szCs w:val="20"/>
              </w:rPr>
            </w:pPr>
          </w:p>
          <w:p w:rsidR="00EB13F4" w:rsidRDefault="00EB13F4">
            <w:pPr>
              <w:jc w:val="center"/>
              <w:rPr>
                <w:rFonts w:ascii="Arial" w:eastAsia="Arial" w:hAnsi="Arial" w:cs="Arial"/>
                <w:i/>
                <w:sz w:val="20"/>
                <w:szCs w:val="20"/>
              </w:rPr>
            </w:pPr>
            <w:ins w:id="242" w:author="Crombie, Sean D" w:date="2025-10-03T01:22:00Z" w16du:dateUtc="2025-10-02T15:22:00Z">
              <w:r>
                <w:rPr>
                  <w:rFonts w:ascii="Helvetica Neue" w:eastAsia="Helvetica Neue" w:hAnsi="Helvetica Neue" w:cs="Helvetica Neue"/>
                  <w:i/>
                </w:rPr>
                <w:t>You are receiving this email because it relates to, or is ancillary to, a product or service which has been, or has agreed to be, supplied or given to you by Qantas Loyalty (or a third party).</w:t>
              </w:r>
            </w:ins>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243" w:author="Raphaella Han" w:date="2025-11-26T01:46:00Z">
              <w:r w:rsidR="00D05E7E" w:rsidRPr="2AEEA772">
                <w:rPr>
                  <w:rFonts w:ascii="Arial" w:eastAsia="Arial" w:hAnsi="Arial" w:cs="Arial"/>
                  <w:sz w:val="20"/>
                  <w:szCs w:val="20"/>
                  <w:highlight w:val="yellow"/>
                </w:rPr>
                <w:t>,</w:t>
              </w:r>
            </w:ins>
            <w:r w:rsidRPr="2AEEA772">
              <w:rPr>
                <w:rFonts w:ascii="Arial" w:eastAsia="Arial" w:hAnsi="Arial" w:cs="Arial"/>
                <w:sz w:val="20"/>
                <w:szCs w:val="20"/>
                <w:highlight w:val="yellow"/>
              </w:rPr>
              <w:t xml:space="preserve"> </w:t>
            </w:r>
            <w:ins w:id="244" w:author="Eakins, Nicola" w:date="2025-10-02T04:23:00Z">
              <w:r w:rsidR="43235CBC" w:rsidRPr="7A9F947B">
                <w:rPr>
                  <w:rFonts w:ascii="Arial" w:eastAsia="Arial" w:hAnsi="Arial" w:cs="Arial"/>
                  <w:sz w:val="20"/>
                  <w:szCs w:val="20"/>
                  <w:highlight w:val="yellow"/>
                </w:rPr>
                <w:t>ABN 16 009 661 901 (“Qan</w:t>
              </w:r>
            </w:ins>
            <w:ins w:id="245" w:author="Eakins, Nicola" w:date="2025-10-02T04:24:00Z">
              <w:r w:rsidR="43235CBC" w:rsidRPr="7A9F947B">
                <w:rPr>
                  <w:rFonts w:ascii="Arial" w:eastAsia="Arial" w:hAnsi="Arial" w:cs="Arial"/>
                  <w:sz w:val="20"/>
                  <w:szCs w:val="20"/>
                  <w:highlight w:val="yellow"/>
                </w:rPr>
                <w:t>tas”)</w:t>
              </w:r>
            </w:ins>
            <w:ins w:id="246" w:author="Raphaella Han" w:date="2025-11-26T01:46:00Z">
              <w:r w:rsidR="68CA8FA8" w:rsidRPr="7A9F947B">
                <w:rPr>
                  <w:rFonts w:ascii="Arial" w:eastAsia="Arial" w:hAnsi="Arial" w:cs="Arial"/>
                  <w:sz w:val="20"/>
                  <w:szCs w:val="20"/>
                  <w:highlight w:val="yellow"/>
                </w:rPr>
                <w:t>,</w:t>
              </w:r>
            </w:ins>
            <w:ins w:id="247" w:author="Eakins, Nicola" w:date="2025-10-02T04:24:00Z">
              <w:r w:rsidR="43235CBC" w:rsidRPr="7A9F947B">
                <w:rPr>
                  <w:rFonts w:ascii="Arial" w:eastAsia="Arial" w:hAnsi="Arial" w:cs="Arial"/>
                  <w:sz w:val="20"/>
                  <w:szCs w:val="20"/>
                  <w:highlight w:val="yellow"/>
                </w:rPr>
                <w:t xml:space="preserve"> </w:t>
              </w:r>
            </w:ins>
            <w:r w:rsidRPr="2AEEA772">
              <w:rPr>
                <w:rFonts w:ascii="Arial" w:eastAsia="Arial" w:hAnsi="Arial" w:cs="Arial"/>
                <w:sz w:val="20"/>
                <w:szCs w:val="20"/>
                <w:highlight w:val="yellow"/>
              </w:rPr>
              <w:t xml:space="preserve">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33">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34">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35">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248" w:author="Eakins, Nicola" w:date="2025-11-13T18:26:00Z" w16du:dateUtc="2025-11-13T07:26:00Z">
              <w:r w:rsidR="00BC1169" w:rsidRPr="7A9F947B">
                <w:rPr>
                  <w:rFonts w:ascii="Arial" w:eastAsia="Arial" w:hAnsi="Arial" w:cs="Arial"/>
                  <w:color w:val="D13438"/>
                  <w:sz w:val="20"/>
                  <w:szCs w:val="20"/>
                  <w:u w:val="single"/>
                </w:rPr>
                <w:t xml:space="preserve"> </w:t>
              </w:r>
              <w:r w:rsidR="00BC1169"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r w:rsidR="00BC1169" w:rsidRPr="7A9F947B">
                <w:rPr>
                  <w:rFonts w:ascii="Arial" w:eastAsia="Arial" w:hAnsi="Arial" w:cs="Arial"/>
                  <w:color w:val="666666"/>
                  <w:sz w:val="20"/>
                  <w:szCs w:val="20"/>
                  <w:highlight w:val="yellow"/>
                </w:rPr>
                <w:t> </w:t>
              </w:r>
            </w:ins>
            <w:r w:rsidRPr="2AEEA772">
              <w:rPr>
                <w:rFonts w:ascii="Arial" w:eastAsia="Arial" w:hAnsi="Arial" w:cs="Arial"/>
                <w:color w:val="666666"/>
                <w:sz w:val="20"/>
                <w:szCs w:val="20"/>
                <w:highlight w:val="yellow"/>
              </w:rPr>
              <w:t xml:space="preserve"> </w:t>
            </w:r>
          </w:p>
          <w:p w:rsidR="0045311B" w:rsidRDefault="0045311B">
            <w:pPr>
              <w:spacing w:line="276" w:lineRule="auto"/>
              <w:ind w:left="0" w:firstLine="0"/>
              <w:rPr>
                <w:rFonts w:ascii="Arial" w:eastAsia="Arial" w:hAnsi="Arial" w:cs="Arial"/>
                <w:sz w:val="20"/>
                <w:szCs w:val="20"/>
                <w:highlight w:val="yellow"/>
              </w:rPr>
            </w:pPr>
          </w:p>
          <w:p w:rsidR="0045311B" w:rsidRDefault="00F806FF">
            <w:pPr>
              <w:spacing w:line="276" w:lineRule="auto"/>
              <w:ind w:left="0" w:firstLine="0"/>
              <w:rPr>
                <w:rFonts w:ascii="Arial" w:eastAsia="Arial" w:hAnsi="Arial" w:cs="Arial"/>
                <w:color w:val="343741"/>
                <w:sz w:val="20"/>
                <w:szCs w:val="20"/>
                <w:highlight w:val="yellow"/>
              </w:rPr>
            </w:pPr>
            <w:r w:rsidRPr="2AEEA772">
              <w:rPr>
                <w:rFonts w:ascii="Arial" w:eastAsia="Arial" w:hAnsi="Arial" w:cs="Arial"/>
                <w:sz w:val="20"/>
                <w:szCs w:val="20"/>
                <w:highlight w:val="yellow"/>
              </w:rPr>
              <w:t>Sent by</w:t>
            </w:r>
            <w:ins w:id="249" w:author="Eakins, Nicola" w:date="2025-11-13T18:26:00Z" w16du:dateUtc="2025-11-13T07:26:00Z">
              <w:r w:rsidR="00BC1169">
                <w:rPr>
                  <w:rFonts w:ascii="Arial" w:eastAsia="Arial" w:hAnsi="Arial" w:cs="Arial"/>
                  <w:sz w:val="20"/>
                  <w:szCs w:val="20"/>
                  <w:highlight w:val="yellow"/>
                </w:rPr>
                <w:t xml:space="preserve"> ZAIL</w:t>
              </w:r>
            </w:ins>
            <w:del w:id="250" w:author="Eakins, Nicola" w:date="2025-11-13T18:26:00Z" w16du:dateUtc="2025-11-13T07:26:00Z">
              <w:r w:rsidRPr="2AEEA772" w:rsidDel="00BC1169">
                <w:rPr>
                  <w:rFonts w:ascii="Arial" w:eastAsia="Arial" w:hAnsi="Arial" w:cs="Arial"/>
                  <w:sz w:val="20"/>
                  <w:szCs w:val="20"/>
                  <w:highlight w:val="yellow"/>
                </w:rPr>
                <w:delText xml:space="preserve"> 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251" w:author="Eakins, Nicola" w:date="2025-10-02T04:25: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ind w:left="0" w:firstLine="0"/>
              <w:rPr>
                <w:rFonts w:ascii="Arial" w:eastAsia="Arial" w:hAnsi="Arial" w:cs="Arial"/>
                <w:i/>
                <w:sz w:val="20"/>
                <w:szCs w:val="20"/>
              </w:rPr>
            </w:pPr>
          </w:p>
        </w:tc>
        <w:tc>
          <w:tcPr>
            <w:tcW w:w="4275" w:type="dxa"/>
            <w:gridSpan w:val="2"/>
          </w:tcPr>
          <w:p w:rsidR="0045311B" w:rsidRDefault="0045311B">
            <w:pPr>
              <w:rPr>
                <w:rFonts w:ascii="Calibri" w:eastAsia="Calibri" w:hAnsi="Calibri" w:cs="Calibri"/>
                <w:color w:val="7030A0"/>
              </w:rPr>
            </w:pPr>
          </w:p>
        </w:tc>
      </w:tr>
      <w:tr w:rsidR="0045311B" w:rsidTr="56457879">
        <w:trPr>
          <w:trHeight w:val="148"/>
        </w:trPr>
        <w:tc>
          <w:tcPr>
            <w:tcW w:w="17550" w:type="dxa"/>
            <w:gridSpan w:val="3"/>
            <w:shd w:val="clear" w:color="auto" w:fill="F2DCDB"/>
          </w:tcPr>
          <w:p w:rsidR="0045311B" w:rsidRDefault="00F806FF">
            <w:pPr>
              <w:pStyle w:val="Heading1"/>
              <w:ind w:left="0" w:firstLine="0"/>
              <w:rPr>
                <w:rFonts w:ascii="Arial" w:eastAsia="Arial" w:hAnsi="Arial" w:cs="Arial"/>
                <w:sz w:val="20"/>
                <w:szCs w:val="20"/>
              </w:rPr>
            </w:pPr>
            <w:bookmarkStart w:id="252" w:name="_heading=h.40s3f6qc02ua" w:colFirst="0" w:colLast="0"/>
            <w:bookmarkEnd w:id="252"/>
            <w:r>
              <w:rPr>
                <w:rFonts w:ascii="Arial" w:eastAsia="Arial" w:hAnsi="Arial" w:cs="Arial"/>
                <w:sz w:val="20"/>
                <w:szCs w:val="20"/>
              </w:rPr>
              <w:t>Feedback/Survey Email</w:t>
            </w:r>
          </w:p>
        </w:tc>
        <w:tc>
          <w:tcPr>
            <w:tcW w:w="4275" w:type="dxa"/>
            <w:gridSpan w:val="2"/>
          </w:tcPr>
          <w:p w:rsidR="0045311B" w:rsidRDefault="0045311B">
            <w:pPr>
              <w:rPr>
                <w:rFonts w:ascii="Calibri" w:eastAsia="Calibri" w:hAnsi="Calibri" w:cs="Calibri"/>
                <w:color w:val="7030A0"/>
              </w:rPr>
            </w:pPr>
          </w:p>
        </w:tc>
      </w:tr>
      <w:tr w:rsidR="0045311B" w:rsidTr="56457879">
        <w:tc>
          <w:tcPr>
            <w:tcW w:w="3000" w:type="dxa"/>
            <w:gridSpan w:val="2"/>
          </w:tcPr>
          <w:p w:rsidR="0045311B" w:rsidRDefault="00F806FF">
            <w:pPr>
              <w:ind w:left="0" w:firstLine="0"/>
              <w:rPr>
                <w:rFonts w:ascii="Arial" w:eastAsia="Arial" w:hAnsi="Arial" w:cs="Arial"/>
                <w:sz w:val="20"/>
                <w:szCs w:val="20"/>
              </w:rPr>
            </w:pPr>
            <w:r>
              <w:rPr>
                <w:rFonts w:ascii="Arial" w:eastAsia="Arial" w:hAnsi="Arial" w:cs="Arial"/>
                <w:b/>
                <w:sz w:val="20"/>
                <w:szCs w:val="20"/>
              </w:rPr>
              <w:t>Qantas owned / managed</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Note: Existing email &amp; process.</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Unsubscribe function provided.</w:t>
            </w:r>
          </w:p>
        </w:tc>
        <w:tc>
          <w:tcPr>
            <w:tcW w:w="14550" w:type="dxa"/>
          </w:tcPr>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Hi {{First Name}},</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The opinions and experiences of our customers are extremely important to the ongoing improvement of the Qantas Travel Insurance service.</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As you recently interacted with us online or with our service team, we’d appreciate you taking a couple of minutes to complete a quick survey and share your feedback with us. </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{{Take Survey}}</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Thanks for your time. </w:t>
            </w: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The Qantas Travel Insurance Team</w:t>
            </w:r>
          </w:p>
          <w:p w:rsidR="0045311B" w:rsidRDefault="0045311B">
            <w:pPr>
              <w:keepNext/>
              <w:keepLines/>
              <w:rPr>
                <w:rFonts w:ascii="Arial" w:eastAsia="Arial" w:hAnsi="Arial" w:cs="Arial"/>
                <w:sz w:val="20"/>
                <w:szCs w:val="20"/>
              </w:rPr>
            </w:pP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Please note you cannot reply to this email, however if you have any questions or concerns, please contact the Qantas Insurance team on 1‌3 4‌9 6‌0. Sent by Qualtrics on behalf of Qantas Airways Limited (A‌B‌N 1‌6 0‌0‌9 6‌6‌1 9‌0‌1). Australian headquarters: </w:t>
            </w:r>
            <w:hyperlink r:id="rId36">
              <w:r>
                <w:rPr>
                  <w:rFonts w:ascii="Arial" w:eastAsia="Arial" w:hAnsi="Arial" w:cs="Arial"/>
                  <w:sz w:val="20"/>
                  <w:szCs w:val="20"/>
                </w:rPr>
                <w:t>10 Bourke Road, Mascot, NSW</w:t>
              </w:r>
            </w:hyperlink>
            <w:r>
              <w:rPr>
                <w:rFonts w:ascii="Arial" w:eastAsia="Arial" w:hAnsi="Arial" w:cs="Arial"/>
                <w:sz w:val="20"/>
                <w:szCs w:val="20"/>
              </w:rPr>
              <w:t xml:space="preserve"> 2020.</w:t>
            </w:r>
          </w:p>
          <w:p w:rsidR="0045311B" w:rsidRDefault="0045311B">
            <w:pPr>
              <w:keepNext/>
              <w:keepLines/>
              <w:rPr>
                <w:rFonts w:ascii="Arial" w:eastAsia="Arial" w:hAnsi="Arial" w:cs="Arial"/>
                <w:sz w:val="20"/>
                <w:szCs w:val="20"/>
              </w:rPr>
            </w:pPr>
          </w:p>
          <w:p w:rsidR="0045311B" w:rsidRDefault="00F806FF">
            <w:pPr>
              <w:keepNext/>
              <w:keepLines/>
              <w:ind w:left="0" w:firstLine="0"/>
              <w:rPr>
                <w:rFonts w:ascii="Arial" w:eastAsia="Arial" w:hAnsi="Arial" w:cs="Arial"/>
                <w:color w:val="333333"/>
                <w:sz w:val="20"/>
                <w:szCs w:val="20"/>
              </w:rPr>
            </w:pPr>
            <w:r>
              <w:rPr>
                <w:rFonts w:ascii="Arial" w:eastAsia="Arial" w:hAnsi="Arial" w:cs="Arial"/>
                <w:sz w:val="20"/>
                <w:szCs w:val="20"/>
              </w:rPr>
              <w:t>If you would like to unsubscribe, click</w:t>
            </w:r>
            <w:r>
              <w:rPr>
                <w:rFonts w:ascii="Arial" w:eastAsia="Arial" w:hAnsi="Arial" w:cs="Arial"/>
                <w:color w:val="333333"/>
                <w:sz w:val="20"/>
                <w:szCs w:val="20"/>
              </w:rPr>
              <w:t xml:space="preserve"> </w:t>
            </w:r>
            <w:hyperlink r:id="rId37">
              <w:r>
                <w:rPr>
                  <w:rFonts w:ascii="Arial" w:eastAsia="Arial" w:hAnsi="Arial" w:cs="Arial"/>
                  <w:color w:val="1155CC"/>
                  <w:sz w:val="20"/>
                  <w:szCs w:val="20"/>
                  <w:u w:val="single"/>
                </w:rPr>
                <w:t>here</w:t>
              </w:r>
            </w:hyperlink>
            <w:r>
              <w:rPr>
                <w:rFonts w:ascii="Arial" w:eastAsia="Arial" w:hAnsi="Arial" w:cs="Arial"/>
                <w:color w:val="333333"/>
                <w:sz w:val="20"/>
                <w:szCs w:val="20"/>
              </w:rPr>
              <w:t>.</w:t>
            </w:r>
          </w:p>
          <w:p w:rsidR="0045311B" w:rsidRDefault="00F806FF">
            <w:pPr>
              <w:keepNext/>
              <w:keepLines/>
              <w:ind w:left="0" w:firstLine="0"/>
              <w:rPr>
                <w:rFonts w:ascii="Arial" w:eastAsia="Arial" w:hAnsi="Arial" w:cs="Arial"/>
                <w:color w:val="EE0000"/>
                <w:sz w:val="20"/>
                <w:szCs w:val="20"/>
                <w:u w:val="single"/>
              </w:rPr>
            </w:pPr>
            <w:hyperlink r:id="rId38">
              <w:r>
                <w:rPr>
                  <w:rFonts w:ascii="Arial" w:eastAsia="Arial" w:hAnsi="Arial" w:cs="Arial"/>
                  <w:color w:val="EE0000"/>
                  <w:sz w:val="20"/>
                  <w:szCs w:val="20"/>
                  <w:u w:val="single"/>
                </w:rPr>
                <w:t>Qantas Airways Privacy and Security statement</w:t>
              </w:r>
            </w:hyperlink>
          </w:p>
          <w:p w:rsidR="0045311B" w:rsidRDefault="0045311B">
            <w:pPr>
              <w:keepNext/>
              <w:keepLines/>
              <w:rPr>
                <w:rFonts w:ascii="Arial" w:eastAsia="Arial" w:hAnsi="Arial" w:cs="Arial"/>
                <w:sz w:val="20"/>
                <w:szCs w:val="20"/>
              </w:rPr>
            </w:pPr>
          </w:p>
        </w:tc>
        <w:tc>
          <w:tcPr>
            <w:tcW w:w="4275" w:type="dxa"/>
            <w:gridSpan w:val="2"/>
          </w:tcPr>
          <w:p w:rsidR="0045311B" w:rsidRDefault="0045311B">
            <w:pPr>
              <w:rPr>
                <w:rFonts w:ascii="Calibri" w:eastAsia="Calibri" w:hAnsi="Calibri" w:cs="Calibri"/>
                <w:color w:val="7030A0"/>
              </w:rPr>
            </w:pPr>
          </w:p>
        </w:tc>
      </w:tr>
    </w:tbl>
    <w:p w:rsidR="0045311B" w:rsidRDefault="0045311B"/>
    <w:p w:rsidR="0045311B" w:rsidRDefault="0045311B"/>
    <w:p w:rsidR="0045311B" w:rsidRDefault="0045311B"/>
    <w:p w:rsidR="0045311B" w:rsidRDefault="0045311B"/>
    <w:p w:rsidR="0045311B" w:rsidRDefault="0045311B"/>
    <w:sectPr w:rsidR="0045311B">
      <w:footerReference w:type="default" r:id="rId39"/>
      <w:pgSz w:w="23811" w:h="16838" w:orient="landscape"/>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Eakins, Nicola" w:date="2025-10-06T09:55:00Z" w:initials="EN">
    <w:p w:rsidR="00CA06F8" w:rsidRDefault="00C7728A">
      <w:pPr>
        <w:pStyle w:val="CommentText"/>
      </w:pPr>
      <w:r>
        <w:rPr>
          <w:rStyle w:val="CommentReference"/>
        </w:rPr>
        <w:annotationRef/>
      </w:r>
      <w:r w:rsidRPr="0604C87C">
        <w:t>Issuer should be {{ISP}} and either AIG Australia Ltd or Zurich Australian Insurance Limited per ISP assigned to the policy.</w:t>
      </w:r>
    </w:p>
  </w:comment>
  <w:comment w:id="175" w:author="Crombie, Sean D" w:date="2025-08-11T12:53:00Z" w:initials="SC">
    <w:p w:rsidR="00DA18BA" w:rsidRDefault="00DA18BA" w:rsidP="00DA18BA">
      <w:pPr>
        <w:pStyle w:val="CommentText"/>
      </w:pPr>
      <w:r>
        <w:rPr>
          <w:rStyle w:val="CommentReference"/>
        </w:rPr>
        <w:annotationRef/>
      </w:r>
      <w:r>
        <w:t>Update with Transition Date</w:t>
      </w:r>
    </w:p>
  </w:comment>
  <w:comment w:id="177" w:author="Raphaella Han" w:date="2025-11-26T12:15:00Z" w:initials="RH">
    <w:p w:rsidR="004143B2" w:rsidRDefault="006B01EC">
      <w:pPr>
        <w:pStyle w:val="CommentText"/>
      </w:pPr>
      <w:r>
        <w:rPr>
          <w:rStyle w:val="CommentReference"/>
        </w:rPr>
        <w:annotationRef/>
      </w:r>
      <w:r w:rsidRPr="67D5FF8D">
        <w:t>should this be 'will be'? Not a showstopper</w:t>
      </w:r>
    </w:p>
  </w:comment>
  <w:comment w:id="178" w:author="Eakins, Nicola" w:date="2025-11-28T12:02:00Z" w:initials="EN">
    <w:p w:rsidR="006B01EC" w:rsidRDefault="006B01EC">
      <w:pPr>
        <w:pStyle w:val="CommentText"/>
      </w:pPr>
      <w:r>
        <w:rPr>
          <w:rStyle w:val="CommentReference"/>
        </w:rPr>
        <w:annotationRef/>
      </w:r>
      <w:r w:rsidRPr="73FADDA8">
        <w:t>Legal have requested this remains as 'is' as a customer could view the policy post transition.</w:t>
      </w:r>
    </w:p>
  </w:comment>
  <w:comment w:id="203" w:author="Crombie, Sean D" w:date="2025-08-11T13:14:00Z" w:initials="SC">
    <w:p w:rsidR="00DA18BA" w:rsidRDefault="00DA18BA" w:rsidP="00DA18BA">
      <w:pPr>
        <w:pStyle w:val="CommentText"/>
      </w:pPr>
      <w:r>
        <w:rPr>
          <w:rStyle w:val="CommentReference"/>
        </w:rPr>
        <w:annotationRef/>
      </w:r>
      <w:r>
        <w:rPr>
          <w:lang w:val="en-US"/>
        </w:rPr>
        <w:t>Update with Transition Date</w:t>
      </w:r>
    </w:p>
  </w:comment>
  <w:comment w:id="204" w:author="Crombie, Sean D" w:date="2025-08-11T13:14:00Z" w:initials="SC">
    <w:p w:rsidR="00DA18BA" w:rsidRDefault="00DA18BA" w:rsidP="00DA18BA">
      <w:pPr>
        <w:pStyle w:val="CommentText"/>
      </w:pPr>
      <w:r>
        <w:rPr>
          <w:rStyle w:val="CommentReference"/>
        </w:rPr>
        <w:annotationRef/>
      </w:r>
      <w:r>
        <w:rPr>
          <w:lang w:val="en-US"/>
        </w:rPr>
        <w:t>Update with Transition Date</w:t>
      </w:r>
    </w:p>
  </w:comment>
  <w:comment w:id="223" w:author="Eakins, Nicola" w:date="2025-10-02T14:23:00Z" w:initials="EN">
    <w:p w:rsidR="00CE0CFC" w:rsidRDefault="00CE0CFC">
      <w:pPr>
        <w:pStyle w:val="CommentText"/>
      </w:pPr>
      <w:r>
        <w:rPr>
          <w:rStyle w:val="CommentReference"/>
        </w:rPr>
        <w:annotationRef/>
      </w:r>
      <w:r w:rsidRPr="7B60A0F4">
        <w:t>Proposed changes by legal.</w:t>
      </w:r>
    </w:p>
  </w:comment>
  <w:comment w:id="226" w:author="Crombie, Sean D" w:date="2025-10-03T01:34:00Z" w:initials="SC">
    <w:p w:rsidR="004D1FAE" w:rsidRDefault="004D1FAE" w:rsidP="004D1FAE">
      <w:pPr>
        <w:pStyle w:val="CommentText"/>
      </w:pPr>
      <w:r>
        <w:rPr>
          <w:rStyle w:val="CommentReference"/>
        </w:rPr>
        <w:annotationRef/>
      </w:r>
      <w:r>
        <w:rPr>
          <w:lang w:val="en-US"/>
        </w:rPr>
        <w:t xml:space="preserve">Issuer below should be {{ISP}} and either </w:t>
      </w:r>
      <w:r>
        <w:t>AIG Australia Ltd or Zurich Australian Insurance Limited per ISP assigned to the policy</w:t>
      </w:r>
    </w:p>
  </w:comment>
  <w:comment w:id="229" w:author="Eakins, Nicola" w:date="2025-10-02T07:23:00Z" w:initials="EN">
    <w:p w:rsidR="004143B2" w:rsidRDefault="006B01EC">
      <w:pPr>
        <w:pStyle w:val="CommentText"/>
      </w:pPr>
      <w:r>
        <w:rPr>
          <w:rStyle w:val="CommentReference"/>
        </w:rPr>
        <w:annotationRef/>
      </w:r>
      <w:r w:rsidRPr="1EAF2614">
        <w:t>Proposed changes by legal.</w:t>
      </w:r>
    </w:p>
  </w:comment>
  <w:comment w:id="230" w:author="Raphaella Han" w:date="2025-11-26T12:16:00Z" w:initials="RH">
    <w:p w:rsidR="004143B2" w:rsidRDefault="006B01EC">
      <w:pPr>
        <w:pStyle w:val="CommentText"/>
      </w:pPr>
      <w:r>
        <w:rPr>
          <w:rStyle w:val="CommentReference"/>
        </w:rPr>
        <w:annotationRef/>
      </w:r>
      <w:r w:rsidRPr="22BAFD12">
        <w:t>Moved down further below policy details to make the email flow better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3480" w:rsidRDefault="00BE3480">
      <w:r>
        <w:separator/>
      </w:r>
    </w:p>
  </w:endnote>
  <w:endnote w:type="continuationSeparator" w:id="0">
    <w:p w:rsidR="00BE3480" w:rsidRDefault="00BE3480">
      <w:r>
        <w:continuationSeparator/>
      </w:r>
    </w:p>
  </w:endnote>
  <w:endnote w:type="continuationNotice" w:id="1">
    <w:p w:rsidR="00BE3480" w:rsidRDefault="00BE34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3DD6ADF-07BD-41BD-BD2D-D2C4E9916F1B}"/>
  </w:font>
  <w:font w:name="Cambria">
    <w:panose1 w:val="02040503050406030204"/>
    <w:charset w:val="00"/>
    <w:family w:val="roman"/>
    <w:pitch w:val="variable"/>
    <w:sig w:usb0="E00006FF" w:usb1="420024FF" w:usb2="02000000" w:usb3="00000000" w:csb0="0000019F" w:csb1="00000000"/>
    <w:embedRegular r:id="rId2" w:fontKey="{CF6024F8-DCE2-4F82-B9D9-79DCA581E96A}"/>
    <w:embedBold r:id="rId3" w:fontKey="{AC4B4CD4-CDE7-4662-82E8-81D1194EEA38}"/>
    <w:embedItalic r:id="rId4" w:fontKey="{BE5DD96A-34E5-4C67-B6B6-E3D53A307103}"/>
  </w:font>
  <w:font w:name="Georgia">
    <w:panose1 w:val="02040502050405020303"/>
    <w:charset w:val="00"/>
    <w:family w:val="roman"/>
    <w:pitch w:val="variable"/>
    <w:sig w:usb0="00000287" w:usb1="00000000" w:usb2="00000000" w:usb3="00000000" w:csb0="0000009F" w:csb1="00000000"/>
    <w:embedRegular r:id="rId5" w:fontKey="{32985148-030E-4C5D-97EE-988075399273}"/>
    <w:embedItalic r:id="rId6" w:fontKey="{473FCA59-A823-4629-AE9A-2287A9C603FF}"/>
  </w:font>
  <w:font w:name="Calibri">
    <w:panose1 w:val="020F0502020204030204"/>
    <w:charset w:val="00"/>
    <w:family w:val="swiss"/>
    <w:pitch w:val="variable"/>
    <w:sig w:usb0="E4002EFF" w:usb1="C000247B" w:usb2="00000009" w:usb3="00000000" w:csb0="000001FF" w:csb1="00000000"/>
    <w:embedRegular r:id="rId7" w:fontKey="{2273099F-5B7F-4150-BEC2-B4FDCF0AF481}"/>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3480" w:rsidRDefault="00BE3480">
      <w:r>
        <w:separator/>
      </w:r>
    </w:p>
  </w:footnote>
  <w:footnote w:type="continuationSeparator" w:id="0">
    <w:p w:rsidR="00BE3480" w:rsidRDefault="00BE3480">
      <w:r>
        <w:continuationSeparator/>
      </w:r>
    </w:p>
  </w:footnote>
  <w:footnote w:type="continuationNotice" w:id="1">
    <w:p w:rsidR="00BE3480" w:rsidRDefault="00BE348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la Han">
    <w15:presenceInfo w15:providerId="AD" w15:userId="S::raphaella.han@qantas.com.au::5e333e18-4d7b-411b-afc3-556763b41258"/>
  </w15:person>
  <w15:person w15:author="Eakins, Nicola">
    <w15:presenceInfo w15:providerId="AD" w15:userId="S::nicola.eakins_travelguard.com#ext#@qantas.onmicrosoft.com::3f3446c6-fd1e-4a5d-9782-5fbbe0f4dba0"/>
  </w15:person>
  <w15:person w15:author="Crombie, Sean D">
    <w15:presenceInfo w15:providerId="AD" w15:userId="S::scrombie@r7aig.com::432f9a25-981c-41b1-b981-d3fd529c6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6C18"/>
    <w:rsid w:val="00131DD1"/>
    <w:rsid w:val="00153241"/>
    <w:rsid w:val="00177D5A"/>
    <w:rsid w:val="001D23B9"/>
    <w:rsid w:val="001F484C"/>
    <w:rsid w:val="00205FCE"/>
    <w:rsid w:val="00224BD0"/>
    <w:rsid w:val="00277942"/>
    <w:rsid w:val="002B0C06"/>
    <w:rsid w:val="002E7827"/>
    <w:rsid w:val="00307631"/>
    <w:rsid w:val="00317F97"/>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F2E6F"/>
    <w:rsid w:val="00507DE1"/>
    <w:rsid w:val="00520990"/>
    <w:rsid w:val="00541CC1"/>
    <w:rsid w:val="005429F6"/>
    <w:rsid w:val="00567C38"/>
    <w:rsid w:val="0058416D"/>
    <w:rsid w:val="00596207"/>
    <w:rsid w:val="005A12EE"/>
    <w:rsid w:val="005A2705"/>
    <w:rsid w:val="005B4D5C"/>
    <w:rsid w:val="005C0894"/>
    <w:rsid w:val="005E168F"/>
    <w:rsid w:val="005E246F"/>
    <w:rsid w:val="00622D3B"/>
    <w:rsid w:val="00627726"/>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64488"/>
    <w:rsid w:val="00B74336"/>
    <w:rsid w:val="00B8726F"/>
    <w:rsid w:val="00B8ADF7"/>
    <w:rsid w:val="00BA74F6"/>
    <w:rsid w:val="00BC1169"/>
    <w:rsid w:val="00BD0D7E"/>
    <w:rsid w:val="00BD1AC2"/>
    <w:rsid w:val="00BD2DD7"/>
    <w:rsid w:val="00BE3480"/>
    <w:rsid w:val="00BF39DD"/>
    <w:rsid w:val="00C1227D"/>
    <w:rsid w:val="00C17C17"/>
    <w:rsid w:val="00C20B83"/>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nsurance.qantas.com/policy-documents/travel-insurance" TargetMode="External"/><Relationship Id="rId18" Type="http://schemas.openxmlformats.org/officeDocument/2006/relationships/hyperlink" Target="https://www.smartraveller.gov.au/destinations?title=&amp;field_overall_advice_level_target_id=4" TargetMode="External"/><Relationship Id="rId26" Type="http://schemas.openxmlformats.org/officeDocument/2006/relationships/hyperlink" Target="https://insurance.qantas.com/policy-documents/travel-insurance"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insurance.qantas.com/policy-documents/travel-insurance?cmpid=emc-qantas-au-predepart-body" TargetMode="External"/><Relationship Id="rId34" Type="http://schemas.openxmlformats.org/officeDocument/2006/relationships/hyperlink" Target="https://insurance.qantas.com/policy-documents/travel-insurance" TargetMode="Externa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travel.insurance.qantas.com/login?cmpid=emc-qantas-au-medical" TargetMode="External"/><Relationship Id="rId17" Type="http://schemas.openxmlformats.org/officeDocument/2006/relationships/hyperlink" Target="https://travel.insurance.qantas.com/travel-alerts" TargetMode="External"/><Relationship Id="rId25" Type="http://schemas.openxmlformats.org/officeDocument/2006/relationships/hyperlink" Target="https://insurance.qantas.com/policy-documents/travel-insurance" TargetMode="External"/><Relationship Id="rId33" Type="http://schemas.openxmlformats.org/officeDocument/2006/relationships/hyperlink" Target="https://insurance.qantas.com/policy-documents/travel-insurance" TargetMode="External"/><Relationship Id="rId38" Type="http://schemas.openxmlformats.org/officeDocument/2006/relationships/hyperlink" Target="https://www.qantas.com/travel/airlines/privacy/global/en"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comments" Target="comments.xml"/><Relationship Id="rId29" Type="http://schemas.openxmlformats.org/officeDocument/2006/relationships/hyperlink" Target="https://insurance.qantas.com/policy-documents/travel-insurance"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surance.qantas.com/policy-documents/travel-insurance" TargetMode="External"/><Relationship Id="rId32" Type="http://schemas.openxmlformats.org/officeDocument/2006/relationships/hyperlink" Target="https://travel.insurance.qantas.com/" TargetMode="External"/><Relationship Id="rId37" Type="http://schemas.openxmlformats.org/officeDocument/2006/relationships/hyperlink" Target="https://urldefense.com/v3/__https://survey.howwasqantas.com/CP/Register.php?OptOut=true&amp;RID=CTR_6LhX7kFPBrmhJ5k&amp;LID=UR_9nMTes7TN7QHu6h&amp;DID=EMD_cBl8zOlXdhEsyQz&amp;BT=cWFudGFzZ3JvdXA&amp;_=1__;!!PUxuPyJo!wp7ZW6n-J1dsb3ih-bvRVuSq-FipOFrp9oaatx-tuLi0qm2JOVKR_n3NO7UsGgRCOlIOsAI24rMijKH6tYwX4Q$"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insurance.qantas.com/policy-documents/travel-insurance" TargetMode="External"/><Relationship Id="rId23" Type="http://schemas.openxmlformats.org/officeDocument/2006/relationships/hyperlink" Target="https://travel.insurance.qantas.com/claims?cmpid=emc-qantas-au-predepart" TargetMode="External"/><Relationship Id="rId28" Type="http://schemas.openxmlformats.org/officeDocument/2006/relationships/hyperlink" Target="https://travel.insurance.qantas.com/" TargetMode="External"/><Relationship Id="rId36" Type="http://schemas.openxmlformats.org/officeDocument/2006/relationships/hyperlink" Target="https://urldefense.com/v3/__https://www.google.com/maps/search/10*Bourke*Road,*Mascot,*NSW?entry=gmail&amp;source=g__;KysrKw!!PUxuPyJo!wp7ZW6n-J1dsb3ih-bvRVuSq-FipOFrp9oaatx-tuLi0qm2JOVKR_n3NO7UsGgRCOlIOsAI24rMijKEwe063qw$" TargetMode="External"/><Relationship Id="rId10" Type="http://schemas.openxmlformats.org/officeDocument/2006/relationships/footnotes" Target="footnotes.xml"/><Relationship Id="rId19" Type="http://schemas.openxmlformats.org/officeDocument/2006/relationships/image" Target="media/image2.jpg"/><Relationship Id="rId31" Type="http://schemas.openxmlformats.org/officeDocument/2006/relationships/hyperlink" Target="https://insurance.qantas.com/policy-documents/travel-insuranc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surance.qantas.com/policy-documents/travel-insurance" TargetMode="External"/><Relationship Id="rId22" Type="http://schemas.openxmlformats.org/officeDocument/2006/relationships/hyperlink" Target="https://travel.insurance.qantas.com/login?cmpid=emc-qantas-au-predepart" TargetMode="External"/><Relationship Id="rId27" Type="http://schemas.openxmlformats.org/officeDocument/2006/relationships/hyperlink" Target="tel:134960" TargetMode="External"/><Relationship Id="rId30" Type="http://schemas.openxmlformats.org/officeDocument/2006/relationships/hyperlink" Target="https://insurance.qantas.com/policy-documents/travel-insurance" TargetMode="External"/><Relationship Id="rId35" Type="http://schemas.openxmlformats.org/officeDocument/2006/relationships/hyperlink" Target="https://insurance.qantas.com/policy-documents/travel-insurance" TargetMode="External"/><Relationship Id="rId43"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Props1.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2.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3.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2981</Words>
  <Characters>16996</Characters>
  <Application>Microsoft Office Word</Application>
  <DocSecurity>0</DocSecurity>
  <Lines>141</Lines>
  <Paragraphs>39</Paragraphs>
  <ScaleCrop>false</ScaleCrop>
  <Company>AIG</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1</cp:revision>
  <dcterms:created xsi:type="dcterms:W3CDTF">2026-01-20T19:48:00Z</dcterms:created>
  <dcterms:modified xsi:type="dcterms:W3CDTF">2026-01-20T19:48:00Z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