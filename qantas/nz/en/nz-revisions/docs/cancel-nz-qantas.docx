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A7CDE" w14:textId="77777777" w:rsidR="001D4DF6" w:rsidRDefault="001A4198">
      <w:pPr>
        <w:rPr>
          <w:b/>
        </w:rPr>
      </w:pPr>
      <w:r>
        <w:rPr>
          <w:b/>
        </w:rPr>
        <w:t xml:space="preserve">Legend: </w:t>
      </w:r>
    </w:p>
    <w:p w14:paraId="0BF536A1" w14:textId="77777777" w:rsidR="001D4DF6" w:rsidRDefault="001A4198">
      <w:pPr>
        <w:numPr>
          <w:ilvl w:val="0"/>
          <w:numId w:val="1"/>
        </w:numPr>
      </w:pPr>
      <w:r>
        <w:t xml:space="preserve">{{Content}} refers to dynamic inputs that need to be updated/customised for Qantas NZ customers </w:t>
      </w:r>
    </w:p>
    <w:p w14:paraId="593D7A21" w14:textId="77777777" w:rsidR="001D4DF6" w:rsidRDefault="001A4198">
      <w:pPr>
        <w:numPr>
          <w:ilvl w:val="0"/>
          <w:numId w:val="1"/>
        </w:numPr>
      </w:pPr>
      <w:r>
        <w:rPr>
          <w:color w:val="FF0000"/>
        </w:rPr>
        <w:t>Red</w:t>
      </w:r>
      <w:r>
        <w:rPr>
          <w:color w:val="0070C0"/>
        </w:rPr>
        <w:t xml:space="preserve"> </w:t>
      </w:r>
      <w:r>
        <w:t>refers to URLs/hyperlinks</w:t>
      </w:r>
    </w:p>
    <w:p w14:paraId="2683344F" w14:textId="77777777" w:rsidR="001D4DF6" w:rsidRDefault="001A4198">
      <w:pPr>
        <w:numPr>
          <w:ilvl w:val="0"/>
          <w:numId w:val="1"/>
        </w:numPr>
        <w:rPr>
          <w:color w:val="7030A0"/>
        </w:rPr>
      </w:pPr>
      <w:r>
        <w:rPr>
          <w:color w:val="7030A0"/>
        </w:rPr>
        <w:t xml:space="preserve">Purple means notes / reminders </w:t>
      </w:r>
    </w:p>
    <w:p w14:paraId="127A78E5" w14:textId="77777777" w:rsidR="001D4DF6" w:rsidRDefault="001A4198">
      <w:pPr>
        <w:numPr>
          <w:ilvl w:val="0"/>
          <w:numId w:val="1"/>
        </w:numPr>
      </w:pPr>
      <w:r>
        <w:rPr>
          <w:highlight w:val="yellow"/>
        </w:rPr>
        <w:t>Yellow highlight</w:t>
      </w:r>
      <w:r>
        <w:t xml:space="preserve"> refers to ZAIL issuer statement updates</w:t>
      </w:r>
    </w:p>
    <w:p w14:paraId="7F7C9386" w14:textId="77777777" w:rsidR="001D4DF6" w:rsidRDefault="001A4198" w:rsidP="000711B1">
      <w:pPr>
        <w:numPr>
          <w:ilvl w:val="0"/>
          <w:numId w:val="1"/>
        </w:numPr>
      </w:pPr>
      <w:r>
        <w:rPr>
          <w:shd w:val="clear" w:color="auto" w:fill="F9CB9C"/>
        </w:rPr>
        <w:t>Orange highlight</w:t>
      </w:r>
      <w:r>
        <w:t xml:space="preserve"> refers to changes needed to contact details</w:t>
      </w:r>
      <w:bookmarkStart w:id="0" w:name="_heading=h.jgntgc40e9i3" w:colFirst="0" w:colLast="0"/>
      <w:bookmarkEnd w:id="0"/>
    </w:p>
    <w:p w14:paraId="69346D92" w14:textId="77777777" w:rsidR="001D4DF6" w:rsidRDefault="001D4DF6"/>
    <w:p w14:paraId="1B5C577A" w14:textId="77777777" w:rsidR="001D4DF6" w:rsidRDefault="001D4DF6"/>
    <w:p w14:paraId="4094AA34" w14:textId="77777777" w:rsidR="001D4DF6" w:rsidRDefault="001D4DF6"/>
    <w:p w14:paraId="2252604A" w14:textId="77777777" w:rsidR="001D4DF6" w:rsidRDefault="001D4DF6"/>
    <w:tbl>
      <w:tblPr>
        <w:tblStyle w:val="afffffffffffffffffffe"/>
        <w:tblW w:w="95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6"/>
      </w:tblGrid>
      <w:tr w:rsidR="008C289D" w14:paraId="4FC710A2" w14:textId="77777777" w:rsidTr="008C289D">
        <w:tc>
          <w:tcPr>
            <w:tcW w:w="9516" w:type="dxa"/>
            <w:shd w:val="clear" w:color="auto" w:fill="434343"/>
          </w:tcPr>
          <w:p w14:paraId="5F3CB219" w14:textId="77777777" w:rsidR="008C289D" w:rsidRDefault="008C289D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Copy</w:t>
            </w:r>
          </w:p>
        </w:tc>
      </w:tr>
      <w:tr w:rsidR="008C289D" w14:paraId="2EB98233" w14:textId="77777777" w:rsidTr="008C289D">
        <w:tc>
          <w:tcPr>
            <w:tcW w:w="9516" w:type="dxa"/>
          </w:tcPr>
          <w:p w14:paraId="5072C5F1" w14:textId="77777777" w:rsidR="008C289D" w:rsidRDefault="008C289D">
            <w:bookmarkStart w:id="1" w:name="_heading=h.w2vj9ar0flxx" w:colFirst="0" w:colLast="0"/>
            <w:bookmarkEnd w:id="1"/>
          </w:p>
          <w:tbl>
            <w:tblPr>
              <w:tblStyle w:val="affffffffffffffffffff"/>
              <w:tblW w:w="9300" w:type="dxa"/>
              <w:tblLayout w:type="fixed"/>
              <w:tblLook w:val="0400" w:firstRow="0" w:lastRow="0" w:firstColumn="0" w:lastColumn="0" w:noHBand="0" w:noVBand="1"/>
            </w:tblPr>
            <w:tblGrid>
              <w:gridCol w:w="9300"/>
            </w:tblGrid>
            <w:tr w:rsidR="008C289D" w14:paraId="4B37C030" w14:textId="77777777" w:rsidTr="7B3F955D">
              <w:tc>
                <w:tcPr>
                  <w:tcW w:w="9300" w:type="dxa"/>
                  <w:shd w:val="clear" w:color="auto" w:fill="F4F5F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5E209E44" w14:textId="77777777" w:rsidR="008C289D" w:rsidRDefault="008C289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sz w:val="2"/>
                      <w:szCs w:val="2"/>
                    </w:rPr>
                  </w:pPr>
                </w:p>
                <w:tbl>
                  <w:tblPr>
                    <w:tblStyle w:val="affffffffffffffffffff0"/>
                    <w:tblW w:w="9300" w:type="dxa"/>
                    <w:jc w:val="center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150"/>
                    <w:gridCol w:w="9000"/>
                    <w:gridCol w:w="150"/>
                  </w:tblGrid>
                  <w:tr w:rsidR="008C289D" w14:paraId="2509B5FD" w14:textId="77777777" w:rsidTr="7B3F955D">
                    <w:trPr>
                      <w:jc w:val="center"/>
                    </w:trPr>
                    <w:tc>
                      <w:tcPr>
                        <w:tcW w:w="150" w:type="dxa"/>
                        <w:tcMar>
                          <w:top w:w="240" w:type="dxa"/>
                          <w:left w:w="0" w:type="dxa"/>
                          <w:bottom w:w="240" w:type="dxa"/>
                          <w:right w:w="0" w:type="dxa"/>
                        </w:tcMar>
                        <w:vAlign w:val="bottom"/>
                      </w:tcPr>
                      <w:p w14:paraId="2464903D" w14:textId="77777777" w:rsidR="008C289D" w:rsidRDefault="008C289D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</w:tcPr>
                      <w:p w14:paraId="40FE3F77" w14:textId="77777777" w:rsidR="008C289D" w:rsidRDefault="008C289D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sz w:val="2"/>
                            <w:szCs w:val="2"/>
                          </w:rPr>
                        </w:pPr>
                      </w:p>
                      <w:tbl>
                        <w:tblPr>
                          <w:tblStyle w:val="affffffffffffffffffff1"/>
                          <w:tblW w:w="9000" w:type="dxa"/>
                          <w:tblLayout w:type="fixed"/>
                          <w:tblLook w:val="0400" w:firstRow="0" w:lastRow="0" w:firstColumn="0" w:lastColumn="0" w:noHBand="0" w:noVBand="1"/>
                        </w:tblPr>
                        <w:tblGrid>
                          <w:gridCol w:w="9000"/>
                        </w:tblGrid>
                        <w:tr w:rsidR="008C289D" w14:paraId="3DB98C16" w14:textId="77777777">
                          <w:tc>
                            <w:tcPr>
                              <w:tcW w:w="9000" w:type="dxa"/>
                              <w:tcMar>
                                <w:top w:w="240" w:type="dxa"/>
                                <w:left w:w="240" w:type="dxa"/>
                                <w:bottom w:w="240" w:type="dxa"/>
                                <w:right w:w="240" w:type="dxa"/>
                              </w:tcMar>
                              <w:vAlign w:val="bottom"/>
                            </w:tcPr>
                            <w:p w14:paraId="74D580C2" w14:textId="77777777" w:rsidR="008C289D" w:rsidRDefault="008C289D">
                              <w:pPr>
                                <w:rPr>
                                  <w:rFonts w:ascii="Times New Roman" w:eastAsia="Times New Roman" w:hAnsi="Times New Roman" w:cs="Times New Roman"/>
                                </w:rPr>
                              </w:pPr>
                            </w:p>
                          </w:tc>
                        </w:tr>
                      </w:tbl>
                      <w:p w14:paraId="123FFA57" w14:textId="77777777" w:rsidR="008C289D" w:rsidRDefault="008C289D">
                        <w:pPr>
                          <w:rPr>
                            <w:rFonts w:ascii="Helvetica Neue" w:eastAsia="Helvetica Neue" w:hAnsi="Helvetica Neue" w:cs="Helvetica Neue"/>
                            <w:sz w:val="24"/>
                            <w:szCs w:val="24"/>
                          </w:rPr>
                        </w:pPr>
                      </w:p>
                      <w:tbl>
                        <w:tblPr>
                          <w:tblStyle w:val="affffffffffffffffffff2"/>
                          <w:tblW w:w="9000" w:type="dxa"/>
                          <w:jc w:val="center"/>
                          <w:tblLayout w:type="fixed"/>
                          <w:tblLook w:val="0400" w:firstRow="0" w:lastRow="0" w:firstColumn="0" w:lastColumn="0" w:noHBand="0" w:noVBand="1"/>
                        </w:tblPr>
                        <w:tblGrid>
                          <w:gridCol w:w="9000"/>
                        </w:tblGrid>
                        <w:tr w:rsidR="008C289D" w14:paraId="3A17E68E" w14:textId="77777777" w:rsidTr="7B3F955D">
                          <w:trPr>
                            <w:jc w:val="center"/>
                          </w:trPr>
                          <w:tc>
                            <w:tcPr>
                              <w:tcW w:w="9000" w:type="dxa"/>
                              <w:shd w:val="clear" w:color="auto" w:fill="FFFFFF" w:themeFill="background1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</w:tcPr>
                            <w:p w14:paraId="3B73A6FC" w14:textId="77777777" w:rsidR="008C289D" w:rsidRDefault="008C289D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line="276" w:lineRule="auto"/>
                                <w:rPr>
                                  <w:rFonts w:ascii="Helvetica Neue" w:eastAsia="Helvetica Neue" w:hAnsi="Helvetica Neue" w:cs="Helvetica Neue"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Style w:val="affffffffffffffffffff3"/>
                                <w:tblW w:w="9000" w:type="dxa"/>
                                <w:tblLayout w:type="fixed"/>
                                <w:tblLook w:val="0400" w:firstRow="0" w:lastRow="0" w:firstColumn="0" w:lastColumn="0" w:noHBand="0" w:noVBand="1"/>
                              </w:tblPr>
                              <w:tblGrid>
                                <w:gridCol w:w="9000"/>
                              </w:tblGrid>
                              <w:tr w:rsidR="008C289D" w14:paraId="679B587B" w14:textId="77777777">
                                <w:tc>
                                  <w:tcPr>
                                    <w:tcW w:w="9000" w:type="dxa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bottom"/>
                                  </w:tcPr>
                                  <w:p w14:paraId="5ED9E10B" w14:textId="77777777" w:rsidR="008C289D" w:rsidRDefault="008C289D">
                                    <w:pPr>
                                      <w:jc w:val="center"/>
                                      <w:rPr>
                                        <w:rFonts w:ascii="Helvetica Neue" w:eastAsia="Helvetica Neue" w:hAnsi="Helvetica Neue" w:cs="Helvetica Neue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Helvetica Neue" w:eastAsia="Helvetica Neue" w:hAnsi="Helvetica Neue" w:cs="Helvetica Neue"/>
                                        <w:noProof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 wp14:anchorId="74B31FD6" wp14:editId="07777777">
                                          <wp:extent cx="5715000" cy="679450"/>
                                          <wp:effectExtent l="0" t="0" r="0" b="0"/>
                                          <wp:docPr id="129" name="image1.png"/>
                                          <wp:cNvGraphicFramePr/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image1.png"/>
                                                  <pic:cNvPicPr preferRelativeResize="0"/>
                                                </pic:nvPicPr>
                                                <pic:blipFill>
                                                  <a:blip r:embed="rId11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5715000" cy="6794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/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4D9E5FB1" w14:textId="77777777" w:rsidR="008C289D" w:rsidRDefault="008C289D">
                              <w:pPr>
                                <w:rPr>
                                  <w:rFonts w:ascii="Helvetica Neue" w:eastAsia="Helvetica Neue" w:hAnsi="Helvetica Neue" w:cs="Helvetica Neue"/>
                                  <w:color w:val="323232"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Style w:val="affffffffffffffffffff4"/>
                                <w:tblW w:w="9000" w:type="dxa"/>
                                <w:tblLayout w:type="fixed"/>
                                <w:tblLook w:val="0400" w:firstRow="0" w:lastRow="0" w:firstColumn="0" w:lastColumn="0" w:noHBand="0" w:noVBand="1"/>
                              </w:tblPr>
                              <w:tblGrid>
                                <w:gridCol w:w="9000"/>
                              </w:tblGrid>
                              <w:tr w:rsidR="008C289D" w14:paraId="0490B478" w14:textId="77777777" w:rsidTr="7B3F955D">
                                <w:tc>
                                  <w:tcPr>
                                    <w:tcW w:w="9000" w:type="dxa"/>
                                    <w:tcMar>
                                      <w:top w:w="480" w:type="dxa"/>
                                      <w:left w:w="480" w:type="dxa"/>
                                      <w:bottom w:w="480" w:type="dxa"/>
                                      <w:right w:w="480" w:type="dxa"/>
                                    </w:tcMar>
                                    <w:vAlign w:val="bottom"/>
                                  </w:tcPr>
                                  <w:p w14:paraId="4FC9F08D" w14:textId="77777777" w:rsidR="008C289D" w:rsidRDefault="008C289D">
                                    <w:pPr>
                                      <w:widowControl w:val="0"/>
                                      <w:pBdr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between w:val="nil"/>
                                      </w:pBdr>
                                      <w:spacing w:line="276" w:lineRule="auto"/>
                                      <w:rPr>
                                        <w:rFonts w:ascii="Helvetica Neue" w:eastAsia="Helvetica Neue" w:hAnsi="Helvetica Neue" w:cs="Helvetica Neue"/>
                                        <w:color w:val="323232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Style w:val="affffffffffffffffffff5"/>
                                      <w:tblW w:w="8040" w:type="dxa"/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8040"/>
                                    </w:tblGrid>
                                    <w:tr w:rsidR="008C289D" w14:paraId="4F218291" w14:textId="77777777" w:rsidTr="7B3F955D">
                                      <w:tc>
                                        <w:tcPr>
                                          <w:tcW w:w="8040" w:type="dxa"/>
                                          <w:tcMar>
                                            <w:top w:w="15" w:type="dxa"/>
                                            <w:left w:w="15" w:type="dxa"/>
                                            <w:bottom w:w="420" w:type="dxa"/>
                                            <w:right w:w="15" w:type="dxa"/>
                                          </w:tcMar>
                                          <w:vAlign w:val="bottom"/>
                                        </w:tcPr>
                                        <w:p w14:paraId="111E369B" w14:textId="77777777" w:rsidR="008C289D" w:rsidRDefault="008C289D">
                                          <w:pP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Hi </w:t>
                                          </w:r>
                                          <w:ins w:id="2" w:author="Crombie, Sean D" w:date="2025-10-03T00:30:00Z" w16du:dateUtc="2025-10-02T14:30:00Z">
                                            <w:r>
                                              <w:t>{{First Name}}</w:t>
                                            </w:r>
                                          </w:ins>
                                          <w:del w:id="3" w:author="Crombie, Sean D" w:date="2025-10-03T00:30:00Z" w16du:dateUtc="2025-10-02T14:30:00Z">
                                            <w:r w:rsidRPr="7B3F955D" w:rsidDel="001A4198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delText>TEST DR</w:delText>
                                            </w:r>
                                          </w:del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>,</w:t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br/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br/>
                                            <w:t xml:space="preserve">As requested, we have cancelled your Qantas Travel Insurance policy </w:t>
                                          </w:r>
                                          <w:ins w:id="4" w:author="Crombie, Sean D" w:date="2025-10-03T00:34:00Z" w16du:dateUtc="2025-10-02T14:34:00Z">
                                            <w:r w:rsidRPr="7B3F955D">
                                              <w:rPr>
                                                <w:b/>
                                                <w:bCs/>
                                                <w:rPrChange w:id="5" w:author="Crombie, Sean D" w:date="2025-10-03T00:35:00Z">
                                                  <w:rPr/>
                                                </w:rPrChange>
                                              </w:rPr>
                                              <w:t>{{Policy Number}}</w:t>
                                            </w:r>
                                          </w:ins>
                                          <w:del w:id="6" w:author="Crombie, Sean D" w:date="2025-10-03T00:34:00Z" w16du:dateUtc="2025-10-02T14:34:00Z">
                                            <w:r w:rsidRPr="7B3F955D" w:rsidDel="001A4198">
                                              <w:rPr>
                                                <w:rFonts w:ascii="Helvetica Neue" w:eastAsia="Helvetica Neue" w:hAnsi="Helvetica Neue" w:cs="Helvetica Neue"/>
                                                <w:b/>
                                                <w:bCs/>
                                                <w:sz w:val="21"/>
                                                <w:szCs w:val="21"/>
                                              </w:rPr>
                                              <w:delText>832459177</w:delText>
                                            </w:r>
                                          </w:del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, underwritten by </w:t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  <w:highlight w:val="yellow"/>
                                            </w:rPr>
                                            <w:t>Zurich Australian Insurance Limited</w:t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, on 04 Oct 2023. </w:t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br/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br/>
                                            <w:t xml:space="preserve">Your premium will be refunded to your original payment method within 15 business days. </w:t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br/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br/>
                                            <w:t xml:space="preserve">If you have any questions, please call us on </w:t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color w:val="E40000"/>
                                              <w:sz w:val="21"/>
                                              <w:szCs w:val="21"/>
                                              <w:shd w:val="clear" w:color="auto" w:fill="F9CB9C"/>
                                            </w:rPr>
                                            <w:t>0800 446 273</w:t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 (within New Zealand) or </w:t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color w:val="E40000"/>
                                              <w:sz w:val="21"/>
                                              <w:szCs w:val="21"/>
                                              <w:shd w:val="clear" w:color="auto" w:fill="F9CB9C"/>
                                            </w:rPr>
                                            <w:t>+64 9 355 3366</w:t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 (from overseas), Monday to Friday 10 am to 9 pm</w:t>
                                          </w:r>
                                          <w:ins w:id="7" w:author="Eakins, Nicola" w:date="2025-10-05T23:25:00Z">
                                            <w:r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t xml:space="preserve"> (NZT)</w:t>
                                            </w:r>
                                          </w:ins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>.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39ADF99" w14:textId="77777777" w:rsidR="008C289D" w:rsidRDefault="008C289D">
                                    <w:pPr>
                                      <w:widowControl w:val="0"/>
                                      <w:pBdr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between w:val="nil"/>
                                      </w:pBdr>
                                      <w:spacing w:line="276" w:lineRule="auto"/>
                                      <w:rPr>
                                        <w:rFonts w:ascii="Helvetica Neue" w:eastAsia="Helvetica Neue" w:hAnsi="Helvetica Neue" w:cs="Helvetica Neue"/>
                                        <w:sz w:val="21"/>
                                        <w:szCs w:val="21"/>
                                      </w:rPr>
                                    </w:pPr>
                                  </w:p>
                                  <w:tbl>
                                    <w:tblPr>
                                      <w:tblStyle w:val="affffffffffffffffffff6"/>
                                      <w:tblW w:w="8040" w:type="dxa"/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8040"/>
                                    </w:tblGrid>
                                    <w:tr w:rsidR="008C289D" w14:paraId="240A7596" w14:textId="77777777">
                                      <w:tc>
                                        <w:tcPr>
                                          <w:tcW w:w="8040" w:type="dxa"/>
                                          <w:tcMar>
                                            <w:top w:w="15" w:type="dxa"/>
                                            <w:left w:w="15" w:type="dxa"/>
                                            <w:bottom w:w="0" w:type="dxa"/>
                                            <w:right w:w="15" w:type="dxa"/>
                                          </w:tcMar>
                                          <w:vAlign w:val="bottom"/>
                                        </w:tcPr>
                                        <w:p w14:paraId="7780D223" w14:textId="77777777" w:rsidR="008C289D" w:rsidRDefault="008C289D">
                                          <w:pPr>
                                            <w:jc w:val="center"/>
                                            <w:rPr>
                                              <w:rFonts w:ascii="Helvetica Neue" w:eastAsia="Helvetica Neue" w:hAnsi="Helvetica Neue" w:cs="Helvetica Neue"/>
                                              <w:sz w:val="15"/>
                                              <w:szCs w:val="15"/>
                                            </w:rPr>
                                          </w:pP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  <w:t>This is an auto generated email, please do not reply.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404DD27C" w14:textId="77777777" w:rsidR="008C289D" w:rsidRDefault="008C289D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E6815C4" w14:textId="77777777" w:rsidR="008C289D" w:rsidRDefault="008C289D">
                              <w:pPr>
                                <w:rPr>
                                  <w:rFonts w:ascii="Times New Roman" w:eastAsia="Times New Roman" w:hAnsi="Times New Roman" w:cs="Times New Roman"/>
                                </w:rPr>
                              </w:pPr>
                            </w:p>
                          </w:tc>
                        </w:tr>
                      </w:tbl>
                      <w:p w14:paraId="41F4B412" w14:textId="77777777" w:rsidR="008C289D" w:rsidRDefault="008C289D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  <w:tbl>
                        <w:tblPr>
                          <w:tblStyle w:val="affffffffffffffffffff7"/>
                          <w:tblW w:w="9000" w:type="dxa"/>
                          <w:tblLayout w:type="fixed"/>
                          <w:tblLook w:val="0400" w:firstRow="0" w:lastRow="0" w:firstColumn="0" w:lastColumn="0" w:noHBand="0" w:noVBand="1"/>
                        </w:tblPr>
                        <w:tblGrid>
                          <w:gridCol w:w="9000"/>
                        </w:tblGrid>
                        <w:tr w:rsidR="008C289D" w14:paraId="62C08AB6" w14:textId="77777777" w:rsidTr="11A677E4">
                          <w:tc>
                            <w:tcPr>
                              <w:tcW w:w="9000" w:type="dxa"/>
                              <w:tcMar>
                                <w:top w:w="240" w:type="dxa"/>
                                <w:left w:w="0" w:type="dxa"/>
                                <w:bottom w:w="240" w:type="dxa"/>
                                <w:right w:w="0" w:type="dxa"/>
                              </w:tcMar>
                              <w:vAlign w:val="bottom"/>
                            </w:tcPr>
                            <w:p w14:paraId="63ACF240" w14:textId="77777777" w:rsidR="008C289D" w:rsidRDefault="008C289D">
                              <w:pP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</w:pPr>
                              <w: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>Qantas Travel Insurance is underwritten by Zurich Australian Insurance Limited</w:t>
                              </w:r>
                              <w:ins w:id="8" w:author="Crombie, Sean D" w:date="2025-10-03T00:50:00Z" w16du:dateUtc="2025-10-02T14:50:00Z"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</w:rPr>
                                  <w:t xml:space="preserve"> ACN 000 296 640</w:t>
                                </w:r>
                              </w:ins>
                              <w: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 xml:space="preserve"> (“Zurich New Zealand”). Qantas Airways Limited (“Qantas”) is a distributor of Zurich New Zealand, and it does not provide any financial advice. Qantas may provide relevant information relating to your Qantas booking to Zurich New Zealand.</w:t>
                              </w:r>
                              <w:ins w:id="9" w:author="Eakins, Nicola" w:date="2025-11-13T18:46:00Z" w16du:dateUtc="2025-11-13T07:46:00Z">
                                <w:r w:rsidRPr="00C82F38">
                                  <w:rPr>
                                    <w:rFonts w:ascii="Helvetica Neue" w:hAnsi="Helvetica Neue" w:cs="Segoe UI"/>
                                    <w:color w:val="881798"/>
                                    <w:sz w:val="15"/>
                                    <w:szCs w:val="15"/>
                                    <w:u w:val="single"/>
                                    <w:shd w:val="clear" w:color="auto" w:fill="FFFF00"/>
                                  </w:rPr>
                                  <w:t xml:space="preserve"> </w:t>
                                </w:r>
                              </w:ins>
                              <w:ins w:id="10" w:author="Eakins, Nicola" w:date="2025-11-13T18:46:00Z">
                                <w:r w:rsidRPr="00C82F38"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  <w:u w:val="single"/>
                                  </w:rPr>
                                  <w:t>Zurich New Zealand engages affiliated entities within the Zurich Insurance Group to provide services in support of this insurance as permitted by applicable laws.</w:t>
                                </w:r>
                              </w:ins>
                              <w: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 xml:space="preserve"> </w:t>
                              </w:r>
                            </w:p>
                            <w:p w14:paraId="7CD667AC" w14:textId="77777777" w:rsidR="008C289D" w:rsidRDefault="008C289D">
                              <w:pP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</w:pPr>
                            </w:p>
                            <w:p w14:paraId="48543D4D" w14:textId="77777777" w:rsidR="008C289D" w:rsidRDefault="008C289D">
                              <w:pP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</w:pPr>
                              <w:r w:rsidRPr="11A677E4"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 xml:space="preserve">Sent by Zurich </w:t>
                              </w:r>
                              <w:ins w:id="11" w:author="Eakins, Nicola" w:date="2025-10-02T07:18:00Z">
                                <w:r w:rsidRPr="11A677E4"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</w:rPr>
                                  <w:t>New Zealand</w:t>
                                </w:r>
                              </w:ins>
                              <w:del w:id="12" w:author="Eakins, Nicola" w:date="2025-10-02T07:18:00Z">
                                <w:r w:rsidRPr="11A677E4" w:rsidDel="001A4198"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</w:rPr>
                                  <w:delText>Australian Insurance Limited</w:delText>
                                </w:r>
                              </w:del>
                              <w:r w:rsidRPr="11A677E4"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 xml:space="preserve">, Level 9, 29 Customs Street West, </w:t>
                              </w:r>
                              <w:del w:id="13" w:author="Crombie, Sean D" w:date="2025-10-03T00:47:00Z" w16du:dateUtc="2025-10-02T14:47:00Z">
                                <w:r w:rsidRPr="11A677E4" w:rsidDel="009505AB"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</w:rPr>
                                  <w:delText>Auckland CBD</w:delText>
                                </w:r>
                              </w:del>
                              <w:r w:rsidRPr="11A677E4"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 xml:space="preserve">, Auckland 1010, New Zealand on behalf of Qantas, Australian headquarters: 10 Bourke Road, Mascot, NSW 2020. </w:t>
                              </w:r>
                            </w:p>
                          </w:tc>
                        </w:tr>
                      </w:tbl>
                      <w:p w14:paraId="0F965CDC" w14:textId="77777777" w:rsidR="008C289D" w:rsidRDefault="008C289D">
                        <w:pPr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50" w:type="dxa"/>
                        <w:tcMar>
                          <w:top w:w="240" w:type="dxa"/>
                          <w:left w:w="0" w:type="dxa"/>
                          <w:bottom w:w="240" w:type="dxa"/>
                          <w:right w:w="0" w:type="dxa"/>
                        </w:tcMar>
                        <w:vAlign w:val="bottom"/>
                      </w:tcPr>
                      <w:p w14:paraId="16751740" w14:textId="77777777" w:rsidR="008C289D" w:rsidRDefault="008C289D">
                        <w:pPr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</w:tr>
                </w:tbl>
                <w:p w14:paraId="0097662F" w14:textId="77777777" w:rsidR="008C289D" w:rsidRDefault="008C289D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34D4C43C" w14:textId="77777777" w:rsidR="008C289D" w:rsidRDefault="008C289D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1790C15" w14:textId="77777777" w:rsidR="008C289D" w:rsidRDefault="008C289D"/>
        </w:tc>
      </w:tr>
    </w:tbl>
    <w:p w14:paraId="1DC4AF14" w14:textId="77777777" w:rsidR="001D4DF6" w:rsidRDefault="001D4DF6"/>
    <w:p w14:paraId="1D7D4FDC" w14:textId="77777777" w:rsidR="001D4DF6" w:rsidRDefault="001D4DF6"/>
    <w:sectPr w:rsidR="001D4DF6">
      <w:footerReference w:type="default" r:id="rId12"/>
      <w:pgSz w:w="23811" w:h="16838" w:orient="landscape"/>
      <w:pgMar w:top="720" w:right="720" w:bottom="720" w:left="72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62C9F" w14:textId="77777777" w:rsidR="00836B27" w:rsidRDefault="00836B27">
      <w:r>
        <w:separator/>
      </w:r>
    </w:p>
  </w:endnote>
  <w:endnote w:type="continuationSeparator" w:id="0">
    <w:p w14:paraId="641A94D8" w14:textId="77777777" w:rsidR="00836B27" w:rsidRDefault="00836B27">
      <w:r>
        <w:continuationSeparator/>
      </w:r>
    </w:p>
  </w:endnote>
  <w:endnote w:type="continuationNotice" w:id="1">
    <w:p w14:paraId="0F8E1372" w14:textId="77777777" w:rsidR="00836B27" w:rsidRDefault="00836B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162B67BF-116C-469D-83BE-C2DCF78AD28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F94AF8C4-A944-46A2-B5DE-2BFCD67EB81E}"/>
    <w:embedItalic r:id="rId3" w:fontKey="{E2A70844-2C27-4F00-898D-C8B5A0636A84}"/>
  </w:font>
  <w:font w:name="Helvetica Neue">
    <w:altName w:val="Arial"/>
    <w:charset w:val="00"/>
    <w:family w:val="auto"/>
    <w:pitch w:val="default"/>
    <w:embedRegular r:id="rId4" w:fontKey="{27A23C11-07DC-4A6B-8C53-371C71DAEA54}"/>
    <w:embedBold r:id="rId5" w:fontKey="{42310719-79CC-4079-84B0-8EAB8E5D4099}"/>
    <w:embedItalic r:id="rId6" w:fontKey="{B1459FF8-33EC-4B4A-B6A3-B40AA25644B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069FBFD8-54D5-439F-976D-67FD317256BF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02D7BFC4-8ABE-4A43-98C2-8D8362D14FA4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0D04D" w14:textId="77777777" w:rsidR="001D4DF6" w:rsidRDefault="001A419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93056">
      <w:rPr>
        <w:noProof/>
        <w:color w:val="000000"/>
      </w:rPr>
      <w:t>1</w:t>
    </w:r>
    <w:r>
      <w:rPr>
        <w:color w:val="000000"/>
      </w:rPr>
      <w:fldChar w:fldCharType="end"/>
    </w:r>
  </w:p>
  <w:p w14:paraId="5223DEFB" w14:textId="77777777" w:rsidR="001D4DF6" w:rsidRDefault="001D4DF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E2830" w14:textId="77777777" w:rsidR="00836B27" w:rsidRDefault="00836B27">
      <w:r>
        <w:separator/>
      </w:r>
    </w:p>
  </w:footnote>
  <w:footnote w:type="continuationSeparator" w:id="0">
    <w:p w14:paraId="16C88D96" w14:textId="77777777" w:rsidR="00836B27" w:rsidRDefault="00836B27">
      <w:r>
        <w:continuationSeparator/>
      </w:r>
    </w:p>
  </w:footnote>
  <w:footnote w:type="continuationNotice" w:id="1">
    <w:p w14:paraId="3804C494" w14:textId="77777777" w:rsidR="00836B27" w:rsidRDefault="00836B2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943E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CF90DC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486317529">
    <w:abstractNumId w:val="0"/>
  </w:num>
  <w:num w:numId="2" w16cid:durableId="137048963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rombie, Sean D">
    <w15:presenceInfo w15:providerId="AD" w15:userId="S::scrombie@r7aig.com::432f9a25-981c-41b1-b981-d3fd529c6814"/>
  </w15:person>
  <w15:person w15:author="Eakins, Nicola">
    <w15:presenceInfo w15:providerId="AD" w15:userId="S::nicola.eakins_travelguard.com#ext#@qantas.onmicrosoft.com::3f3446c6-fd1e-4a5d-9782-5fbbe0f4dba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DF6"/>
    <w:rsid w:val="000328AF"/>
    <w:rsid w:val="000364D4"/>
    <w:rsid w:val="000711B1"/>
    <w:rsid w:val="00075E6B"/>
    <w:rsid w:val="00084733"/>
    <w:rsid w:val="000A1776"/>
    <w:rsid w:val="000B4CD2"/>
    <w:rsid w:val="000D4164"/>
    <w:rsid w:val="000E4822"/>
    <w:rsid w:val="000E59EA"/>
    <w:rsid w:val="000F4B8A"/>
    <w:rsid w:val="001014C3"/>
    <w:rsid w:val="001341E6"/>
    <w:rsid w:val="00135F6B"/>
    <w:rsid w:val="0014475C"/>
    <w:rsid w:val="001A4198"/>
    <w:rsid w:val="001B2FD1"/>
    <w:rsid w:val="001B33C2"/>
    <w:rsid w:val="001C4524"/>
    <w:rsid w:val="001C711C"/>
    <w:rsid w:val="001D4DF6"/>
    <w:rsid w:val="001E6E5E"/>
    <w:rsid w:val="001F368A"/>
    <w:rsid w:val="00207B5C"/>
    <w:rsid w:val="00213CB0"/>
    <w:rsid w:val="0026096C"/>
    <w:rsid w:val="00293056"/>
    <w:rsid w:val="00294A5B"/>
    <w:rsid w:val="00296578"/>
    <w:rsid w:val="002A1B2E"/>
    <w:rsid w:val="002A493E"/>
    <w:rsid w:val="002D5F35"/>
    <w:rsid w:val="002E2C3B"/>
    <w:rsid w:val="00330EC9"/>
    <w:rsid w:val="00352ED4"/>
    <w:rsid w:val="0035302B"/>
    <w:rsid w:val="00367538"/>
    <w:rsid w:val="00376C77"/>
    <w:rsid w:val="00394EED"/>
    <w:rsid w:val="00395B0F"/>
    <w:rsid w:val="003A073D"/>
    <w:rsid w:val="003E10B0"/>
    <w:rsid w:val="00402D50"/>
    <w:rsid w:val="0043684B"/>
    <w:rsid w:val="0044130C"/>
    <w:rsid w:val="0045693F"/>
    <w:rsid w:val="0048318B"/>
    <w:rsid w:val="004B380F"/>
    <w:rsid w:val="004B679F"/>
    <w:rsid w:val="004C231E"/>
    <w:rsid w:val="004D6A85"/>
    <w:rsid w:val="004D7A67"/>
    <w:rsid w:val="004E29D4"/>
    <w:rsid w:val="004E3A2A"/>
    <w:rsid w:val="004F5AC3"/>
    <w:rsid w:val="00510E10"/>
    <w:rsid w:val="00542E50"/>
    <w:rsid w:val="005556D5"/>
    <w:rsid w:val="00562367"/>
    <w:rsid w:val="00564401"/>
    <w:rsid w:val="00567197"/>
    <w:rsid w:val="00582D77"/>
    <w:rsid w:val="005D7D17"/>
    <w:rsid w:val="00600CBB"/>
    <w:rsid w:val="00614C09"/>
    <w:rsid w:val="00620F09"/>
    <w:rsid w:val="00623296"/>
    <w:rsid w:val="00631CC3"/>
    <w:rsid w:val="006427C0"/>
    <w:rsid w:val="0066175F"/>
    <w:rsid w:val="0066237A"/>
    <w:rsid w:val="006653CE"/>
    <w:rsid w:val="0067511E"/>
    <w:rsid w:val="006938D9"/>
    <w:rsid w:val="006A3434"/>
    <w:rsid w:val="006A35FD"/>
    <w:rsid w:val="006C0C13"/>
    <w:rsid w:val="006C192C"/>
    <w:rsid w:val="006C51E8"/>
    <w:rsid w:val="006F2CF1"/>
    <w:rsid w:val="007005E5"/>
    <w:rsid w:val="0074251B"/>
    <w:rsid w:val="0074384D"/>
    <w:rsid w:val="0075286D"/>
    <w:rsid w:val="007539FF"/>
    <w:rsid w:val="007612FE"/>
    <w:rsid w:val="00792C8C"/>
    <w:rsid w:val="007A7081"/>
    <w:rsid w:val="007B75E7"/>
    <w:rsid w:val="007C2687"/>
    <w:rsid w:val="007D6D81"/>
    <w:rsid w:val="007F5001"/>
    <w:rsid w:val="008249D9"/>
    <w:rsid w:val="00826771"/>
    <w:rsid w:val="00827F2E"/>
    <w:rsid w:val="00836B27"/>
    <w:rsid w:val="00843136"/>
    <w:rsid w:val="008B6B26"/>
    <w:rsid w:val="008B7B9D"/>
    <w:rsid w:val="008C289D"/>
    <w:rsid w:val="008E4264"/>
    <w:rsid w:val="00921C75"/>
    <w:rsid w:val="009505AB"/>
    <w:rsid w:val="009536E6"/>
    <w:rsid w:val="0098139A"/>
    <w:rsid w:val="009821D5"/>
    <w:rsid w:val="009871EF"/>
    <w:rsid w:val="00987585"/>
    <w:rsid w:val="009C41AC"/>
    <w:rsid w:val="009F676C"/>
    <w:rsid w:val="00A0470D"/>
    <w:rsid w:val="00A44928"/>
    <w:rsid w:val="00A5545F"/>
    <w:rsid w:val="00A6159E"/>
    <w:rsid w:val="00AC53EF"/>
    <w:rsid w:val="00AE1FE3"/>
    <w:rsid w:val="00AE2A0A"/>
    <w:rsid w:val="00AF483A"/>
    <w:rsid w:val="00B02CD7"/>
    <w:rsid w:val="00B07697"/>
    <w:rsid w:val="00B30A52"/>
    <w:rsid w:val="00B31644"/>
    <w:rsid w:val="00B61B47"/>
    <w:rsid w:val="00B63009"/>
    <w:rsid w:val="00B75999"/>
    <w:rsid w:val="00B9338B"/>
    <w:rsid w:val="00BB3F9A"/>
    <w:rsid w:val="00BD27BD"/>
    <w:rsid w:val="00C50C9E"/>
    <w:rsid w:val="00C6793E"/>
    <w:rsid w:val="00C7464A"/>
    <w:rsid w:val="00C76753"/>
    <w:rsid w:val="00C82F38"/>
    <w:rsid w:val="00C93757"/>
    <w:rsid w:val="00CA1248"/>
    <w:rsid w:val="00CA3558"/>
    <w:rsid w:val="00CF0C84"/>
    <w:rsid w:val="00D12155"/>
    <w:rsid w:val="00D31FE4"/>
    <w:rsid w:val="00D42C06"/>
    <w:rsid w:val="00D850D7"/>
    <w:rsid w:val="00D94112"/>
    <w:rsid w:val="00D94D09"/>
    <w:rsid w:val="00DB37A9"/>
    <w:rsid w:val="00DC6CD2"/>
    <w:rsid w:val="00DD066B"/>
    <w:rsid w:val="00DF45AB"/>
    <w:rsid w:val="00E00F56"/>
    <w:rsid w:val="00E3100B"/>
    <w:rsid w:val="00E51027"/>
    <w:rsid w:val="00E97D82"/>
    <w:rsid w:val="00ED03BD"/>
    <w:rsid w:val="00EE6F4F"/>
    <w:rsid w:val="00F1078E"/>
    <w:rsid w:val="00F2317A"/>
    <w:rsid w:val="00F5024E"/>
    <w:rsid w:val="00F53672"/>
    <w:rsid w:val="00F6132C"/>
    <w:rsid w:val="00F7727C"/>
    <w:rsid w:val="00F92ABB"/>
    <w:rsid w:val="00FB5CA7"/>
    <w:rsid w:val="00FD332B"/>
    <w:rsid w:val="00FE5F1C"/>
    <w:rsid w:val="031FEB10"/>
    <w:rsid w:val="033B8842"/>
    <w:rsid w:val="03ED8AFD"/>
    <w:rsid w:val="076A8554"/>
    <w:rsid w:val="07BF0834"/>
    <w:rsid w:val="08944DE8"/>
    <w:rsid w:val="0A3B7CB0"/>
    <w:rsid w:val="0ADD0076"/>
    <w:rsid w:val="0B60BBEA"/>
    <w:rsid w:val="0C04AC90"/>
    <w:rsid w:val="0C25390D"/>
    <w:rsid w:val="11A677E4"/>
    <w:rsid w:val="12184A0D"/>
    <w:rsid w:val="129ABB3B"/>
    <w:rsid w:val="12C16F01"/>
    <w:rsid w:val="134A6223"/>
    <w:rsid w:val="16994948"/>
    <w:rsid w:val="189F6B31"/>
    <w:rsid w:val="1B86937F"/>
    <w:rsid w:val="1BFA5A18"/>
    <w:rsid w:val="1E9FAECB"/>
    <w:rsid w:val="1ED97F0E"/>
    <w:rsid w:val="209080AA"/>
    <w:rsid w:val="213F2A75"/>
    <w:rsid w:val="23756D8D"/>
    <w:rsid w:val="2445C838"/>
    <w:rsid w:val="273D967F"/>
    <w:rsid w:val="2834BD6F"/>
    <w:rsid w:val="288A2F0A"/>
    <w:rsid w:val="28BE4C4F"/>
    <w:rsid w:val="29E7096C"/>
    <w:rsid w:val="2BA2B963"/>
    <w:rsid w:val="2CB98CB7"/>
    <w:rsid w:val="2DA3B7B8"/>
    <w:rsid w:val="2E226246"/>
    <w:rsid w:val="2E96263E"/>
    <w:rsid w:val="2EF8A7CE"/>
    <w:rsid w:val="2FEC22F5"/>
    <w:rsid w:val="30337E3C"/>
    <w:rsid w:val="30875CC7"/>
    <w:rsid w:val="31DBB365"/>
    <w:rsid w:val="32A88782"/>
    <w:rsid w:val="32EBD80B"/>
    <w:rsid w:val="334FE78C"/>
    <w:rsid w:val="33EDE8D8"/>
    <w:rsid w:val="351F5619"/>
    <w:rsid w:val="35F91010"/>
    <w:rsid w:val="3A43DA90"/>
    <w:rsid w:val="3AB701BA"/>
    <w:rsid w:val="3AF5BA84"/>
    <w:rsid w:val="3B111913"/>
    <w:rsid w:val="3B170555"/>
    <w:rsid w:val="3B243DF5"/>
    <w:rsid w:val="3D61010A"/>
    <w:rsid w:val="3F17A692"/>
    <w:rsid w:val="419D4E20"/>
    <w:rsid w:val="41FC4315"/>
    <w:rsid w:val="423AA55D"/>
    <w:rsid w:val="4409A4EC"/>
    <w:rsid w:val="441D2021"/>
    <w:rsid w:val="44719EA5"/>
    <w:rsid w:val="44C96ABF"/>
    <w:rsid w:val="455390FA"/>
    <w:rsid w:val="4680FC2B"/>
    <w:rsid w:val="47975C2F"/>
    <w:rsid w:val="49F5CD7C"/>
    <w:rsid w:val="4B0D2824"/>
    <w:rsid w:val="4CA6BE81"/>
    <w:rsid w:val="5075EE09"/>
    <w:rsid w:val="50E84BCC"/>
    <w:rsid w:val="51EEB96A"/>
    <w:rsid w:val="530BB1E7"/>
    <w:rsid w:val="57FF3DF1"/>
    <w:rsid w:val="58640CB9"/>
    <w:rsid w:val="597158AB"/>
    <w:rsid w:val="5B66D982"/>
    <w:rsid w:val="605F98B5"/>
    <w:rsid w:val="613CA112"/>
    <w:rsid w:val="630D25F3"/>
    <w:rsid w:val="63D883FE"/>
    <w:rsid w:val="645E8A91"/>
    <w:rsid w:val="6536261D"/>
    <w:rsid w:val="6629B4D9"/>
    <w:rsid w:val="66691A77"/>
    <w:rsid w:val="679799C7"/>
    <w:rsid w:val="67F5F706"/>
    <w:rsid w:val="6864F65A"/>
    <w:rsid w:val="6C037E5D"/>
    <w:rsid w:val="6F17B660"/>
    <w:rsid w:val="7127E935"/>
    <w:rsid w:val="726CAE95"/>
    <w:rsid w:val="74EACE6A"/>
    <w:rsid w:val="75FF5D92"/>
    <w:rsid w:val="7654F528"/>
    <w:rsid w:val="78CE0D26"/>
    <w:rsid w:val="7B3F955D"/>
    <w:rsid w:val="7E933D75"/>
    <w:rsid w:val="7EB0C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F1B9A"/>
  <w15:docId w15:val="{FED7790C-1AF7-4541-B2B2-9D7765FC3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b/>
      <w:color w:val="00206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0">
    <w:name w:val="Table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205F24"/>
    <w:tblPr/>
  </w:style>
  <w:style w:type="character" w:customStyle="1" w:styleId="Heading1Char">
    <w:name w:val="Heading 1 Char"/>
    <w:basedOn w:val="DefaultParagraphFont"/>
    <w:link w:val="Heading1"/>
    <w:uiPriority w:val="9"/>
    <w:rsid w:val="00205F24"/>
    <w:rPr>
      <w:rFonts w:eastAsiaTheme="majorEastAsia" w:cstheme="majorBidi"/>
      <w:b/>
      <w:color w:val="002060"/>
      <w:szCs w:val="32"/>
      <w:lang w:eastAsia="en-AU"/>
    </w:rPr>
  </w:style>
  <w:style w:type="character" w:styleId="Hyperlink">
    <w:name w:val="Hyperlink"/>
    <w:basedOn w:val="DefaultParagraphFont"/>
    <w:uiPriority w:val="99"/>
    <w:unhideWhenUsed/>
    <w:rsid w:val="00C70B7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70B7A"/>
    <w:rPr>
      <w:b/>
      <w:bCs/>
    </w:rPr>
  </w:style>
  <w:style w:type="character" w:styleId="Emphasis">
    <w:name w:val="Emphasis"/>
    <w:basedOn w:val="DefaultParagraphFont"/>
    <w:uiPriority w:val="20"/>
    <w:qFormat/>
    <w:rsid w:val="00C70B7A"/>
    <w:rPr>
      <w:i/>
      <w:iCs/>
    </w:rPr>
  </w:style>
  <w:style w:type="paragraph" w:styleId="CommentText">
    <w:name w:val="annotation text"/>
    <w:basedOn w:val="Normal"/>
    <w:link w:val="CommentTextChar"/>
    <w:uiPriority w:val="99"/>
    <w:unhideWhenUsed/>
    <w:rsid w:val="00D112D2"/>
  </w:style>
  <w:style w:type="character" w:customStyle="1" w:styleId="CommentTextChar">
    <w:name w:val="Comment Text Char"/>
    <w:basedOn w:val="DefaultParagraphFont"/>
    <w:link w:val="CommentText"/>
    <w:uiPriority w:val="99"/>
    <w:rsid w:val="00D112D2"/>
    <w:rPr>
      <w:rFonts w:eastAsia="Arial" w:cs="Arial"/>
      <w:szCs w:val="20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D112D2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3112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65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652E"/>
    <w:rPr>
      <w:rFonts w:eastAsia="Arial" w:cs="Arial"/>
      <w:b/>
      <w:bCs/>
      <w:szCs w:val="20"/>
      <w:lang w:eastAsia="en-AU"/>
    </w:rPr>
  </w:style>
  <w:style w:type="paragraph" w:styleId="Revision">
    <w:name w:val="Revision"/>
    <w:hidden/>
    <w:uiPriority w:val="99"/>
    <w:semiHidden/>
    <w:rsid w:val="00944A58"/>
    <w:rPr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324D9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7F7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F7E"/>
    <w:rPr>
      <w:rFonts w:ascii="Segoe UI" w:eastAsia="Arial" w:hAnsi="Segoe UI" w:cs="Segoe UI"/>
      <w:sz w:val="18"/>
      <w:szCs w:val="18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E317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1719"/>
    <w:rPr>
      <w:rFonts w:eastAsia="Arial" w:cs="Arial"/>
      <w:szCs w:val="20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E317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1719"/>
    <w:rPr>
      <w:rFonts w:eastAsia="Arial" w:cs="Arial"/>
      <w:szCs w:val="20"/>
      <w:lang w:eastAsia="en-AU"/>
    </w:rPr>
  </w:style>
  <w:style w:type="table" w:customStyle="1" w:styleId="a">
    <w:basedOn w:val="TableNormal"/>
    <w:tblPr/>
  </w:style>
  <w:style w:type="table" w:customStyle="1" w:styleId="a0">
    <w:basedOn w:val="TableNormal"/>
    <w:tblPr/>
  </w:style>
  <w:style w:type="table" w:customStyle="1" w:styleId="a1">
    <w:basedOn w:val="TableNormal"/>
    <w:tblPr/>
  </w:style>
  <w:style w:type="table" w:customStyle="1" w:styleId="a2">
    <w:basedOn w:val="TableNormal"/>
    <w:tblPr/>
  </w:style>
  <w:style w:type="table" w:customStyle="1" w:styleId="a3">
    <w:basedOn w:val="TableNormal"/>
    <w:tblPr/>
  </w:style>
  <w:style w:type="table" w:customStyle="1" w:styleId="a4">
    <w:basedOn w:val="TableNormal"/>
    <w:tblPr/>
  </w:style>
  <w:style w:type="table" w:customStyle="1" w:styleId="a5">
    <w:basedOn w:val="TableNormal"/>
    <w:tblPr/>
  </w:style>
  <w:style w:type="table" w:customStyle="1" w:styleId="a6">
    <w:basedOn w:val="TableNormal"/>
    <w:tblPr/>
  </w:style>
  <w:style w:type="table" w:customStyle="1" w:styleId="a7">
    <w:basedOn w:val="TableNormal"/>
    <w:tblPr/>
  </w:style>
  <w:style w:type="table" w:customStyle="1" w:styleId="a8">
    <w:basedOn w:val="TableNormal"/>
    <w:tblPr/>
  </w:style>
  <w:style w:type="table" w:customStyle="1" w:styleId="a9">
    <w:basedOn w:val="TableNormal"/>
    <w:tblPr/>
  </w:style>
  <w:style w:type="table" w:customStyle="1" w:styleId="aa">
    <w:basedOn w:val="TableNormal"/>
    <w:tblPr/>
  </w:style>
  <w:style w:type="table" w:customStyle="1" w:styleId="ab">
    <w:basedOn w:val="TableNormal"/>
    <w:tblPr/>
  </w:style>
  <w:style w:type="table" w:customStyle="1" w:styleId="ac">
    <w:basedOn w:val="TableNormal"/>
    <w:tblPr/>
  </w:style>
  <w:style w:type="table" w:customStyle="1" w:styleId="ad">
    <w:basedOn w:val="TableNormal"/>
    <w:tblPr/>
  </w:style>
  <w:style w:type="table" w:customStyle="1" w:styleId="ae">
    <w:basedOn w:val="TableNormal"/>
    <w:tblPr/>
  </w:style>
  <w:style w:type="table" w:customStyle="1" w:styleId="af">
    <w:basedOn w:val="TableNormal"/>
    <w:tblPr/>
  </w:style>
  <w:style w:type="table" w:customStyle="1" w:styleId="af0">
    <w:basedOn w:val="TableNormal"/>
    <w:tblPr/>
  </w:style>
  <w:style w:type="table" w:customStyle="1" w:styleId="af1">
    <w:basedOn w:val="TableNormal"/>
    <w:tblPr/>
  </w:style>
  <w:style w:type="table" w:customStyle="1" w:styleId="af2">
    <w:basedOn w:val="TableNormal"/>
    <w:tblPr/>
  </w:style>
  <w:style w:type="table" w:customStyle="1" w:styleId="af3">
    <w:basedOn w:val="TableNormal"/>
    <w:tblPr/>
  </w:style>
  <w:style w:type="table" w:customStyle="1" w:styleId="af4">
    <w:basedOn w:val="TableNormal"/>
    <w:tblPr/>
  </w:style>
  <w:style w:type="table" w:customStyle="1" w:styleId="af5">
    <w:basedOn w:val="TableNormal"/>
    <w:tblPr/>
  </w:style>
  <w:style w:type="table" w:customStyle="1" w:styleId="af6">
    <w:basedOn w:val="TableNormal"/>
    <w:tblPr/>
  </w:style>
  <w:style w:type="table" w:customStyle="1" w:styleId="af7">
    <w:basedOn w:val="TableNormal"/>
    <w:tblPr/>
  </w:style>
  <w:style w:type="table" w:customStyle="1" w:styleId="af8">
    <w:basedOn w:val="TableNormal"/>
    <w:tblPr/>
  </w:style>
  <w:style w:type="table" w:customStyle="1" w:styleId="af9">
    <w:basedOn w:val="TableNormal"/>
    <w:tblPr/>
  </w:style>
  <w:style w:type="table" w:customStyle="1" w:styleId="afa">
    <w:basedOn w:val="TableNormal"/>
    <w:tblPr/>
  </w:style>
  <w:style w:type="table" w:customStyle="1" w:styleId="afb">
    <w:basedOn w:val="TableNormal"/>
    <w:tblPr/>
  </w:style>
  <w:style w:type="table" w:customStyle="1" w:styleId="afc">
    <w:basedOn w:val="TableNormal"/>
    <w:tblPr/>
  </w:style>
  <w:style w:type="table" w:customStyle="1" w:styleId="afd">
    <w:basedOn w:val="TableNormal"/>
    <w:tblPr/>
  </w:style>
  <w:style w:type="table" w:customStyle="1" w:styleId="afe">
    <w:basedOn w:val="TableNormal"/>
    <w:tblPr/>
  </w:style>
  <w:style w:type="table" w:customStyle="1" w:styleId="aff">
    <w:basedOn w:val="TableNormal"/>
    <w:tblPr/>
  </w:style>
  <w:style w:type="table" w:customStyle="1" w:styleId="aff0">
    <w:basedOn w:val="TableNormal"/>
    <w:tblPr/>
  </w:style>
  <w:style w:type="table" w:customStyle="1" w:styleId="aff1">
    <w:basedOn w:val="TableNormal"/>
    <w:tblPr/>
  </w:style>
  <w:style w:type="table" w:customStyle="1" w:styleId="aff2">
    <w:basedOn w:val="TableNormal"/>
    <w:tblPr/>
  </w:style>
  <w:style w:type="table" w:customStyle="1" w:styleId="aff3">
    <w:basedOn w:val="TableNormal"/>
    <w:tblPr/>
  </w:style>
  <w:style w:type="table" w:customStyle="1" w:styleId="aff4">
    <w:basedOn w:val="TableNormal"/>
    <w:tblPr/>
  </w:style>
  <w:style w:type="table" w:customStyle="1" w:styleId="aff5">
    <w:basedOn w:val="TableNormal"/>
    <w:tblPr/>
  </w:style>
  <w:style w:type="table" w:customStyle="1" w:styleId="aff6">
    <w:basedOn w:val="TableNormal"/>
    <w:tblPr/>
  </w:style>
  <w:style w:type="table" w:customStyle="1" w:styleId="aff7">
    <w:basedOn w:val="TableNormal"/>
    <w:tblPr/>
  </w:style>
  <w:style w:type="table" w:customStyle="1" w:styleId="aff8">
    <w:basedOn w:val="TableNormal"/>
    <w:tblPr/>
  </w:style>
  <w:style w:type="table" w:customStyle="1" w:styleId="aff9">
    <w:basedOn w:val="TableNormal"/>
    <w:tblPr/>
  </w:style>
  <w:style w:type="table" w:customStyle="1" w:styleId="affa">
    <w:basedOn w:val="TableNormal"/>
    <w:tblPr/>
  </w:style>
  <w:style w:type="table" w:customStyle="1" w:styleId="affb">
    <w:basedOn w:val="TableNormal"/>
    <w:tblPr/>
  </w:style>
  <w:style w:type="table" w:customStyle="1" w:styleId="affc">
    <w:basedOn w:val="TableNormal"/>
    <w:tblPr/>
  </w:style>
  <w:style w:type="table" w:customStyle="1" w:styleId="affd">
    <w:basedOn w:val="TableNormal"/>
    <w:tblPr/>
  </w:style>
  <w:style w:type="table" w:customStyle="1" w:styleId="affe">
    <w:basedOn w:val="TableNormal"/>
    <w:tblPr/>
  </w:style>
  <w:style w:type="table" w:customStyle="1" w:styleId="afff">
    <w:basedOn w:val="TableNormal"/>
    <w:tblPr/>
  </w:style>
  <w:style w:type="table" w:customStyle="1" w:styleId="afff0">
    <w:basedOn w:val="TableNormal"/>
    <w:tblPr/>
  </w:style>
  <w:style w:type="table" w:customStyle="1" w:styleId="afff1">
    <w:basedOn w:val="TableNormal"/>
    <w:tblPr/>
  </w:style>
  <w:style w:type="table" w:customStyle="1" w:styleId="afff2">
    <w:basedOn w:val="TableNormal"/>
    <w:tblPr/>
  </w:style>
  <w:style w:type="table" w:customStyle="1" w:styleId="afff3">
    <w:basedOn w:val="TableNormal"/>
    <w:tblPr/>
  </w:style>
  <w:style w:type="table" w:customStyle="1" w:styleId="afff4">
    <w:basedOn w:val="TableNormal"/>
    <w:tblPr/>
  </w:style>
  <w:style w:type="table" w:customStyle="1" w:styleId="afff5">
    <w:basedOn w:val="TableNormal"/>
    <w:tblPr/>
  </w:style>
  <w:style w:type="table" w:customStyle="1" w:styleId="afff6">
    <w:basedOn w:val="TableNormal"/>
    <w:tblPr/>
  </w:style>
  <w:style w:type="table" w:customStyle="1" w:styleId="afff7">
    <w:basedOn w:val="TableNormal"/>
    <w:tblPr/>
  </w:style>
  <w:style w:type="table" w:customStyle="1" w:styleId="afff8">
    <w:basedOn w:val="TableNormal"/>
    <w:tblPr/>
  </w:style>
  <w:style w:type="table" w:customStyle="1" w:styleId="afff9">
    <w:basedOn w:val="TableNormal"/>
    <w:tblPr/>
  </w:style>
  <w:style w:type="table" w:customStyle="1" w:styleId="afffa">
    <w:basedOn w:val="TableNormal"/>
    <w:tblPr/>
  </w:style>
  <w:style w:type="table" w:customStyle="1" w:styleId="afffb">
    <w:basedOn w:val="TableNormal"/>
    <w:tblPr/>
  </w:style>
  <w:style w:type="table" w:customStyle="1" w:styleId="afffc">
    <w:basedOn w:val="TableNormal"/>
    <w:tblPr/>
  </w:style>
  <w:style w:type="table" w:customStyle="1" w:styleId="afffd">
    <w:basedOn w:val="TableNormal"/>
    <w:tblPr/>
  </w:style>
  <w:style w:type="table" w:customStyle="1" w:styleId="afffe">
    <w:basedOn w:val="TableNormal"/>
    <w:tblPr/>
  </w:style>
  <w:style w:type="table" w:customStyle="1" w:styleId="affff">
    <w:basedOn w:val="TableNormal"/>
    <w:tblPr/>
  </w:style>
  <w:style w:type="table" w:customStyle="1" w:styleId="affff0">
    <w:basedOn w:val="TableNormal"/>
    <w:tblPr/>
  </w:style>
  <w:style w:type="table" w:customStyle="1" w:styleId="affff1">
    <w:basedOn w:val="TableNormal"/>
    <w:tblPr/>
  </w:style>
  <w:style w:type="table" w:customStyle="1" w:styleId="affff2">
    <w:basedOn w:val="TableNormal"/>
    <w:tblPr/>
  </w:style>
  <w:style w:type="table" w:customStyle="1" w:styleId="affff3">
    <w:basedOn w:val="TableNormal"/>
    <w:tblPr/>
  </w:style>
  <w:style w:type="table" w:customStyle="1" w:styleId="affff4">
    <w:basedOn w:val="TableNormal"/>
    <w:tblPr/>
  </w:style>
  <w:style w:type="table" w:customStyle="1" w:styleId="affff5">
    <w:basedOn w:val="TableNormal"/>
    <w:tblPr/>
  </w:style>
  <w:style w:type="table" w:customStyle="1" w:styleId="affff6">
    <w:basedOn w:val="TableNormal"/>
    <w:tblPr/>
  </w:style>
  <w:style w:type="table" w:customStyle="1" w:styleId="affff7">
    <w:basedOn w:val="TableNormal"/>
    <w:tblPr/>
  </w:style>
  <w:style w:type="table" w:customStyle="1" w:styleId="affff8">
    <w:basedOn w:val="TableNormal"/>
    <w:tblPr/>
  </w:style>
  <w:style w:type="table" w:customStyle="1" w:styleId="affff9">
    <w:basedOn w:val="TableNormal"/>
    <w:tblPr/>
  </w:style>
  <w:style w:type="table" w:customStyle="1" w:styleId="affffa">
    <w:basedOn w:val="TableNormal"/>
    <w:tblPr/>
  </w:style>
  <w:style w:type="table" w:customStyle="1" w:styleId="affffb">
    <w:basedOn w:val="TableNormal"/>
    <w:tblPr/>
  </w:style>
  <w:style w:type="table" w:customStyle="1" w:styleId="affffc">
    <w:basedOn w:val="TableNormal"/>
    <w:tblPr/>
  </w:style>
  <w:style w:type="table" w:customStyle="1" w:styleId="affffd">
    <w:basedOn w:val="TableNormal"/>
    <w:tblPr/>
  </w:style>
  <w:style w:type="table" w:customStyle="1" w:styleId="affffe">
    <w:basedOn w:val="TableNormal"/>
    <w:tblPr/>
  </w:style>
  <w:style w:type="table" w:customStyle="1" w:styleId="afffff">
    <w:basedOn w:val="TableNormal"/>
    <w:tblPr/>
  </w:style>
  <w:style w:type="table" w:customStyle="1" w:styleId="afffff0">
    <w:basedOn w:val="TableNormal"/>
    <w:tblPr/>
  </w:style>
  <w:style w:type="table" w:customStyle="1" w:styleId="afffff1">
    <w:basedOn w:val="TableNormal"/>
    <w:tblPr/>
  </w:style>
  <w:style w:type="table" w:customStyle="1" w:styleId="afffff2">
    <w:basedOn w:val="TableNormal"/>
    <w:tblPr/>
  </w:style>
  <w:style w:type="table" w:customStyle="1" w:styleId="afffff3">
    <w:basedOn w:val="TableNormal"/>
    <w:tblPr/>
  </w:style>
  <w:style w:type="table" w:customStyle="1" w:styleId="afffff4">
    <w:basedOn w:val="TableNormal"/>
    <w:tblPr/>
  </w:style>
  <w:style w:type="table" w:customStyle="1" w:styleId="afffff5">
    <w:basedOn w:val="TableNormal"/>
    <w:tblPr/>
  </w:style>
  <w:style w:type="table" w:customStyle="1" w:styleId="afffff6">
    <w:basedOn w:val="TableNormal"/>
    <w:tblPr/>
  </w:style>
  <w:style w:type="table" w:customStyle="1" w:styleId="afffff7">
    <w:basedOn w:val="TableNormal"/>
    <w:tblPr/>
  </w:style>
  <w:style w:type="table" w:customStyle="1" w:styleId="afffff8">
    <w:basedOn w:val="TableNormal"/>
    <w:tblPr/>
  </w:style>
  <w:style w:type="table" w:customStyle="1" w:styleId="afffff9">
    <w:basedOn w:val="TableNormal"/>
    <w:tblPr/>
  </w:style>
  <w:style w:type="table" w:customStyle="1" w:styleId="afffffa">
    <w:basedOn w:val="TableNormal"/>
    <w:tblPr/>
  </w:style>
  <w:style w:type="table" w:customStyle="1" w:styleId="afffffb">
    <w:basedOn w:val="TableNormal"/>
    <w:tblPr/>
  </w:style>
  <w:style w:type="table" w:customStyle="1" w:styleId="afffffc">
    <w:basedOn w:val="TableNormal"/>
    <w:tblPr/>
  </w:style>
  <w:style w:type="table" w:customStyle="1" w:styleId="afffffd">
    <w:basedOn w:val="TableNormal"/>
    <w:tblPr/>
  </w:style>
  <w:style w:type="table" w:customStyle="1" w:styleId="afffffe">
    <w:basedOn w:val="TableNormal"/>
    <w:tblPr/>
  </w:style>
  <w:style w:type="table" w:customStyle="1" w:styleId="affffff">
    <w:basedOn w:val="TableNormal"/>
    <w:tblPr/>
  </w:style>
  <w:style w:type="table" w:customStyle="1" w:styleId="affffff0">
    <w:basedOn w:val="TableNormal"/>
    <w:tblPr/>
  </w:style>
  <w:style w:type="table" w:customStyle="1" w:styleId="affffff1">
    <w:basedOn w:val="TableNormal"/>
    <w:tblPr/>
  </w:style>
  <w:style w:type="table" w:customStyle="1" w:styleId="affffff2">
    <w:basedOn w:val="TableNormal"/>
    <w:tblPr/>
  </w:style>
  <w:style w:type="table" w:customStyle="1" w:styleId="affffff3">
    <w:basedOn w:val="TableNormal"/>
    <w:tblPr/>
  </w:style>
  <w:style w:type="table" w:customStyle="1" w:styleId="affffff4">
    <w:basedOn w:val="TableNormal"/>
    <w:tblPr/>
  </w:style>
  <w:style w:type="table" w:customStyle="1" w:styleId="affffff5">
    <w:basedOn w:val="TableNormal"/>
    <w:tblPr/>
  </w:style>
  <w:style w:type="table" w:customStyle="1" w:styleId="affffff6">
    <w:basedOn w:val="TableNormal"/>
    <w:tblPr/>
  </w:style>
  <w:style w:type="table" w:customStyle="1" w:styleId="affffff7">
    <w:basedOn w:val="TableNormal"/>
    <w:tblPr/>
  </w:style>
  <w:style w:type="table" w:customStyle="1" w:styleId="affffff8">
    <w:basedOn w:val="TableNormal"/>
    <w:tblPr/>
  </w:style>
  <w:style w:type="table" w:customStyle="1" w:styleId="affffff9">
    <w:basedOn w:val="TableNormal"/>
    <w:tblPr/>
  </w:style>
  <w:style w:type="table" w:customStyle="1" w:styleId="affffffa">
    <w:basedOn w:val="TableNormal"/>
    <w:tblPr/>
  </w:style>
  <w:style w:type="table" w:customStyle="1" w:styleId="affffffb">
    <w:basedOn w:val="TableNormal"/>
    <w:tblPr/>
  </w:style>
  <w:style w:type="table" w:customStyle="1" w:styleId="affffffc">
    <w:basedOn w:val="TableNormal"/>
    <w:tblPr/>
  </w:style>
  <w:style w:type="table" w:customStyle="1" w:styleId="affffffd">
    <w:basedOn w:val="TableNormal"/>
    <w:tblPr/>
  </w:style>
  <w:style w:type="table" w:customStyle="1" w:styleId="affffffe">
    <w:basedOn w:val="TableNormal"/>
    <w:tblPr/>
  </w:style>
  <w:style w:type="table" w:customStyle="1" w:styleId="afffffff">
    <w:basedOn w:val="TableNormal"/>
    <w:tblPr/>
  </w:style>
  <w:style w:type="table" w:customStyle="1" w:styleId="afffffff0">
    <w:basedOn w:val="TableNormal"/>
    <w:tblPr/>
  </w:style>
  <w:style w:type="table" w:customStyle="1" w:styleId="afffffff1">
    <w:basedOn w:val="TableNormal"/>
    <w:tblPr/>
  </w:style>
  <w:style w:type="table" w:customStyle="1" w:styleId="afffffff2">
    <w:basedOn w:val="TableNormal"/>
    <w:tblPr/>
  </w:style>
  <w:style w:type="table" w:customStyle="1" w:styleId="afffffff3">
    <w:basedOn w:val="TableNormal"/>
    <w:tblPr/>
  </w:style>
  <w:style w:type="table" w:customStyle="1" w:styleId="afffffff4">
    <w:basedOn w:val="TableNormal"/>
    <w:tblPr/>
  </w:style>
  <w:style w:type="table" w:customStyle="1" w:styleId="afffffff5">
    <w:basedOn w:val="TableNormal"/>
    <w:tblPr/>
  </w:style>
  <w:style w:type="table" w:customStyle="1" w:styleId="afffffff6">
    <w:basedOn w:val="TableNormal"/>
    <w:tblPr/>
  </w:style>
  <w:style w:type="table" w:customStyle="1" w:styleId="afffffff7">
    <w:basedOn w:val="TableNormal"/>
    <w:tblPr/>
  </w:style>
  <w:style w:type="table" w:customStyle="1" w:styleId="afffffff8">
    <w:basedOn w:val="TableNormal"/>
    <w:tblPr/>
  </w:style>
  <w:style w:type="table" w:customStyle="1" w:styleId="afffffff9">
    <w:basedOn w:val="TableNormal"/>
    <w:tblPr/>
  </w:style>
  <w:style w:type="table" w:customStyle="1" w:styleId="afffffffa">
    <w:basedOn w:val="TableNormal"/>
    <w:tblPr/>
  </w:style>
  <w:style w:type="table" w:customStyle="1" w:styleId="afffffffb">
    <w:basedOn w:val="TableNormal"/>
    <w:tblPr/>
  </w:style>
  <w:style w:type="table" w:customStyle="1" w:styleId="afffffffc">
    <w:basedOn w:val="TableNormal"/>
    <w:tblPr/>
  </w:style>
  <w:style w:type="table" w:customStyle="1" w:styleId="afffffffd">
    <w:basedOn w:val="TableNormal"/>
    <w:tblPr/>
  </w:style>
  <w:style w:type="table" w:customStyle="1" w:styleId="afffffffe">
    <w:basedOn w:val="TableNormal"/>
    <w:tblPr/>
  </w:style>
  <w:style w:type="table" w:customStyle="1" w:styleId="affffffff">
    <w:basedOn w:val="TableNormal"/>
    <w:tblPr/>
  </w:style>
  <w:style w:type="table" w:customStyle="1" w:styleId="affffffff0">
    <w:basedOn w:val="TableNormal"/>
    <w:tblPr/>
  </w:style>
  <w:style w:type="table" w:customStyle="1" w:styleId="affffffff1">
    <w:basedOn w:val="TableNormal"/>
    <w:tblPr/>
  </w:style>
  <w:style w:type="table" w:customStyle="1" w:styleId="affffffff2">
    <w:basedOn w:val="TableNormal"/>
    <w:tblPr/>
  </w:style>
  <w:style w:type="table" w:customStyle="1" w:styleId="affffffff3">
    <w:basedOn w:val="TableNormal"/>
    <w:tblPr/>
  </w:style>
  <w:style w:type="table" w:customStyle="1" w:styleId="affffffff4">
    <w:basedOn w:val="TableNormal"/>
    <w:tblPr/>
  </w:style>
  <w:style w:type="table" w:customStyle="1" w:styleId="affffffff5">
    <w:basedOn w:val="TableNormal"/>
    <w:tblPr/>
  </w:style>
  <w:style w:type="table" w:customStyle="1" w:styleId="affffffff6">
    <w:basedOn w:val="TableNormal"/>
    <w:tblPr/>
  </w:style>
  <w:style w:type="table" w:customStyle="1" w:styleId="affffffff7">
    <w:basedOn w:val="TableNormal"/>
    <w:tblPr/>
  </w:style>
  <w:style w:type="table" w:customStyle="1" w:styleId="affffffff8">
    <w:basedOn w:val="TableNormal"/>
    <w:tblPr/>
  </w:style>
  <w:style w:type="table" w:customStyle="1" w:styleId="affffffff9">
    <w:basedOn w:val="TableNormal"/>
    <w:tblPr/>
  </w:style>
  <w:style w:type="table" w:customStyle="1" w:styleId="affffffffa">
    <w:basedOn w:val="TableNormal"/>
    <w:tblPr/>
  </w:style>
  <w:style w:type="table" w:customStyle="1" w:styleId="affffffffb">
    <w:basedOn w:val="TableNormal"/>
    <w:tblPr/>
  </w:style>
  <w:style w:type="table" w:customStyle="1" w:styleId="affffffffc">
    <w:basedOn w:val="TableNormal"/>
    <w:tblPr/>
  </w:style>
  <w:style w:type="table" w:customStyle="1" w:styleId="affffffffd">
    <w:basedOn w:val="TableNormal"/>
    <w:tblPr/>
  </w:style>
  <w:style w:type="table" w:customStyle="1" w:styleId="affffffffe">
    <w:basedOn w:val="TableNormal"/>
    <w:tblPr/>
  </w:style>
  <w:style w:type="table" w:customStyle="1" w:styleId="afffffffff">
    <w:basedOn w:val="TableNormal"/>
    <w:tblPr/>
  </w:style>
  <w:style w:type="table" w:customStyle="1" w:styleId="afffffffff0">
    <w:basedOn w:val="TableNormal"/>
    <w:tblPr/>
  </w:style>
  <w:style w:type="table" w:customStyle="1" w:styleId="afffffffff1">
    <w:basedOn w:val="TableNormal"/>
    <w:tblPr/>
  </w:style>
  <w:style w:type="table" w:customStyle="1" w:styleId="afffffffff2">
    <w:basedOn w:val="TableNormal"/>
    <w:tblPr/>
  </w:style>
  <w:style w:type="table" w:customStyle="1" w:styleId="afffffffff3">
    <w:basedOn w:val="TableNormal"/>
    <w:tblPr/>
  </w:style>
  <w:style w:type="table" w:customStyle="1" w:styleId="afffffffff4">
    <w:basedOn w:val="TableNormal"/>
    <w:tblPr/>
  </w:style>
  <w:style w:type="table" w:customStyle="1" w:styleId="afffffffff5">
    <w:basedOn w:val="TableNormal"/>
    <w:tblPr/>
  </w:style>
  <w:style w:type="table" w:customStyle="1" w:styleId="afffffffff6">
    <w:basedOn w:val="TableNormal"/>
    <w:tblPr/>
  </w:style>
  <w:style w:type="table" w:customStyle="1" w:styleId="afffffffff7">
    <w:basedOn w:val="TableNormal"/>
    <w:tblPr/>
  </w:style>
  <w:style w:type="table" w:customStyle="1" w:styleId="afffffffff8">
    <w:basedOn w:val="TableNormal"/>
    <w:tblPr/>
  </w:style>
  <w:style w:type="table" w:customStyle="1" w:styleId="afffffffff9">
    <w:basedOn w:val="TableNormal"/>
    <w:tblPr/>
  </w:style>
  <w:style w:type="table" w:customStyle="1" w:styleId="afffffffffa">
    <w:basedOn w:val="TableNormal"/>
    <w:tblPr/>
  </w:style>
  <w:style w:type="table" w:customStyle="1" w:styleId="afffffffffb">
    <w:basedOn w:val="TableNormal"/>
    <w:tblPr/>
  </w:style>
  <w:style w:type="table" w:customStyle="1" w:styleId="afffffffffc">
    <w:basedOn w:val="TableNormal"/>
    <w:tblPr/>
  </w:style>
  <w:style w:type="table" w:customStyle="1" w:styleId="afffffffffd">
    <w:basedOn w:val="TableNormal"/>
    <w:tblPr/>
  </w:style>
  <w:style w:type="table" w:customStyle="1" w:styleId="afffffffffe">
    <w:basedOn w:val="TableNormal"/>
    <w:tblPr/>
  </w:style>
  <w:style w:type="table" w:customStyle="1" w:styleId="affffffffff">
    <w:basedOn w:val="TableNormal"/>
    <w:tblPr/>
  </w:style>
  <w:style w:type="table" w:customStyle="1" w:styleId="affffffffff0">
    <w:basedOn w:val="TableNormal"/>
    <w:tblPr/>
  </w:style>
  <w:style w:type="table" w:customStyle="1" w:styleId="affffffffff1">
    <w:basedOn w:val="TableNormal"/>
    <w:tblPr/>
  </w:style>
  <w:style w:type="table" w:customStyle="1" w:styleId="affffffffff2">
    <w:basedOn w:val="TableNormal"/>
    <w:tblPr/>
  </w:style>
  <w:style w:type="table" w:customStyle="1" w:styleId="affffffffff3">
    <w:basedOn w:val="TableNormal"/>
    <w:tblPr/>
  </w:style>
  <w:style w:type="table" w:customStyle="1" w:styleId="affffffffff4">
    <w:basedOn w:val="TableNormal"/>
    <w:tblPr/>
  </w:style>
  <w:style w:type="table" w:customStyle="1" w:styleId="affffffffff5">
    <w:basedOn w:val="TableNormal"/>
    <w:tblPr/>
  </w:style>
  <w:style w:type="table" w:customStyle="1" w:styleId="affffffffff6">
    <w:basedOn w:val="TableNormal"/>
    <w:tblPr/>
  </w:style>
  <w:style w:type="table" w:customStyle="1" w:styleId="affffffffff7">
    <w:basedOn w:val="TableNormal"/>
    <w:tblPr/>
  </w:style>
  <w:style w:type="table" w:customStyle="1" w:styleId="affffffffff8">
    <w:basedOn w:val="TableNormal"/>
    <w:tblPr/>
  </w:style>
  <w:style w:type="table" w:customStyle="1" w:styleId="affffffffff9">
    <w:basedOn w:val="TableNormal"/>
    <w:tblPr/>
  </w:style>
  <w:style w:type="table" w:customStyle="1" w:styleId="affffffffffa">
    <w:basedOn w:val="TableNormal"/>
    <w:tblPr/>
  </w:style>
  <w:style w:type="table" w:customStyle="1" w:styleId="affffffffffb">
    <w:basedOn w:val="TableNormal"/>
    <w:tblPr/>
  </w:style>
  <w:style w:type="table" w:customStyle="1" w:styleId="affffffffffc">
    <w:basedOn w:val="TableNormal"/>
    <w:tblPr/>
  </w:style>
  <w:style w:type="table" w:customStyle="1" w:styleId="affffffffffd">
    <w:basedOn w:val="TableNormal"/>
    <w:tblPr/>
  </w:style>
  <w:style w:type="table" w:customStyle="1" w:styleId="affffffffffe">
    <w:basedOn w:val="TableNormal"/>
    <w:tblPr/>
  </w:style>
  <w:style w:type="table" w:customStyle="1" w:styleId="afffffffffff">
    <w:basedOn w:val="TableNormal"/>
    <w:tblPr/>
  </w:style>
  <w:style w:type="table" w:customStyle="1" w:styleId="afffffffffff0">
    <w:basedOn w:val="TableNormal"/>
    <w:tblPr/>
  </w:style>
  <w:style w:type="table" w:customStyle="1" w:styleId="afffffffffff1">
    <w:basedOn w:val="TableNormal"/>
    <w:tblPr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fffffffff2">
    <w:basedOn w:val="TableNormal"/>
    <w:tblPr/>
  </w:style>
  <w:style w:type="table" w:customStyle="1" w:styleId="afffffffffff3">
    <w:basedOn w:val="TableNormal"/>
    <w:tblPr/>
  </w:style>
  <w:style w:type="table" w:customStyle="1" w:styleId="afffffffffff4">
    <w:basedOn w:val="TableNormal"/>
    <w:tblPr/>
  </w:style>
  <w:style w:type="table" w:customStyle="1" w:styleId="afffffffffff5">
    <w:basedOn w:val="TableNormal"/>
    <w:tblPr/>
  </w:style>
  <w:style w:type="table" w:customStyle="1" w:styleId="afffffffffff6">
    <w:basedOn w:val="TableNormal"/>
    <w:tblPr/>
  </w:style>
  <w:style w:type="table" w:customStyle="1" w:styleId="afffffffffff7">
    <w:basedOn w:val="TableNormal"/>
    <w:tblPr/>
  </w:style>
  <w:style w:type="table" w:customStyle="1" w:styleId="afffffffffff8">
    <w:basedOn w:val="TableNormal"/>
    <w:tblPr/>
  </w:style>
  <w:style w:type="table" w:customStyle="1" w:styleId="afffffffffff9">
    <w:basedOn w:val="TableNormal"/>
    <w:tblPr/>
  </w:style>
  <w:style w:type="table" w:customStyle="1" w:styleId="afffffffffffa">
    <w:basedOn w:val="TableNormal"/>
    <w:tblPr/>
  </w:style>
  <w:style w:type="table" w:customStyle="1" w:styleId="afffffffffffb">
    <w:basedOn w:val="TableNormal"/>
    <w:tblPr/>
  </w:style>
  <w:style w:type="table" w:customStyle="1" w:styleId="afffffffffffc">
    <w:basedOn w:val="TableNormal"/>
    <w:tblPr/>
  </w:style>
  <w:style w:type="table" w:customStyle="1" w:styleId="afffffffffffd">
    <w:basedOn w:val="TableNormal"/>
    <w:tblPr/>
  </w:style>
  <w:style w:type="table" w:customStyle="1" w:styleId="afffffffffffe">
    <w:basedOn w:val="TableNormal"/>
    <w:tblPr/>
  </w:style>
  <w:style w:type="table" w:customStyle="1" w:styleId="affffffffffff">
    <w:basedOn w:val="TableNormal"/>
    <w:tblPr/>
  </w:style>
  <w:style w:type="table" w:customStyle="1" w:styleId="affffffffffff0">
    <w:basedOn w:val="TableNormal"/>
    <w:tblPr/>
  </w:style>
  <w:style w:type="table" w:customStyle="1" w:styleId="affffffffffff1">
    <w:basedOn w:val="TableNormal"/>
    <w:tblPr/>
  </w:style>
  <w:style w:type="table" w:customStyle="1" w:styleId="affffffffffff2">
    <w:basedOn w:val="TableNormal"/>
    <w:tblPr/>
  </w:style>
  <w:style w:type="table" w:customStyle="1" w:styleId="affffffffffff3">
    <w:basedOn w:val="TableNormal"/>
    <w:tblPr/>
  </w:style>
  <w:style w:type="table" w:customStyle="1" w:styleId="affffffffffff4">
    <w:basedOn w:val="TableNormal"/>
    <w:tblPr/>
  </w:style>
  <w:style w:type="table" w:customStyle="1" w:styleId="affffffffffff5">
    <w:basedOn w:val="TableNormal"/>
    <w:tblPr/>
  </w:style>
  <w:style w:type="table" w:customStyle="1" w:styleId="affffffffffff6">
    <w:basedOn w:val="TableNormal"/>
    <w:tblPr/>
  </w:style>
  <w:style w:type="table" w:customStyle="1" w:styleId="affffffffffff7">
    <w:basedOn w:val="TableNormal"/>
    <w:tblPr/>
  </w:style>
  <w:style w:type="table" w:customStyle="1" w:styleId="affffffffffff8">
    <w:basedOn w:val="TableNormal"/>
    <w:tblPr/>
  </w:style>
  <w:style w:type="table" w:customStyle="1" w:styleId="affffffffffff9">
    <w:basedOn w:val="TableNormal"/>
    <w:tblPr/>
  </w:style>
  <w:style w:type="table" w:customStyle="1" w:styleId="affffffffffffa">
    <w:basedOn w:val="TableNormal"/>
    <w:tblPr/>
  </w:style>
  <w:style w:type="table" w:customStyle="1" w:styleId="affffffffffffb">
    <w:basedOn w:val="TableNormal"/>
    <w:tblPr/>
  </w:style>
  <w:style w:type="table" w:customStyle="1" w:styleId="affffffffffffc">
    <w:basedOn w:val="TableNormal"/>
    <w:tblPr/>
  </w:style>
  <w:style w:type="table" w:customStyle="1" w:styleId="affffffffffffd">
    <w:basedOn w:val="TableNormal"/>
    <w:tblPr/>
  </w:style>
  <w:style w:type="table" w:customStyle="1" w:styleId="affffffffffffe">
    <w:basedOn w:val="TableNormal"/>
    <w:tblPr/>
  </w:style>
  <w:style w:type="table" w:customStyle="1" w:styleId="afffffffffffff">
    <w:basedOn w:val="TableNormal"/>
    <w:tblPr/>
  </w:style>
  <w:style w:type="table" w:customStyle="1" w:styleId="afffffffffffff0">
    <w:basedOn w:val="TableNormal"/>
    <w:tblPr/>
  </w:style>
  <w:style w:type="table" w:customStyle="1" w:styleId="afffffffffffff1">
    <w:basedOn w:val="TableNormal"/>
    <w:tblPr/>
  </w:style>
  <w:style w:type="table" w:customStyle="1" w:styleId="afffffffffffff2">
    <w:basedOn w:val="TableNormal"/>
    <w:tblPr/>
  </w:style>
  <w:style w:type="table" w:customStyle="1" w:styleId="afffffffffffff3">
    <w:basedOn w:val="TableNormal"/>
    <w:tblPr/>
  </w:style>
  <w:style w:type="table" w:customStyle="1" w:styleId="afffffffffffff4">
    <w:basedOn w:val="TableNormal"/>
    <w:tblPr/>
  </w:style>
  <w:style w:type="table" w:customStyle="1" w:styleId="afffffffffffff5">
    <w:basedOn w:val="TableNormal"/>
    <w:tblPr/>
  </w:style>
  <w:style w:type="table" w:customStyle="1" w:styleId="afffffffffffff6">
    <w:basedOn w:val="TableNormal"/>
    <w:tblPr/>
  </w:style>
  <w:style w:type="table" w:customStyle="1" w:styleId="afffffffffffff7">
    <w:basedOn w:val="TableNormal"/>
    <w:tblPr/>
  </w:style>
  <w:style w:type="table" w:customStyle="1" w:styleId="afffffffffffff8">
    <w:basedOn w:val="TableNormal"/>
    <w:tblPr/>
  </w:style>
  <w:style w:type="table" w:customStyle="1" w:styleId="afffffffffffff9">
    <w:basedOn w:val="TableNormal"/>
    <w:tblPr/>
  </w:style>
  <w:style w:type="table" w:customStyle="1" w:styleId="afffffffffffffa">
    <w:basedOn w:val="TableNormal"/>
    <w:tblPr/>
  </w:style>
  <w:style w:type="table" w:customStyle="1" w:styleId="afffffffffffffb">
    <w:basedOn w:val="TableNormal"/>
    <w:tblPr/>
  </w:style>
  <w:style w:type="table" w:customStyle="1" w:styleId="afffffffffffffc">
    <w:basedOn w:val="TableNormal"/>
    <w:tblPr/>
  </w:style>
  <w:style w:type="table" w:customStyle="1" w:styleId="afffffffffffffd">
    <w:basedOn w:val="TableNormal"/>
    <w:tblPr/>
  </w:style>
  <w:style w:type="table" w:customStyle="1" w:styleId="afffffffffffffe">
    <w:basedOn w:val="TableNormal"/>
    <w:tblPr/>
  </w:style>
  <w:style w:type="table" w:customStyle="1" w:styleId="affffffffffffff">
    <w:basedOn w:val="TableNormal"/>
    <w:tblPr/>
  </w:style>
  <w:style w:type="table" w:customStyle="1" w:styleId="affffffffffffff0">
    <w:basedOn w:val="TableNormal"/>
    <w:tblPr/>
  </w:style>
  <w:style w:type="table" w:customStyle="1" w:styleId="affffffffffffff1">
    <w:basedOn w:val="TableNormal"/>
    <w:tblPr/>
  </w:style>
  <w:style w:type="table" w:customStyle="1" w:styleId="affffffffffffff2">
    <w:basedOn w:val="TableNormal"/>
    <w:tblPr/>
  </w:style>
  <w:style w:type="table" w:customStyle="1" w:styleId="affffffffffffff3">
    <w:basedOn w:val="TableNormal"/>
    <w:tblPr/>
  </w:style>
  <w:style w:type="table" w:customStyle="1" w:styleId="affffffffffffff4">
    <w:basedOn w:val="TableNormal"/>
    <w:tblPr/>
  </w:style>
  <w:style w:type="table" w:customStyle="1" w:styleId="affffffffffffff5">
    <w:basedOn w:val="TableNormal"/>
    <w:tblPr/>
  </w:style>
  <w:style w:type="table" w:customStyle="1" w:styleId="affffffffffffff6">
    <w:basedOn w:val="TableNormal"/>
    <w:tblPr/>
  </w:style>
  <w:style w:type="table" w:customStyle="1" w:styleId="affffffffffffff7">
    <w:basedOn w:val="TableNormal"/>
    <w:tblPr/>
  </w:style>
  <w:style w:type="table" w:customStyle="1" w:styleId="affffffffffffff8">
    <w:basedOn w:val="TableNormal"/>
    <w:tblPr/>
  </w:style>
  <w:style w:type="table" w:customStyle="1" w:styleId="affffffffffffff9">
    <w:basedOn w:val="TableNormal"/>
    <w:tblPr/>
  </w:style>
  <w:style w:type="table" w:customStyle="1" w:styleId="affffffffffffffa">
    <w:basedOn w:val="TableNormal"/>
    <w:tblPr/>
  </w:style>
  <w:style w:type="table" w:customStyle="1" w:styleId="affffffffffffffb">
    <w:basedOn w:val="TableNormal"/>
    <w:tblPr/>
  </w:style>
  <w:style w:type="table" w:customStyle="1" w:styleId="affffffffffffffc">
    <w:basedOn w:val="TableNormal"/>
    <w:tblPr/>
  </w:style>
  <w:style w:type="table" w:customStyle="1" w:styleId="affffffffffffffd">
    <w:basedOn w:val="TableNormal"/>
    <w:tblPr/>
  </w:style>
  <w:style w:type="table" w:customStyle="1" w:styleId="affffffffffffffe">
    <w:basedOn w:val="TableNormal"/>
    <w:tblPr/>
  </w:style>
  <w:style w:type="table" w:customStyle="1" w:styleId="afffffffffffffff">
    <w:basedOn w:val="TableNormal"/>
    <w:tblPr/>
  </w:style>
  <w:style w:type="table" w:customStyle="1" w:styleId="afffffffffffffff0">
    <w:basedOn w:val="TableNormal"/>
    <w:tblPr/>
  </w:style>
  <w:style w:type="table" w:customStyle="1" w:styleId="afffffffffffffff1">
    <w:basedOn w:val="TableNormal"/>
    <w:tblPr/>
  </w:style>
  <w:style w:type="table" w:customStyle="1" w:styleId="afffffffffffffff2">
    <w:basedOn w:val="TableNormal"/>
    <w:tblPr/>
  </w:style>
  <w:style w:type="table" w:customStyle="1" w:styleId="afffffffffffffff3">
    <w:basedOn w:val="TableNormal"/>
    <w:tblPr/>
  </w:style>
  <w:style w:type="table" w:customStyle="1" w:styleId="afffffffffffffff4">
    <w:basedOn w:val="TableNormal"/>
    <w:tblPr/>
  </w:style>
  <w:style w:type="table" w:customStyle="1" w:styleId="afffffffffffffff5">
    <w:basedOn w:val="TableNormal"/>
    <w:tblPr/>
  </w:style>
  <w:style w:type="table" w:customStyle="1" w:styleId="afffffffffffffff6">
    <w:basedOn w:val="TableNormal"/>
    <w:tblPr/>
  </w:style>
  <w:style w:type="table" w:customStyle="1" w:styleId="afffffffffffffff7">
    <w:basedOn w:val="TableNormal"/>
    <w:tblPr/>
  </w:style>
  <w:style w:type="table" w:customStyle="1" w:styleId="afffffffffffffff8">
    <w:basedOn w:val="TableNormal"/>
    <w:tblPr/>
  </w:style>
  <w:style w:type="table" w:customStyle="1" w:styleId="afffffffffffffff9">
    <w:basedOn w:val="TableNormal"/>
    <w:tblPr/>
  </w:style>
  <w:style w:type="table" w:customStyle="1" w:styleId="afffffffffffffffa">
    <w:basedOn w:val="TableNormal"/>
    <w:tblPr/>
  </w:style>
  <w:style w:type="table" w:customStyle="1" w:styleId="afffffffffffffffb">
    <w:basedOn w:val="TableNormal"/>
    <w:tblPr/>
  </w:style>
  <w:style w:type="table" w:customStyle="1" w:styleId="afffffffffffffffc">
    <w:basedOn w:val="TableNormal"/>
    <w:tblPr/>
  </w:style>
  <w:style w:type="table" w:customStyle="1" w:styleId="afffffffffffffffd">
    <w:basedOn w:val="TableNormal"/>
    <w:tblPr/>
  </w:style>
  <w:style w:type="table" w:customStyle="1" w:styleId="afffffffffffffffe">
    <w:basedOn w:val="TableNormal"/>
    <w:tblPr/>
  </w:style>
  <w:style w:type="table" w:customStyle="1" w:styleId="affffffffffffffff">
    <w:basedOn w:val="TableNormal"/>
    <w:tblPr/>
  </w:style>
  <w:style w:type="table" w:customStyle="1" w:styleId="affffffffffffffff0">
    <w:basedOn w:val="TableNormal"/>
    <w:tblPr/>
  </w:style>
  <w:style w:type="table" w:customStyle="1" w:styleId="affffffffffffffff1">
    <w:basedOn w:val="TableNormal"/>
    <w:tblPr/>
  </w:style>
  <w:style w:type="table" w:customStyle="1" w:styleId="affffffffffffffff2">
    <w:basedOn w:val="TableNormal"/>
    <w:tblPr/>
  </w:style>
  <w:style w:type="table" w:customStyle="1" w:styleId="affffffffffffffff3">
    <w:basedOn w:val="TableNormal"/>
    <w:tblPr/>
  </w:style>
  <w:style w:type="table" w:customStyle="1" w:styleId="affffffffffffffff4">
    <w:basedOn w:val="TableNormal"/>
    <w:tblPr/>
  </w:style>
  <w:style w:type="table" w:customStyle="1" w:styleId="affffffffffffffff5">
    <w:basedOn w:val="TableNormal"/>
    <w:tblPr/>
  </w:style>
  <w:style w:type="table" w:customStyle="1" w:styleId="affffffffffffffff6">
    <w:basedOn w:val="TableNormal"/>
    <w:tblPr/>
  </w:style>
  <w:style w:type="table" w:customStyle="1" w:styleId="affffffffffffffff7">
    <w:basedOn w:val="TableNormal"/>
    <w:tblPr/>
  </w:style>
  <w:style w:type="table" w:customStyle="1" w:styleId="affffffffffffffff8">
    <w:basedOn w:val="TableNormal"/>
    <w:tblPr/>
  </w:style>
  <w:style w:type="table" w:customStyle="1" w:styleId="affffffffffffffff9">
    <w:basedOn w:val="TableNormal"/>
    <w:tblPr/>
  </w:style>
  <w:style w:type="table" w:customStyle="1" w:styleId="affffffffffffffffa">
    <w:basedOn w:val="TableNormal"/>
    <w:tblPr/>
  </w:style>
  <w:style w:type="table" w:customStyle="1" w:styleId="affffffffffffffffb">
    <w:basedOn w:val="TableNormal"/>
    <w:tblPr/>
  </w:style>
  <w:style w:type="table" w:customStyle="1" w:styleId="affffffffffffffffc">
    <w:basedOn w:val="TableNormal"/>
    <w:tblPr/>
  </w:style>
  <w:style w:type="table" w:customStyle="1" w:styleId="affffffffffffffffd">
    <w:basedOn w:val="TableNormal"/>
    <w:tblPr/>
  </w:style>
  <w:style w:type="table" w:customStyle="1" w:styleId="affffffffffffffffe">
    <w:basedOn w:val="TableNormal"/>
    <w:tblPr/>
  </w:style>
  <w:style w:type="table" w:customStyle="1" w:styleId="afffffffffffffffff">
    <w:basedOn w:val="TableNormal"/>
    <w:tblPr/>
  </w:style>
  <w:style w:type="table" w:customStyle="1" w:styleId="afffffffffffffffff0">
    <w:basedOn w:val="TableNormal"/>
    <w:tblPr/>
  </w:style>
  <w:style w:type="table" w:customStyle="1" w:styleId="afffffffffffffffff1">
    <w:basedOn w:val="TableNormal"/>
    <w:tblPr/>
  </w:style>
  <w:style w:type="table" w:customStyle="1" w:styleId="afffffffffffffffff2">
    <w:basedOn w:val="TableNormal"/>
    <w:tblPr/>
  </w:style>
  <w:style w:type="table" w:customStyle="1" w:styleId="afffffffffffffffff3">
    <w:basedOn w:val="TableNormal"/>
    <w:tblPr/>
  </w:style>
  <w:style w:type="table" w:customStyle="1" w:styleId="afffffffffffffffff4">
    <w:basedOn w:val="TableNormal"/>
    <w:tblPr/>
  </w:style>
  <w:style w:type="table" w:customStyle="1" w:styleId="afffffffffffffffff5">
    <w:basedOn w:val="TableNormal"/>
    <w:tblPr/>
  </w:style>
  <w:style w:type="table" w:customStyle="1" w:styleId="afffffffffffffffff6">
    <w:basedOn w:val="TableNormal"/>
    <w:tblPr/>
  </w:style>
  <w:style w:type="table" w:customStyle="1" w:styleId="afffffffffffffffff7">
    <w:basedOn w:val="TableNormal"/>
    <w:tblPr/>
  </w:style>
  <w:style w:type="table" w:customStyle="1" w:styleId="afffffffffffffffff8">
    <w:basedOn w:val="TableNormal"/>
    <w:tblPr/>
  </w:style>
  <w:style w:type="table" w:customStyle="1" w:styleId="afffffffffffffffff9">
    <w:basedOn w:val="TableNormal"/>
    <w:tblPr/>
  </w:style>
  <w:style w:type="table" w:customStyle="1" w:styleId="afffffffffffffffffa">
    <w:basedOn w:val="TableNormal"/>
    <w:tblPr/>
  </w:style>
  <w:style w:type="table" w:customStyle="1" w:styleId="afffffffffffffffffb">
    <w:basedOn w:val="TableNormal"/>
    <w:tblPr/>
  </w:style>
  <w:style w:type="table" w:customStyle="1" w:styleId="afffffffffffffffffc">
    <w:basedOn w:val="TableNormal"/>
    <w:tblPr/>
  </w:style>
  <w:style w:type="table" w:customStyle="1" w:styleId="afffffffffffffffffd">
    <w:basedOn w:val="TableNormal"/>
    <w:tblPr/>
  </w:style>
  <w:style w:type="table" w:customStyle="1" w:styleId="afffffffffffffffffe">
    <w:basedOn w:val="TableNormal"/>
    <w:tblPr/>
  </w:style>
  <w:style w:type="table" w:customStyle="1" w:styleId="affffffffffffffffff">
    <w:basedOn w:val="TableNormal"/>
    <w:tblPr/>
  </w:style>
  <w:style w:type="table" w:customStyle="1" w:styleId="affffffffffffffffff0">
    <w:basedOn w:val="TableNormal"/>
    <w:tblPr/>
  </w:style>
  <w:style w:type="table" w:customStyle="1" w:styleId="affffffffffffffffff1">
    <w:basedOn w:val="TableNormal"/>
    <w:tblPr/>
  </w:style>
  <w:style w:type="table" w:customStyle="1" w:styleId="affffffffffffffffff2">
    <w:basedOn w:val="TableNormal"/>
    <w:tblPr/>
  </w:style>
  <w:style w:type="table" w:customStyle="1" w:styleId="affffffffffffffffff3">
    <w:basedOn w:val="TableNormal"/>
    <w:tblPr/>
  </w:style>
  <w:style w:type="table" w:customStyle="1" w:styleId="affffffffffffffffff4">
    <w:basedOn w:val="TableNormal"/>
    <w:tblPr/>
  </w:style>
  <w:style w:type="table" w:customStyle="1" w:styleId="affffffffffffffffff5">
    <w:basedOn w:val="TableNormal"/>
    <w:tblPr/>
  </w:style>
  <w:style w:type="table" w:customStyle="1" w:styleId="affffffffffffffffff6">
    <w:basedOn w:val="TableNormal"/>
    <w:tblPr/>
  </w:style>
  <w:style w:type="table" w:customStyle="1" w:styleId="affffffffffffffffff7">
    <w:basedOn w:val="TableNormal"/>
    <w:tblPr/>
  </w:style>
  <w:style w:type="table" w:customStyle="1" w:styleId="affffffffffffffffff8">
    <w:basedOn w:val="TableNormal"/>
    <w:tblPr/>
  </w:style>
  <w:style w:type="table" w:customStyle="1" w:styleId="affffffffffffffffff9">
    <w:basedOn w:val="TableNormal"/>
    <w:tblPr/>
  </w:style>
  <w:style w:type="table" w:customStyle="1" w:styleId="affffffffffffffffffa">
    <w:basedOn w:val="TableNormal"/>
    <w:tblPr/>
  </w:style>
  <w:style w:type="table" w:customStyle="1" w:styleId="affffffffffffffffffb">
    <w:basedOn w:val="TableNormal"/>
    <w:tblPr/>
  </w:style>
  <w:style w:type="table" w:customStyle="1" w:styleId="affffffffffffffffffc">
    <w:basedOn w:val="TableNormal"/>
    <w:tblPr/>
  </w:style>
  <w:style w:type="table" w:customStyle="1" w:styleId="affffffffffffffffffd">
    <w:basedOn w:val="TableNormal"/>
    <w:tblPr/>
  </w:style>
  <w:style w:type="table" w:customStyle="1" w:styleId="affffffffffffffffffe">
    <w:basedOn w:val="TableNormal"/>
    <w:tblPr/>
  </w:style>
  <w:style w:type="table" w:customStyle="1" w:styleId="afffffffffffffffffff">
    <w:basedOn w:val="TableNormal"/>
    <w:tblPr/>
  </w:style>
  <w:style w:type="table" w:customStyle="1" w:styleId="afffffffffffffffffff0">
    <w:basedOn w:val="TableNormal"/>
    <w:tblPr/>
  </w:style>
  <w:style w:type="table" w:customStyle="1" w:styleId="afffffffffffffffffff1">
    <w:basedOn w:val="TableNormal"/>
    <w:tblPr/>
  </w:style>
  <w:style w:type="table" w:customStyle="1" w:styleId="afffffffffffffffffff2">
    <w:basedOn w:val="TableNormal"/>
    <w:tblPr/>
  </w:style>
  <w:style w:type="table" w:customStyle="1" w:styleId="afffffffffffffffffff3">
    <w:basedOn w:val="TableNormal"/>
    <w:tblPr/>
  </w:style>
  <w:style w:type="table" w:customStyle="1" w:styleId="afffffffffffffffffff4">
    <w:basedOn w:val="TableNormal"/>
    <w:tblPr/>
  </w:style>
  <w:style w:type="table" w:customStyle="1" w:styleId="afffffffffffffffffff5">
    <w:basedOn w:val="TableNormal"/>
    <w:tblPr/>
  </w:style>
  <w:style w:type="table" w:customStyle="1" w:styleId="afffffffffffffffffff6">
    <w:basedOn w:val="TableNormal"/>
    <w:tblPr/>
  </w:style>
  <w:style w:type="table" w:customStyle="1" w:styleId="afffffffffffffffffff7">
    <w:basedOn w:val="TableNormal"/>
    <w:tblPr/>
  </w:style>
  <w:style w:type="table" w:customStyle="1" w:styleId="afffffffffffffffffff8">
    <w:basedOn w:val="TableNormal"/>
    <w:tblPr/>
  </w:style>
  <w:style w:type="table" w:customStyle="1" w:styleId="afffffffffffffffffff9">
    <w:basedOn w:val="TableNormal"/>
    <w:tblPr/>
  </w:style>
  <w:style w:type="table" w:customStyle="1" w:styleId="afffffffffffffffffffa">
    <w:basedOn w:val="TableNormal"/>
    <w:tblPr/>
  </w:style>
  <w:style w:type="table" w:customStyle="1" w:styleId="afffffffffffffffffffb">
    <w:basedOn w:val="TableNormal"/>
    <w:tblPr/>
  </w:style>
  <w:style w:type="table" w:customStyle="1" w:styleId="afffffffffffffffffffc">
    <w:basedOn w:val="TableNormal"/>
    <w:tblPr/>
  </w:style>
  <w:style w:type="table" w:customStyle="1" w:styleId="afffffffffffffffffffd">
    <w:basedOn w:val="TableNormal"/>
    <w:tblPr/>
  </w:style>
  <w:style w:type="table" w:customStyle="1" w:styleId="afffffffffffffffffffe">
    <w:basedOn w:val="TableNormal"/>
    <w:tblPr/>
  </w:style>
  <w:style w:type="table" w:customStyle="1" w:styleId="affffffffffffffffffff">
    <w:basedOn w:val="TableNormal"/>
    <w:tblPr/>
  </w:style>
  <w:style w:type="table" w:customStyle="1" w:styleId="affffffffffffffffffff0">
    <w:basedOn w:val="TableNormal"/>
    <w:tblPr/>
  </w:style>
  <w:style w:type="table" w:customStyle="1" w:styleId="affffffffffffffffffff1">
    <w:basedOn w:val="TableNormal"/>
    <w:tblPr/>
  </w:style>
  <w:style w:type="table" w:customStyle="1" w:styleId="affffffffffffffffffff2">
    <w:basedOn w:val="TableNormal"/>
    <w:tblPr/>
  </w:style>
  <w:style w:type="table" w:customStyle="1" w:styleId="affffffffffffffffffff3">
    <w:basedOn w:val="TableNormal"/>
    <w:tblPr/>
  </w:style>
  <w:style w:type="table" w:customStyle="1" w:styleId="affffffffffffffffffff4">
    <w:basedOn w:val="TableNormal"/>
    <w:tblPr/>
  </w:style>
  <w:style w:type="table" w:customStyle="1" w:styleId="affffffffffffffffffff5">
    <w:basedOn w:val="TableNormal"/>
    <w:tblPr/>
  </w:style>
  <w:style w:type="table" w:customStyle="1" w:styleId="affffffffffffffffffff6">
    <w:basedOn w:val="TableNormal"/>
    <w:tblPr/>
  </w:style>
  <w:style w:type="table" w:customStyle="1" w:styleId="affffffffffffffffffff7">
    <w:basedOn w:val="TableNormal"/>
    <w:tblPr/>
  </w:style>
  <w:style w:type="table" w:customStyle="1" w:styleId="affffffffffffffffffff8">
    <w:basedOn w:val="TableNormal"/>
    <w:tblPr/>
  </w:style>
  <w:style w:type="table" w:customStyle="1" w:styleId="affffffffffffffffffff9">
    <w:basedOn w:val="TableNormal"/>
    <w:tblPr/>
  </w:style>
  <w:style w:type="table" w:customStyle="1" w:styleId="affffffffffffffffffffa">
    <w:basedOn w:val="TableNormal"/>
    <w:tblPr/>
  </w:style>
  <w:style w:type="table" w:customStyle="1" w:styleId="affffffffffffffffffffb">
    <w:basedOn w:val="TableNormal"/>
    <w:tblPr/>
  </w:style>
  <w:style w:type="table" w:customStyle="1" w:styleId="affffffffffffffffffffc">
    <w:basedOn w:val="TableNormal"/>
    <w:tblPr/>
  </w:style>
  <w:style w:type="table" w:customStyle="1" w:styleId="affffffffffffffffffffd">
    <w:basedOn w:val="TableNormal"/>
    <w:tblPr/>
  </w:style>
  <w:style w:type="table" w:customStyle="1" w:styleId="affffffffffffffffffffe">
    <w:basedOn w:val="TableNormal"/>
    <w:tblPr/>
  </w:style>
  <w:style w:type="table" w:customStyle="1" w:styleId="afffffffffffffffffffff">
    <w:basedOn w:val="TableNormal"/>
    <w:tblPr/>
  </w:style>
  <w:style w:type="table" w:customStyle="1" w:styleId="afffffffffffffffffffff0">
    <w:basedOn w:val="TableNormal"/>
    <w:tblPr/>
  </w:style>
  <w:style w:type="table" w:customStyle="1" w:styleId="afffffffffffffffffffff1">
    <w:basedOn w:val="TableNormal"/>
    <w:tblPr/>
  </w:style>
  <w:style w:type="table" w:customStyle="1" w:styleId="afffffffffffffffffffff2">
    <w:basedOn w:val="TableNormal"/>
    <w:tblPr/>
  </w:style>
  <w:style w:type="table" w:customStyle="1" w:styleId="afffffffffffffffffffff3">
    <w:basedOn w:val="TableNormal"/>
    <w:tblPr/>
  </w:style>
  <w:style w:type="table" w:customStyle="1" w:styleId="afffffffffffffffffffff4">
    <w:basedOn w:val="TableNormal"/>
    <w:tblPr/>
  </w:style>
  <w:style w:type="table" w:customStyle="1" w:styleId="afffffffffffffffffffff5">
    <w:basedOn w:val="TableNormal"/>
    <w:tblPr/>
  </w:style>
  <w:style w:type="table" w:customStyle="1" w:styleId="afffffffffffffffffffff6">
    <w:basedOn w:val="TableNormal"/>
    <w:tblPr/>
  </w:style>
  <w:style w:type="table" w:customStyle="1" w:styleId="afffffffffffffffffffff7">
    <w:basedOn w:val="TableNormal"/>
    <w:tblPr/>
  </w:style>
  <w:style w:type="table" w:customStyle="1" w:styleId="afffffffffffffffffffff8">
    <w:basedOn w:val="TableNormal"/>
    <w:tblPr/>
  </w:style>
  <w:style w:type="table" w:customStyle="1" w:styleId="afffffffffffffffffffff9">
    <w:basedOn w:val="TableNormal"/>
    <w:tblPr/>
  </w:style>
  <w:style w:type="table" w:customStyle="1" w:styleId="afffffffffffffffffffffa">
    <w:basedOn w:val="TableNormal"/>
    <w:tblPr/>
  </w:style>
  <w:style w:type="table" w:customStyle="1" w:styleId="afffffffffffffffffffffb">
    <w:basedOn w:val="TableNormal"/>
    <w:tblPr/>
  </w:style>
  <w:style w:type="table" w:customStyle="1" w:styleId="afffffffffffffffffffffc">
    <w:basedOn w:val="TableNormal"/>
    <w:tblPr/>
  </w:style>
  <w:style w:type="table" w:customStyle="1" w:styleId="afffffffffffffffffffffd">
    <w:basedOn w:val="TableNormal"/>
    <w:tblPr/>
  </w:style>
  <w:style w:type="table" w:customStyle="1" w:styleId="afffffffffffffffffffffe">
    <w:basedOn w:val="TableNormal"/>
    <w:tblPr/>
  </w:style>
  <w:style w:type="table" w:customStyle="1" w:styleId="affffffffffffffffffffff">
    <w:basedOn w:val="TableNormal"/>
    <w:tblPr/>
  </w:style>
  <w:style w:type="table" w:customStyle="1" w:styleId="affffffffffffffffffffff0">
    <w:basedOn w:val="TableNormal"/>
    <w:tblPr/>
  </w:style>
  <w:style w:type="table" w:customStyle="1" w:styleId="affffffffffffffffffffff1">
    <w:basedOn w:val="TableNormal"/>
    <w:tblPr/>
  </w:style>
  <w:style w:type="table" w:customStyle="1" w:styleId="affffffffffffffffffffff2">
    <w:basedOn w:val="TableNormal"/>
    <w:tblPr/>
  </w:style>
  <w:style w:type="table" w:customStyle="1" w:styleId="affffffffffffffffffffff3">
    <w:basedOn w:val="TableNormal"/>
    <w:tblPr/>
  </w:style>
  <w:style w:type="table" w:customStyle="1" w:styleId="affffffffffffffffffffff4">
    <w:basedOn w:val="TableNormal"/>
    <w:tblPr/>
  </w:style>
  <w:style w:type="character" w:styleId="UnresolvedMention">
    <w:name w:val="Unresolved Mention"/>
    <w:basedOn w:val="DefaultParagraphFont"/>
    <w:uiPriority w:val="99"/>
    <w:semiHidden/>
    <w:unhideWhenUsed/>
    <w:rsid w:val="00D31F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nNbhx76EdDpXhUdEf5sSuwBVtw==">CgMxLjAyCWguMzBqMHpsbDIOaC54eTFwMHg0ZzY5aDYyDmgudzJ2ajlhcjBmbHh4Mg5oLmpnbnRnYzQwZTlpMzIOaC5vMzE4ZDlkYmUyaDMyDmguY2xraTF3ZmZjbDgyOAByITFtSU9fdVJoN0RiOWFLVEE1Ty0wOUI0dmRva24tXzJOSQ==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e45dbef7-6107-486d-ba4e-77e659c0bc07" xsi:nil="true"/>
    <lcf76f155ced4ddcb4097134ff3c332f xmlns="339cca29-d58a-43c8-8425-7eea64d43177">
      <Terms xmlns="http://schemas.microsoft.com/office/infopath/2007/PartnerControls"/>
    </lcf76f155ced4ddcb4097134ff3c332f>
    <Comments xmlns="339cca29-d58a-43c8-8425-7eea64d4317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92830762AFA44C934C29105572674C" ma:contentTypeVersion="15" ma:contentTypeDescription="Create a new document." ma:contentTypeScope="" ma:versionID="b349d812cb7215b7282a50c0c7468ca4">
  <xsd:schema xmlns:xsd="http://www.w3.org/2001/XMLSchema" xmlns:xs="http://www.w3.org/2001/XMLSchema" xmlns:p="http://schemas.microsoft.com/office/2006/metadata/properties" xmlns:ns1="http://schemas.microsoft.com/sharepoint/v3" xmlns:ns2="339cca29-d58a-43c8-8425-7eea64d43177" xmlns:ns3="e45dbef7-6107-486d-ba4e-77e659c0bc07" targetNamespace="http://schemas.microsoft.com/office/2006/metadata/properties" ma:root="true" ma:fieldsID="c5dfa4898b656f10072f4bba0a6d2380" ns1:_="" ns2:_="" ns3:_="">
    <xsd:import namespace="http://schemas.microsoft.com/sharepoint/v3"/>
    <xsd:import namespace="339cca29-d58a-43c8-8425-7eea64d43177"/>
    <xsd:import namespace="e45dbef7-6107-486d-ba4e-77e659c0bc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Comment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9cca29-d58a-43c8-8425-7eea64d431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Comments" ma:index="1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578d6fb-034f-4618-ad9b-ef87b08863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5dbef7-6107-486d-ba4e-77e659c0bc07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e0dda75b-1df9-468b-853c-6e761f29c693}" ma:internalName="TaxCatchAll" ma:showField="CatchAllData" ma:web="e45dbef7-6107-486d-ba4e-77e659c0bc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B4F0521-B418-430E-9512-169CD2B777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45dbef7-6107-486d-ba4e-77e659c0bc07"/>
    <ds:schemaRef ds:uri="339cca29-d58a-43c8-8425-7eea64d43177"/>
  </ds:schemaRefs>
</ds:datastoreItem>
</file>

<file path=customXml/itemProps3.xml><?xml version="1.0" encoding="utf-8"?>
<ds:datastoreItem xmlns:ds="http://schemas.openxmlformats.org/officeDocument/2006/customXml" ds:itemID="{2044EFD4-FB16-47AB-A47B-AF154F6EE9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E6FC3A-955B-4232-B0E1-49444E08F9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39cca29-d58a-43c8-8425-7eea64d43177"/>
    <ds:schemaRef ds:uri="e45dbef7-6107-486d-ba4e-77e659c0bc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Uy, Eleanor</dc:creator>
  <cp:keywords/>
  <cp:lastModifiedBy>Santos, Stuart</cp:lastModifiedBy>
  <cp:revision>2</cp:revision>
  <dcterms:created xsi:type="dcterms:W3CDTF">2026-01-15T20:49:00Z</dcterms:created>
  <dcterms:modified xsi:type="dcterms:W3CDTF">2026-01-15T20:54:00Z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0x010100A892830762AFA44C934C29105572674C</vt:lpwstr>
  </property>
  <property fmtid="{D5CDD505-2E9C-101B-9397-08002B2CF9AE}" pid="3" name="MediaServiceImageTags">
    <vt:lpwstr/>
  </property>
</Properties>
</file>