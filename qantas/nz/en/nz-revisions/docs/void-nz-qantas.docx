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DF6" w:rsidRDefault="001A4198">
      <w:pPr>
        <w:rPr>
          <w:b/>
        </w:rPr>
      </w:pPr>
      <w:r>
        <w:rPr>
          <w:b/>
        </w:rPr>
        <w:t xml:space="preserve">Legend: </w:t>
      </w:r>
    </w:p>
    <w:p w:rsidR="001D4DF6" w:rsidRDefault="001A4198">
      <w:pPr>
        <w:numPr>
          <w:ilvl w:val="0"/>
          <w:numId w:val="1"/>
        </w:numPr>
      </w:pPr>
      <w:r>
        <w:t xml:space="preserve">{{Content}} refers to dynamic inputs that need to be updated/customised for Qantas NZ customers </w:t>
      </w:r>
    </w:p>
    <w:p w:rsidR="001D4DF6" w:rsidRDefault="001A4198">
      <w:pPr>
        <w:numPr>
          <w:ilvl w:val="0"/>
          <w:numId w:val="1"/>
        </w:numPr>
      </w:pPr>
      <w:r>
        <w:rPr>
          <w:color w:val="FF0000"/>
        </w:rPr>
        <w:t>Red</w:t>
      </w:r>
      <w:r>
        <w:rPr>
          <w:color w:val="0070C0"/>
        </w:rPr>
        <w:t xml:space="preserve"> </w:t>
      </w:r>
      <w:r>
        <w:t>refers to URLs/hyperlinks</w:t>
      </w:r>
    </w:p>
    <w:p w:rsidR="001D4DF6" w:rsidRDefault="001A4198">
      <w:pPr>
        <w:numPr>
          <w:ilvl w:val="0"/>
          <w:numId w:val="1"/>
        </w:numPr>
        <w:rPr>
          <w:color w:val="7030A0"/>
        </w:rPr>
      </w:pPr>
      <w:r>
        <w:rPr>
          <w:color w:val="7030A0"/>
        </w:rPr>
        <w:t xml:space="preserve">Purple means notes / reminders </w:t>
      </w:r>
    </w:p>
    <w:p w:rsidR="001D4DF6" w:rsidRDefault="001A4198">
      <w:pPr>
        <w:numPr>
          <w:ilvl w:val="0"/>
          <w:numId w:val="1"/>
        </w:numPr>
      </w:pPr>
      <w:r>
        <w:rPr>
          <w:highlight w:val="yellow"/>
        </w:rPr>
        <w:t>Yellow highlight</w:t>
      </w:r>
      <w:r>
        <w:t xml:space="preserve"> refers to ZAIL issuer statement updates</w:t>
      </w:r>
    </w:p>
    <w:p w:rsidR="001D4DF6" w:rsidRDefault="001A4198" w:rsidP="000711B1">
      <w:pPr>
        <w:numPr>
          <w:ilvl w:val="0"/>
          <w:numId w:val="1"/>
        </w:numPr>
      </w:pPr>
      <w:r>
        <w:rPr>
          <w:shd w:val="clear" w:color="auto" w:fill="F9CB9C"/>
        </w:rPr>
        <w:t>Orange highlight</w:t>
      </w:r>
      <w:r>
        <w:t xml:space="preserve"> refers to changes needed to contact details</w:t>
      </w:r>
      <w:bookmarkStart w:id="0" w:name="_heading=h.jgntgc40e9i3" w:colFirst="0" w:colLast="0"/>
      <w:bookmarkEnd w:id="0"/>
    </w:p>
    <w:tbl>
      <w:tblPr>
        <w:tblStyle w:val="affffffffffffffffffff8"/>
        <w:tblW w:w="9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 w:rsidR="00D7747C" w:rsidTr="00D7747C">
        <w:tc>
          <w:tcPr>
            <w:tcW w:w="9346" w:type="dxa"/>
          </w:tcPr>
          <w:p w:rsidR="00D7747C" w:rsidRDefault="00D7747C">
            <w:pPr>
              <w:rPr>
                <w:b/>
              </w:rPr>
            </w:pPr>
          </w:p>
          <w:p w:rsidR="00D7747C" w:rsidRDefault="00D7747C"/>
          <w:tbl>
            <w:tblPr>
              <w:tblStyle w:val="affffffffffffffffffff9"/>
              <w:tblW w:w="9300" w:type="dxa"/>
              <w:tblLayout w:type="fixed"/>
              <w:tblLook w:val="0400" w:firstRow="0" w:lastRow="0" w:firstColumn="0" w:lastColumn="0" w:noHBand="0" w:noVBand="1"/>
            </w:tblPr>
            <w:tblGrid>
              <w:gridCol w:w="9300"/>
            </w:tblGrid>
            <w:tr w:rsidR="00D7747C" w:rsidTr="11A677E4">
              <w:tc>
                <w:tcPr>
                  <w:tcW w:w="9300" w:type="dxa"/>
                  <w:shd w:val="clear" w:color="auto" w:fill="F4F5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D7747C" w:rsidRDefault="00D7747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Style w:val="affffffffffffffffffffa"/>
                    <w:tblW w:w="9300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0"/>
                    <w:gridCol w:w="9000"/>
                    <w:gridCol w:w="150"/>
                  </w:tblGrid>
                  <w:tr w:rsidR="00D7747C" w:rsidTr="11A677E4">
                    <w:trPr>
                      <w:jc w:val="center"/>
                    </w:trPr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D7747C" w:rsidRDefault="00D7747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D7747C" w:rsidRDefault="00D7747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sz w:val="2"/>
                            <w:szCs w:val="2"/>
                          </w:rPr>
                        </w:pPr>
                      </w:p>
                      <w:tbl>
                        <w:tblPr>
                          <w:tblStyle w:val="affffffffffffffffffffb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D7747C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bottom"/>
                            </w:tcPr>
                            <w:p w:rsidR="00D7747C" w:rsidRDefault="00D7747C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D7747C" w:rsidRDefault="00D7747C">
                        <w:pPr>
                          <w:rPr>
                            <w:rFonts w:ascii="Helvetica Neue" w:eastAsia="Helvetica Neue" w:hAnsi="Helvetica Neue" w:cs="Helvetica Neue"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Style w:val="affffffffffffffffffffc"/>
                          <w:tblW w:w="9000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D7747C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</w:tcPr>
                            <w:p w:rsidR="00D7747C" w:rsidRDefault="00D7747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Helvetica Neue" w:eastAsia="Helvetica Neue" w:hAnsi="Helvetica Neue" w:cs="Helvetica Neue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d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D7747C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D7747C" w:rsidRDefault="00D7747C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5876EC40" wp14:editId="07777777">
                                          <wp:extent cx="5713730" cy="681355"/>
                                          <wp:effectExtent l="0" t="0" r="0" b="0"/>
                                          <wp:docPr id="130" name="image1.pn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1.pn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1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3730" cy="6813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D7747C" w:rsidRDefault="00D7747C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e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D7747C">
                                <w:tc>
                                  <w:tcPr>
                                    <w:tcW w:w="9000" w:type="dxa"/>
                                    <w:tcMar>
                                      <w:top w:w="480" w:type="dxa"/>
                                      <w:left w:w="480" w:type="dxa"/>
                                      <w:bottom w:w="480" w:type="dxa"/>
                                      <w:right w:w="480" w:type="dxa"/>
                                    </w:tcMar>
                                    <w:vAlign w:val="bottom"/>
                                  </w:tcPr>
                                  <w:p w:rsidR="00D7747C" w:rsidRDefault="00D7747C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D7747C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7747C" w:rsidRDefault="00D7747C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Hi </w:t>
                                          </w:r>
                                          <w:ins w:id="1" w:author="Crombie, Sean D" w:date="2025-10-03T00:30:00Z" w16du:dateUtc="2025-10-02T14:30:00Z">
                                            <w:r>
                                              <w:t>{{First Name}}</w:t>
                                            </w:r>
                                          </w:ins>
                                          <w:del w:id="2" w:author="Crombie, Sean D" w:date="2025-10-03T00:30:00Z" w16du:dateUtc="2025-10-02T14:30:00Z">
                                            <w:r w:rsidDel="004D7A67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QATESTFNAMETESTWRONG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We’re writing to let you know that due to a difficulty processing your transaction, we’re unable to issue your travel insurance policy.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b/>
                                              <w:sz w:val="21"/>
                                              <w:szCs w:val="21"/>
                                            </w:rPr>
                                            <w:t>Destination: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  <w:ins w:id="3" w:author="Crombie, Sean D" w:date="2025-10-03T00:43:00Z" w16du:dateUtc="2025-10-02T14:43:00Z">
                                            <w:r>
                                              <w:t>{{Departure city}} - {{Destination city}}</w:t>
                                            </w:r>
                                          </w:ins>
                                          <w:del w:id="4" w:author="Crombie, Sean D" w:date="2025-10-03T00:43:00Z" w16du:dateUtc="2025-10-02T14:43:00Z">
                                            <w:r w:rsidDel="001E6E5E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NEW ZEALAND - SAINT VINCENT &amp; THE GRENADINES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b/>
                                              <w:sz w:val="21"/>
                                              <w:szCs w:val="21"/>
                                            </w:rPr>
                                            <w:t>Policy dates: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  <w:ins w:id="5" w:author="Crombie, Sean D" w:date="2025-10-03T00:44:00Z" w16du:dateUtc="2025-10-02T14:44:00Z">
                                            <w:r>
                                              <w:t>{{Departure Date}} - {{Return Date}}</w:t>
                                            </w:r>
                                          </w:ins>
                                          <w:del w:id="6" w:author="Crombie, Sean D" w:date="2025-10-03T00:44:00Z" w16du:dateUtc="2025-10-02T14:44:00Z">
                                            <w:r w:rsidDel="0045693F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07 Jun 2023 - 12 Jun 2023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To ensure you have cover during your trip, please call us on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color w:val="E40000"/>
                                              <w:sz w:val="21"/>
                                              <w:szCs w:val="21"/>
                                              <w:shd w:val="clear" w:color="auto" w:fill="F9CB9C"/>
                                            </w:rPr>
                                            <w:t>0800 446 273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(within New Zealand) or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color w:val="E40000"/>
                                              <w:sz w:val="21"/>
                                              <w:szCs w:val="21"/>
                                              <w:shd w:val="clear" w:color="auto" w:fill="F9CB9C"/>
                                            </w:rPr>
                                            <w:t>+64 9 355 3366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(from overseas).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7747C" w:rsidRDefault="00D7747C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0"/>
                                      <w:tblW w:w="3262" w:type="dxa"/>
                                      <w:jc w:val="center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3262"/>
                                    </w:tblGrid>
                                    <w:tr w:rsidR="00D7747C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3262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5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7747C" w:rsidRDefault="00D7747C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fff1"/>
                                            <w:tblW w:w="3232" w:type="dxa"/>
                                            <w:jc w:val="center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3232"/>
                                          </w:tblGrid>
                                          <w:tr w:rsidR="00D7747C">
                                            <w:trPr>
                                              <w:jc w:val="center"/>
                                            </w:trPr>
                                            <w:tc>
                                              <w:tcPr>
                                                <w:tcW w:w="3232" w:type="dxa"/>
                                                <w:shd w:val="clear" w:color="auto" w:fill="E40000"/>
                                                <w:tcMar>
                                                  <w:top w:w="225" w:type="dxa"/>
                                                  <w:left w:w="525" w:type="dxa"/>
                                                  <w:bottom w:w="225" w:type="dxa"/>
                                                  <w:right w:w="525" w:type="dxa"/>
                                                </w:tcMar>
                                                <w:vAlign w:val="bottom"/>
                                              </w:tcPr>
                                              <w:p w:rsidR="00D7747C" w:rsidRDefault="00D7747C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hyperlink r:id="rId12">
                                                  <w:r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b/>
                                                      <w:color w:val="FFFFFF"/>
                                                      <w:sz w:val="24"/>
                                                      <w:szCs w:val="24"/>
                                                      <w:u w:val="single"/>
                                                      <w:shd w:val="clear" w:color="auto" w:fill="E40000"/>
                                                    </w:rPr>
                                                    <w:t xml:space="preserve">Call </w:t>
                                                  </w:r>
                                                </w:hyperlink>
                                                <w:hyperlink r:id="rId13">
                                                  <w:r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b/>
                                                      <w:color w:val="FFFFFF"/>
                                                      <w:sz w:val="24"/>
                                                      <w:szCs w:val="24"/>
                                                      <w:u w:val="single"/>
                                                      <w:shd w:val="clear" w:color="auto" w:fill="F9CB9C"/>
                                                    </w:rPr>
                                                    <w:t>+64 9 355 3366</w:t>
                                                  </w:r>
                                                </w:hyperlink>
                                                <w: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7747C" w:rsidRDefault="00D7747C">
                                          <w:pPr>
                                            <w:jc w:val="center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7747C" w:rsidRDefault="00D7747C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2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D7747C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7747C" w:rsidRDefault="00D7747C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  <w:t>This is an auto generated email, please do not reply.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7747C" w:rsidRDefault="00D7747C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7747C" w:rsidRDefault="00D7747C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D7747C" w:rsidRDefault="00D7747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tbl>
                        <w:tblPr>
                          <w:tblStyle w:val="afffffffffffffffffffff3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D7747C" w:rsidTr="11A677E4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bottom"/>
                            </w:tcPr>
                            <w:p w:rsidR="00D7747C" w:rsidRDefault="00D7747C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Qantas Travel Insurance is underwritten by Zurich Australian Insurance Limited</w:t>
                              </w:r>
                              <w:ins w:id="7" w:author="Crombie, Sean D" w:date="2025-10-03T00:50:00Z" w16du:dateUtc="2025-10-02T14:50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ACN 000 296 640</w:t>
                                </w:r>
                              </w:ins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(“Zurich New Zealand”). Qantas Airways Limited (“Qantas”) is a distributor of Zurich New Zealand, and it does not provide any financial advice. Qantas may provide relevant information relating to your Qantas booking to Zurich New Zealand. Consider the </w:t>
                              </w:r>
                              <w:hyperlink r:id="rId14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E40000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Policy Wording</w:t>
                                </w:r>
                              </w:hyperlink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and your personal circumstances before you buy. </w:t>
                              </w:r>
                              <w:ins w:id="8" w:author="Eakins, Nicola" w:date="2025-11-13T18:48:00Z">
                                <w:r w:rsidRPr="00395B0F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Zurich New Zealand engages affiliated entities within the Zurich Insurance Group to provide services in support of this insurance as permitted by applicable laws</w:t>
                                </w:r>
                              </w:ins>
                            </w:p>
                            <w:p w:rsidR="00D7747C" w:rsidRDefault="00D7747C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</w:p>
                            <w:p w:rsidR="00D7747C" w:rsidRDefault="00D7747C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Sent by Zurich </w:t>
                              </w:r>
                              <w:ins w:id="9" w:author="Eakins, Nicola" w:date="2025-11-13T18:48:00Z" w16du:dateUtc="2025-11-13T07:48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>New Zealand</w:t>
                                </w:r>
                              </w:ins>
                              <w:del w:id="10" w:author="Eakins, Nicola" w:date="2025-11-13T18:48:00Z" w16du:dateUtc="2025-11-13T07:48:00Z">
                                <w:r w:rsidRPr="11A677E4" w:rsidDel="00827F2E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Australian Insurance Limited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Level 9, 29 Customs Street West, </w:t>
                              </w:r>
                              <w:del w:id="11" w:author="Crombie, Sean D" w:date="2025-10-03T00:47:00Z" w16du:dateUtc="2025-10-02T14:47:00Z">
                                <w:r w:rsidRPr="11A677E4" w:rsidDel="009505AB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Auckland CBD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, Auckland 1010, New Zealand on behalf of Qantas, Australian headquarters: 10 Bourke Road, Mascot, NSW 2020.</w:t>
                              </w:r>
                            </w:p>
                          </w:tc>
                        </w:tr>
                      </w:tbl>
                      <w:p w:rsidR="00D7747C" w:rsidRDefault="00D7747C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D7747C" w:rsidRDefault="00D7747C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:rsidR="00D7747C" w:rsidRDefault="00D7747C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D7747C" w:rsidRDefault="00D7747C"/>
        </w:tc>
      </w:tr>
    </w:tbl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0A1776" w:rsidRDefault="000A1776">
      <w:pPr>
        <w:rPr>
          <w:ins w:id="12" w:author="Crombie, Sean D" w:date="2025-10-03T00:18:00Z" w16du:dateUtc="2025-10-02T14:18:00Z"/>
          <w:b/>
          <w:color w:val="002060"/>
        </w:rPr>
      </w:pPr>
      <w:ins w:id="13" w:author="Crombie, Sean D" w:date="2025-10-03T00:18:00Z" w16du:dateUtc="2025-10-02T14:18:00Z">
        <w:r>
          <w:br w:type="page"/>
        </w:r>
      </w:ins>
    </w:p>
    <w:p w:rsidR="001D4DF6" w:rsidRDefault="001D4DF6">
      <w:pPr>
        <w:pStyle w:val="Heading1"/>
      </w:pPr>
    </w:p>
    <w:tbl>
      <w:tblPr>
        <w:tblStyle w:val="afffffffffffffffffffff4"/>
        <w:tblW w:w="22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9"/>
        <w:gridCol w:w="9516"/>
        <w:gridCol w:w="9516"/>
      </w:tblGrid>
      <w:tr w:rsidR="001D4DF6" w:rsidTr="5B66D982">
        <w:tc>
          <w:tcPr>
            <w:tcW w:w="3329" w:type="dxa"/>
            <w:shd w:val="clear" w:color="auto" w:fill="434343"/>
          </w:tcPr>
          <w:p w:rsidR="001D4DF6" w:rsidRDefault="001A4198">
            <w:pPr>
              <w:rPr>
                <w:color w:val="FFFFFF"/>
              </w:rPr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w="9516" w:type="dxa"/>
            <w:shd w:val="clear" w:color="auto" w:fill="434343"/>
          </w:tcPr>
          <w:p w:rsidR="001D4DF6" w:rsidRDefault="001A4198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Copy</w:t>
            </w:r>
          </w:p>
        </w:tc>
        <w:tc>
          <w:tcPr>
            <w:tcW w:w="9516" w:type="dxa"/>
            <w:shd w:val="clear" w:color="auto" w:fill="434343"/>
          </w:tcPr>
          <w:p w:rsidR="001D4DF6" w:rsidRDefault="001A4198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Notes</w:t>
            </w:r>
          </w:p>
        </w:tc>
      </w:tr>
      <w:tr w:rsidR="001D4DF6" w:rsidTr="5B66D982">
        <w:trPr>
          <w:trHeight w:val="200"/>
        </w:trPr>
        <w:tc>
          <w:tcPr>
            <w:tcW w:w="22361" w:type="dxa"/>
            <w:gridSpan w:val="3"/>
            <w:shd w:val="clear" w:color="auto" w:fill="C9DAF8"/>
          </w:tcPr>
          <w:p w:rsidR="001D4DF6" w:rsidRDefault="001A4198">
            <w:pPr>
              <w:pStyle w:val="Heading1"/>
              <w:rPr>
                <w:color w:val="000000"/>
              </w:rPr>
            </w:pPr>
            <w:bookmarkStart w:id="14" w:name="_heading=h.clki1wffcl82" w:colFirst="0" w:colLast="0"/>
            <w:bookmarkEnd w:id="14"/>
            <w:r>
              <w:rPr>
                <w:color w:val="000000"/>
              </w:rPr>
              <w:t>Annual Multi Trip (AMT) Expiry Email (Service)</w:t>
            </w:r>
          </w:p>
        </w:tc>
      </w:tr>
      <w:tr w:rsidR="001D4DF6" w:rsidTr="5B66D982">
        <w:tc>
          <w:tcPr>
            <w:tcW w:w="3329" w:type="dxa"/>
          </w:tcPr>
          <w:p w:rsidR="001D4DF6" w:rsidRDefault="001A4198">
            <w:r>
              <w:rPr>
                <w:b/>
              </w:rPr>
              <w:t>ZAIL owned / managed</w:t>
            </w:r>
          </w:p>
          <w:p w:rsidR="001D4DF6" w:rsidRDefault="001D4DF6"/>
          <w:p w:rsidR="001D4DF6" w:rsidRDefault="001A4198">
            <w:r>
              <w:rPr>
                <w:b/>
              </w:rPr>
              <w:t>Timing:</w:t>
            </w:r>
            <w:r>
              <w:t xml:space="preserve"> to be sent 30 days before policy expiry.</w:t>
            </w:r>
          </w:p>
          <w:p w:rsidR="001D4DF6" w:rsidRDefault="001D4DF6"/>
          <w:p w:rsidR="001D4DF6" w:rsidRDefault="001A4198">
            <w:r>
              <w:rPr>
                <w:b/>
              </w:rPr>
              <w:t>Description:</w:t>
            </w:r>
            <w:r>
              <w:t xml:space="preserve"> Service email to remind customers that their AMT plan is expiring so they can make sure to get cover. </w:t>
            </w:r>
          </w:p>
          <w:p w:rsidR="001D4DF6" w:rsidRDefault="001D4DF6"/>
          <w:p w:rsidR="001D4DF6" w:rsidRDefault="001A4198">
            <w:r>
              <w:t>As this is a service email – we did not include an “Unsubscribe” option.</w:t>
            </w:r>
          </w:p>
        </w:tc>
        <w:tc>
          <w:tcPr>
            <w:tcW w:w="9516" w:type="dxa"/>
          </w:tcPr>
          <w:p w:rsidR="001D4DF6" w:rsidRDefault="001A4198">
            <w:r w:rsidRPr="11A677E4">
              <w:rPr>
                <w:b/>
                <w:bCs/>
              </w:rPr>
              <w:t>From:</w:t>
            </w:r>
            <w:r>
              <w:t xml:space="preserve"> Qantas Travel Insurance &lt;</w:t>
            </w:r>
            <w:r>
              <w:rPr>
                <w:shd w:val="clear" w:color="auto" w:fill="F9CB9C"/>
              </w:rPr>
              <w:t>qantasinsurancepolicies-donotreply@</w:t>
            </w:r>
            <w:del w:id="15" w:author="Eakins, Nicola" w:date="2025-11-13T18:49:00Z" w16du:dateUtc="2025-11-13T07:49:00Z">
              <w:r w:rsidDel="00567197">
                <w:delText>aig</w:delText>
              </w:r>
            </w:del>
            <w:ins w:id="16" w:author="Eakins, Nicola" w:date="2025-11-13T18:49:00Z" w16du:dateUtc="2025-11-13T07:49:00Z">
              <w:r w:rsidR="00567197">
                <w:t>zurich</w:t>
              </w:r>
            </w:ins>
            <w:r>
              <w:rPr>
                <w:shd w:val="clear" w:color="auto" w:fill="F9CB9C"/>
              </w:rPr>
              <w:t>.com</w:t>
            </w:r>
            <w:r>
              <w:t xml:space="preserve">&gt; </w:t>
            </w:r>
            <w:r>
              <w:br/>
            </w:r>
            <w:r>
              <w:br/>
            </w:r>
            <w:r w:rsidRPr="11A677E4">
              <w:rPr>
                <w:b/>
                <w:bCs/>
              </w:rPr>
              <w:t>Subject:</w:t>
            </w:r>
            <w:r>
              <w:t xml:space="preserve"> Your Qantas Travel Insurance policy is expiring soon</w:t>
            </w:r>
          </w:p>
          <w:p w:rsidR="001D4DF6" w:rsidRDefault="001D4DF6"/>
          <w:tbl>
            <w:tblPr>
              <w:tblStyle w:val="afffffffffffffffffffff5"/>
              <w:tblW w:w="9300" w:type="dxa"/>
              <w:tblLayout w:type="fixed"/>
              <w:tblLook w:val="0400" w:firstRow="0" w:lastRow="0" w:firstColumn="0" w:lastColumn="0" w:noHBand="0" w:noVBand="1"/>
            </w:tblPr>
            <w:tblGrid>
              <w:gridCol w:w="9300"/>
            </w:tblGrid>
            <w:tr w:rsidR="001D4DF6" w:rsidTr="5B66D982">
              <w:tc>
                <w:tcPr>
                  <w:tcW w:w="9300" w:type="dxa"/>
                  <w:shd w:val="clear" w:color="auto" w:fill="F4F5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1D4DF6" w:rsidRDefault="001D4D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Style w:val="afffffffffffffffffffff6"/>
                    <w:tblW w:w="9300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0"/>
                    <w:gridCol w:w="9000"/>
                    <w:gridCol w:w="150"/>
                  </w:tblGrid>
                  <w:tr w:rsidR="001D4DF6" w:rsidTr="5B66D982">
                    <w:trPr>
                      <w:jc w:val="center"/>
                    </w:trPr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1D4DF6" w:rsidRDefault="001D4DF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1D4DF6" w:rsidRDefault="001D4DF6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sz w:val="2"/>
                            <w:szCs w:val="2"/>
                          </w:rPr>
                        </w:pPr>
                      </w:p>
                      <w:tbl>
                        <w:tblPr>
                          <w:tblStyle w:val="afffffffffffffffffffff7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1D4DF6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bottom"/>
                            </w:tcPr>
                            <w:p w:rsidR="001D4DF6" w:rsidRDefault="001D4DF6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1D4DF6" w:rsidRDefault="001D4DF6">
                        <w:pPr>
                          <w:rPr>
                            <w:rFonts w:ascii="Helvetica Neue" w:eastAsia="Helvetica Neue" w:hAnsi="Helvetica Neue" w:cs="Helvetica Neue"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Style w:val="afffffffffffffffffffff8"/>
                          <w:tblW w:w="9000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1D4DF6" w:rsidTr="5B66D982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shd w:val="clear" w:color="auto" w:fill="FFFFFF" w:themeFill="background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</w:tcPr>
                            <w:p w:rsidR="001D4DF6" w:rsidRDefault="001D4DF6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Helvetica Neue" w:eastAsia="Helvetica Neue" w:hAnsi="Helvetica Neue" w:cs="Helvetica Neue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f9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1D4DF6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1D4DF6" w:rsidRDefault="001A4198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7B1F59AF" wp14:editId="07777777">
                                          <wp:extent cx="5715000" cy="679450"/>
                                          <wp:effectExtent l="0" t="0" r="0" b="0"/>
                                          <wp:docPr id="131" name="image1.pn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1.pn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1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6794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1D4DF6" w:rsidRDefault="001D4DF6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fa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1D4DF6" w:rsidTr="5B66D982">
                                <w:tc>
                                  <w:tcPr>
                                    <w:tcW w:w="9000" w:type="dxa"/>
                                    <w:tcMar>
                                      <w:top w:w="480" w:type="dxa"/>
                                      <w:left w:w="480" w:type="dxa"/>
                                      <w:bottom w:w="480" w:type="dxa"/>
                                      <w:right w:w="480" w:type="dxa"/>
                                    </w:tcMar>
                                    <w:vAlign w:val="bottom"/>
                                  </w:tcPr>
                                  <w:p w:rsidR="001D4DF6" w:rsidRDefault="001D4DF6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b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1D4DF6" w:rsidTr="5B66D982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AE2A0A" w:rsidRDefault="001A4198">
                                          <w:pPr>
                                            <w:rPr>
                                              <w:ins w:id="17" w:author="Crombie, Sean D" w:date="2025-10-03T00:21:00Z" w16du:dateUtc="2025-10-02T14:21:00Z"/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Hi </w:t>
                                          </w:r>
                                          <w:ins w:id="18" w:author="Crombie, Sean D" w:date="2025-10-03T00:30:00Z" w16du:dateUtc="2025-10-02T14:30:00Z">
                                            <w:r w:rsidR="004D7A67">
                                              <w:t>{{First Name}}</w:t>
                                            </w:r>
                                          </w:ins>
                                          <w:del w:id="19" w:author="Crombie, Sean D" w:date="2025-10-03T00:30:00Z" w16du:dateUtc="2025-10-02T14:30:00Z">
                                            <w:r w:rsidDel="004D7A67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QATESTFNAMETESTWRONG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>Thanks for choosing Qantas Travel Insurance</w:t>
                                          </w:r>
                                          <w:del w:id="20" w:author="Crombie, Sean D" w:date="2025-10-03T11:45:00Z" w16du:dateUtc="2025-10-03T01:45:00Z">
                                            <w:r w:rsidDel="009871EF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, underwritten by </w:delText>
                                            </w:r>
                                            <w:r w:rsidDel="009871EF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  <w:highlight w:val="yellow"/>
                                              </w:rPr>
                                              <w:delText>Zurich Australian Insurance Limited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</w:p>
                                        <w:p w:rsidR="00AE2A0A" w:rsidRDefault="00AE2A0A">
                                          <w:pPr>
                                            <w:rPr>
                                              <w:ins w:id="21" w:author="Crombie, Sean D" w:date="2025-10-03T00:21:00Z" w16du:dateUtc="2025-10-02T14:21:00Z"/>
                                              <w:del w:id="22" w:author="Raphaella Han" w:date="2025-11-26T01:20:00Z" w16du:dateUtc="2025-11-26T01:20:48Z"/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ins w:id="23" w:author="Crombie, Sean D" w:date="2025-10-03T00:21:00Z">
                                            <w:del w:id="24" w:author="Raphaella Han" w:date="2025-11-26T01:20:00Z">
                                              <w:r w:rsidRPr="5B66D982" w:rsidDel="0A3B7CB0">
                                                <w:rPr>
                                                  <w:highlight w:val="yellow"/>
                                                </w:rPr>
                                                <w:delText xml:space="preserve">From </w:delText>
                                              </w:r>
                                              <w:commentRangeStart w:id="25"/>
                                              <w:r w:rsidRPr="5B66D982" w:rsidDel="0A3B7CB0">
                                                <w:rPr>
                                                  <w:highlight w:val="yellow"/>
                                                </w:rPr>
                                                <w:delText>{{DD MMM YYYY}}</w:delText>
                                              </w:r>
                                            </w:del>
                                          </w:ins>
                                          <w:commentRangeEnd w:id="25"/>
                                          <w:r>
                                            <w:rPr>
                                              <w:rStyle w:val="CommentReference"/>
                                            </w:rPr>
                                            <w:commentReference w:id="25"/>
                                          </w:r>
                                          <w:ins w:id="26" w:author="Crombie, Sean D" w:date="2025-10-03T00:21:00Z">
                                            <w:del w:id="27" w:author="Raphaella Han" w:date="2025-11-26T01:20:00Z">
                                              <w:r w:rsidRPr="5B66D982" w:rsidDel="0A3B7CB0">
                                                <w:rPr>
                                                  <w:highlight w:val="yellow"/>
                                                </w:rPr>
                                                <w:delText>, Qantas Travel Insurance is underwritten by Zurich Australian Insurance Limited (“Zurich New Zealand”). Qantas Airways Limited (“Qantas”) is a distributor of Zurich New Zealand</w:delText>
                                              </w:r>
                                              <w:r w:rsidDel="0A3B7CB0">
                                                <w:delText>.</w:delText>
                                              </w:r>
                                            </w:del>
                                          </w:ins>
                                        </w:p>
                                        <w:p w:rsidR="001D4DF6" w:rsidRDefault="001A4198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Your Qantas Travel Insurance Annual Multi Trip policy is expiring on </w:t>
                                          </w:r>
                                          <w:ins w:id="28" w:author="Crombie, Sean D" w:date="2025-10-03T11:42:00Z" w16du:dateUtc="2025-10-03T01:42:00Z">
                                            <w:r w:rsidR="000B4CD2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>{{DD MMM YYYY</w:t>
                                            </w:r>
                                          </w:ins>
                                          <w:ins w:id="29" w:author="Crombie, Sean D" w:date="2025-10-03T11:43:00Z" w16du:dateUtc="2025-10-03T01:43:00Z">
                                            <w:r w:rsidR="000B4CD2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>}}</w:t>
                                            </w:r>
                                          </w:ins>
                                          <w:del w:id="30" w:author="Crombie, Sean D" w:date="2025-10-03T11:43:00Z" w16du:dateUtc="2025-10-03T01:43:00Z">
                                            <w:r w:rsidDel="000B4CD2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12 Jun 2023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 11:59 pm</w:t>
                                          </w:r>
                                          <w:ins w:id="31" w:author="Crombie, Sean D" w:date="2025-10-03T01:39:00Z" w16du:dateUtc="2025-10-02T15:39:00Z">
                                            <w:r w:rsidR="007F5001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 NZT</w:t>
                                            </w:r>
                                          </w:ins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1D4DF6" w:rsidRDefault="001D4DF6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c"/>
                                      <w:tblW w:w="8040" w:type="dxa"/>
                                      <w:tblBorders>
                                        <w:top w:val="single" w:sz="12" w:space="0" w:color="A0E0DF"/>
                                        <w:left w:val="single" w:sz="12" w:space="0" w:color="A0E0DF"/>
                                        <w:bottom w:val="single" w:sz="12" w:space="0" w:color="A0E0DF"/>
                                        <w:right w:val="single" w:sz="12" w:space="0" w:color="A0E0DF"/>
                                      </w:tblBorders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1D4DF6">
                                      <w:tc>
                                        <w:tcPr>
                                          <w:tcW w:w="804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shd w:val="clear" w:color="auto" w:fill="E9F9F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1D4DF6" w:rsidRDefault="001D4DF6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fffd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1D4DF6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240" w:type="dxa"/>
                                                  <w:left w:w="660" w:type="dxa"/>
                                                  <w:bottom w:w="240" w:type="dxa"/>
                                                  <w:right w:w="660" w:type="dxa"/>
                                                </w:tcMar>
                                                <w:vAlign w:val="bottom"/>
                                              </w:tcPr>
                                              <w:p w:rsidR="001D4DF6" w:rsidRDefault="001D4DF6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ffe"/>
                                                  <w:tblW w:w="672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6720"/>
                                                </w:tblGrid>
                                                <w:tr w:rsidR="001D4DF6">
                                                  <w:tc>
                                                    <w:tcPr>
                                                      <w:tcW w:w="672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240" w:type="dxa"/>
                                                        <w:right w:w="0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1D4DF6" w:rsidRDefault="001A4198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27"/>
                                                          <w:szCs w:val="2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27"/>
                                                          <w:szCs w:val="27"/>
                                                        </w:rPr>
                                                        <w:t>Your Policy Details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1D4DF6" w:rsidRDefault="001D4DF6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sz w:val="27"/>
                                                    <w:szCs w:val="27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fff"/>
                                                  <w:tblW w:w="672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6720"/>
                                                </w:tblGrid>
                                                <w:tr w:rsidR="001D4DF6">
                                                  <w:tc>
                                                    <w:tcPr>
                                                      <w:tcW w:w="672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1D4DF6" w:rsidRDefault="001A4198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Issuer </w:t>
                                                      </w:r>
                                                      <w:proofErr w:type="spellStart"/>
                                                      <w:ins w:id="32" w:author="Crombie, Sean D" w:date="2025-10-03T00:21:00Z" w16du:dateUtc="2025-10-02T14:21:00Z">
                                                        <w:r w:rsidR="00E51027" w:rsidRPr="002F1F4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t>Issuer</w:t>
                                                        </w:r>
                                                        <w:proofErr w:type="spellEnd"/>
                                                        <w:r w:rsidR="00E51027" w:rsidRPr="002F1F4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commentRangeStart w:id="33"/>
                                                        <w:r w:rsidR="00E51027" w:rsidRPr="002F1F4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t>{{ISP}}</w:t>
                                                        </w:r>
                                                        <w:commentRangeEnd w:id="33"/>
                                                        <w:r w:rsidR="00E51027">
                                                          <w:rPr>
                                                            <w:rStyle w:val="CommentReference"/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commentReference w:id="33"/>
                                                        </w:r>
                                                      </w:ins>
                                                      <w:del w:id="34" w:author="Crombie, Sean D" w:date="2025-10-03T00:21:00Z" w16du:dateUtc="2025-10-02T14:21:00Z">
                                                        <w:r w:rsidDel="00E51027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delText>Zurich Australian Insurance Limited</w:delText>
                                                        </w:r>
                                                      </w:del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Product Name </w:t>
                                                      </w:r>
                                                      <w:del w:id="35" w:author="Crombie, Sean D" w:date="2025-10-03T00:22:00Z" w16du:dateUtc="2025-10-02T14:22:00Z">
                                                        <w:r w:rsidDel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International Comprehensive</w:delText>
                                                        </w:r>
                                                      </w:del>
                                                      <w:ins w:id="36" w:author="Crombie, Sean D" w:date="2025-10-03T00:22:00Z" w16du:dateUtc="2025-10-02T14:22:00Z">
                                                        <w:r w:rsidR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t>Annual Multi Trip</w:t>
                                                        </w:r>
                                                      </w:ins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Policy Number </w:t>
                                                      </w:r>
                                                      <w:del w:id="37" w:author="Crombie, Sean D" w:date="2025-10-03T00:22:00Z" w16du:dateUtc="2025-10-02T14:22:00Z">
                                                        <w:r w:rsidDel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1105947268</w:delText>
                                                        </w:r>
                                                        <w:r w:rsidDel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 xml:space="preserve"> </w:delText>
                                                        </w:r>
                                                      </w:del>
                                                      <w:ins w:id="38" w:author="Crombie, Sean D" w:date="2025-10-03T00:22:00Z" w16du:dateUtc="2025-10-02T14:22:00Z">
                                                        <w:r w:rsidR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t>{{Policy Number}}</w:t>
                                                        </w:r>
                                                      </w:ins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Policy Start Date </w:t>
                                                      </w:r>
                                                      <w:ins w:id="39" w:author="Crombie, Sean D" w:date="2025-10-03T00:23:00Z" w16du:dateUtc="2025-10-02T14:23:00Z">
                                                        <w:r w:rsidR="000328AF" w:rsidRPr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bCs/>
                                                            <w:sz w:val="21"/>
                                                            <w:szCs w:val="21"/>
                                                            <w:rPrChange w:id="40" w:author="Crombie, Sean D" w:date="2025-10-03T00:23:00Z" w16du:dateUtc="2025-10-02T14:23:00Z"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1"/>
                                                                <w:szCs w:val="21"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41" w:author="Crombie, Sean D" w:date="2025-10-03T00:23:00Z" w16du:dateUtc="2025-10-02T14:23:00Z">
                                                        <w:r w:rsidDel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07 Jun 2023</w:delText>
                                                        </w:r>
                                                      </w:del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Policy End Date </w:t>
                                                      </w:r>
                                                      <w:ins w:id="42" w:author="Crombie, Sean D" w:date="2025-10-03T00:23:00Z" w16du:dateUtc="2025-10-02T14:23:00Z">
                                                        <w:r w:rsidR="0035302B" w:rsidRPr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bCs/>
                                                            <w:sz w:val="21"/>
                                                            <w:szCs w:val="21"/>
                                                            <w:rPrChange w:id="43" w:author="Crombie, Sean D" w:date="2025-10-03T00:23:00Z" w16du:dateUtc="2025-10-02T14:23:00Z"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1"/>
                                                                <w:szCs w:val="21"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{{DD MM YYYY}}</w:t>
                                                        </w:r>
                                                      </w:ins>
                                                      <w:del w:id="44" w:author="Crombie, Sean D" w:date="2025-10-03T00:23:00Z" w16du:dateUtc="2025-10-02T14:23:00Z">
                                                        <w:r w:rsidDel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12 Jun 2023</w:delText>
                                                        </w:r>
                                                        <w:r w:rsidDel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 xml:space="preserve"> 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1D4DF6" w:rsidRDefault="001D4DF6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1D4DF6" w:rsidRDefault="001D4DF6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1D4DF6" w:rsidRDefault="001D4DF6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p w:rsidR="41FC4315" w:rsidRDefault="41FC4315" w:rsidP="5B66D982">
                                    <w:pPr>
                                      <w:rPr>
                                        <w:ins w:id="45" w:author="Raphaella Han" w:date="2025-11-26T01:21:00Z" w16du:dateUtc="2025-11-26T01:21:01Z"/>
                                        <w:rFonts w:ascii="Helvetica Neue" w:eastAsia="Helvetica Neue" w:hAnsi="Helvetica Neue" w:cs="Helvetica Neue"/>
                                        <w:sz w:val="21"/>
                                        <w:szCs w:val="21"/>
                                      </w:rPr>
                                    </w:pPr>
                                    <w:commentRangeStart w:id="46"/>
                                    <w:ins w:id="47" w:author="Raphaella Han" w:date="2025-11-26T01:21:00Z">
                                      <w:r w:rsidRPr="5B66D982">
                                        <w:rPr>
                                          <w:highlight w:val="yellow"/>
                                        </w:rPr>
                                        <w:t xml:space="preserve">From </w:t>
                                      </w:r>
                                      <w:commentRangeStart w:id="48"/>
                                      <w:r w:rsidRPr="5B66D982">
                                        <w:rPr>
                                          <w:highlight w:val="yellow"/>
                                        </w:rPr>
                                        <w:t>{{DD MMM YYYY}}</w:t>
                                      </w:r>
                                    </w:ins>
                                    <w:commentRangeEnd w:id="48"/>
                                    <w:r>
                                      <w:rPr>
                                        <w:rStyle w:val="CommentReference"/>
                                      </w:rPr>
                                      <w:commentReference w:id="48"/>
                                    </w:r>
                                    <w:ins w:id="49" w:author="Raphaella Han" w:date="2025-11-26T01:21:00Z">
                                      <w:r w:rsidRPr="5B66D982">
                                        <w:rPr>
                                          <w:highlight w:val="yellow"/>
                                        </w:rPr>
                                        <w:t>, Qantas Travel Insurance is underwritten by Zurich Australian Insurance Limited (“Zurich New Zealand”). Qantas Airways Limited (“Qantas”) is a distributor of Zurich New Zealand</w:t>
                                      </w:r>
                                      <w:r>
                                        <w:t>.</w:t>
                                      </w:r>
                                    </w:ins>
                                    <w:commentRangeEnd w:id="46"/>
                                    <w:r>
                                      <w:rPr>
                                        <w:rStyle w:val="CommentReference"/>
                                      </w:rPr>
                                      <w:commentReference w:id="46"/>
                                    </w:r>
                                  </w:p>
                                  <w:tbl>
                                    <w:tblPr>
                                      <w:tblStyle w:val="affffffffffffffffffffff0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1D4DF6" w:rsidTr="5B66D982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420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1D4DF6" w:rsidRDefault="001A4198" w:rsidP="5B66D982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 w:rsidRPr="5B66D982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To continue enjoying cover on all </w:t>
                                          </w:r>
                                          <w:del w:id="50" w:author="Crombie, Sean D" w:date="2025-10-03T00:23:00Z">
                                            <w:r w:rsidRPr="5B66D982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your </w:delText>
                                            </w:r>
                                          </w:del>
                                          <w:ins w:id="51" w:author="Crombie, Sean D" w:date="2025-10-03T00:23:00Z">
                                            <w:r w:rsidR="2EF8A7CE" w:rsidRPr="5B66D982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eligible </w:t>
                                            </w:r>
                                          </w:ins>
                                          <w:r w:rsidRPr="5B66D982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trips for another year, you’ll need to purchase a new policy. </w:t>
                                          </w:r>
                                          <w:r>
                                            <w:br/>
                                          </w:r>
                                          <w:r>
                                            <w:br/>
                                          </w:r>
                                          <w:del w:id="52" w:author="Raphaella Han" w:date="2025-11-26T01:21:00Z">
                                            <w:r w:rsidRPr="5B66D982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So next time you’re booking a Qantas flight, look for the travel insurance options available when it’s time to select your extras such as hotels and car hire. </w:delText>
                                            </w:r>
                                          </w:del>
                                          <w:commentRangeStart w:id="53"/>
                                          <w:ins w:id="54" w:author="Raphaella Han" w:date="2025-11-26T01:21:00Z">
                                            <w:r w:rsidR="58640CB9" w:rsidRPr="5B66D982">
                                              <w:rPr>
                                                <w:rFonts w:ascii="Helvetica Neue" w:eastAsia="Helvetica Neue" w:hAnsi="Helvetica Neue" w:cs="Helvetica Neue"/>
                                                <w:color w:val="000000" w:themeColor="text1"/>
                                                <w:sz w:val="21"/>
                                                <w:szCs w:val="21"/>
                                              </w:rPr>
                                              <w:t>Please visit our website to get a quick quote today.</w:t>
                                            </w:r>
                                          </w:ins>
                                          <w:commentRangeEnd w:id="53"/>
                                          <w:r>
                                            <w:rPr>
                                              <w:rStyle w:val="CommentReference"/>
                                            </w:rPr>
                                            <w:commentReference w:id="53"/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1D4DF6" w:rsidRDefault="001D4DF6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f1"/>
                                      <w:tblW w:w="2881" w:type="dxa"/>
                                      <w:jc w:val="center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2881"/>
                                    </w:tblGrid>
                                    <w:tr w:rsidR="001D4DF6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2881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5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1D4DF6" w:rsidRDefault="001D4DF6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ffff2"/>
                                            <w:tblW w:w="2851" w:type="dxa"/>
                                            <w:jc w:val="center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2851"/>
                                          </w:tblGrid>
                                          <w:tr w:rsidR="001D4DF6">
                                            <w:trPr>
                                              <w:jc w:val="center"/>
                                            </w:trPr>
                                            <w:tc>
                                              <w:tcPr>
                                                <w:tcW w:w="2851" w:type="dxa"/>
                                                <w:shd w:val="clear" w:color="auto" w:fill="E40000"/>
                                                <w:tcMar>
                                                  <w:top w:w="225" w:type="dxa"/>
                                                  <w:left w:w="525" w:type="dxa"/>
                                                  <w:bottom w:w="225" w:type="dxa"/>
                                                  <w:right w:w="525" w:type="dxa"/>
                                                </w:tcMar>
                                                <w:vAlign w:val="bottom"/>
                                              </w:tcPr>
                                              <w:p w:rsidR="001D4DF6" w:rsidRDefault="001A4198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hyperlink r:id="rId16">
                                                  <w:r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b/>
                                                      <w:color w:val="FFFFFF"/>
                                                      <w:sz w:val="24"/>
                                                      <w:szCs w:val="24"/>
                                                      <w:u w:val="single"/>
                                                      <w:shd w:val="clear" w:color="auto" w:fill="E40000"/>
                                                    </w:rPr>
                                                    <w:t>Qantas Website</w:t>
                                                  </w:r>
                                                </w:hyperlink>
                                                <w: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1D4DF6" w:rsidRDefault="001D4DF6">
                                          <w:pPr>
                                            <w:jc w:val="center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1D4DF6" w:rsidRDefault="001D4DF6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f3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1D4DF6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1D4DF6" w:rsidRDefault="001A4198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  <w:t>This is an auto generated email, please do not reply.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1D4DF6" w:rsidRDefault="001D4DF6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D4DF6" w:rsidRDefault="001D4DF6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1D4DF6" w:rsidRDefault="001D4DF6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tbl>
                        <w:tblPr>
                          <w:tblStyle w:val="affffffffffffffffffffff4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1D4DF6" w:rsidTr="11A677E4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bottom"/>
                            </w:tcPr>
                            <w:p w:rsidR="001D4DF6" w:rsidRDefault="001A4198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</w:rPr>
                                <w:t xml:space="preserve">You are receiving this email because it relates to, or is ancillary to, a product or service which has been, or has agreed to be, supplied or given to you by Qantas Loyalty (or a third party). </w:t>
                              </w: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</w:rPr>
                                <w:br/>
                              </w: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</w:rPr>
                                <w:br/>
                              </w: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Qantas Travel Insurance is underwritten by Zurich Australian Insurance Limited</w:t>
                              </w:r>
                              <w:ins w:id="55" w:author="Crombie, Sean D" w:date="2025-10-03T00:24:00Z" w16du:dateUtc="2025-10-02T14:24:00Z">
                                <w:r w:rsidR="00C50C9E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ACN 000 296 </w:t>
                                </w:r>
                                <w:proofErr w:type="gramStart"/>
                                <w:r w:rsidR="00C50C9E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640 </w:t>
                                </w:r>
                              </w:ins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(</w:t>
                              </w:r>
                              <w:proofErr w:type="gramEnd"/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“Zurich New Zealand”). Qantas Airways Limited (“Qantas”) is a distributor of Zurich New Zealand, and it does not provide any financial advice. Qantas may provide relevant information relating to your Qantas booking to Zurich New Zealand. Consider the </w:t>
                              </w:r>
                              <w:hyperlink r:id="rId17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E40000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Policy Wording</w:t>
                                </w:r>
                              </w:hyperlink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and your personal circumstances before you buy. </w:t>
                              </w:r>
                              <w:ins w:id="56" w:author="Eakins, Nicola" w:date="2025-11-13T18:50:00Z">
                                <w:r w:rsidR="00330EC9" w:rsidRPr="00330EC9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Zurich New Zealand engages affiliated entities within the Zurich Insurance Group to provide services in support of this insurance as permitted by applicable laws</w:t>
                                </w:r>
                              </w:ins>
                            </w:p>
                            <w:p w:rsidR="001D4DF6" w:rsidRDefault="001D4DF6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</w:p>
                            <w:p w:rsidR="001D4DF6" w:rsidRDefault="001A4198" w:rsidP="11A677E4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Sent by Zurich </w:t>
                              </w:r>
                              <w:ins w:id="57" w:author="Eakins, Nicola" w:date="2025-11-13T18:50:00Z" w16du:dateUtc="2025-11-13T07:50:00Z">
                                <w:r w:rsidR="00330EC9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>New Zealand</w:t>
                                </w:r>
                              </w:ins>
                              <w:del w:id="58" w:author="Eakins, Nicola" w:date="2025-11-13T18:50:00Z" w16du:dateUtc="2025-11-13T07:50:00Z">
                                <w:r w:rsidRPr="11A677E4" w:rsidDel="00330EC9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Australian Insurance Limited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Level 9, 29 Customs Street West, </w:t>
                              </w:r>
                              <w:del w:id="59" w:author="Crombie, Sean D" w:date="2025-10-03T00:25:00Z" w16du:dateUtc="2025-10-02T14:25:00Z">
                                <w:r w:rsidRPr="11A677E4" w:rsidDel="008B6B26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 xml:space="preserve">Auckland CBD, 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Auckland 1010, New Zealand on behalf of Qantas, Australian headquarters: 10 Bourke Road, Mascot, NSW 2020.</w:t>
                              </w:r>
                            </w:p>
                          </w:tc>
                        </w:tr>
                      </w:tbl>
                      <w:p w:rsidR="001D4DF6" w:rsidRDefault="001D4DF6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1D4DF6" w:rsidRDefault="001D4DF6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:rsidR="001D4DF6" w:rsidRDefault="001D4DF6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1D4DF6" w:rsidRDefault="001D4DF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1D4DF6" w:rsidRDefault="001A4198">
            <w:pPr>
              <w:rPr>
                <w:b/>
              </w:rPr>
            </w:pPr>
            <w:r>
              <w:rPr>
                <w:b/>
                <w:highlight w:val="green"/>
              </w:rPr>
              <w:t xml:space="preserve"> </w:t>
            </w:r>
          </w:p>
          <w:p w:rsidR="001D4DF6" w:rsidRDefault="001D4DF6"/>
        </w:tc>
        <w:tc>
          <w:tcPr>
            <w:tcW w:w="9516" w:type="dxa"/>
          </w:tcPr>
          <w:p w:rsidR="001D4DF6" w:rsidRDefault="001D4DF6">
            <w:pPr>
              <w:rPr>
                <w:b/>
                <w:highlight w:val="green"/>
              </w:rPr>
            </w:pPr>
          </w:p>
        </w:tc>
      </w:tr>
    </w:tbl>
    <w:p w:rsidR="001D4DF6" w:rsidRDefault="001D4DF6"/>
    <w:sectPr w:rsidR="001D4DF6">
      <w:footerReference w:type="default" r:id="rId18"/>
      <w:pgSz w:w="23811" w:h="16838" w:orient="landscape"/>
      <w:pgMar w:top="720" w:right="720" w:bottom="720" w:left="720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Crombie, Sean D" w:date="2025-09-18T13:43:00Z" w:initials="SC">
    <w:p w:rsidR="00AE2A0A" w:rsidRDefault="00AE2A0A" w:rsidP="00AE2A0A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Update with Transition Date</w:t>
      </w:r>
    </w:p>
  </w:comment>
  <w:comment w:id="33" w:author="Crombie, Sean D" w:date="2025-09-18T13:49:00Z" w:initials="SC">
    <w:p w:rsidR="00E51027" w:rsidRDefault="00E51027" w:rsidP="00E5102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AIG New Zealand Insurance Limited or Zurich Australian Insurance Limited per ISP assigned to the policy</w:t>
      </w:r>
    </w:p>
  </w:comment>
  <w:comment w:id="48" w:author="Crombie, Sean D" w:date="2025-09-18T06:43:00Z" w:initials="CS">
    <w:p w:rsidR="00C12DBD" w:rsidRDefault="00C12DBD">
      <w:pPr>
        <w:pStyle w:val="CommentText"/>
      </w:pPr>
      <w:r>
        <w:rPr>
          <w:rStyle w:val="CommentReference"/>
        </w:rPr>
        <w:annotationRef/>
      </w:r>
      <w:r w:rsidRPr="555012CE">
        <w:t>Update with Transition Date</w:t>
      </w:r>
    </w:p>
  </w:comment>
  <w:comment w:id="46" w:author="Raphaella Han" w:date="2025-11-26T12:21:00Z" w:initials="RH">
    <w:p w:rsidR="00C12DBD" w:rsidRDefault="00C12DBD">
      <w:pPr>
        <w:pStyle w:val="CommentText"/>
      </w:pPr>
      <w:r>
        <w:rPr>
          <w:rStyle w:val="CommentReference"/>
        </w:rPr>
        <w:annotationRef/>
      </w:r>
      <w:r w:rsidRPr="08CFE6B2">
        <w:t>As per AU - moved this down</w:t>
      </w:r>
    </w:p>
  </w:comment>
  <w:comment w:id="53" w:author="Raphaella Han" w:date="2025-11-26T12:21:00Z" w:initials="RH">
    <w:p w:rsidR="00C12DBD" w:rsidRDefault="00C12DBD">
      <w:pPr>
        <w:pStyle w:val="CommentText"/>
      </w:pPr>
      <w:r>
        <w:rPr>
          <w:rStyle w:val="CommentReference"/>
        </w:rPr>
        <w:annotationRef/>
      </w:r>
      <w:r w:rsidRPr="0964BDBF">
        <w:t>Consistent with what's currently live in AU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2DBD" w:rsidRDefault="00C12DBD">
      <w:r>
        <w:separator/>
      </w:r>
    </w:p>
  </w:endnote>
  <w:endnote w:type="continuationSeparator" w:id="0">
    <w:p w:rsidR="00C12DBD" w:rsidRDefault="00C12DBD">
      <w:r>
        <w:continuationSeparator/>
      </w:r>
    </w:p>
  </w:endnote>
  <w:endnote w:type="continuationNotice" w:id="1">
    <w:p w:rsidR="00C12DBD" w:rsidRDefault="00C12D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98ED4090-4942-4554-ADA4-D025960524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BCA1ECB-D0EE-47D7-94D3-6455FCA3C22C}"/>
    <w:embedItalic r:id="rId3" w:fontKey="{7F848354-096B-4720-99B6-BFD46402DCEC}"/>
  </w:font>
  <w:font w:name="Helvetica Neue">
    <w:altName w:val="Arial"/>
    <w:charset w:val="00"/>
    <w:family w:val="auto"/>
    <w:pitch w:val="default"/>
    <w:embedRegular r:id="rId4" w:fontKey="{4049777C-B45D-4F57-8EA3-67DE0D984965}"/>
    <w:embedBold r:id="rId5" w:fontKey="{93E8E43B-5792-4C79-A771-60E4A5D4028F}"/>
    <w:embedItalic r:id="rId6" w:fontKey="{41B58092-ABF6-493C-9A1B-F8AFF277405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B651EFC-F59F-4323-A624-EF43A6C9C4B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35BAF40E-902D-4E88-BCD1-2514628395E2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DF6" w:rsidRDefault="001A419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056">
      <w:rPr>
        <w:noProof/>
        <w:color w:val="000000"/>
      </w:rPr>
      <w:t>1</w:t>
    </w:r>
    <w:r>
      <w:rPr>
        <w:color w:val="000000"/>
      </w:rPr>
      <w:fldChar w:fldCharType="end"/>
    </w:r>
  </w:p>
  <w:p w:rsidR="001D4DF6" w:rsidRDefault="001D4D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2DBD" w:rsidRDefault="00C12DBD">
      <w:r>
        <w:separator/>
      </w:r>
    </w:p>
  </w:footnote>
  <w:footnote w:type="continuationSeparator" w:id="0">
    <w:p w:rsidR="00C12DBD" w:rsidRDefault="00C12DBD">
      <w:r>
        <w:continuationSeparator/>
      </w:r>
    </w:p>
  </w:footnote>
  <w:footnote w:type="continuationNotice" w:id="1">
    <w:p w:rsidR="00C12DBD" w:rsidRDefault="00C12D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943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F90D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86317529">
    <w:abstractNumId w:val="0"/>
  </w:num>
  <w:num w:numId="2" w16cid:durableId="13704896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ombie, Sean D">
    <w15:presenceInfo w15:providerId="AD" w15:userId="S::scrombie@r7aig.com::432f9a25-981c-41b1-b981-d3fd529c6814"/>
  </w15:person>
  <w15:person w15:author="Eakins, Nicola">
    <w15:presenceInfo w15:providerId="AD" w15:userId="S::nicola.eakins_travelguard.com#ext#@qantas.onmicrosoft.com::3f3446c6-fd1e-4a5d-9782-5fbbe0f4dba0"/>
  </w15:person>
  <w15:person w15:author="Raphaella Han">
    <w15:presenceInfo w15:providerId="AD" w15:userId="S::raphaella.han@qantas.com.au::5e333e18-4d7b-411b-afc3-556763b412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DF6"/>
    <w:rsid w:val="000328AF"/>
    <w:rsid w:val="000364D4"/>
    <w:rsid w:val="000711B1"/>
    <w:rsid w:val="00075E6B"/>
    <w:rsid w:val="00084733"/>
    <w:rsid w:val="000A1776"/>
    <w:rsid w:val="000B4CD2"/>
    <w:rsid w:val="000D4164"/>
    <w:rsid w:val="000E4822"/>
    <w:rsid w:val="000E59EA"/>
    <w:rsid w:val="000F4B8A"/>
    <w:rsid w:val="001014C3"/>
    <w:rsid w:val="001341E6"/>
    <w:rsid w:val="00135F6B"/>
    <w:rsid w:val="0014475C"/>
    <w:rsid w:val="001A4198"/>
    <w:rsid w:val="001B2FD1"/>
    <w:rsid w:val="001B33C2"/>
    <w:rsid w:val="001C4524"/>
    <w:rsid w:val="001C711C"/>
    <w:rsid w:val="001D4DF6"/>
    <w:rsid w:val="001E6E5E"/>
    <w:rsid w:val="001F368A"/>
    <w:rsid w:val="00207B5C"/>
    <w:rsid w:val="00213CB0"/>
    <w:rsid w:val="0026096C"/>
    <w:rsid w:val="00293056"/>
    <w:rsid w:val="00294A5B"/>
    <w:rsid w:val="00296578"/>
    <w:rsid w:val="002A1B2E"/>
    <w:rsid w:val="002A493E"/>
    <w:rsid w:val="002D5F35"/>
    <w:rsid w:val="002E2C3B"/>
    <w:rsid w:val="00330EC9"/>
    <w:rsid w:val="00352ED4"/>
    <w:rsid w:val="0035302B"/>
    <w:rsid w:val="00367538"/>
    <w:rsid w:val="00376C77"/>
    <w:rsid w:val="00394EED"/>
    <w:rsid w:val="00395B0F"/>
    <w:rsid w:val="003A073D"/>
    <w:rsid w:val="003E10B0"/>
    <w:rsid w:val="00402D50"/>
    <w:rsid w:val="0043684B"/>
    <w:rsid w:val="0044130C"/>
    <w:rsid w:val="0045693F"/>
    <w:rsid w:val="0048318B"/>
    <w:rsid w:val="004B380F"/>
    <w:rsid w:val="004B679F"/>
    <w:rsid w:val="004C231E"/>
    <w:rsid w:val="004D6A85"/>
    <w:rsid w:val="004D7A67"/>
    <w:rsid w:val="004E29D4"/>
    <w:rsid w:val="004E3A2A"/>
    <w:rsid w:val="004F5AC3"/>
    <w:rsid w:val="00510E10"/>
    <w:rsid w:val="00542E50"/>
    <w:rsid w:val="005556D5"/>
    <w:rsid w:val="00562367"/>
    <w:rsid w:val="00564401"/>
    <w:rsid w:val="00567197"/>
    <w:rsid w:val="00582D77"/>
    <w:rsid w:val="005D7D17"/>
    <w:rsid w:val="00600CBB"/>
    <w:rsid w:val="00614C09"/>
    <w:rsid w:val="00620F09"/>
    <w:rsid w:val="00623296"/>
    <w:rsid w:val="00631CC3"/>
    <w:rsid w:val="006427C0"/>
    <w:rsid w:val="0066175F"/>
    <w:rsid w:val="0066237A"/>
    <w:rsid w:val="006653CE"/>
    <w:rsid w:val="006938D9"/>
    <w:rsid w:val="006A3434"/>
    <w:rsid w:val="006A35FD"/>
    <w:rsid w:val="006C0C13"/>
    <w:rsid w:val="006C192C"/>
    <w:rsid w:val="006C51E8"/>
    <w:rsid w:val="006F2CF1"/>
    <w:rsid w:val="007005E5"/>
    <w:rsid w:val="0074251B"/>
    <w:rsid w:val="0074384D"/>
    <w:rsid w:val="0075286D"/>
    <w:rsid w:val="007539FF"/>
    <w:rsid w:val="007612FE"/>
    <w:rsid w:val="00792C8C"/>
    <w:rsid w:val="007A7081"/>
    <w:rsid w:val="007B75E7"/>
    <w:rsid w:val="007C2687"/>
    <w:rsid w:val="007D6D81"/>
    <w:rsid w:val="007F5001"/>
    <w:rsid w:val="008249D9"/>
    <w:rsid w:val="00826771"/>
    <w:rsid w:val="00827F2E"/>
    <w:rsid w:val="00843136"/>
    <w:rsid w:val="008B6B26"/>
    <w:rsid w:val="008B7B9D"/>
    <w:rsid w:val="008E4264"/>
    <w:rsid w:val="00921C75"/>
    <w:rsid w:val="009505AB"/>
    <w:rsid w:val="009536E6"/>
    <w:rsid w:val="0098139A"/>
    <w:rsid w:val="009821D5"/>
    <w:rsid w:val="009871EF"/>
    <w:rsid w:val="00987585"/>
    <w:rsid w:val="009C41AC"/>
    <w:rsid w:val="009F676C"/>
    <w:rsid w:val="00A0470D"/>
    <w:rsid w:val="00A44928"/>
    <w:rsid w:val="00A5545F"/>
    <w:rsid w:val="00A6159E"/>
    <w:rsid w:val="00AC53EF"/>
    <w:rsid w:val="00AE1FE3"/>
    <w:rsid w:val="00AE2A0A"/>
    <w:rsid w:val="00AF483A"/>
    <w:rsid w:val="00B02CD7"/>
    <w:rsid w:val="00B07697"/>
    <w:rsid w:val="00B30A52"/>
    <w:rsid w:val="00B31644"/>
    <w:rsid w:val="00B61B47"/>
    <w:rsid w:val="00B63009"/>
    <w:rsid w:val="00B75999"/>
    <w:rsid w:val="00B9338B"/>
    <w:rsid w:val="00BB3F9A"/>
    <w:rsid w:val="00BD27BD"/>
    <w:rsid w:val="00C12DBD"/>
    <w:rsid w:val="00C50C9E"/>
    <w:rsid w:val="00C6793E"/>
    <w:rsid w:val="00C7464A"/>
    <w:rsid w:val="00C76753"/>
    <w:rsid w:val="00C82F38"/>
    <w:rsid w:val="00C93757"/>
    <w:rsid w:val="00CA1248"/>
    <w:rsid w:val="00CA3558"/>
    <w:rsid w:val="00CF0C84"/>
    <w:rsid w:val="00D12155"/>
    <w:rsid w:val="00D31FE4"/>
    <w:rsid w:val="00D42C06"/>
    <w:rsid w:val="00D7747C"/>
    <w:rsid w:val="00D850D7"/>
    <w:rsid w:val="00D94112"/>
    <w:rsid w:val="00D94D09"/>
    <w:rsid w:val="00DB37A9"/>
    <w:rsid w:val="00DC6CD2"/>
    <w:rsid w:val="00DD066B"/>
    <w:rsid w:val="00DE1D76"/>
    <w:rsid w:val="00DF45AB"/>
    <w:rsid w:val="00E00F56"/>
    <w:rsid w:val="00E3100B"/>
    <w:rsid w:val="00E51027"/>
    <w:rsid w:val="00E97D82"/>
    <w:rsid w:val="00ED03BD"/>
    <w:rsid w:val="00EE6F4F"/>
    <w:rsid w:val="00F1078E"/>
    <w:rsid w:val="00F2317A"/>
    <w:rsid w:val="00F5024E"/>
    <w:rsid w:val="00F53672"/>
    <w:rsid w:val="00F6132C"/>
    <w:rsid w:val="00F7727C"/>
    <w:rsid w:val="00F92ABB"/>
    <w:rsid w:val="00FB5CA7"/>
    <w:rsid w:val="00FD332B"/>
    <w:rsid w:val="00FE5F1C"/>
    <w:rsid w:val="031FEB10"/>
    <w:rsid w:val="033B8842"/>
    <w:rsid w:val="03ED8AFD"/>
    <w:rsid w:val="076A8554"/>
    <w:rsid w:val="07BF0834"/>
    <w:rsid w:val="08944DE8"/>
    <w:rsid w:val="0A3B7CB0"/>
    <w:rsid w:val="0ADD0076"/>
    <w:rsid w:val="0B60BBEA"/>
    <w:rsid w:val="0C04AC90"/>
    <w:rsid w:val="0C25390D"/>
    <w:rsid w:val="11A677E4"/>
    <w:rsid w:val="12184A0D"/>
    <w:rsid w:val="129ABB3B"/>
    <w:rsid w:val="12C16F01"/>
    <w:rsid w:val="134A6223"/>
    <w:rsid w:val="16994948"/>
    <w:rsid w:val="189F6B31"/>
    <w:rsid w:val="1B86937F"/>
    <w:rsid w:val="1BFA5A18"/>
    <w:rsid w:val="1E9FAECB"/>
    <w:rsid w:val="1ED97F0E"/>
    <w:rsid w:val="209080AA"/>
    <w:rsid w:val="213F2A75"/>
    <w:rsid w:val="23756D8D"/>
    <w:rsid w:val="2445C838"/>
    <w:rsid w:val="273D967F"/>
    <w:rsid w:val="2834BD6F"/>
    <w:rsid w:val="288A2F0A"/>
    <w:rsid w:val="28BE4C4F"/>
    <w:rsid w:val="29E7096C"/>
    <w:rsid w:val="2BA2B963"/>
    <w:rsid w:val="2CB98CB7"/>
    <w:rsid w:val="2DA3B7B8"/>
    <w:rsid w:val="2E226246"/>
    <w:rsid w:val="2E96263E"/>
    <w:rsid w:val="2EF8A7CE"/>
    <w:rsid w:val="2FEC22F5"/>
    <w:rsid w:val="30337E3C"/>
    <w:rsid w:val="30875CC7"/>
    <w:rsid w:val="31DBB365"/>
    <w:rsid w:val="32A88782"/>
    <w:rsid w:val="32EBD80B"/>
    <w:rsid w:val="334FE78C"/>
    <w:rsid w:val="33EDE8D8"/>
    <w:rsid w:val="351F5619"/>
    <w:rsid w:val="35F91010"/>
    <w:rsid w:val="3A43DA90"/>
    <w:rsid w:val="3AB701BA"/>
    <w:rsid w:val="3AF5BA84"/>
    <w:rsid w:val="3B111913"/>
    <w:rsid w:val="3B170555"/>
    <w:rsid w:val="3B243DF5"/>
    <w:rsid w:val="3D61010A"/>
    <w:rsid w:val="3F17A692"/>
    <w:rsid w:val="419D4E20"/>
    <w:rsid w:val="41FC4315"/>
    <w:rsid w:val="423AA55D"/>
    <w:rsid w:val="4409A4EC"/>
    <w:rsid w:val="441D2021"/>
    <w:rsid w:val="44719EA5"/>
    <w:rsid w:val="44C96ABF"/>
    <w:rsid w:val="455390FA"/>
    <w:rsid w:val="4680FC2B"/>
    <w:rsid w:val="47975C2F"/>
    <w:rsid w:val="49F5CD7C"/>
    <w:rsid w:val="4B0D2824"/>
    <w:rsid w:val="4CA6BE81"/>
    <w:rsid w:val="5075EE09"/>
    <w:rsid w:val="50E84BCC"/>
    <w:rsid w:val="51EEB96A"/>
    <w:rsid w:val="530BB1E7"/>
    <w:rsid w:val="57FF3DF1"/>
    <w:rsid w:val="58640CB9"/>
    <w:rsid w:val="597158AB"/>
    <w:rsid w:val="5B66D982"/>
    <w:rsid w:val="605F98B5"/>
    <w:rsid w:val="613CA112"/>
    <w:rsid w:val="630D25F3"/>
    <w:rsid w:val="63D883FE"/>
    <w:rsid w:val="645E8A91"/>
    <w:rsid w:val="6536261D"/>
    <w:rsid w:val="6629B4D9"/>
    <w:rsid w:val="66691A77"/>
    <w:rsid w:val="679799C7"/>
    <w:rsid w:val="67F5F706"/>
    <w:rsid w:val="6864F65A"/>
    <w:rsid w:val="6C037E5D"/>
    <w:rsid w:val="6F17B660"/>
    <w:rsid w:val="7127E935"/>
    <w:rsid w:val="726CAE95"/>
    <w:rsid w:val="74EACE6A"/>
    <w:rsid w:val="75FF5D92"/>
    <w:rsid w:val="7654F528"/>
    <w:rsid w:val="78CE0D26"/>
    <w:rsid w:val="7B3F955D"/>
    <w:rsid w:val="7E933D75"/>
    <w:rsid w:val="7EB0C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1B9A"/>
  <w15:docId w15:val="{FED7790C-1AF7-4541-B2B2-9D7765FC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0020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05F24"/>
    <w:tblPr/>
  </w:style>
  <w:style w:type="character" w:customStyle="1" w:styleId="Heading1Char">
    <w:name w:val="Heading 1 Char"/>
    <w:basedOn w:val="DefaultParagraphFont"/>
    <w:link w:val="Heading1"/>
    <w:uiPriority w:val="9"/>
    <w:rsid w:val="00205F24"/>
    <w:rPr>
      <w:rFonts w:eastAsiaTheme="majorEastAsia" w:cstheme="majorBidi"/>
      <w:b/>
      <w:color w:val="002060"/>
      <w:szCs w:val="32"/>
      <w:lang w:eastAsia="en-AU"/>
    </w:rPr>
  </w:style>
  <w:style w:type="character" w:styleId="Hyperlink">
    <w:name w:val="Hyperlink"/>
    <w:basedOn w:val="DefaultParagraphFont"/>
    <w:uiPriority w:val="99"/>
    <w:unhideWhenUsed/>
    <w:rsid w:val="00C70B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70B7A"/>
    <w:rPr>
      <w:b/>
      <w:bCs/>
    </w:rPr>
  </w:style>
  <w:style w:type="character" w:styleId="Emphasis">
    <w:name w:val="Emphasis"/>
    <w:basedOn w:val="DefaultParagraphFont"/>
    <w:uiPriority w:val="20"/>
    <w:qFormat/>
    <w:rsid w:val="00C70B7A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D112D2"/>
  </w:style>
  <w:style w:type="character" w:customStyle="1" w:styleId="CommentTextChar">
    <w:name w:val="Comment Text Char"/>
    <w:basedOn w:val="DefaultParagraphFont"/>
    <w:link w:val="CommentText"/>
    <w:uiPriority w:val="99"/>
    <w:rsid w:val="00D112D2"/>
    <w:rPr>
      <w:rFonts w:eastAsia="Arial" w:cs="Arial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D112D2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1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52E"/>
    <w:rPr>
      <w:rFonts w:eastAsia="Arial" w:cs="Arial"/>
      <w:b/>
      <w:bCs/>
      <w:szCs w:val="20"/>
      <w:lang w:eastAsia="en-AU"/>
    </w:rPr>
  </w:style>
  <w:style w:type="paragraph" w:styleId="Revision">
    <w:name w:val="Revision"/>
    <w:hidden/>
    <w:uiPriority w:val="99"/>
    <w:semiHidden/>
    <w:rsid w:val="00944A58"/>
    <w:rPr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24D9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F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7E"/>
    <w:rPr>
      <w:rFonts w:ascii="Segoe UI" w:eastAsia="Arial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19"/>
    <w:rPr>
      <w:rFonts w:eastAsia="Arial" w:cs="Arial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19"/>
    <w:rPr>
      <w:rFonts w:eastAsia="Arial" w:cs="Arial"/>
      <w:szCs w:val="20"/>
      <w:lang w:eastAsia="en-AU"/>
    </w:rPr>
  </w:style>
  <w:style w:type="table" w:customStyle="1" w:styleId="a">
    <w:basedOn w:val="TableNormal"/>
    <w:tblPr/>
  </w:style>
  <w:style w:type="table" w:customStyle="1" w:styleId="a0">
    <w:basedOn w:val="TableNormal"/>
    <w:tblPr/>
  </w:style>
  <w:style w:type="table" w:customStyle="1" w:styleId="a1">
    <w:basedOn w:val="TableNormal"/>
    <w:tblPr/>
  </w:style>
  <w:style w:type="table" w:customStyle="1" w:styleId="a2">
    <w:basedOn w:val="TableNormal"/>
    <w:tblPr/>
  </w:style>
  <w:style w:type="table" w:customStyle="1" w:styleId="a3">
    <w:basedOn w:val="TableNormal"/>
    <w:tblPr/>
  </w:style>
  <w:style w:type="table" w:customStyle="1" w:styleId="a4">
    <w:basedOn w:val="TableNormal"/>
    <w:tblPr/>
  </w:style>
  <w:style w:type="table" w:customStyle="1" w:styleId="a5">
    <w:basedOn w:val="TableNormal"/>
    <w:tblPr/>
  </w:style>
  <w:style w:type="table" w:customStyle="1" w:styleId="a6">
    <w:basedOn w:val="TableNormal"/>
    <w:tblPr/>
  </w:style>
  <w:style w:type="table" w:customStyle="1" w:styleId="a7">
    <w:basedOn w:val="TableNormal"/>
    <w:tblPr/>
  </w:style>
  <w:style w:type="table" w:customStyle="1" w:styleId="a8">
    <w:basedOn w:val="TableNormal"/>
    <w:tblPr/>
  </w:style>
  <w:style w:type="table" w:customStyle="1" w:styleId="a9">
    <w:basedOn w:val="TableNormal"/>
    <w:tblPr/>
  </w:style>
  <w:style w:type="table" w:customStyle="1" w:styleId="aa">
    <w:basedOn w:val="TableNormal"/>
    <w:tblPr/>
  </w:style>
  <w:style w:type="table" w:customStyle="1" w:styleId="ab">
    <w:basedOn w:val="TableNormal"/>
    <w:tblPr/>
  </w:style>
  <w:style w:type="table" w:customStyle="1" w:styleId="ac">
    <w:basedOn w:val="TableNormal"/>
    <w:tblPr/>
  </w:style>
  <w:style w:type="table" w:customStyle="1" w:styleId="ad">
    <w:basedOn w:val="TableNormal"/>
    <w:tblPr/>
  </w:style>
  <w:style w:type="table" w:customStyle="1" w:styleId="ae">
    <w:basedOn w:val="TableNormal"/>
    <w:tblPr/>
  </w:style>
  <w:style w:type="table" w:customStyle="1" w:styleId="af">
    <w:basedOn w:val="TableNormal"/>
    <w:tblPr/>
  </w:style>
  <w:style w:type="table" w:customStyle="1" w:styleId="af0">
    <w:basedOn w:val="TableNormal"/>
    <w:tblPr/>
  </w:style>
  <w:style w:type="table" w:customStyle="1" w:styleId="af1">
    <w:basedOn w:val="TableNormal"/>
    <w:tblPr/>
  </w:style>
  <w:style w:type="table" w:customStyle="1" w:styleId="af2">
    <w:basedOn w:val="TableNormal"/>
    <w:tblPr/>
  </w:style>
  <w:style w:type="table" w:customStyle="1" w:styleId="af3">
    <w:basedOn w:val="TableNormal"/>
    <w:tblPr/>
  </w:style>
  <w:style w:type="table" w:customStyle="1" w:styleId="af4">
    <w:basedOn w:val="TableNormal"/>
    <w:tblPr/>
  </w:style>
  <w:style w:type="table" w:customStyle="1" w:styleId="af5">
    <w:basedOn w:val="TableNormal"/>
    <w:tblPr/>
  </w:style>
  <w:style w:type="table" w:customStyle="1" w:styleId="af6">
    <w:basedOn w:val="TableNormal"/>
    <w:tblPr/>
  </w:style>
  <w:style w:type="table" w:customStyle="1" w:styleId="af7">
    <w:basedOn w:val="TableNormal"/>
    <w:tblPr/>
  </w:style>
  <w:style w:type="table" w:customStyle="1" w:styleId="af8">
    <w:basedOn w:val="TableNormal"/>
    <w:tblPr/>
  </w:style>
  <w:style w:type="table" w:customStyle="1" w:styleId="af9">
    <w:basedOn w:val="TableNormal"/>
    <w:tblPr/>
  </w:style>
  <w:style w:type="table" w:customStyle="1" w:styleId="afa">
    <w:basedOn w:val="TableNormal"/>
    <w:tblPr/>
  </w:style>
  <w:style w:type="table" w:customStyle="1" w:styleId="afb">
    <w:basedOn w:val="TableNormal"/>
    <w:tblPr/>
  </w:style>
  <w:style w:type="table" w:customStyle="1" w:styleId="afc">
    <w:basedOn w:val="TableNormal"/>
    <w:tblPr/>
  </w:style>
  <w:style w:type="table" w:customStyle="1" w:styleId="afd">
    <w:basedOn w:val="TableNormal"/>
    <w:tblPr/>
  </w:style>
  <w:style w:type="table" w:customStyle="1" w:styleId="afe">
    <w:basedOn w:val="TableNormal"/>
    <w:tblPr/>
  </w:style>
  <w:style w:type="table" w:customStyle="1" w:styleId="aff">
    <w:basedOn w:val="TableNormal"/>
    <w:tblPr/>
  </w:style>
  <w:style w:type="table" w:customStyle="1" w:styleId="aff0">
    <w:basedOn w:val="TableNormal"/>
    <w:tblPr/>
  </w:style>
  <w:style w:type="table" w:customStyle="1" w:styleId="aff1">
    <w:basedOn w:val="TableNormal"/>
    <w:tblPr/>
  </w:style>
  <w:style w:type="table" w:customStyle="1" w:styleId="aff2">
    <w:basedOn w:val="TableNormal"/>
    <w:tblPr/>
  </w:style>
  <w:style w:type="table" w:customStyle="1" w:styleId="aff3">
    <w:basedOn w:val="TableNormal"/>
    <w:tblPr/>
  </w:style>
  <w:style w:type="table" w:customStyle="1" w:styleId="aff4">
    <w:basedOn w:val="TableNormal"/>
    <w:tblPr/>
  </w:style>
  <w:style w:type="table" w:customStyle="1" w:styleId="aff5">
    <w:basedOn w:val="TableNormal"/>
    <w:tblPr/>
  </w:style>
  <w:style w:type="table" w:customStyle="1" w:styleId="aff6">
    <w:basedOn w:val="TableNormal"/>
    <w:tblPr/>
  </w:style>
  <w:style w:type="table" w:customStyle="1" w:styleId="aff7">
    <w:basedOn w:val="TableNormal"/>
    <w:tblPr/>
  </w:style>
  <w:style w:type="table" w:customStyle="1" w:styleId="aff8">
    <w:basedOn w:val="TableNormal"/>
    <w:tblPr/>
  </w:style>
  <w:style w:type="table" w:customStyle="1" w:styleId="aff9">
    <w:basedOn w:val="TableNormal"/>
    <w:tblPr/>
  </w:style>
  <w:style w:type="table" w:customStyle="1" w:styleId="affa">
    <w:basedOn w:val="TableNormal"/>
    <w:tblPr/>
  </w:style>
  <w:style w:type="table" w:customStyle="1" w:styleId="affb">
    <w:basedOn w:val="TableNormal"/>
    <w:tblPr/>
  </w:style>
  <w:style w:type="table" w:customStyle="1" w:styleId="affc">
    <w:basedOn w:val="TableNormal"/>
    <w:tblPr/>
  </w:style>
  <w:style w:type="table" w:customStyle="1" w:styleId="affd">
    <w:basedOn w:val="TableNormal"/>
    <w:tblPr/>
  </w:style>
  <w:style w:type="table" w:customStyle="1" w:styleId="affe">
    <w:basedOn w:val="TableNormal"/>
    <w:tblPr/>
  </w:style>
  <w:style w:type="table" w:customStyle="1" w:styleId="afff">
    <w:basedOn w:val="TableNormal"/>
    <w:tblPr/>
  </w:style>
  <w:style w:type="table" w:customStyle="1" w:styleId="afff0">
    <w:basedOn w:val="TableNormal"/>
    <w:tblPr/>
  </w:style>
  <w:style w:type="table" w:customStyle="1" w:styleId="afff1">
    <w:basedOn w:val="TableNormal"/>
    <w:tblPr/>
  </w:style>
  <w:style w:type="table" w:customStyle="1" w:styleId="afff2">
    <w:basedOn w:val="TableNormal"/>
    <w:tblPr/>
  </w:style>
  <w:style w:type="table" w:customStyle="1" w:styleId="afff3">
    <w:basedOn w:val="TableNormal"/>
    <w:tblPr/>
  </w:style>
  <w:style w:type="table" w:customStyle="1" w:styleId="afff4">
    <w:basedOn w:val="TableNormal"/>
    <w:tblPr/>
  </w:style>
  <w:style w:type="table" w:customStyle="1" w:styleId="afff5">
    <w:basedOn w:val="TableNormal"/>
    <w:tblPr/>
  </w:style>
  <w:style w:type="table" w:customStyle="1" w:styleId="afff6">
    <w:basedOn w:val="TableNormal"/>
    <w:tblPr/>
  </w:style>
  <w:style w:type="table" w:customStyle="1" w:styleId="afff7">
    <w:basedOn w:val="TableNormal"/>
    <w:tblPr/>
  </w:style>
  <w:style w:type="table" w:customStyle="1" w:styleId="afff8">
    <w:basedOn w:val="TableNormal"/>
    <w:tblPr/>
  </w:style>
  <w:style w:type="table" w:customStyle="1" w:styleId="afff9">
    <w:basedOn w:val="TableNormal"/>
    <w:tblPr/>
  </w:style>
  <w:style w:type="table" w:customStyle="1" w:styleId="afffa">
    <w:basedOn w:val="TableNormal"/>
    <w:tblPr/>
  </w:style>
  <w:style w:type="table" w:customStyle="1" w:styleId="afffb">
    <w:basedOn w:val="TableNormal"/>
    <w:tblPr/>
  </w:style>
  <w:style w:type="table" w:customStyle="1" w:styleId="afffc">
    <w:basedOn w:val="TableNormal"/>
    <w:tblPr/>
  </w:style>
  <w:style w:type="table" w:customStyle="1" w:styleId="afffd">
    <w:basedOn w:val="TableNormal"/>
    <w:tblPr/>
  </w:style>
  <w:style w:type="table" w:customStyle="1" w:styleId="afffe">
    <w:basedOn w:val="TableNormal"/>
    <w:tblPr/>
  </w:style>
  <w:style w:type="table" w:customStyle="1" w:styleId="affff">
    <w:basedOn w:val="TableNormal"/>
    <w:tblPr/>
  </w:style>
  <w:style w:type="table" w:customStyle="1" w:styleId="affff0">
    <w:basedOn w:val="TableNormal"/>
    <w:tblPr/>
  </w:style>
  <w:style w:type="table" w:customStyle="1" w:styleId="affff1">
    <w:basedOn w:val="TableNormal"/>
    <w:tblPr/>
  </w:style>
  <w:style w:type="table" w:customStyle="1" w:styleId="affff2">
    <w:basedOn w:val="TableNormal"/>
    <w:tblPr/>
  </w:style>
  <w:style w:type="table" w:customStyle="1" w:styleId="affff3">
    <w:basedOn w:val="TableNormal"/>
    <w:tblPr/>
  </w:style>
  <w:style w:type="table" w:customStyle="1" w:styleId="affff4">
    <w:basedOn w:val="TableNormal"/>
    <w:tblPr/>
  </w:style>
  <w:style w:type="table" w:customStyle="1" w:styleId="affff5">
    <w:basedOn w:val="TableNormal"/>
    <w:tblPr/>
  </w:style>
  <w:style w:type="table" w:customStyle="1" w:styleId="affff6">
    <w:basedOn w:val="TableNormal"/>
    <w:tblPr/>
  </w:style>
  <w:style w:type="table" w:customStyle="1" w:styleId="affff7">
    <w:basedOn w:val="TableNormal"/>
    <w:tblPr/>
  </w:style>
  <w:style w:type="table" w:customStyle="1" w:styleId="affff8">
    <w:basedOn w:val="TableNormal"/>
    <w:tblPr/>
  </w:style>
  <w:style w:type="table" w:customStyle="1" w:styleId="affff9">
    <w:basedOn w:val="TableNormal"/>
    <w:tblPr/>
  </w:style>
  <w:style w:type="table" w:customStyle="1" w:styleId="affffa">
    <w:basedOn w:val="TableNormal"/>
    <w:tblPr/>
  </w:style>
  <w:style w:type="table" w:customStyle="1" w:styleId="affffb">
    <w:basedOn w:val="TableNormal"/>
    <w:tblPr/>
  </w:style>
  <w:style w:type="table" w:customStyle="1" w:styleId="affffc">
    <w:basedOn w:val="TableNormal"/>
    <w:tblPr/>
  </w:style>
  <w:style w:type="table" w:customStyle="1" w:styleId="affffd">
    <w:basedOn w:val="TableNormal"/>
    <w:tblPr/>
  </w:style>
  <w:style w:type="table" w:customStyle="1" w:styleId="affffe">
    <w:basedOn w:val="TableNormal"/>
    <w:tblPr/>
  </w:style>
  <w:style w:type="table" w:customStyle="1" w:styleId="afffff">
    <w:basedOn w:val="TableNormal"/>
    <w:tblPr/>
  </w:style>
  <w:style w:type="table" w:customStyle="1" w:styleId="afffff0">
    <w:basedOn w:val="TableNormal"/>
    <w:tblPr/>
  </w:style>
  <w:style w:type="table" w:customStyle="1" w:styleId="afffff1">
    <w:basedOn w:val="TableNormal"/>
    <w:tblPr/>
  </w:style>
  <w:style w:type="table" w:customStyle="1" w:styleId="afffff2">
    <w:basedOn w:val="TableNormal"/>
    <w:tblPr/>
  </w:style>
  <w:style w:type="table" w:customStyle="1" w:styleId="afffff3">
    <w:basedOn w:val="TableNormal"/>
    <w:tblPr/>
  </w:style>
  <w:style w:type="table" w:customStyle="1" w:styleId="afffff4">
    <w:basedOn w:val="TableNormal"/>
    <w:tblPr/>
  </w:style>
  <w:style w:type="table" w:customStyle="1" w:styleId="afffff5">
    <w:basedOn w:val="TableNormal"/>
    <w:tblPr/>
  </w:style>
  <w:style w:type="table" w:customStyle="1" w:styleId="afffff6">
    <w:basedOn w:val="TableNormal"/>
    <w:tblPr/>
  </w:style>
  <w:style w:type="table" w:customStyle="1" w:styleId="afffff7">
    <w:basedOn w:val="TableNormal"/>
    <w:tblPr/>
  </w:style>
  <w:style w:type="table" w:customStyle="1" w:styleId="afffff8">
    <w:basedOn w:val="TableNormal"/>
    <w:tblPr/>
  </w:style>
  <w:style w:type="table" w:customStyle="1" w:styleId="afffff9">
    <w:basedOn w:val="TableNormal"/>
    <w:tblPr/>
  </w:style>
  <w:style w:type="table" w:customStyle="1" w:styleId="afffffa">
    <w:basedOn w:val="TableNormal"/>
    <w:tblPr/>
  </w:style>
  <w:style w:type="table" w:customStyle="1" w:styleId="afffffb">
    <w:basedOn w:val="TableNormal"/>
    <w:tblPr/>
  </w:style>
  <w:style w:type="table" w:customStyle="1" w:styleId="afffffc">
    <w:basedOn w:val="TableNormal"/>
    <w:tblPr/>
  </w:style>
  <w:style w:type="table" w:customStyle="1" w:styleId="afffffd">
    <w:basedOn w:val="TableNormal"/>
    <w:tblPr/>
  </w:style>
  <w:style w:type="table" w:customStyle="1" w:styleId="afffffe">
    <w:basedOn w:val="TableNormal"/>
    <w:tblPr/>
  </w:style>
  <w:style w:type="table" w:customStyle="1" w:styleId="affffff">
    <w:basedOn w:val="TableNormal"/>
    <w:tblPr/>
  </w:style>
  <w:style w:type="table" w:customStyle="1" w:styleId="affffff0">
    <w:basedOn w:val="TableNormal"/>
    <w:tblPr/>
  </w:style>
  <w:style w:type="table" w:customStyle="1" w:styleId="affffff1">
    <w:basedOn w:val="TableNormal"/>
    <w:tblPr/>
  </w:style>
  <w:style w:type="table" w:customStyle="1" w:styleId="affffff2">
    <w:basedOn w:val="TableNormal"/>
    <w:tblPr/>
  </w:style>
  <w:style w:type="table" w:customStyle="1" w:styleId="affffff3">
    <w:basedOn w:val="TableNormal"/>
    <w:tblPr/>
  </w:style>
  <w:style w:type="table" w:customStyle="1" w:styleId="affffff4">
    <w:basedOn w:val="TableNormal"/>
    <w:tblPr/>
  </w:style>
  <w:style w:type="table" w:customStyle="1" w:styleId="affffff5">
    <w:basedOn w:val="TableNormal"/>
    <w:tblPr/>
  </w:style>
  <w:style w:type="table" w:customStyle="1" w:styleId="affffff6">
    <w:basedOn w:val="TableNormal"/>
    <w:tblPr/>
  </w:style>
  <w:style w:type="table" w:customStyle="1" w:styleId="affffff7">
    <w:basedOn w:val="TableNormal"/>
    <w:tblPr/>
  </w:style>
  <w:style w:type="table" w:customStyle="1" w:styleId="affffff8">
    <w:basedOn w:val="TableNormal"/>
    <w:tblPr/>
  </w:style>
  <w:style w:type="table" w:customStyle="1" w:styleId="affffff9">
    <w:basedOn w:val="TableNormal"/>
    <w:tblPr/>
  </w:style>
  <w:style w:type="table" w:customStyle="1" w:styleId="affffffa">
    <w:basedOn w:val="TableNormal"/>
    <w:tblPr/>
  </w:style>
  <w:style w:type="table" w:customStyle="1" w:styleId="affffffb">
    <w:basedOn w:val="TableNormal"/>
    <w:tblPr/>
  </w:style>
  <w:style w:type="table" w:customStyle="1" w:styleId="affffffc">
    <w:basedOn w:val="TableNormal"/>
    <w:tblPr/>
  </w:style>
  <w:style w:type="table" w:customStyle="1" w:styleId="affffffd">
    <w:basedOn w:val="TableNormal"/>
    <w:tblPr/>
  </w:style>
  <w:style w:type="table" w:customStyle="1" w:styleId="affffffe">
    <w:basedOn w:val="TableNormal"/>
    <w:tblPr/>
  </w:style>
  <w:style w:type="table" w:customStyle="1" w:styleId="afffffff">
    <w:basedOn w:val="TableNormal"/>
    <w:tblPr/>
  </w:style>
  <w:style w:type="table" w:customStyle="1" w:styleId="afffffff0">
    <w:basedOn w:val="TableNormal"/>
    <w:tblPr/>
  </w:style>
  <w:style w:type="table" w:customStyle="1" w:styleId="afffffff1">
    <w:basedOn w:val="TableNormal"/>
    <w:tblPr/>
  </w:style>
  <w:style w:type="table" w:customStyle="1" w:styleId="afffffff2">
    <w:basedOn w:val="TableNormal"/>
    <w:tblPr/>
  </w:style>
  <w:style w:type="table" w:customStyle="1" w:styleId="afffffff3">
    <w:basedOn w:val="TableNormal"/>
    <w:tblPr/>
  </w:style>
  <w:style w:type="table" w:customStyle="1" w:styleId="afffffff4">
    <w:basedOn w:val="TableNormal"/>
    <w:tblPr/>
  </w:style>
  <w:style w:type="table" w:customStyle="1" w:styleId="afffffff5">
    <w:basedOn w:val="TableNormal"/>
    <w:tblPr/>
  </w:style>
  <w:style w:type="table" w:customStyle="1" w:styleId="afffffff6">
    <w:basedOn w:val="TableNormal"/>
    <w:tblPr/>
  </w:style>
  <w:style w:type="table" w:customStyle="1" w:styleId="afffffff7">
    <w:basedOn w:val="TableNormal"/>
    <w:tblPr/>
  </w:style>
  <w:style w:type="table" w:customStyle="1" w:styleId="afffffff8">
    <w:basedOn w:val="TableNormal"/>
    <w:tblPr/>
  </w:style>
  <w:style w:type="table" w:customStyle="1" w:styleId="afffffff9">
    <w:basedOn w:val="TableNormal"/>
    <w:tblPr/>
  </w:style>
  <w:style w:type="table" w:customStyle="1" w:styleId="afffffffa">
    <w:basedOn w:val="TableNormal"/>
    <w:tblPr/>
  </w:style>
  <w:style w:type="table" w:customStyle="1" w:styleId="afffffffb">
    <w:basedOn w:val="TableNormal"/>
    <w:tblPr/>
  </w:style>
  <w:style w:type="table" w:customStyle="1" w:styleId="afffffffc">
    <w:basedOn w:val="TableNormal"/>
    <w:tblPr/>
  </w:style>
  <w:style w:type="table" w:customStyle="1" w:styleId="afffffffd">
    <w:basedOn w:val="TableNormal"/>
    <w:tblPr/>
  </w:style>
  <w:style w:type="table" w:customStyle="1" w:styleId="afffffffe">
    <w:basedOn w:val="TableNormal"/>
    <w:tblPr/>
  </w:style>
  <w:style w:type="table" w:customStyle="1" w:styleId="affffffff">
    <w:basedOn w:val="TableNormal"/>
    <w:tblPr/>
  </w:style>
  <w:style w:type="table" w:customStyle="1" w:styleId="affffffff0">
    <w:basedOn w:val="TableNormal"/>
    <w:tblPr/>
  </w:style>
  <w:style w:type="table" w:customStyle="1" w:styleId="affffffff1">
    <w:basedOn w:val="TableNormal"/>
    <w:tblPr/>
  </w:style>
  <w:style w:type="table" w:customStyle="1" w:styleId="affffffff2">
    <w:basedOn w:val="TableNormal"/>
    <w:tblPr/>
  </w:style>
  <w:style w:type="table" w:customStyle="1" w:styleId="affffffff3">
    <w:basedOn w:val="TableNormal"/>
    <w:tblPr/>
  </w:style>
  <w:style w:type="table" w:customStyle="1" w:styleId="affffffff4">
    <w:basedOn w:val="TableNormal"/>
    <w:tblPr/>
  </w:style>
  <w:style w:type="table" w:customStyle="1" w:styleId="affffffff5">
    <w:basedOn w:val="TableNormal"/>
    <w:tblPr/>
  </w:style>
  <w:style w:type="table" w:customStyle="1" w:styleId="affffffff6">
    <w:basedOn w:val="TableNormal"/>
    <w:tblPr/>
  </w:style>
  <w:style w:type="table" w:customStyle="1" w:styleId="affffffff7">
    <w:basedOn w:val="TableNormal"/>
    <w:tblPr/>
  </w:style>
  <w:style w:type="table" w:customStyle="1" w:styleId="affffffff8">
    <w:basedOn w:val="TableNormal"/>
    <w:tblPr/>
  </w:style>
  <w:style w:type="table" w:customStyle="1" w:styleId="affffffff9">
    <w:basedOn w:val="TableNormal"/>
    <w:tblPr/>
  </w:style>
  <w:style w:type="table" w:customStyle="1" w:styleId="affffffffa">
    <w:basedOn w:val="TableNormal"/>
    <w:tblPr/>
  </w:style>
  <w:style w:type="table" w:customStyle="1" w:styleId="affffffffb">
    <w:basedOn w:val="TableNormal"/>
    <w:tblPr/>
  </w:style>
  <w:style w:type="table" w:customStyle="1" w:styleId="affffffffc">
    <w:basedOn w:val="TableNormal"/>
    <w:tblPr/>
  </w:style>
  <w:style w:type="table" w:customStyle="1" w:styleId="affffffffd">
    <w:basedOn w:val="TableNormal"/>
    <w:tblPr/>
  </w:style>
  <w:style w:type="table" w:customStyle="1" w:styleId="affffffffe">
    <w:basedOn w:val="TableNormal"/>
    <w:tblPr/>
  </w:style>
  <w:style w:type="table" w:customStyle="1" w:styleId="afffffffff">
    <w:basedOn w:val="TableNormal"/>
    <w:tblPr/>
  </w:style>
  <w:style w:type="table" w:customStyle="1" w:styleId="afffffffff0">
    <w:basedOn w:val="TableNormal"/>
    <w:tblPr/>
  </w:style>
  <w:style w:type="table" w:customStyle="1" w:styleId="afffffffff1">
    <w:basedOn w:val="TableNormal"/>
    <w:tblPr/>
  </w:style>
  <w:style w:type="table" w:customStyle="1" w:styleId="afffffffff2">
    <w:basedOn w:val="TableNormal"/>
    <w:tblPr/>
  </w:style>
  <w:style w:type="table" w:customStyle="1" w:styleId="afffffffff3">
    <w:basedOn w:val="TableNormal"/>
    <w:tblPr/>
  </w:style>
  <w:style w:type="table" w:customStyle="1" w:styleId="afffffffff4">
    <w:basedOn w:val="TableNormal"/>
    <w:tblPr/>
  </w:style>
  <w:style w:type="table" w:customStyle="1" w:styleId="afffffffff5">
    <w:basedOn w:val="TableNormal"/>
    <w:tblPr/>
  </w:style>
  <w:style w:type="table" w:customStyle="1" w:styleId="afffffffff6">
    <w:basedOn w:val="TableNormal"/>
    <w:tblPr/>
  </w:style>
  <w:style w:type="table" w:customStyle="1" w:styleId="afffffffff7">
    <w:basedOn w:val="TableNormal"/>
    <w:tblPr/>
  </w:style>
  <w:style w:type="table" w:customStyle="1" w:styleId="afffffffff8">
    <w:basedOn w:val="TableNormal"/>
    <w:tblPr/>
  </w:style>
  <w:style w:type="table" w:customStyle="1" w:styleId="afffffffff9">
    <w:basedOn w:val="TableNormal"/>
    <w:tblPr/>
  </w:style>
  <w:style w:type="table" w:customStyle="1" w:styleId="afffffffffa">
    <w:basedOn w:val="TableNormal"/>
    <w:tblPr/>
  </w:style>
  <w:style w:type="table" w:customStyle="1" w:styleId="afffffffffb">
    <w:basedOn w:val="TableNormal"/>
    <w:tblPr/>
  </w:style>
  <w:style w:type="table" w:customStyle="1" w:styleId="afffffffffc">
    <w:basedOn w:val="TableNormal"/>
    <w:tblPr/>
  </w:style>
  <w:style w:type="table" w:customStyle="1" w:styleId="afffffffffd">
    <w:basedOn w:val="TableNormal"/>
    <w:tblPr/>
  </w:style>
  <w:style w:type="table" w:customStyle="1" w:styleId="afffffffffe">
    <w:basedOn w:val="TableNormal"/>
    <w:tblPr/>
  </w:style>
  <w:style w:type="table" w:customStyle="1" w:styleId="affffffffff">
    <w:basedOn w:val="TableNormal"/>
    <w:tblPr/>
  </w:style>
  <w:style w:type="table" w:customStyle="1" w:styleId="affffffffff0">
    <w:basedOn w:val="TableNormal"/>
    <w:tblPr/>
  </w:style>
  <w:style w:type="table" w:customStyle="1" w:styleId="affffffffff1">
    <w:basedOn w:val="TableNormal"/>
    <w:tblPr/>
  </w:style>
  <w:style w:type="table" w:customStyle="1" w:styleId="affffffffff2">
    <w:basedOn w:val="TableNormal"/>
    <w:tblPr/>
  </w:style>
  <w:style w:type="table" w:customStyle="1" w:styleId="affffffffff3">
    <w:basedOn w:val="TableNormal"/>
    <w:tblPr/>
  </w:style>
  <w:style w:type="table" w:customStyle="1" w:styleId="affffffffff4">
    <w:basedOn w:val="TableNormal"/>
    <w:tblPr/>
  </w:style>
  <w:style w:type="table" w:customStyle="1" w:styleId="affffffffff5">
    <w:basedOn w:val="TableNormal"/>
    <w:tblPr/>
  </w:style>
  <w:style w:type="table" w:customStyle="1" w:styleId="affffffffff6">
    <w:basedOn w:val="TableNormal"/>
    <w:tblPr/>
  </w:style>
  <w:style w:type="table" w:customStyle="1" w:styleId="affffffffff7">
    <w:basedOn w:val="TableNormal"/>
    <w:tblPr/>
  </w:style>
  <w:style w:type="table" w:customStyle="1" w:styleId="affffffffff8">
    <w:basedOn w:val="TableNormal"/>
    <w:tblPr/>
  </w:style>
  <w:style w:type="table" w:customStyle="1" w:styleId="affffffffff9">
    <w:basedOn w:val="TableNormal"/>
    <w:tblPr/>
  </w:style>
  <w:style w:type="table" w:customStyle="1" w:styleId="affffffffffa">
    <w:basedOn w:val="TableNormal"/>
    <w:tblPr/>
  </w:style>
  <w:style w:type="table" w:customStyle="1" w:styleId="affffffffffb">
    <w:basedOn w:val="TableNormal"/>
    <w:tblPr/>
  </w:style>
  <w:style w:type="table" w:customStyle="1" w:styleId="affffffffffc">
    <w:basedOn w:val="TableNormal"/>
    <w:tblPr/>
  </w:style>
  <w:style w:type="table" w:customStyle="1" w:styleId="affffffffffd">
    <w:basedOn w:val="TableNormal"/>
    <w:tblPr/>
  </w:style>
  <w:style w:type="table" w:customStyle="1" w:styleId="affffffffffe">
    <w:basedOn w:val="TableNormal"/>
    <w:tblPr/>
  </w:style>
  <w:style w:type="table" w:customStyle="1" w:styleId="afffffffffff">
    <w:basedOn w:val="TableNormal"/>
    <w:tblPr/>
  </w:style>
  <w:style w:type="table" w:customStyle="1" w:styleId="afffffffffff0">
    <w:basedOn w:val="TableNormal"/>
    <w:tblPr/>
  </w:style>
  <w:style w:type="table" w:customStyle="1" w:styleId="afffffffffff1"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ffff2">
    <w:basedOn w:val="TableNormal"/>
    <w:tblPr/>
  </w:style>
  <w:style w:type="table" w:customStyle="1" w:styleId="afffffffffff3">
    <w:basedOn w:val="TableNormal"/>
    <w:tblPr/>
  </w:style>
  <w:style w:type="table" w:customStyle="1" w:styleId="afffffffffff4">
    <w:basedOn w:val="TableNormal"/>
    <w:tblPr/>
  </w:style>
  <w:style w:type="table" w:customStyle="1" w:styleId="afffffffffff5">
    <w:basedOn w:val="TableNormal"/>
    <w:tblPr/>
  </w:style>
  <w:style w:type="table" w:customStyle="1" w:styleId="afffffffffff6">
    <w:basedOn w:val="TableNormal"/>
    <w:tblPr/>
  </w:style>
  <w:style w:type="table" w:customStyle="1" w:styleId="afffffffffff7">
    <w:basedOn w:val="TableNormal"/>
    <w:tblPr/>
  </w:style>
  <w:style w:type="table" w:customStyle="1" w:styleId="afffffffffff8">
    <w:basedOn w:val="TableNormal"/>
    <w:tblPr/>
  </w:style>
  <w:style w:type="table" w:customStyle="1" w:styleId="afffffffffff9">
    <w:basedOn w:val="TableNormal"/>
    <w:tblPr/>
  </w:style>
  <w:style w:type="table" w:customStyle="1" w:styleId="afffffffffffa">
    <w:basedOn w:val="TableNormal"/>
    <w:tblPr/>
  </w:style>
  <w:style w:type="table" w:customStyle="1" w:styleId="afffffffffffb">
    <w:basedOn w:val="TableNormal"/>
    <w:tblPr/>
  </w:style>
  <w:style w:type="table" w:customStyle="1" w:styleId="afffffffffffc">
    <w:basedOn w:val="TableNormal"/>
    <w:tblPr/>
  </w:style>
  <w:style w:type="table" w:customStyle="1" w:styleId="afffffffffffd">
    <w:basedOn w:val="TableNormal"/>
    <w:tblPr/>
  </w:style>
  <w:style w:type="table" w:customStyle="1" w:styleId="afffffffffffe">
    <w:basedOn w:val="TableNormal"/>
    <w:tblPr/>
  </w:style>
  <w:style w:type="table" w:customStyle="1" w:styleId="affffffffffff">
    <w:basedOn w:val="TableNormal"/>
    <w:tblPr/>
  </w:style>
  <w:style w:type="table" w:customStyle="1" w:styleId="affffffffffff0">
    <w:basedOn w:val="TableNormal"/>
    <w:tblPr/>
  </w:style>
  <w:style w:type="table" w:customStyle="1" w:styleId="affffffffffff1">
    <w:basedOn w:val="TableNormal"/>
    <w:tblPr/>
  </w:style>
  <w:style w:type="table" w:customStyle="1" w:styleId="affffffffffff2">
    <w:basedOn w:val="TableNormal"/>
    <w:tblPr/>
  </w:style>
  <w:style w:type="table" w:customStyle="1" w:styleId="affffffffffff3">
    <w:basedOn w:val="TableNormal"/>
    <w:tblPr/>
  </w:style>
  <w:style w:type="table" w:customStyle="1" w:styleId="affffffffffff4">
    <w:basedOn w:val="TableNormal"/>
    <w:tblPr/>
  </w:style>
  <w:style w:type="table" w:customStyle="1" w:styleId="affffffffffff5">
    <w:basedOn w:val="TableNormal"/>
    <w:tblPr/>
  </w:style>
  <w:style w:type="table" w:customStyle="1" w:styleId="affffffffffff6">
    <w:basedOn w:val="TableNormal"/>
    <w:tblPr/>
  </w:style>
  <w:style w:type="table" w:customStyle="1" w:styleId="affffffffffff7">
    <w:basedOn w:val="TableNormal"/>
    <w:tblPr/>
  </w:style>
  <w:style w:type="table" w:customStyle="1" w:styleId="affffffffffff8">
    <w:basedOn w:val="TableNormal"/>
    <w:tblPr/>
  </w:style>
  <w:style w:type="table" w:customStyle="1" w:styleId="affffffffffff9">
    <w:basedOn w:val="TableNormal"/>
    <w:tblPr/>
  </w:style>
  <w:style w:type="table" w:customStyle="1" w:styleId="affffffffffffa">
    <w:basedOn w:val="TableNormal"/>
    <w:tblPr/>
  </w:style>
  <w:style w:type="table" w:customStyle="1" w:styleId="affffffffffffb">
    <w:basedOn w:val="TableNormal"/>
    <w:tblPr/>
  </w:style>
  <w:style w:type="table" w:customStyle="1" w:styleId="affffffffffffc">
    <w:basedOn w:val="TableNormal"/>
    <w:tblPr/>
  </w:style>
  <w:style w:type="table" w:customStyle="1" w:styleId="affffffffffffd">
    <w:basedOn w:val="TableNormal"/>
    <w:tblPr/>
  </w:style>
  <w:style w:type="table" w:customStyle="1" w:styleId="affffffffffffe">
    <w:basedOn w:val="TableNormal"/>
    <w:tblPr/>
  </w:style>
  <w:style w:type="table" w:customStyle="1" w:styleId="afffffffffffff">
    <w:basedOn w:val="TableNormal"/>
    <w:tblPr/>
  </w:style>
  <w:style w:type="table" w:customStyle="1" w:styleId="afffffffffffff0">
    <w:basedOn w:val="TableNormal"/>
    <w:tblPr/>
  </w:style>
  <w:style w:type="table" w:customStyle="1" w:styleId="afffffffffffff1">
    <w:basedOn w:val="TableNormal"/>
    <w:tblPr/>
  </w:style>
  <w:style w:type="table" w:customStyle="1" w:styleId="afffffffffffff2">
    <w:basedOn w:val="TableNormal"/>
    <w:tblPr/>
  </w:style>
  <w:style w:type="table" w:customStyle="1" w:styleId="afffffffffffff3">
    <w:basedOn w:val="TableNormal"/>
    <w:tblPr/>
  </w:style>
  <w:style w:type="table" w:customStyle="1" w:styleId="afffffffffffff4">
    <w:basedOn w:val="TableNormal"/>
    <w:tblPr/>
  </w:style>
  <w:style w:type="table" w:customStyle="1" w:styleId="afffffffffffff5">
    <w:basedOn w:val="TableNormal"/>
    <w:tblPr/>
  </w:style>
  <w:style w:type="table" w:customStyle="1" w:styleId="afffffffffffff6">
    <w:basedOn w:val="TableNormal"/>
    <w:tblPr/>
  </w:style>
  <w:style w:type="table" w:customStyle="1" w:styleId="afffffffffffff7">
    <w:basedOn w:val="TableNormal"/>
    <w:tblPr/>
  </w:style>
  <w:style w:type="table" w:customStyle="1" w:styleId="afffffffffffff8">
    <w:basedOn w:val="TableNormal"/>
    <w:tblPr/>
  </w:style>
  <w:style w:type="table" w:customStyle="1" w:styleId="afffffffffffff9">
    <w:basedOn w:val="TableNormal"/>
    <w:tblPr/>
  </w:style>
  <w:style w:type="table" w:customStyle="1" w:styleId="afffffffffffffa">
    <w:basedOn w:val="TableNormal"/>
    <w:tblPr/>
  </w:style>
  <w:style w:type="table" w:customStyle="1" w:styleId="afffffffffffffb">
    <w:basedOn w:val="TableNormal"/>
    <w:tblPr/>
  </w:style>
  <w:style w:type="table" w:customStyle="1" w:styleId="afffffffffffffc">
    <w:basedOn w:val="TableNormal"/>
    <w:tblPr/>
  </w:style>
  <w:style w:type="table" w:customStyle="1" w:styleId="afffffffffffffd">
    <w:basedOn w:val="TableNormal"/>
    <w:tblPr/>
  </w:style>
  <w:style w:type="table" w:customStyle="1" w:styleId="afffffffffffffe">
    <w:basedOn w:val="TableNormal"/>
    <w:tblPr/>
  </w:style>
  <w:style w:type="table" w:customStyle="1" w:styleId="affffffffffffff">
    <w:basedOn w:val="TableNormal"/>
    <w:tblPr/>
  </w:style>
  <w:style w:type="table" w:customStyle="1" w:styleId="affffffffffffff0">
    <w:basedOn w:val="TableNormal"/>
    <w:tblPr/>
  </w:style>
  <w:style w:type="table" w:customStyle="1" w:styleId="affffffffffffff1">
    <w:basedOn w:val="TableNormal"/>
    <w:tblPr/>
  </w:style>
  <w:style w:type="table" w:customStyle="1" w:styleId="affffffffffffff2">
    <w:basedOn w:val="TableNormal"/>
    <w:tblPr/>
  </w:style>
  <w:style w:type="table" w:customStyle="1" w:styleId="affffffffffffff3">
    <w:basedOn w:val="TableNormal"/>
    <w:tblPr/>
  </w:style>
  <w:style w:type="table" w:customStyle="1" w:styleId="affffffffffffff4">
    <w:basedOn w:val="TableNormal"/>
    <w:tblPr/>
  </w:style>
  <w:style w:type="table" w:customStyle="1" w:styleId="affffffffffffff5">
    <w:basedOn w:val="TableNormal"/>
    <w:tblPr/>
  </w:style>
  <w:style w:type="table" w:customStyle="1" w:styleId="affffffffffffff6">
    <w:basedOn w:val="TableNormal"/>
    <w:tblPr/>
  </w:style>
  <w:style w:type="table" w:customStyle="1" w:styleId="affffffffffffff7">
    <w:basedOn w:val="TableNormal"/>
    <w:tblPr/>
  </w:style>
  <w:style w:type="table" w:customStyle="1" w:styleId="affffffffffffff8">
    <w:basedOn w:val="TableNormal"/>
    <w:tblPr/>
  </w:style>
  <w:style w:type="table" w:customStyle="1" w:styleId="affffffffffffff9">
    <w:basedOn w:val="TableNormal"/>
    <w:tblPr/>
  </w:style>
  <w:style w:type="table" w:customStyle="1" w:styleId="affffffffffffffa">
    <w:basedOn w:val="TableNormal"/>
    <w:tblPr/>
  </w:style>
  <w:style w:type="table" w:customStyle="1" w:styleId="affffffffffffffb">
    <w:basedOn w:val="TableNormal"/>
    <w:tblPr/>
  </w:style>
  <w:style w:type="table" w:customStyle="1" w:styleId="affffffffffffffc">
    <w:basedOn w:val="TableNormal"/>
    <w:tblPr/>
  </w:style>
  <w:style w:type="table" w:customStyle="1" w:styleId="affffffffffffffd">
    <w:basedOn w:val="TableNormal"/>
    <w:tblPr/>
  </w:style>
  <w:style w:type="table" w:customStyle="1" w:styleId="affffffffffffffe">
    <w:basedOn w:val="TableNormal"/>
    <w:tblPr/>
  </w:style>
  <w:style w:type="table" w:customStyle="1" w:styleId="afffffffffffffff">
    <w:basedOn w:val="TableNormal"/>
    <w:tblPr/>
  </w:style>
  <w:style w:type="table" w:customStyle="1" w:styleId="afffffffffffffff0">
    <w:basedOn w:val="TableNormal"/>
    <w:tblPr/>
  </w:style>
  <w:style w:type="table" w:customStyle="1" w:styleId="afffffffffffffff1">
    <w:basedOn w:val="TableNormal"/>
    <w:tblPr/>
  </w:style>
  <w:style w:type="table" w:customStyle="1" w:styleId="afffffffffffffff2">
    <w:basedOn w:val="TableNormal"/>
    <w:tblPr/>
  </w:style>
  <w:style w:type="table" w:customStyle="1" w:styleId="afffffffffffffff3">
    <w:basedOn w:val="TableNormal"/>
    <w:tblPr/>
  </w:style>
  <w:style w:type="table" w:customStyle="1" w:styleId="afffffffffffffff4">
    <w:basedOn w:val="TableNormal"/>
    <w:tblPr/>
  </w:style>
  <w:style w:type="table" w:customStyle="1" w:styleId="afffffffffffffff5">
    <w:basedOn w:val="TableNormal"/>
    <w:tblPr/>
  </w:style>
  <w:style w:type="table" w:customStyle="1" w:styleId="afffffffffffffff6">
    <w:basedOn w:val="TableNormal"/>
    <w:tblPr/>
  </w:style>
  <w:style w:type="table" w:customStyle="1" w:styleId="afffffffffffffff7">
    <w:basedOn w:val="TableNormal"/>
    <w:tblPr/>
  </w:style>
  <w:style w:type="table" w:customStyle="1" w:styleId="afffffffffffffff8">
    <w:basedOn w:val="TableNormal"/>
    <w:tblPr/>
  </w:style>
  <w:style w:type="table" w:customStyle="1" w:styleId="afffffffffffffff9">
    <w:basedOn w:val="TableNormal"/>
    <w:tblPr/>
  </w:style>
  <w:style w:type="table" w:customStyle="1" w:styleId="afffffffffffffffa">
    <w:basedOn w:val="TableNormal"/>
    <w:tblPr/>
  </w:style>
  <w:style w:type="table" w:customStyle="1" w:styleId="afffffffffffffffb">
    <w:basedOn w:val="TableNormal"/>
    <w:tblPr/>
  </w:style>
  <w:style w:type="table" w:customStyle="1" w:styleId="afffffffffffffffc">
    <w:basedOn w:val="TableNormal"/>
    <w:tblPr/>
  </w:style>
  <w:style w:type="table" w:customStyle="1" w:styleId="afffffffffffffffd">
    <w:basedOn w:val="TableNormal"/>
    <w:tblPr/>
  </w:style>
  <w:style w:type="table" w:customStyle="1" w:styleId="afffffffffffffffe">
    <w:basedOn w:val="TableNormal"/>
    <w:tblPr/>
  </w:style>
  <w:style w:type="table" w:customStyle="1" w:styleId="affffffffffffffff">
    <w:basedOn w:val="TableNormal"/>
    <w:tblPr/>
  </w:style>
  <w:style w:type="table" w:customStyle="1" w:styleId="affffffffffffffff0">
    <w:basedOn w:val="TableNormal"/>
    <w:tblPr/>
  </w:style>
  <w:style w:type="table" w:customStyle="1" w:styleId="affffffffffffffff1">
    <w:basedOn w:val="TableNormal"/>
    <w:tblPr/>
  </w:style>
  <w:style w:type="table" w:customStyle="1" w:styleId="affffffffffffffff2">
    <w:basedOn w:val="TableNormal"/>
    <w:tblPr/>
  </w:style>
  <w:style w:type="table" w:customStyle="1" w:styleId="affffffffffffffff3">
    <w:basedOn w:val="TableNormal"/>
    <w:tblPr/>
  </w:style>
  <w:style w:type="table" w:customStyle="1" w:styleId="affffffffffffffff4">
    <w:basedOn w:val="TableNormal"/>
    <w:tblPr/>
  </w:style>
  <w:style w:type="table" w:customStyle="1" w:styleId="affffffffffffffff5">
    <w:basedOn w:val="TableNormal"/>
    <w:tblPr/>
  </w:style>
  <w:style w:type="table" w:customStyle="1" w:styleId="affffffffffffffff6">
    <w:basedOn w:val="TableNormal"/>
    <w:tblPr/>
  </w:style>
  <w:style w:type="table" w:customStyle="1" w:styleId="affffffffffffffff7">
    <w:basedOn w:val="TableNormal"/>
    <w:tblPr/>
  </w:style>
  <w:style w:type="table" w:customStyle="1" w:styleId="affffffffffffffff8">
    <w:basedOn w:val="TableNormal"/>
    <w:tblPr/>
  </w:style>
  <w:style w:type="table" w:customStyle="1" w:styleId="affffffffffffffff9">
    <w:basedOn w:val="TableNormal"/>
    <w:tblPr/>
  </w:style>
  <w:style w:type="table" w:customStyle="1" w:styleId="affffffffffffffffa">
    <w:basedOn w:val="TableNormal"/>
    <w:tblPr/>
  </w:style>
  <w:style w:type="table" w:customStyle="1" w:styleId="affffffffffffffffb">
    <w:basedOn w:val="TableNormal"/>
    <w:tblPr/>
  </w:style>
  <w:style w:type="table" w:customStyle="1" w:styleId="affffffffffffffffc">
    <w:basedOn w:val="TableNormal"/>
    <w:tblPr/>
  </w:style>
  <w:style w:type="table" w:customStyle="1" w:styleId="affffffffffffffffd">
    <w:basedOn w:val="TableNormal"/>
    <w:tblPr/>
  </w:style>
  <w:style w:type="table" w:customStyle="1" w:styleId="affffffffffffffffe">
    <w:basedOn w:val="TableNormal"/>
    <w:tblPr/>
  </w:style>
  <w:style w:type="table" w:customStyle="1" w:styleId="afffffffffffffffff">
    <w:basedOn w:val="TableNormal"/>
    <w:tblPr/>
  </w:style>
  <w:style w:type="table" w:customStyle="1" w:styleId="afffffffffffffffff0">
    <w:basedOn w:val="TableNormal"/>
    <w:tblPr/>
  </w:style>
  <w:style w:type="table" w:customStyle="1" w:styleId="afffffffffffffffff1">
    <w:basedOn w:val="TableNormal"/>
    <w:tblPr/>
  </w:style>
  <w:style w:type="table" w:customStyle="1" w:styleId="afffffffffffffffff2">
    <w:basedOn w:val="TableNormal"/>
    <w:tblPr/>
  </w:style>
  <w:style w:type="table" w:customStyle="1" w:styleId="afffffffffffffffff3">
    <w:basedOn w:val="TableNormal"/>
    <w:tblPr/>
  </w:style>
  <w:style w:type="table" w:customStyle="1" w:styleId="afffffffffffffffff4">
    <w:basedOn w:val="TableNormal"/>
    <w:tblPr/>
  </w:style>
  <w:style w:type="table" w:customStyle="1" w:styleId="afffffffffffffffff5">
    <w:basedOn w:val="TableNormal"/>
    <w:tblPr/>
  </w:style>
  <w:style w:type="table" w:customStyle="1" w:styleId="afffffffffffffffff6">
    <w:basedOn w:val="TableNormal"/>
    <w:tblPr/>
  </w:style>
  <w:style w:type="table" w:customStyle="1" w:styleId="afffffffffffffffff7">
    <w:basedOn w:val="TableNormal"/>
    <w:tblPr/>
  </w:style>
  <w:style w:type="table" w:customStyle="1" w:styleId="afffffffffffffffff8">
    <w:basedOn w:val="TableNormal"/>
    <w:tblPr/>
  </w:style>
  <w:style w:type="table" w:customStyle="1" w:styleId="afffffffffffffffff9">
    <w:basedOn w:val="TableNormal"/>
    <w:tblPr/>
  </w:style>
  <w:style w:type="table" w:customStyle="1" w:styleId="afffffffffffffffffa">
    <w:basedOn w:val="TableNormal"/>
    <w:tblPr/>
  </w:style>
  <w:style w:type="table" w:customStyle="1" w:styleId="afffffffffffffffffb">
    <w:basedOn w:val="TableNormal"/>
    <w:tblPr/>
  </w:style>
  <w:style w:type="table" w:customStyle="1" w:styleId="afffffffffffffffffc">
    <w:basedOn w:val="TableNormal"/>
    <w:tblPr/>
  </w:style>
  <w:style w:type="table" w:customStyle="1" w:styleId="afffffffffffffffffd">
    <w:basedOn w:val="TableNormal"/>
    <w:tblPr/>
  </w:style>
  <w:style w:type="table" w:customStyle="1" w:styleId="afffffffffffffffffe">
    <w:basedOn w:val="TableNormal"/>
    <w:tblPr/>
  </w:style>
  <w:style w:type="table" w:customStyle="1" w:styleId="affffffffffffffffff">
    <w:basedOn w:val="TableNormal"/>
    <w:tblPr/>
  </w:style>
  <w:style w:type="table" w:customStyle="1" w:styleId="affffffffffffffffff0">
    <w:basedOn w:val="TableNormal"/>
    <w:tblPr/>
  </w:style>
  <w:style w:type="table" w:customStyle="1" w:styleId="affffffffffffffffff1">
    <w:basedOn w:val="TableNormal"/>
    <w:tblPr/>
  </w:style>
  <w:style w:type="table" w:customStyle="1" w:styleId="affffffffffffffffff2">
    <w:basedOn w:val="TableNormal"/>
    <w:tblPr/>
  </w:style>
  <w:style w:type="table" w:customStyle="1" w:styleId="affffffffffffffffff3">
    <w:basedOn w:val="TableNormal"/>
    <w:tblPr/>
  </w:style>
  <w:style w:type="table" w:customStyle="1" w:styleId="affffffffffffffffff4">
    <w:basedOn w:val="TableNormal"/>
    <w:tblPr/>
  </w:style>
  <w:style w:type="table" w:customStyle="1" w:styleId="affffffffffffffffff5">
    <w:basedOn w:val="TableNormal"/>
    <w:tblPr/>
  </w:style>
  <w:style w:type="table" w:customStyle="1" w:styleId="affffffffffffffffff6">
    <w:basedOn w:val="TableNormal"/>
    <w:tblPr/>
  </w:style>
  <w:style w:type="table" w:customStyle="1" w:styleId="affffffffffffffffff7">
    <w:basedOn w:val="TableNormal"/>
    <w:tblPr/>
  </w:style>
  <w:style w:type="table" w:customStyle="1" w:styleId="affffffffffffffffff8">
    <w:basedOn w:val="TableNormal"/>
    <w:tblPr/>
  </w:style>
  <w:style w:type="table" w:customStyle="1" w:styleId="affffffffffffffffff9">
    <w:basedOn w:val="TableNormal"/>
    <w:tblPr/>
  </w:style>
  <w:style w:type="table" w:customStyle="1" w:styleId="affffffffffffffffffa">
    <w:basedOn w:val="TableNormal"/>
    <w:tblPr/>
  </w:style>
  <w:style w:type="table" w:customStyle="1" w:styleId="affffffffffffffffffb">
    <w:basedOn w:val="TableNormal"/>
    <w:tblPr/>
  </w:style>
  <w:style w:type="table" w:customStyle="1" w:styleId="affffffffffffffffffc">
    <w:basedOn w:val="TableNormal"/>
    <w:tblPr/>
  </w:style>
  <w:style w:type="table" w:customStyle="1" w:styleId="affffffffffffffffffd">
    <w:basedOn w:val="TableNormal"/>
    <w:tblPr/>
  </w:style>
  <w:style w:type="table" w:customStyle="1" w:styleId="affffffffffffffffffe">
    <w:basedOn w:val="TableNormal"/>
    <w:tblPr/>
  </w:style>
  <w:style w:type="table" w:customStyle="1" w:styleId="afffffffffffffffffff">
    <w:basedOn w:val="TableNormal"/>
    <w:tblPr/>
  </w:style>
  <w:style w:type="table" w:customStyle="1" w:styleId="afffffffffffffffffff0">
    <w:basedOn w:val="TableNormal"/>
    <w:tblPr/>
  </w:style>
  <w:style w:type="table" w:customStyle="1" w:styleId="afffffffffffffffffff1">
    <w:basedOn w:val="TableNormal"/>
    <w:tblPr/>
  </w:style>
  <w:style w:type="table" w:customStyle="1" w:styleId="afffffffffffffffffff2">
    <w:basedOn w:val="TableNormal"/>
    <w:tblPr/>
  </w:style>
  <w:style w:type="table" w:customStyle="1" w:styleId="afffffffffffffffffff3">
    <w:basedOn w:val="TableNormal"/>
    <w:tblPr/>
  </w:style>
  <w:style w:type="table" w:customStyle="1" w:styleId="afffffffffffffffffff4">
    <w:basedOn w:val="TableNormal"/>
    <w:tblPr/>
  </w:style>
  <w:style w:type="table" w:customStyle="1" w:styleId="afffffffffffffffffff5">
    <w:basedOn w:val="TableNormal"/>
    <w:tblPr/>
  </w:style>
  <w:style w:type="table" w:customStyle="1" w:styleId="afffffffffffffffffff6">
    <w:basedOn w:val="TableNormal"/>
    <w:tblPr/>
  </w:style>
  <w:style w:type="table" w:customStyle="1" w:styleId="afffffffffffffffffff7">
    <w:basedOn w:val="TableNormal"/>
    <w:tblPr/>
  </w:style>
  <w:style w:type="table" w:customStyle="1" w:styleId="afffffffffffffffffff8">
    <w:basedOn w:val="TableNormal"/>
    <w:tblPr/>
  </w:style>
  <w:style w:type="table" w:customStyle="1" w:styleId="afffffffffffffffffff9">
    <w:basedOn w:val="TableNormal"/>
    <w:tblPr/>
  </w:style>
  <w:style w:type="table" w:customStyle="1" w:styleId="afffffffffffffffffffa">
    <w:basedOn w:val="TableNormal"/>
    <w:tblPr/>
  </w:style>
  <w:style w:type="table" w:customStyle="1" w:styleId="afffffffffffffffffffb">
    <w:basedOn w:val="TableNormal"/>
    <w:tblPr/>
  </w:style>
  <w:style w:type="table" w:customStyle="1" w:styleId="afffffffffffffffffffc">
    <w:basedOn w:val="TableNormal"/>
    <w:tblPr/>
  </w:style>
  <w:style w:type="table" w:customStyle="1" w:styleId="afffffffffffffffffffd">
    <w:basedOn w:val="TableNormal"/>
    <w:tblPr/>
  </w:style>
  <w:style w:type="table" w:customStyle="1" w:styleId="afffffffffffffffffffe">
    <w:basedOn w:val="TableNormal"/>
    <w:tblPr/>
  </w:style>
  <w:style w:type="table" w:customStyle="1" w:styleId="affffffffffffffffffff">
    <w:basedOn w:val="TableNormal"/>
    <w:tblPr/>
  </w:style>
  <w:style w:type="table" w:customStyle="1" w:styleId="affffffffffffffffffff0">
    <w:basedOn w:val="TableNormal"/>
    <w:tblPr/>
  </w:style>
  <w:style w:type="table" w:customStyle="1" w:styleId="affffffffffffffffffff1">
    <w:basedOn w:val="TableNormal"/>
    <w:tblPr/>
  </w:style>
  <w:style w:type="table" w:customStyle="1" w:styleId="affffffffffffffffffff2">
    <w:basedOn w:val="TableNormal"/>
    <w:tblPr/>
  </w:style>
  <w:style w:type="table" w:customStyle="1" w:styleId="affffffffffffffffffff3">
    <w:basedOn w:val="TableNormal"/>
    <w:tblPr/>
  </w:style>
  <w:style w:type="table" w:customStyle="1" w:styleId="affffffffffffffffffff4">
    <w:basedOn w:val="TableNormal"/>
    <w:tblPr/>
  </w:style>
  <w:style w:type="table" w:customStyle="1" w:styleId="affffffffffffffffffff5">
    <w:basedOn w:val="TableNormal"/>
    <w:tblPr/>
  </w:style>
  <w:style w:type="table" w:customStyle="1" w:styleId="affffffffffffffffffff6">
    <w:basedOn w:val="TableNormal"/>
    <w:tblPr/>
  </w:style>
  <w:style w:type="table" w:customStyle="1" w:styleId="affffffffffffffffffff7">
    <w:basedOn w:val="TableNormal"/>
    <w:tblPr/>
  </w:style>
  <w:style w:type="table" w:customStyle="1" w:styleId="affffffffffffffffffff8">
    <w:basedOn w:val="TableNormal"/>
    <w:tblPr/>
  </w:style>
  <w:style w:type="table" w:customStyle="1" w:styleId="affffffffffffffffffff9">
    <w:basedOn w:val="TableNormal"/>
    <w:tblPr/>
  </w:style>
  <w:style w:type="table" w:customStyle="1" w:styleId="affffffffffffffffffffa">
    <w:basedOn w:val="TableNormal"/>
    <w:tblPr/>
  </w:style>
  <w:style w:type="table" w:customStyle="1" w:styleId="affffffffffffffffffffb">
    <w:basedOn w:val="TableNormal"/>
    <w:tblPr/>
  </w:style>
  <w:style w:type="table" w:customStyle="1" w:styleId="affffffffffffffffffffc">
    <w:basedOn w:val="TableNormal"/>
    <w:tblPr/>
  </w:style>
  <w:style w:type="table" w:customStyle="1" w:styleId="affffffffffffffffffffd">
    <w:basedOn w:val="TableNormal"/>
    <w:tblPr/>
  </w:style>
  <w:style w:type="table" w:customStyle="1" w:styleId="affffffffffffffffffffe">
    <w:basedOn w:val="TableNormal"/>
    <w:tblPr/>
  </w:style>
  <w:style w:type="table" w:customStyle="1" w:styleId="afffffffffffffffffffff">
    <w:basedOn w:val="TableNormal"/>
    <w:tblPr/>
  </w:style>
  <w:style w:type="table" w:customStyle="1" w:styleId="afffffffffffffffffffff0">
    <w:basedOn w:val="TableNormal"/>
    <w:tblPr/>
  </w:style>
  <w:style w:type="table" w:customStyle="1" w:styleId="afffffffffffffffffffff1">
    <w:basedOn w:val="TableNormal"/>
    <w:tblPr/>
  </w:style>
  <w:style w:type="table" w:customStyle="1" w:styleId="afffffffffffffffffffff2">
    <w:basedOn w:val="TableNormal"/>
    <w:tblPr/>
  </w:style>
  <w:style w:type="table" w:customStyle="1" w:styleId="afffffffffffffffffffff3">
    <w:basedOn w:val="TableNormal"/>
    <w:tblPr/>
  </w:style>
  <w:style w:type="table" w:customStyle="1" w:styleId="afffffffffffffffffffff4">
    <w:basedOn w:val="TableNormal"/>
    <w:tblPr/>
  </w:style>
  <w:style w:type="table" w:customStyle="1" w:styleId="afffffffffffffffffffff5">
    <w:basedOn w:val="TableNormal"/>
    <w:tblPr/>
  </w:style>
  <w:style w:type="table" w:customStyle="1" w:styleId="afffffffffffffffffffff6">
    <w:basedOn w:val="TableNormal"/>
    <w:tblPr/>
  </w:style>
  <w:style w:type="table" w:customStyle="1" w:styleId="afffffffffffffffffffff7">
    <w:basedOn w:val="TableNormal"/>
    <w:tblPr/>
  </w:style>
  <w:style w:type="table" w:customStyle="1" w:styleId="afffffffffffffffffffff8">
    <w:basedOn w:val="TableNormal"/>
    <w:tblPr/>
  </w:style>
  <w:style w:type="table" w:customStyle="1" w:styleId="afffffffffffffffffffff9">
    <w:basedOn w:val="TableNormal"/>
    <w:tblPr/>
  </w:style>
  <w:style w:type="table" w:customStyle="1" w:styleId="afffffffffffffffffffffa">
    <w:basedOn w:val="TableNormal"/>
    <w:tblPr/>
  </w:style>
  <w:style w:type="table" w:customStyle="1" w:styleId="afffffffffffffffffffffb">
    <w:basedOn w:val="TableNormal"/>
    <w:tblPr/>
  </w:style>
  <w:style w:type="table" w:customStyle="1" w:styleId="afffffffffffffffffffffc">
    <w:basedOn w:val="TableNormal"/>
    <w:tblPr/>
  </w:style>
  <w:style w:type="table" w:customStyle="1" w:styleId="afffffffffffffffffffffd">
    <w:basedOn w:val="TableNormal"/>
    <w:tblPr/>
  </w:style>
  <w:style w:type="table" w:customStyle="1" w:styleId="afffffffffffffffffffffe">
    <w:basedOn w:val="TableNormal"/>
    <w:tblPr/>
  </w:style>
  <w:style w:type="table" w:customStyle="1" w:styleId="affffffffffffffffffffff">
    <w:basedOn w:val="TableNormal"/>
    <w:tblPr/>
  </w:style>
  <w:style w:type="table" w:customStyle="1" w:styleId="affffffffffffffffffffff0">
    <w:basedOn w:val="TableNormal"/>
    <w:tblPr/>
  </w:style>
  <w:style w:type="table" w:customStyle="1" w:styleId="affffffffffffffffffffff1">
    <w:basedOn w:val="TableNormal"/>
    <w:tblPr/>
  </w:style>
  <w:style w:type="table" w:customStyle="1" w:styleId="affffffffffffffffffffff2">
    <w:basedOn w:val="TableNormal"/>
    <w:tblPr/>
  </w:style>
  <w:style w:type="table" w:customStyle="1" w:styleId="affffffffffffffffffffff3">
    <w:basedOn w:val="TableNormal"/>
    <w:tblPr/>
  </w:style>
  <w:style w:type="table" w:customStyle="1" w:styleId="affffffffffffffffffffff4"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D3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tel:+6493553366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tel:+6493553366" TargetMode="External"/><Relationship Id="rId17" Type="http://schemas.openxmlformats.org/officeDocument/2006/relationships/hyperlink" Target="https://www.qantas.com/nz-travelpolicydocume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qantas.com/nz/en/book-a-trip/flights.html?cmpid=emc-qantas-nz-amtexpiry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qantas.com/nz-travelpolicydocument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5dbef7-6107-486d-ba4e-77e659c0bc07" xsi:nil="true"/>
    <lcf76f155ced4ddcb4097134ff3c332f xmlns="339cca29-d58a-43c8-8425-7eea64d43177">
      <Terms xmlns="http://schemas.microsoft.com/office/infopath/2007/PartnerControls"/>
    </lcf76f155ced4ddcb4097134ff3c332f>
    <Comments xmlns="339cca29-d58a-43c8-8425-7eea64d43177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Nbhx76EdDpXhUdEf5sSuwBVtw==">CgMxLjAyCWguMzBqMHpsbDIOaC54eTFwMHg0ZzY5aDYyDmgudzJ2ajlhcjBmbHh4Mg5oLmpnbnRnYzQwZTlpMzIOaC5vMzE4ZDlkYmUyaDMyDmguY2xraTF3ZmZjbDgyOAByITFtSU9fdVJoN0RiOWFLVEE1Ty0wOUI0dmRva24tXzJOSQ==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2830762AFA44C934C29105572674C" ma:contentTypeVersion="15" ma:contentTypeDescription="Create a new document." ma:contentTypeScope="" ma:versionID="b349d812cb7215b7282a50c0c7468ca4">
  <xsd:schema xmlns:xsd="http://www.w3.org/2001/XMLSchema" xmlns:xs="http://www.w3.org/2001/XMLSchema" xmlns:p="http://schemas.microsoft.com/office/2006/metadata/properties" xmlns:ns1="http://schemas.microsoft.com/sharepoint/v3" xmlns:ns2="339cca29-d58a-43c8-8425-7eea64d43177" xmlns:ns3="e45dbef7-6107-486d-ba4e-77e659c0bc07" targetNamespace="http://schemas.microsoft.com/office/2006/metadata/properties" ma:root="true" ma:fieldsID="c5dfa4898b656f10072f4bba0a6d2380" ns1:_="" ns2:_="" ns3:_="">
    <xsd:import namespace="http://schemas.microsoft.com/sharepoint/v3"/>
    <xsd:import namespace="339cca29-d58a-43c8-8425-7eea64d43177"/>
    <xsd:import namespace="e45dbef7-6107-486d-ba4e-77e659c0b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ca29-d58a-43c8-8425-7eea64d43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bef7-6107-486d-ba4e-77e659c0bc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0dda75b-1df9-468b-853c-6e761f29c693}" ma:internalName="TaxCatchAll" ma:showField="CatchAllData" ma:web="e45dbef7-6107-486d-ba4e-77e659c0b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44EFD4-FB16-47AB-A47B-AF154F6EE9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4F0521-B418-430E-9512-169CD2B777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5dbef7-6107-486d-ba4e-77e659c0bc07"/>
    <ds:schemaRef ds:uri="339cca29-d58a-43c8-8425-7eea64d43177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BE6FC3A-955B-4232-B0E1-49444E08F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9cca29-d58a-43c8-8425-7eea64d43177"/>
    <ds:schemaRef ds:uri="e45dbef7-6107-486d-ba4e-77e659c0b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Uy, Eleanor</dc:creator>
  <cp:keywords/>
  <cp:lastModifiedBy>Santos, Stuart</cp:lastModifiedBy>
  <cp:revision>1</cp:revision>
  <dcterms:created xsi:type="dcterms:W3CDTF">2026-01-15T20:53:00Z</dcterms:created>
  <dcterms:modified xsi:type="dcterms:W3CDTF">2026-01-15T20:53:00Z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0x010100A892830762AFA44C934C29105572674C</vt:lpwstr>
  </property>
  <property fmtid="{D5CDD505-2E9C-101B-9397-08002B2CF9AE}" pid="3" name="MediaServiceImageTags">
    <vt:lpwstr/>
  </property>
</Properties>
</file>