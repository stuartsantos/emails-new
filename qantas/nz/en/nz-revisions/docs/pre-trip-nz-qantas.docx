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4DF6" w:rsidRDefault="001D4DF6"/>
    <w:p w:rsidR="001D4DF6" w:rsidRDefault="001A4198">
      <w:pPr>
        <w:rPr>
          <w:b/>
        </w:rPr>
      </w:pPr>
      <w:r>
        <w:rPr>
          <w:b/>
        </w:rPr>
        <w:t xml:space="preserve">Legend: </w:t>
      </w:r>
    </w:p>
    <w:p w:rsidR="001D4DF6" w:rsidRDefault="001A4198">
      <w:pPr>
        <w:numPr>
          <w:ilvl w:val="0"/>
          <w:numId w:val="1"/>
        </w:numPr>
      </w:pPr>
      <w:r>
        <w:t xml:space="preserve">{{Content}} refers to dynamic inputs that need to be updated/customised for Qantas NZ customers </w:t>
      </w:r>
    </w:p>
    <w:p w:rsidR="001D4DF6" w:rsidRDefault="001A4198">
      <w:pPr>
        <w:numPr>
          <w:ilvl w:val="0"/>
          <w:numId w:val="1"/>
        </w:numPr>
      </w:pPr>
      <w:r>
        <w:rPr>
          <w:color w:val="FF0000"/>
        </w:rPr>
        <w:t>Red</w:t>
      </w:r>
      <w:r>
        <w:rPr>
          <w:color w:val="0070C0"/>
        </w:rPr>
        <w:t xml:space="preserve"> </w:t>
      </w:r>
      <w:r>
        <w:t>refers to URLs/hyperlinks</w:t>
      </w:r>
    </w:p>
    <w:p w:rsidR="001D4DF6" w:rsidRDefault="001A4198">
      <w:pPr>
        <w:numPr>
          <w:ilvl w:val="0"/>
          <w:numId w:val="1"/>
        </w:numPr>
        <w:rPr>
          <w:color w:val="7030A0"/>
        </w:rPr>
      </w:pPr>
      <w:r>
        <w:rPr>
          <w:color w:val="7030A0"/>
        </w:rPr>
        <w:t xml:space="preserve">Purple means notes / reminders </w:t>
      </w:r>
    </w:p>
    <w:p w:rsidR="001D4DF6" w:rsidRDefault="001A4198">
      <w:pPr>
        <w:numPr>
          <w:ilvl w:val="0"/>
          <w:numId w:val="1"/>
        </w:numPr>
      </w:pPr>
      <w:r>
        <w:rPr>
          <w:highlight w:val="yellow"/>
        </w:rPr>
        <w:t>Yellow highlight</w:t>
      </w:r>
      <w:r>
        <w:t xml:space="preserve"> refers to ZAIL issuer statement updates</w:t>
      </w:r>
    </w:p>
    <w:p w:rsidR="001D4DF6" w:rsidRDefault="001A4198">
      <w:pPr>
        <w:numPr>
          <w:ilvl w:val="0"/>
          <w:numId w:val="1"/>
        </w:numPr>
      </w:pPr>
      <w:r>
        <w:rPr>
          <w:shd w:val="clear" w:color="auto" w:fill="F9CB9C"/>
        </w:rPr>
        <w:t>Orange highlight</w:t>
      </w:r>
      <w:r>
        <w:t xml:space="preserve"> refers to changes needed to contact details</w:t>
      </w:r>
    </w:p>
    <w:p w:rsidR="001D4DF6" w:rsidRDefault="001A4198">
      <w:pPr>
        <w:spacing w:after="160" w:line="259" w:lineRule="auto"/>
      </w:pPr>
      <w:bookmarkStart w:id="0" w:name="_heading=h.jgntgc40e9i3" w:colFirst="0" w:colLast="0"/>
      <w:bookmarkEnd w:id="0"/>
      <w:r>
        <w:br w:type="page"/>
      </w:r>
    </w:p>
    <w:p w:rsidR="001D4DF6" w:rsidRDefault="001D4DF6">
      <w:pPr>
        <w:pStyle w:val="Heading1"/>
      </w:pPr>
    </w:p>
    <w:tbl>
      <w:tblPr>
        <w:tblStyle w:val="afffffffffffffff8"/>
        <w:tblW w:w="95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6"/>
      </w:tblGrid>
      <w:tr w:rsidR="004D6A85" w:rsidTr="004D6A85">
        <w:tc>
          <w:tcPr>
            <w:tcW w:w="9516" w:type="dxa"/>
            <w:shd w:val="clear" w:color="auto" w:fill="434343"/>
          </w:tcPr>
          <w:p w:rsidR="004D6A85" w:rsidRDefault="004D6A85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Copy</w:t>
            </w:r>
          </w:p>
        </w:tc>
      </w:tr>
      <w:tr w:rsidR="004D6A85" w:rsidTr="004D6A85">
        <w:tc>
          <w:tcPr>
            <w:tcW w:w="9516" w:type="dxa"/>
          </w:tcPr>
          <w:p w:rsidR="004D6A85" w:rsidRDefault="004D6A85">
            <w:bookmarkStart w:id="1" w:name="_heading=h.xy1p0x4g69h6" w:colFirst="0" w:colLast="0"/>
            <w:bookmarkEnd w:id="1"/>
          </w:p>
          <w:tbl>
            <w:tblPr>
              <w:tblStyle w:val="afffffffffffffff9"/>
              <w:tblW w:w="9300" w:type="dxa"/>
              <w:tblLayout w:type="fixed"/>
              <w:tblLook w:val="0400" w:firstRow="0" w:lastRow="0" w:firstColumn="0" w:lastColumn="0" w:noHBand="0" w:noVBand="1"/>
            </w:tblPr>
            <w:tblGrid>
              <w:gridCol w:w="9300"/>
            </w:tblGrid>
            <w:tr w:rsidR="004D6A85" w:rsidTr="6629B4D9">
              <w:tc>
                <w:tcPr>
                  <w:tcW w:w="9300" w:type="dxa"/>
                  <w:shd w:val="clear" w:color="auto" w:fill="F4F5F6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:rsidR="004D6A85" w:rsidRDefault="004D6A8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sz w:val="2"/>
                      <w:szCs w:val="2"/>
                    </w:rPr>
                  </w:pPr>
                </w:p>
                <w:tbl>
                  <w:tblPr>
                    <w:tblStyle w:val="afffffffffffffffa"/>
                    <w:tblW w:w="9300" w:type="dxa"/>
                    <w:jc w:val="center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50"/>
                    <w:gridCol w:w="9000"/>
                    <w:gridCol w:w="150"/>
                  </w:tblGrid>
                  <w:tr w:rsidR="004D6A85" w:rsidTr="6629B4D9">
                    <w:trPr>
                      <w:jc w:val="center"/>
                    </w:trPr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:rsidR="004D6A85" w:rsidRDefault="004D6A85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000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bottom"/>
                      </w:tcPr>
                      <w:p w:rsidR="004D6A85" w:rsidRDefault="004D6A85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sz w:val="2"/>
                            <w:szCs w:val="2"/>
                          </w:rPr>
                        </w:pPr>
                      </w:p>
                      <w:tbl>
                        <w:tblPr>
                          <w:tblStyle w:val="afffffffffffffffb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4D6A85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240" w:type="dxa"/>
                                <w:bottom w:w="240" w:type="dxa"/>
                                <w:right w:w="240" w:type="dxa"/>
                              </w:tcMar>
                              <w:vAlign w:val="bottom"/>
                            </w:tcPr>
                            <w:p w:rsidR="004D6A85" w:rsidRDefault="004D6A85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:rsidR="004D6A85" w:rsidRDefault="004D6A85">
                        <w:pPr>
                          <w:rPr>
                            <w:rFonts w:ascii="Helvetica Neue" w:eastAsia="Helvetica Neue" w:hAnsi="Helvetica Neue" w:cs="Helvetica Neue"/>
                            <w:sz w:val="24"/>
                            <w:szCs w:val="24"/>
                          </w:rPr>
                        </w:pPr>
                      </w:p>
                      <w:tbl>
                        <w:tblPr>
                          <w:tblStyle w:val="afffffffffffffffc"/>
                          <w:tblW w:w="9000" w:type="dxa"/>
                          <w:jc w:val="center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4D6A85" w:rsidTr="6629B4D9">
                          <w:trPr>
                            <w:jc w:val="center"/>
                          </w:trPr>
                          <w:tc>
                            <w:tcPr>
                              <w:tcW w:w="9000" w:type="dxa"/>
                              <w:shd w:val="clear" w:color="auto" w:fill="FFFFFF" w:themeFill="background1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</w:tcPr>
                            <w:p w:rsidR="004D6A85" w:rsidRDefault="004D6A85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line="276" w:lineRule="auto"/>
                                <w:rPr>
                                  <w:rFonts w:ascii="Helvetica Neue" w:eastAsia="Helvetica Neue" w:hAnsi="Helvetica Neue" w:cs="Helvetica Neue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ffffd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4D6A85">
                                <w:tc>
                                  <w:tcPr>
                                    <w:tcW w:w="9000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bottom"/>
                                  </w:tcPr>
                                  <w:p w:rsidR="004D6A85" w:rsidRDefault="004D6A85">
                                    <w:pPr>
                                      <w:jc w:val="center"/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Helvetica Neue" w:eastAsia="Helvetica Neue" w:hAnsi="Helvetica Neue" w:cs="Helvetica Neue"/>
                                        <w:noProof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 wp14:anchorId="4408D9CD" wp14:editId="07777777">
                                          <wp:extent cx="5715000" cy="679450"/>
                                          <wp:effectExtent l="0" t="0" r="0" b="0"/>
                                          <wp:docPr id="145" name="image1.pn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1.png"/>
                                                  <pic:cNvPicPr preferRelativeResize="0"/>
                                                </pic:nvPicPr>
                                                <pic:blipFill>
                                                  <a:blip r:embed="rId11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715000" cy="6794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/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:rsidR="004D6A85" w:rsidRDefault="004D6A85">
                              <w:pPr>
                                <w:rPr>
                                  <w:rFonts w:ascii="Helvetica Neue" w:eastAsia="Helvetica Neue" w:hAnsi="Helvetica Neue" w:cs="Helvetica Neue"/>
                                  <w:color w:val="323232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ffffe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4D6A85" w:rsidTr="11A677E4">
                                <w:tc>
                                  <w:tcPr>
                                    <w:tcW w:w="9000" w:type="dxa"/>
                                    <w:shd w:val="clear" w:color="auto" w:fill="FCEBCD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bottom"/>
                                  </w:tcPr>
                                  <w:p w:rsidR="004D6A85" w:rsidRDefault="004D6A85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Helvetica Neue" w:eastAsia="Helvetica Neue" w:hAnsi="Helvetica Neue" w:cs="Helvetica Neue"/>
                                        <w:color w:val="323232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"/>
                                      <w:tblW w:w="900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9000"/>
                                    </w:tblGrid>
                                    <w:tr w:rsidR="004D6A85" w:rsidTr="11A677E4">
                                      <w:tc>
                                        <w:tcPr>
                                          <w:tcW w:w="9000" w:type="dxa"/>
                                          <w:tcMar>
                                            <w:top w:w="150" w:type="dxa"/>
                                            <w:left w:w="210" w:type="dxa"/>
                                            <w:bottom w:w="150" w:type="dxa"/>
                                            <w:right w:w="210" w:type="dxa"/>
                                          </w:tcMar>
                                          <w:vAlign w:val="bottom"/>
                                        </w:tcPr>
                                        <w:p w:rsidR="004D6A85" w:rsidRDefault="004D6A85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color w:val="323232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0"/>
                                            <w:tblW w:w="858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580"/>
                                          </w:tblGrid>
                                          <w:tr w:rsidR="004D6A85" w:rsidTr="11A677E4">
                                            <w:trPr>
                                              <w:trHeight w:val="765"/>
                                            </w:trPr>
                                            <w:tc>
                                              <w:tcPr>
                                                <w:tcW w:w="8580" w:type="dxa"/>
                                                <w:tcMar>
                                                  <w:top w:w="0" w:type="dxa"/>
                                                  <w:left w:w="0" w:type="dxa"/>
                                                  <w:bottom w:w="0" w:type="dxa"/>
                                                  <w:right w:w="0" w:type="dxa"/>
                                                </w:tcMar>
                                                <w:vAlign w:val="bottom"/>
                                              </w:tcPr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15"/>
                                                    <w:szCs w:val="15"/>
                                                  </w:rPr>
                                                </w:pPr>
                                                <w:r w:rsidRPr="11A677E4"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15"/>
                                                    <w:szCs w:val="15"/>
                                                  </w:rPr>
                                                  <w:t>IMPORTANT INFORMATION: Our policies do not provide cover for travel to destinations that are (1) designated as “Level 4 - Do Not Travel” by the New Zealand government; and</w:t>
                                                </w:r>
                                                <w:ins w:id="2" w:author="Eakins, Nicola" w:date="2025-10-02T07:07:00Z">
                                                  <w:r w:rsidRPr="11A677E4">
                                                    <w:rPr>
                                                      <w:rFonts w:ascii="Helvetica Neue" w:eastAsia="Helvetica Neue" w:hAnsi="Helvetica Neue" w:cs="Helvetica Neue"/>
                                                      <w:sz w:val="15"/>
                                                      <w:szCs w:val="15"/>
                                                    </w:rPr>
                                                    <w:t>/or</w:t>
                                                  </w:r>
                                                </w:ins>
                                                <w:r w:rsidRPr="11A677E4"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15"/>
                                                    <w:szCs w:val="15"/>
                                                  </w:rPr>
                                                  <w:t xml:space="preserve"> (2) sanctioned. If a destination is raised to a Level 4 advisory after the Policy Issue Date, visit </w:t>
                                                </w:r>
                                                <w:hyperlink r:id="rId12">
                                                  <w:r w:rsidRPr="11A677E4">
                                                    <w:rPr>
                                                      <w:rFonts w:ascii="Helvetica Neue" w:eastAsia="Helvetica Neue" w:hAnsi="Helvetica Neue" w:cs="Helvetica Neue"/>
                                                      <w:color w:val="1155CC"/>
                                                      <w:sz w:val="15"/>
                                                      <w:szCs w:val="15"/>
                                                      <w:u w:val="single"/>
                                                    </w:rPr>
                                                    <w:t>travel alerts</w:t>
                                                  </w:r>
                                                </w:hyperlink>
                                                <w:r w:rsidRPr="11A677E4"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15"/>
                                                    <w:szCs w:val="15"/>
                                                  </w:rPr>
                                                  <w:t xml:space="preserve"> for more information. Check the latest </w:t>
                                                </w:r>
                                                <w:hyperlink r:id="rId13">
                                                  <w:r w:rsidRPr="11A677E4">
                                                    <w:rPr>
                                                      <w:rFonts w:ascii="Helvetica Neue" w:eastAsia="Helvetica Neue" w:hAnsi="Helvetica Neue" w:cs="Helvetica Neue"/>
                                                      <w:color w:val="1155CC"/>
                                                      <w:sz w:val="15"/>
                                                      <w:szCs w:val="15"/>
                                                      <w:u w:val="single"/>
                                                    </w:rPr>
                                                    <w:t>government advice</w:t>
                                                  </w:r>
                                                </w:hyperlink>
                                                <w:r w:rsidRPr="11A677E4"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15"/>
                                                    <w:szCs w:val="15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4D6A85" w:rsidRDefault="004D6A85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D6A85" w:rsidRDefault="004D6A8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D6A85" w:rsidRDefault="004D6A85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line="276" w:lineRule="auto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  <w:tbl>
                              <w:tblPr>
                                <w:tblStyle w:val="affffffffffffffff1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4D6A85">
                                <w:tc>
                                  <w:tcPr>
                                    <w:tcW w:w="9000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bottom"/>
                                  </w:tcPr>
                                  <w:p w:rsidR="004D6A85" w:rsidRDefault="004D6A85">
                                    <w:pPr>
                                      <w:jc w:val="center"/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Helvetica Neue" w:eastAsia="Helvetica Neue" w:hAnsi="Helvetica Neue" w:cs="Helvetica Neue"/>
                                        <w:noProof/>
                                        <w:sz w:val="24"/>
                                        <w:szCs w:val="24"/>
                                      </w:rPr>
                                      <w:drawing>
                                        <wp:inline distT="0" distB="0" distL="0" distR="0" wp14:anchorId="0B07AD35" wp14:editId="07777777">
                                          <wp:extent cx="5715000" cy="1543050"/>
                                          <wp:effectExtent l="0" t="0" r="0" b="0"/>
                                          <wp:docPr id="146" name="image7.jpg"/>
                                          <wp:cNvGraphicFramePr/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7.jpg"/>
                                                  <pic:cNvPicPr preferRelativeResize="0"/>
                                                </pic:nvPicPr>
                                                <pic:blipFill>
                                                  <a:blip r:embed="rId14"/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715000" cy="15430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/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 w:rsidR="004D6A85" w:rsidRDefault="004D6A85">
                              <w:pPr>
                                <w:rPr>
                                  <w:rFonts w:ascii="Helvetica Neue" w:eastAsia="Helvetica Neue" w:hAnsi="Helvetica Neue" w:cs="Helvetica Neue"/>
                                  <w:color w:val="323232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ffffffffffffffff2"/>
                                <w:tblW w:w="9000" w:type="dxa"/>
                                <w:tblLayout w:type="fixed"/>
                                <w:tblLook w:val="0400" w:firstRow="0" w:lastRow="0" w:firstColumn="0" w:lastColumn="0" w:noHBand="0" w:noVBand="1"/>
                              </w:tblPr>
                              <w:tblGrid>
                                <w:gridCol w:w="9000"/>
                              </w:tblGrid>
                              <w:tr w:rsidR="004D6A85" w:rsidTr="6629B4D9">
                                <w:tc>
                                  <w:tcPr>
                                    <w:tcW w:w="9000" w:type="dxa"/>
                                    <w:tcMar>
                                      <w:top w:w="480" w:type="dxa"/>
                                      <w:left w:w="480" w:type="dxa"/>
                                      <w:bottom w:w="480" w:type="dxa"/>
                                      <w:right w:w="480" w:type="dxa"/>
                                    </w:tcMar>
                                    <w:vAlign w:val="bottom"/>
                                  </w:tcPr>
                                  <w:p w:rsidR="004D6A85" w:rsidRDefault="004D6A85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Helvetica Neue" w:eastAsia="Helvetica Neue" w:hAnsi="Helvetica Neue" w:cs="Helvetica Neue"/>
                                        <w:color w:val="323232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3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4D6A85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15" w:type="dxa"/>
                                            <w:left w:w="15" w:type="dxa"/>
                                            <w:bottom w:w="42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4D6A85" w:rsidRDefault="004D6A85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Hi </w:t>
                                          </w:r>
                                          <w:ins w:id="3" w:author="Crombie, Sean D" w:date="2025-10-03T00:29:00Z" w16du:dateUtc="2025-10-02T14:29:00Z">
                                            <w:r>
                                              <w:t>{{First Name}}</w:t>
                                            </w:r>
                                          </w:ins>
                                          <w:del w:id="4" w:author="Crombie, Sean D" w:date="2025-10-03T00:29:00Z" w16du:dateUtc="2025-10-02T14:29:00Z">
                                            <w:r w:rsidDel="004D7A67">
                                              <w:rPr>
                                                <w:rFonts w:ascii="Helvetica Neue" w:eastAsia="Helvetica Neue" w:hAnsi="Helvetica Neue" w:cs="Helvetica Neue"/>
                                                <w:sz w:val="21"/>
                                                <w:szCs w:val="21"/>
                                              </w:rPr>
                                              <w:delText>TEST DR</w:delText>
                                            </w:r>
                                          </w:del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,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  <w:t xml:space="preserve">Thanks for choosing Qantas Travel Insurance, underwritten by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  <w:highlight w:val="yellow"/>
                                            </w:rPr>
                                            <w:t>Zurich Australian Insurance Limited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for your upcoming trip. </w:t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</w: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br/>
                                            <w:t xml:space="preserve">There’s not long to go until your trip begins, which is why we wanted to share a few things with you that’ll help your travel go smoothly. 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D6A85" w:rsidRDefault="004D6A85">
                                    <w:pPr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4"/>
                                      <w:tblW w:w="8040" w:type="dxa"/>
                                      <w:tblBorders>
                                        <w:top w:val="single" w:sz="6" w:space="0" w:color="A0E0DF"/>
                                        <w:left w:val="single" w:sz="6" w:space="0" w:color="A0E0DF"/>
                                        <w:bottom w:val="single" w:sz="6" w:space="0" w:color="A0E0DF"/>
                                        <w:right w:val="single" w:sz="6" w:space="0" w:color="A0E0DF"/>
                                      </w:tblBorders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4D6A85">
                                      <w:tc>
                                        <w:tcPr>
                                          <w:tcW w:w="804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bottom"/>
                                        </w:tcPr>
                                        <w:p w:rsidR="004D6A85" w:rsidRDefault="004D6A85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5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4D6A85">
                                            <w:tc>
                                              <w:tcPr>
                                                <w:tcW w:w="8040" w:type="dxa"/>
                                                <w:shd w:val="clear" w:color="auto" w:fill="E9F9F9"/>
                                                <w:tcMar>
                                                  <w:top w:w="0" w:type="dxa"/>
                                                  <w:left w:w="0" w:type="dxa"/>
                                                  <w:bottom w:w="0" w:type="dxa"/>
                                                  <w:right w:w="0" w:type="dxa"/>
                                                </w:tcMar>
                                                <w:vAlign w:val="bottom"/>
                                              </w:tcPr>
                                              <w:p w:rsidR="004D6A85" w:rsidRDefault="004D6A85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6"/>
                                                  <w:tblW w:w="402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4020"/>
                                                </w:tblGrid>
                                                <w:tr w:rsidR="004D6A85">
                                                  <w:tc>
                                                    <w:tcPr>
                                                      <w:tcW w:w="4020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f7"/>
                                                        <w:tblW w:w="4020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4020"/>
                                                      </w:tblGrid>
                                                      <w:tr w:rsidR="004D6A85">
                                                        <w:tc>
                                                          <w:tcPr>
                                                            <w:tcW w:w="4020" w:type="dxa"/>
                                                            <w:tcMar>
                                                              <w:top w:w="300" w:type="dxa"/>
                                                              <w:left w:w="375" w:type="dxa"/>
                                                              <w:bottom w:w="300" w:type="dxa"/>
                                                              <w:right w:w="375" w:type="dxa"/>
                                                            </w:tcMar>
                                                            <w:vAlign w:val="bottom"/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f8"/>
                                                              <w:tblW w:w="3270" w:type="dxa"/>
                                                              <w:jc w:val="center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3270"/>
                                                            </w:tblGrid>
                                                            <w:tr w:rsidR="004D6A85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3270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widowControl w:val="0"/>
                                                                    <w:pBdr>
                                                                      <w:top w:val="nil"/>
                                                                      <w:left w:val="nil"/>
                                                                      <w:bottom w:val="nil"/>
                                                                      <w:right w:val="nil"/>
                                                                      <w:between w:val="nil"/>
                                                                    </w:pBdr>
                                                                    <w:spacing w:line="276" w:lineRule="auto"/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24"/>
                                                                      <w:szCs w:val="24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Style w:val="affffffffffffffff9"/>
                                                                    <w:tblW w:w="3046" w:type="dxa"/>
                                                                    <w:tblLayout w:type="fixed"/>
                                                                    <w:tblLook w:val="0400" w:firstRow="0" w:lastRow="0" w:firstColumn="0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600"/>
                                                                    <w:gridCol w:w="2446"/>
                                                                  </w:tblGrid>
                                                                  <w:tr w:rsidR="004D6A85">
                                                                    <w:tc>
                                                                      <w:tcPr>
                                                                        <w:tcW w:w="600" w:type="dxa"/>
                                                                        <w:tcMar>
                                                                          <w:top w:w="0" w:type="dxa"/>
                                                                          <w:left w:w="0" w:type="dxa"/>
                                                                          <w:bottom w:w="0" w:type="dxa"/>
                                                                          <w:right w:w="150" w:type="dxa"/>
                                                                        </w:tcMar>
                                                                      </w:tcPr>
                                                                      <w:p w:rsidR="004D6A85" w:rsidRDefault="004D6A85">
                                                                        <w:pPr>
                                                                          <w:jc w:val="center"/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noProof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drawing>
                                                                            <wp:inline distT="0" distB="0" distL="0" distR="0" wp14:anchorId="0A1B5E42" wp14:editId="07777777">
                                                                              <wp:extent cx="285750" cy="285750"/>
                                                                              <wp:effectExtent l="0" t="0" r="0" b="0"/>
                                                                              <wp:docPr id="147" name="image4.png"/>
                                                                              <wp:cNvGraphicFramePr/>
                                                                              <a:graphic xmlns:a="http://schemas.openxmlformats.org/drawingml/2006/main">
                                                                                <a:graphicData uri="http://schemas.openxmlformats.org/drawingml/2006/picture">
                                                                                  <pic:pic xmlns:pic="http://schemas.openxmlformats.org/drawingml/2006/picture">
                                                                                    <pic:nvPicPr>
                                                                                      <pic:cNvPr id="0" name="image4.png"/>
                                                                                      <pic:cNvPicPr preferRelativeResize="0"/>
                                                                                    </pic:nvPicPr>
                                                                                    <pic:blipFill>
                                                                                      <a:blip r:embed="rId15"/>
                                                                                      <a:srcRect/>
                                                                                      <a:stretch>
                                                                                        <a:fillRect/>
                                                                                      </a:stretch>
                                                                                    </pic:blipFill>
                                                                                    <pic:spPr>
                                                                                      <a:xfrm>
                                                                                        <a:off x="0" y="0"/>
                                                                                        <a:ext cx="285750" cy="2857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/>
                                                                                    </pic:spPr>
                                                                                  </pic:pic>
                                                                                </a:graphicData>
                                                                              </a:graphic>
                                                                            </wp:inline>
                                                                          </w:drawing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446" w:type="dxa"/>
                                                                        <w:tcMar>
                                                                          <w:top w:w="0" w:type="dxa"/>
                                                                          <w:left w:w="0" w:type="dxa"/>
                                                                          <w:bottom w:w="0" w:type="dxa"/>
                                                                          <w:right w:w="0" w:type="dxa"/>
                                                                        </w:tcMar>
                                                                        <w:vAlign w:val="center"/>
                                                                      </w:tcPr>
                                                                      <w:p w:rsidR="004D6A85" w:rsidRDefault="004D6A85">
                                                                        <w:pPr>
                                                                          <w:widowControl w:val="0"/>
                                                                          <w:pBdr>
                                                                            <w:top w:val="nil"/>
                                                                            <w:left w:val="nil"/>
                                                                            <w:bottom w:val="nil"/>
                                                                            <w:right w:val="nil"/>
                                                                            <w:between w:val="nil"/>
                                                                          </w:pBdr>
                                                                          <w:spacing w:line="276" w:lineRule="auto"/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tbl>
                                                                        <w:tblPr>
                                                                          <w:tblStyle w:val="affffffffffffffffa"/>
                                                                          <w:tblW w:w="2446" w:type="dxa"/>
                                                                          <w:tblLayout w:type="fixed"/>
                                                                          <w:tblLook w:val="0400" w:firstRow="0" w:lastRow="0" w:firstColumn="0" w:lastColumn="0" w:noHBand="0" w:noVBand="1"/>
                                                                        </w:tblPr>
                                                                        <w:tblGrid>
                                                                          <w:gridCol w:w="2446"/>
                                                                        </w:tblGrid>
                                                                        <w:tr w:rsidR="004D6A85">
                                                                          <w:tc>
                                                                            <w:tcPr>
                                                                              <w:tcW w:w="2446" w:type="dxa"/>
                                                                              <w:tcMar>
                                                                                <w:top w:w="0" w:type="dxa"/>
                                                                                <w:left w:w="0" w:type="dxa"/>
                                                                                <w:bottom w:w="0" w:type="dxa"/>
                                                                                <w:right w:w="0" w:type="dxa"/>
                                                                              </w:tcMar>
                                                                              <w:vAlign w:val="center"/>
                                                                            </w:tcPr>
                                                                            <w:p w:rsidR="004D6A85" w:rsidRDefault="004D6A85">
                                                                              <w:pPr>
                                                                                <w:rPr>
                                                                                  <w:rFonts w:ascii="Helvetica Neue" w:eastAsia="Helvetica Neue" w:hAnsi="Helvetica Neue" w:cs="Helvetica Neue"/>
                                                                                  <w:b/>
                                                                                  <w:color w:val="323232"/>
                                                                                  <w:sz w:val="27"/>
                                                                                  <w:szCs w:val="27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 Neue" w:eastAsia="Helvetica Neue" w:hAnsi="Helvetica Neue" w:cs="Helvetica Neue"/>
                                                                                  <w:b/>
                                                                                  <w:color w:val="323232"/>
                                                                                  <w:sz w:val="27"/>
                                                                                  <w:szCs w:val="27"/>
                                                                                </w:rPr>
                                                                                <w:t xml:space="preserve">Your Policy Details 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 w:rsidR="004D6A85" w:rsidRDefault="004D6A85">
                                                                        <w:pPr>
                                                                          <w:rPr>
                                                                            <w:rFonts w:ascii="Times New Roman" w:eastAsia="Times New Roman" w:hAnsi="Times New Roman" w:cs="Times New Roman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Times New Roman" w:eastAsia="Times New Roman" w:hAnsi="Times New Roman" w:cs="Times New Roma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4D6A85" w:rsidRDefault="004D6A8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4D6A85" w:rsidRDefault="004D6A85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b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4D6A85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300" w:type="dxa"/>
                                                  <w:left w:w="375" w:type="dxa"/>
                                                  <w:bottom w:w="30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4D6A85" w:rsidRDefault="004D6A85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c"/>
                                                  <w:tblW w:w="729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3645"/>
                                                  <w:gridCol w:w="3645"/>
                                                </w:tblGrid>
                                                <w:tr w:rsidR="004D6A85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Issuer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  <w:shd w:val="clear" w:color="auto" w:fill="F9CB9C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  <w:shd w:val="clear" w:color="auto" w:fill="F9CB9C"/>
                                                        </w:rPr>
                                                        <w:t>Zurich Australian Insurance Limited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4D6A85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Product Name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ins w:id="5" w:author="Crombie, Sean D" w:date="2025-10-03T00:38:00Z" w16du:dateUtc="2025-10-02T14:38:00Z">
                                                        <w:r w:rsidRPr="002F1F48">
                                                          <w:rPr>
                                                            <w:bCs/>
                                                          </w:rPr>
                                                          <w:t>{{Product Name}}</w:t>
                                                        </w:r>
                                                      </w:ins>
                                                      <w:del w:id="6" w:author="Crombie, Sean D" w:date="2025-10-03T00:38:00Z" w16du:dateUtc="2025-10-02T14:38:00Z">
                                                        <w:r w:rsidDel="00DB37A9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Annual Multi Trip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  <w:tr w:rsidR="004D6A85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Policy Number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ins w:id="7" w:author="Crombie, Sean D" w:date="2025-10-03T00:33:00Z" w16du:dateUtc="2025-10-02T14:33:00Z">
                                                        <w:r>
                                                          <w:t>{{Policy Number}}</w:t>
                                                        </w:r>
                                                      </w:ins>
                                                      <w:del w:id="8" w:author="Crombie, Sean D" w:date="2025-10-03T00:33:00Z" w16du:dateUtc="2025-10-02T14:33:00Z">
                                                        <w:r w:rsidDel="006C51E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832459177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  <w:tr w:rsidR="004D6A85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Policy Start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ins w:id="9" w:author="Crombie, Sean D" w:date="2025-10-03T00:40:00Z" w16du:dateUtc="2025-10-02T14:40:00Z">
                                                        <w:r w:rsidRPr="002F1F48">
                                                          <w:rPr>
                                                            <w:bCs/>
                                                          </w:rPr>
                                                          <w:t>{{DD MMM YYYY}}</w:t>
                                                        </w:r>
                                                      </w:ins>
                                                      <w:del w:id="10" w:author="Crombie, Sean D" w:date="2025-10-03T00:40:00Z" w16du:dateUtc="2025-10-02T14:40:00Z">
                                                        <w:r w:rsidDel="00D94112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06 Oct 2023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  <w:tr w:rsidR="004D6A85"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>Policy End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45" w:type="dxa"/>
                                                      <w:tcMar>
                                                        <w:top w:w="75" w:type="dxa"/>
                                                        <w:left w:w="15" w:type="dxa"/>
                                                        <w:bottom w:w="15" w:type="dxa"/>
                                                        <w:right w:w="15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jc w:val="right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ins w:id="11" w:author="Crombie, Sean D" w:date="2025-10-03T00:40:00Z" w16du:dateUtc="2025-10-02T14:40:00Z">
                                                        <w:r w:rsidRPr="002F1F48">
                                                          <w:rPr>
                                                            <w:bCs/>
                                                          </w:rPr>
                                                          <w:t>{{DD MMM YYYY}}</w:t>
                                                        </w:r>
                                                      </w:ins>
                                                      <w:del w:id="12" w:author="Crombie, Sean D" w:date="2025-10-03T00:40:00Z" w16du:dateUtc="2025-10-02T14:40:00Z">
                                                        <w:r w:rsidDel="00D94112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05 Oct 2024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4D6A85" w:rsidRDefault="004D6A85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D6A85" w:rsidRDefault="004D6A85">
                                    <w:pPr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d"/>
                                      <w:tblW w:w="8040" w:type="dxa"/>
                                      <w:jc w:val="center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4D6A85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8040" w:type="dxa"/>
                                          <w:tcMar>
                                            <w:top w:w="240" w:type="dxa"/>
                                            <w:left w:w="0" w:type="dxa"/>
                                            <w:bottom w:w="240" w:type="dxa"/>
                                            <w:right w:w="0" w:type="dxa"/>
                                          </w:tcMar>
                                          <w:vAlign w:val="bottom"/>
                                        </w:tcPr>
                                        <w:p w:rsidR="004D6A85" w:rsidRDefault="004D6A85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e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4D6A85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0" w:type="dxa"/>
                                                  <w:left w:w="0" w:type="dxa"/>
                                                  <w:bottom w:w="150" w:type="dxa"/>
                                                  <w:right w:w="0" w:type="dxa"/>
                                                </w:tcMar>
                                                <w:vAlign w:val="bottom"/>
                                              </w:tcPr>
                                              <w:p w:rsidR="004D6A85" w:rsidRDefault="004D6A85">
                                                <w:pPr>
                                                  <w:jc w:val="center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noProof/>
                                                    <w:sz w:val="24"/>
                                                    <w:szCs w:val="24"/>
                                                  </w:rPr>
                                                  <w:drawing>
                                                    <wp:inline distT="0" distB="0" distL="0" distR="0" wp14:anchorId="59B6A3FD" wp14:editId="07777777">
                                                      <wp:extent cx="349250" cy="349250"/>
                                                      <wp:effectExtent l="0" t="0" r="0" b="0"/>
                                                      <wp:docPr id="148" name="image8.png"/>
                                                      <wp:cNvGraphicFramePr/>
                                                      <a:graphic xmlns:a="http://schemas.openxmlformats.org/drawingml/2006/main">
                                                        <a:graphicData uri="http://schemas.openxmlformats.org/drawingml/2006/picture">
                                                          <pic:pic xmlns:pic="http://schemas.openxmlformats.org/drawingml/2006/picture">
                                                            <pic:nvPicPr>
                                                              <pic:cNvPr id="0" name="image8.png"/>
                                                              <pic:cNvPicPr preferRelativeResize="0"/>
                                                            </pic:nvPicPr>
                                                            <pic:blipFill>
                                                              <a:blip r:embed="rId16"/>
                                                              <a:srcRect/>
                                                              <a:stretch>
                                                                <a:fillRect/>
                                                              </a:stretch>
                                                            </pic:blipFill>
                                                            <pic:spPr>
                                                              <a:xfrm>
                                                                <a:off x="0" y="0"/>
                                                                <a:ext cx="349250" cy="3492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ln/>
                                                            </pic:spPr>
                                                          </pic:pic>
                                                        </a:graphicData>
                                                      </a:graphic>
                                                    </wp:inline>
                                                  </w:drawing>
                                                </w:r>
                                              </w:p>
                                            </w:tc>
                                          </w:tr>
                                          <w:tr w:rsidR="004D6A85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0" w:type="dxa"/>
                                                  <w:left w:w="0" w:type="dxa"/>
                                                  <w:bottom w:w="0" w:type="dxa"/>
                                                  <w:right w:w="0" w:type="dxa"/>
                                                </w:tcMar>
                                                <w:vAlign w:val="bottom"/>
                                              </w:tcPr>
                                              <w:p w:rsidR="004D6A85" w:rsidRDefault="004D6A85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"/>
                                                  <w:tblW w:w="804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8040"/>
                                                </w:tblGrid>
                                                <w:tr w:rsidR="004D6A85">
                                                  <w:tc>
                                                    <w:tcPr>
                                                      <w:tcW w:w="8040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0" w:type="dxa"/>
                                                        <w:right w:w="0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7"/>
                                                          <w:szCs w:val="2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7"/>
                                                          <w:szCs w:val="27"/>
                                                        </w:rPr>
                                                        <w:t xml:space="preserve">Before you travel, don’t forget to: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4D6A85" w:rsidRDefault="004D6A85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D6A85" w:rsidRDefault="004D6A85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0"/>
                                      <w:tblW w:w="8040" w:type="dxa"/>
                                      <w:jc w:val="center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4D6A85">
                                      <w:trPr>
                                        <w:jc w:val="center"/>
                                      </w:trPr>
                                      <w:tc>
                                        <w:tcPr>
                                          <w:tcW w:w="8040" w:type="dxa"/>
                                          <w:tcMar>
                                            <w:top w:w="0" w:type="dxa"/>
                                            <w:left w:w="0" w:type="dxa"/>
                                            <w:bottom w:w="240" w:type="dxa"/>
                                            <w:right w:w="0" w:type="dxa"/>
                                          </w:tcMar>
                                          <w:vAlign w:val="bottom"/>
                                        </w:tcPr>
                                        <w:p w:rsidR="004D6A85" w:rsidRDefault="004D6A85">
                                          <w:pPr>
                                            <w:numPr>
                                              <w:ilvl w:val="0"/>
                                              <w:numId w:val="2"/>
                                            </w:numPr>
                                            <w:spacing w:after="120"/>
                                            <w:ind w:left="1080"/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Read your </w:t>
                                          </w:r>
                                          <w:hyperlink r:id="rId17">
                                            <w:r>
                                              <w:rPr>
                                                <w:rFonts w:ascii="Helvetica Neue" w:eastAsia="Helvetica Neue" w:hAnsi="Helvetica Neue" w:cs="Helvetica Neue"/>
                                                <w:color w:val="E40000"/>
                                                <w:sz w:val="21"/>
                                                <w:szCs w:val="21"/>
                                                <w:u w:val="single"/>
                                              </w:rPr>
                                              <w:t>Policy Wording</w:t>
                                            </w:r>
                                          </w:hyperlink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 to be clear on what is and isn’t covered to avoid any surprises. </w:t>
                                          </w:r>
                                        </w:p>
                                        <w:p w:rsidR="004D6A85" w:rsidRDefault="004D6A85">
                                          <w:pPr>
                                            <w:numPr>
                                              <w:ilvl w:val="0"/>
                                              <w:numId w:val="2"/>
                                            </w:numPr>
                                            <w:spacing w:after="120"/>
                                            <w:ind w:left="1080"/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 xml:space="preserve">Research the area(s) you are travelling to and read the latest travel alerts, government advice and entry requirements at your destination. </w:t>
                                          </w:r>
                                        </w:p>
                                        <w:p w:rsidR="004D6A85" w:rsidRDefault="004D6A85">
                                          <w:pPr>
                                            <w:numPr>
                                              <w:ilvl w:val="0"/>
                                              <w:numId w:val="2"/>
                                            </w:numPr>
                                            <w:spacing w:after="120"/>
                                            <w:ind w:left="1080"/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sz w:val="21"/>
                                              <w:szCs w:val="21"/>
                                            </w:rPr>
                                            <w:t>Save or print your Certificate of Insurance for easy access to your policy details and our emergency numbers in case you need help during your trip.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D6A85" w:rsidRDefault="004D6A85">
                                    <w:pPr>
                                      <w:rPr>
                                        <w:rFonts w:ascii="Helvetica Neue" w:eastAsia="Helvetica Neue" w:hAnsi="Helvetica Neue" w:cs="Helvetica Neue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1"/>
                                      <w:tblW w:w="8040" w:type="dxa"/>
                                      <w:tblBorders>
                                        <w:top w:val="single" w:sz="6" w:space="0" w:color="A0E0DF"/>
                                        <w:left w:val="single" w:sz="6" w:space="0" w:color="A0E0DF"/>
                                        <w:bottom w:val="single" w:sz="6" w:space="0" w:color="A0E0DF"/>
                                        <w:right w:val="single" w:sz="6" w:space="0" w:color="A0E0DF"/>
                                      </w:tblBorders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4D6A85" w:rsidTr="6629B4D9">
                                      <w:tc>
                                        <w:tcPr>
                                          <w:tcW w:w="804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bottom"/>
                                        </w:tcPr>
                                        <w:p w:rsidR="004D6A85" w:rsidRDefault="004D6A85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f2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4D6A85">
                                            <w:tc>
                                              <w:tcPr>
                                                <w:tcW w:w="8040" w:type="dxa"/>
                                                <w:shd w:val="clear" w:color="auto" w:fill="E9F9F9"/>
                                                <w:tcMar>
                                                  <w:top w:w="0" w:type="dxa"/>
                                                  <w:left w:w="0" w:type="dxa"/>
                                                  <w:bottom w:w="0" w:type="dxa"/>
                                                  <w:right w:w="0" w:type="dxa"/>
                                                </w:tcMar>
                                                <w:vAlign w:val="bottom"/>
                                              </w:tcPr>
                                              <w:p w:rsidR="004D6A85" w:rsidRDefault="004D6A85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3"/>
                                                  <w:tblW w:w="3691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3691"/>
                                                </w:tblGrid>
                                                <w:tr w:rsidR="004D6A85">
                                                  <w:tc>
                                                    <w:tcPr>
                                                      <w:tcW w:w="3691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ff4"/>
                                                        <w:tblW w:w="3691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3691"/>
                                                      </w:tblGrid>
                                                      <w:tr w:rsidR="004D6A85">
                                                        <w:tc>
                                                          <w:tcPr>
                                                            <w:tcW w:w="3691" w:type="dxa"/>
                                                            <w:tcMar>
                                                              <w:top w:w="300" w:type="dxa"/>
                                                              <w:left w:w="375" w:type="dxa"/>
                                                              <w:bottom w:w="300" w:type="dxa"/>
                                                              <w:right w:w="375" w:type="dxa"/>
                                                            </w:tcMar>
                                                            <w:vAlign w:val="bottom"/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ff5"/>
                                                              <w:tblW w:w="2941" w:type="dxa"/>
                                                              <w:jc w:val="center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941"/>
                                                            </w:tblGrid>
                                                            <w:tr w:rsidR="004D6A85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2941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widowControl w:val="0"/>
                                                                    <w:pBdr>
                                                                      <w:top w:val="nil"/>
                                                                      <w:left w:val="nil"/>
                                                                      <w:bottom w:val="nil"/>
                                                                      <w:right w:val="nil"/>
                                                                      <w:between w:val="nil"/>
                                                                    </w:pBdr>
                                                                    <w:spacing w:line="276" w:lineRule="auto"/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24"/>
                                                                      <w:szCs w:val="24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Style w:val="afffffffffffffffff6"/>
                                                                    <w:tblW w:w="2941" w:type="dxa"/>
                                                                    <w:tblLayout w:type="fixed"/>
                                                                    <w:tblLook w:val="0400" w:firstRow="0" w:lastRow="0" w:firstColumn="0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600"/>
                                                                    <w:gridCol w:w="2341"/>
                                                                  </w:tblGrid>
                                                                  <w:tr w:rsidR="004D6A85">
                                                                    <w:tc>
                                                                      <w:tcPr>
                                                                        <w:tcW w:w="600" w:type="dxa"/>
                                                                        <w:tcMar>
                                                                          <w:top w:w="0" w:type="dxa"/>
                                                                          <w:left w:w="0" w:type="dxa"/>
                                                                          <w:bottom w:w="0" w:type="dxa"/>
                                                                          <w:right w:w="150" w:type="dxa"/>
                                                                        </w:tcMar>
                                                                      </w:tcPr>
                                                                      <w:p w:rsidR="004D6A85" w:rsidRDefault="004D6A85">
                                                                        <w:pPr>
                                                                          <w:jc w:val="center"/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noProof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  <w:drawing>
                                                                            <wp:inline distT="0" distB="0" distL="0" distR="0" wp14:anchorId="5B7E1FF3" wp14:editId="07777777">
                                                                              <wp:extent cx="285750" cy="285750"/>
                                                                              <wp:effectExtent l="0" t="0" r="0" b="0"/>
                                                                              <wp:docPr id="149" name="image2.png"/>
                                                                              <wp:cNvGraphicFramePr/>
                                                                              <a:graphic xmlns:a="http://schemas.openxmlformats.org/drawingml/2006/main">
                                                                                <a:graphicData uri="http://schemas.openxmlformats.org/drawingml/2006/picture">
                                                                                  <pic:pic xmlns:pic="http://schemas.openxmlformats.org/drawingml/2006/picture">
                                                                                    <pic:nvPicPr>
                                                                                      <pic:cNvPr id="0" name="image2.png"/>
                                                                                      <pic:cNvPicPr preferRelativeResize="0"/>
                                                                                    </pic:nvPicPr>
                                                                                    <pic:blipFill>
                                                                                      <a:blip r:embed="rId18"/>
                                                                                      <a:srcRect/>
                                                                                      <a:stretch>
                                                                                        <a:fillRect/>
                                                                                      </a:stretch>
                                                                                    </pic:blipFill>
                                                                                    <pic:spPr>
                                                                                      <a:xfrm>
                                                                                        <a:off x="0" y="0"/>
                                                                                        <a:ext cx="285750" cy="285750"/>
                                                                                      </a:xfrm>
                                                                                      <a:prstGeom prst="rect">
                                                                                        <a:avLst/>
                                                                                      </a:prstGeom>
                                                                                      <a:ln/>
                                                                                    </pic:spPr>
                                                                                  </pic:pic>
                                                                                </a:graphicData>
                                                                              </a:graphic>
                                                                            </wp:inline>
                                                                          </w:drawing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341" w:type="dxa"/>
                                                                        <w:tcMar>
                                                                          <w:top w:w="0" w:type="dxa"/>
                                                                          <w:left w:w="0" w:type="dxa"/>
                                                                          <w:bottom w:w="0" w:type="dxa"/>
                                                                          <w:right w:w="0" w:type="dxa"/>
                                                                        </w:tcMar>
                                                                        <w:vAlign w:val="center"/>
                                                                      </w:tcPr>
                                                                      <w:p w:rsidR="004D6A85" w:rsidRDefault="004D6A85">
                                                                        <w:pPr>
                                                                          <w:widowControl w:val="0"/>
                                                                          <w:pBdr>
                                                                            <w:top w:val="nil"/>
                                                                            <w:left w:val="nil"/>
                                                                            <w:bottom w:val="nil"/>
                                                                            <w:right w:val="nil"/>
                                                                            <w:between w:val="nil"/>
                                                                          </w:pBdr>
                                                                          <w:spacing w:line="276" w:lineRule="auto"/>
                                                                          <w:rPr>
                                                                            <w:rFonts w:ascii="Helvetica Neue" w:eastAsia="Helvetica Neue" w:hAnsi="Helvetica Neue" w:cs="Helvetica Neue"/>
                                                                            <w:sz w:val="24"/>
                                                                            <w:szCs w:val="24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  <w:tbl>
                                                                        <w:tblPr>
                                                                          <w:tblStyle w:val="afffffffffffffffff7"/>
                                                                          <w:tblW w:w="2341" w:type="dxa"/>
                                                                          <w:tblLayout w:type="fixed"/>
                                                                          <w:tblLook w:val="0400" w:firstRow="0" w:lastRow="0" w:firstColumn="0" w:lastColumn="0" w:noHBand="0" w:noVBand="1"/>
                                                                        </w:tblPr>
                                                                        <w:tblGrid>
                                                                          <w:gridCol w:w="2341"/>
                                                                        </w:tblGrid>
                                                                        <w:tr w:rsidR="004D6A85">
                                                                          <w:tc>
                                                                            <w:tcPr>
                                                                              <w:tcW w:w="2341" w:type="dxa"/>
                                                                              <w:tcMar>
                                                                                <w:top w:w="0" w:type="dxa"/>
                                                                                <w:left w:w="0" w:type="dxa"/>
                                                                                <w:bottom w:w="0" w:type="dxa"/>
                                                                                <w:right w:w="0" w:type="dxa"/>
                                                                              </w:tcMar>
                                                                              <w:vAlign w:val="center"/>
                                                                            </w:tcPr>
                                                                            <w:p w:rsidR="004D6A85" w:rsidRDefault="004D6A85">
                                                                              <w:pPr>
                                                                                <w:rPr>
                                                                                  <w:rFonts w:ascii="Helvetica Neue" w:eastAsia="Helvetica Neue" w:hAnsi="Helvetica Neue" w:cs="Helvetica Neue"/>
                                                                                  <w:b/>
                                                                                  <w:color w:val="323232"/>
                                                                                  <w:sz w:val="27"/>
                                                                                  <w:szCs w:val="27"/>
                                                                                </w:rPr>
                                                                              </w:pPr>
                                                                              <w:r>
                                                                                <w:rPr>
                                                                                  <w:rFonts w:ascii="Helvetica Neue" w:eastAsia="Helvetica Neue" w:hAnsi="Helvetica Neue" w:cs="Helvetica Neue"/>
                                                                                  <w:b/>
                                                                                  <w:color w:val="323232"/>
                                                                                  <w:sz w:val="27"/>
                                                                                  <w:szCs w:val="27"/>
                                                                                </w:rPr>
                                                                                <w:t xml:space="preserve">We’re here to help </w:t>
                                                                              </w:r>
                                                                            </w:p>
                                                                          </w:tc>
                                                                        </w:tr>
                                                                      </w:tbl>
                                                                      <w:p w:rsidR="004D6A85" w:rsidRDefault="004D6A85">
                                                                        <w:pPr>
                                                                          <w:rPr>
                                                                            <w:rFonts w:ascii="Times New Roman" w:eastAsia="Times New Roman" w:hAnsi="Times New Roman" w:cs="Times New Roman"/>
                                                                          </w:rPr>
                                                                        </w:pP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Times New Roman" w:eastAsia="Times New Roman" w:hAnsi="Times New Roman" w:cs="Times New Roman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4D6A85" w:rsidRDefault="004D6A8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4D6A85" w:rsidRDefault="004D6A85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f8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4D6A85" w:rsidTr="6629B4D9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300" w:type="dxa"/>
                                                  <w:left w:w="375" w:type="dxa"/>
                                                  <w:bottom w:w="30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4D6A85" w:rsidRDefault="004D6A85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9"/>
                                                  <w:tblW w:w="2112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2112"/>
                                                </w:tblGrid>
                                                <w:tr w:rsidR="004D6A85">
                                                  <w:tc>
                                                    <w:tcPr>
                                                      <w:tcW w:w="2112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15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Help with your policy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b/>
                                                    <w:color w:val="323232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a"/>
                                                  <w:tblW w:w="729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 w:rsidTr="11A677E4">
                                                  <w:trPr>
                                                    <w:trHeight w:val="300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5" w:type="dxa"/>
                                                        <w:left w:w="15" w:type="dxa"/>
                                                        <w:bottom w:w="420" w:type="dxa"/>
                                                        <w:right w:w="15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 xml:space="preserve">If you have any questions, or need help to change or cancel your policy: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b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 w:rsidTr="6629B4D9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ffc"/>
                                                        <w:tblW w:w="2822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2012"/>
                                                      </w:tblGrid>
                                                      <w:tr w:rsidR="004D6A85" w:rsidTr="6629B4D9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33A36B1F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50" name="image5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5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19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12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ffd"/>
                                                              <w:tblW w:w="2012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012"/>
                                                            </w:tblGrid>
                                                            <w:tr w:rsidR="004D6A85" w:rsidTr="6629B4D9">
                                                              <w:tc>
                                                                <w:tcPr>
                                                                  <w:tcW w:w="2012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Online: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4D6A85" w:rsidTr="6629B4D9">
                                                              <w:tc>
                                                                <w:tcPr>
                                                                  <w:tcW w:w="2012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del w:id="13" w:author="Raphaella Han" w:date="2025-11-27T04:35:00Z">
                                                                    <w:r w:rsidRPr="6629B4D9" w:rsidDel="001A4198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>L</w:delText>
                                                                    </w:r>
                                                                  </w:del>
                                                                  <w:ins w:id="14" w:author="Raphaella Han" w:date="2025-11-27T04:35:00Z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Visit the Qantas Insurance website and l</w:t>
                                                                    </w:r>
                                                                  </w:ins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og in to </w:t>
                                                                  </w:r>
                                                                  <w:del w:id="15" w:author="Eakins, Nicola" w:date="2025-11-13T18:42:00Z">
                                                                    <w:r w:rsidRPr="6629B4D9" w:rsidDel="001A4198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>our</w:delText>
                                                                    </w:r>
                                                                  </w:del>
                                                                  <w:ins w:id="16" w:author="Eakins, Nicola" w:date="2025-11-13T18:42:00Z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the</w:t>
                                                                    </w:r>
                                                                  </w:ins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hyperlink r:id="rId20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color w:val="E40000"/>
                                                                        <w:sz w:val="18"/>
                                                                        <w:szCs w:val="18"/>
                                                                        <w:u w:val="single"/>
                                                                      </w:rPr>
                                                                      <w:t>policy portal</w:t>
                                                                    </w:r>
                                                                  </w:hyperlink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4D6A85" w:rsidRDefault="004D6A85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e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 w:rsidTr="7B3F955D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fff"/>
                                                        <w:tblW w:w="7290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6480"/>
                                                      </w:tblGrid>
                                                      <w:tr w:rsidR="004D6A85" w:rsidTr="7B3F955D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26DA28D6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51" name="image9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9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1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648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fff0"/>
                                                              <w:tblW w:w="6480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6480"/>
                                                            </w:tblGrid>
                                                            <w:tr w:rsidR="004D6A85" w:rsidTr="7B3F955D">
                                                              <w:tc>
                                                                <w:tcPr>
                                                                  <w:tcW w:w="6480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Phone: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4D6A85" w:rsidTr="7B3F955D">
                                                              <w:tc>
                                                                <w:tcPr>
                                                                  <w:tcW w:w="6480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0800 446 273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(within New Zealand) or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+64 9 355 3366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(from overseas), Monday to Friday, 10 am to 9 pm and Saturday and Sunday, 11 am to 6 pm</w:t>
                                                                  </w:r>
                                                                  <w:ins w:id="17" w:author="Eakins, Nicola" w:date="2025-10-05T23:24:00Z">
                                                                    <w:r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 xml:space="preserve"> (NZT)</w:t>
                                                                    </w:r>
                                                                  </w:ins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.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4D6A85" w:rsidRDefault="004D6A85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1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fff2"/>
                                                        <w:tblW w:w="3474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2664"/>
                                                      </w:tblGrid>
                                                      <w:tr w:rsidR="004D6A85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359EF0D2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23" name="image3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3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2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664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fff3"/>
                                                              <w:tblW w:w="2664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664"/>
                                                            </w:tblGrid>
                                                            <w:tr w:rsidR="004D6A85">
                                                              <w:tc>
                                                                <w:tcPr>
                                                                  <w:tcW w:w="2664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Email: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4D6A85">
                                                              <w:tc>
                                                                <w:tcPr>
                                                                  <w:tcW w:w="2664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del w:id="18" w:author="Crombie, Sean D" w:date="2025-10-03T01:01:00Z" w16du:dateUtc="2025-10-02T15:01:00Z">
                                                                    <w:r w:rsidDel="00CA1248">
                                                                      <w:fldChar w:fldCharType="begin"/>
                                                                    </w:r>
                                                                    <w:r w:rsidDel="00CA1248">
                                                                      <w:delInstrText>HYPERLINK "mailto:qantascustomerservice@aig.com" \h</w:delInstrText>
                                                                    </w:r>
                                                                    <w:r w:rsidDel="00CA1248">
                                                                      <w:fldChar w:fldCharType="separate"/>
                                                                    </w:r>
                                                                    <w:r w:rsidDel="00CA1248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color w:val="E40000"/>
                                                                        <w:sz w:val="18"/>
                                                                        <w:szCs w:val="18"/>
                                                                        <w:u w:val="single"/>
                                                                        <w:shd w:val="clear" w:color="auto" w:fill="F9CB9C"/>
                                                                      </w:rPr>
                                                                      <w:delText>qantascustomerservice@aig.com</w:delText>
                                                                    </w:r>
                                                                    <w:r w:rsidDel="00CA1248">
                                                                      <w:fldChar w:fldCharType="end"/>
                                                                    </w:r>
                                                                  </w:del>
                                                                  <w:ins w:id="19" w:author="Crombie, Sean D" w:date="2025-10-03T01:01:00Z" w16du:dateUtc="2025-10-02T15:01:00Z">
                                                                    <w:r w:rsidRPr="002F1F48">
                                                                      <w:rPr>
                                                                        <w:rFonts w:ascii="Helvetica Neue" w:hAnsi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 xml:space="preserve"> qantas</w:t>
                                                                    </w:r>
                                                                    <w:r>
                                                                      <w:rPr>
                                                                        <w:rFonts w:ascii="Helvetica Neue" w:hAnsi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customerservice</w:t>
                                                                    </w:r>
                                                                    <w:r w:rsidRPr="002F1F48">
                                                                      <w:rPr>
                                                                        <w:rFonts w:ascii="Helvetica Neue" w:hAnsi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@</w:t>
                                                                    </w:r>
                                                                  </w:ins>
                                                                  <w:ins w:id="20" w:author="Eakins, Nicola" w:date="2025-11-13T18:42:00Z" w16du:dateUtc="2025-11-13T07:42:00Z">
                                                                    <w:r>
                                                                      <w:rPr>
                                                                        <w:rFonts w:ascii="Helvetica Neue" w:hAnsi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zurich</w:t>
                                                                    </w:r>
                                                                  </w:ins>
                                                                  <w:ins w:id="21" w:author="Crombie, Sean D" w:date="2025-10-03T01:01:00Z" w16du:dateUtc="2025-10-02T15:01:00Z">
                                                                    <w:r w:rsidRPr="002F1F48">
                                                                      <w:rPr>
                                                                        <w:rFonts w:ascii="Helvetica Neue" w:hAnsi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.com</w:t>
                                                                    </w:r>
                                                                  </w:ins>
                                                                  <w:del w:id="22" w:author="Crombie, Sean D" w:date="2025-10-03T01:01:00Z" w16du:dateUtc="2025-10-02T15:01:00Z">
                                                                    <w:r w:rsidDel="00CA1248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 xml:space="preserve"> </w:delText>
                                                                    </w:r>
                                                                  </w:del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4D6A85" w:rsidRDefault="004D6A85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jc w:val="center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4D6A85" w:rsidRDefault="004D6A85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ff4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4D6A85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0" w:type="dxa"/>
                                                  <w:left w:w="375" w:type="dxa"/>
                                                  <w:bottom w:w="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4D6A85" w:rsidRDefault="004D6A85">
                                                <w:pPr>
                                                  <w:jc w:val="center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>
                                                  <w:pict w14:anchorId="0DAFD1CA">
                                                    <v:rect id="_x0000_i1063" style="width:0;height:1.5pt" o:hralign="center" o:hrstd="t" o:hr="t" fillcolor="#a0a0a0" stroked="f"/>
                                                  </w:pic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4D6A85" w:rsidRDefault="004D6A85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ff5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4D6A85" w:rsidTr="7B3F955D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300" w:type="dxa"/>
                                                  <w:left w:w="375" w:type="dxa"/>
                                                  <w:bottom w:w="30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4D6A85" w:rsidRDefault="004D6A85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6"/>
                                                  <w:tblW w:w="2031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2031"/>
                                                </w:tblGrid>
                                                <w:tr w:rsidR="004D6A85">
                                                  <w:tc>
                                                    <w:tcPr>
                                                      <w:tcW w:w="2031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15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Help while travelling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b/>
                                                    <w:color w:val="323232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7"/>
                                                  <w:tblW w:w="729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 w:rsidTr="7B3F955D"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5" w:type="dxa"/>
                                                        <w:left w:w="15" w:type="dxa"/>
                                                        <w:bottom w:w="420" w:type="dxa"/>
                                                        <w:right w:w="15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del w:id="23" w:author="Crombie, Sean D" w:date="2025-10-03T01:04:00Z" w16du:dateUtc="2025-10-02T15:04:00Z">
                                                        <w:r w:rsidRPr="7B3F955D" w:rsidDel="001A419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>If you need urgent help while travelling, contact our partner, AIG Travel’s worldwide emergency assistance team. They are available to help 24/7</w:delText>
                                                        </w:r>
                                                      </w:del>
                                                      <w:ins w:id="24" w:author="Crombie, Sean D" w:date="2025-10-03T01:04:00Z">
                                                        <w:r>
                                                          <w:t xml:space="preserve"> For 24/7 worldwide emergency assistance:</w:t>
                                                        </w:r>
                                                      </w:ins>
                                                      <w:del w:id="25" w:author="Eakins, Nicola" w:date="2025-10-05T23:25:00Z">
                                                        <w:r w:rsidRPr="7B3F955D" w:rsidDel="001A4198">
                                                          <w:rPr>
                                                            <w:rFonts w:ascii="Helvetica Neue" w:eastAsia="Helvetica Neue" w:hAnsi="Helvetica Neue" w:cs="Helvetica Neue"/>
                                                            <w:sz w:val="18"/>
                                                            <w:szCs w:val="18"/>
                                                          </w:rPr>
                                                          <w:delText xml:space="preserve">: </w:delText>
                                                        </w:r>
                                                      </w:del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8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fff9"/>
                                                        <w:tblW w:w="6479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5669"/>
                                                      </w:tblGrid>
                                                      <w:tr w:rsidR="004D6A85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21DE9DAD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24" name="image9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9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1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5669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fffa"/>
                                                              <w:tblW w:w="5669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5669"/>
                                                            </w:tblGrid>
                                                            <w:tr w:rsidR="004D6A85">
                                                              <w:tc>
                                                                <w:tcPr>
                                                                  <w:tcW w:w="5669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Phone: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4D6A85">
                                                              <w:tc>
                                                                <w:tcPr>
                                                                  <w:tcW w:w="5669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0800 446 196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(within New Zealand) or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+64 9 355 3187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(from overseas)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4D6A85" w:rsidRDefault="004D6A85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b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fffc"/>
                                                        <w:tblW w:w="3795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2985"/>
                                                      </w:tblGrid>
                                                      <w:tr w:rsidR="004D6A85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27AB2EDC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25" name="image3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3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2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985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fffd"/>
                                                              <w:tblW w:w="2985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985"/>
                                                            </w:tblGrid>
                                                            <w:tr w:rsidR="004D6A85">
                                                              <w:tc>
                                                                <w:tcPr>
                                                                  <w:tcW w:w="2985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Email: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4D6A85">
                                                              <w:tc>
                                                                <w:tcPr>
                                                                  <w:tcW w:w="2985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ins w:id="26" w:author="Crombie, Sean D" w:date="2025-10-03T01:05:00Z" w16du:dateUtc="2025-10-02T15:05:00Z">
                                                                    <w:r>
                                                                      <w:t>qantasinsuranceassistance@</w:t>
                                                                    </w:r>
                                                                  </w:ins>
                                                                  <w:ins w:id="27" w:author="Eakins, Nicola" w:date="2025-11-13T18:42:00Z" w16du:dateUtc="2025-11-13T07:42:00Z">
                                                                    <w:r>
                                                                      <w:t>zurich</w:t>
                                                                    </w:r>
                                                                  </w:ins>
                                                                  <w:ins w:id="28" w:author="Crombie, Sean D" w:date="2025-10-03T01:05:00Z" w16du:dateUtc="2025-10-02T15:05:00Z">
                                                                    <w:r>
                                                                      <w:t>.com</w:t>
                                                                    </w:r>
                                                                  </w:ins>
                                                                  <w:del w:id="29" w:author="Crombie, Sean D" w:date="2025-10-03T01:05:00Z" w16du:dateUtc="2025-10-02T15:05:00Z">
                                                                    <w:r w:rsidDel="00564401">
                                                                      <w:fldChar w:fldCharType="begin"/>
                                                                    </w:r>
                                                                    <w:r w:rsidDel="00564401">
                                                                      <w:delInstrText>HYPERLINK "mailto:qantasinsuranceassistance@aig.com" \h</w:delInstrText>
                                                                    </w:r>
                                                                    <w:r w:rsidDel="00564401">
                                                                      <w:fldChar w:fldCharType="separate"/>
                                                                    </w:r>
                                                                    <w:r w:rsidDel="00564401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color w:val="E40000"/>
                                                                        <w:sz w:val="18"/>
                                                                        <w:szCs w:val="18"/>
                                                                        <w:u w:val="single"/>
                                                                        <w:shd w:val="clear" w:color="auto" w:fill="F9CB9C"/>
                                                                      </w:rPr>
                                                                      <w:delText>qantasinsuranceassistance@aig.com</w:delText>
                                                                    </w:r>
                                                                    <w:r w:rsidDel="00564401">
                                                                      <w:fldChar w:fldCharType="end"/>
                                                                    </w:r>
                                                                    <w:r w:rsidDel="00564401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 xml:space="preserve"> </w:delText>
                                                                    </w:r>
                                                                  </w:del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4D6A85" w:rsidRDefault="004D6A85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jc w:val="center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4D6A85" w:rsidRDefault="004D6A85">
                                          <w:pPr>
                                            <w:widowControl w:val="0"/>
                                            <w:pBdr>
                                              <w:top w:val="nil"/>
                                              <w:left w:val="nil"/>
                                              <w:bottom w:val="nil"/>
                                              <w:right w:val="nil"/>
                                              <w:between w:val="nil"/>
                                            </w:pBdr>
                                            <w:spacing w:line="276" w:lineRule="auto"/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ffe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4D6A85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0" w:type="dxa"/>
                                                  <w:left w:w="375" w:type="dxa"/>
                                                  <w:bottom w:w="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4D6A85" w:rsidRDefault="004D6A85">
                                                <w:pPr>
                                                  <w:jc w:val="center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  <w:r>
                                                  <w:pict w14:anchorId="420AA3AD">
                                                    <v:rect id="_x0000_i1064" style="width:0;height:1.5pt" o:hralign="center" o:hrstd="t" o:hr="t" fillcolor="#a0a0a0" stroked="f"/>
                                                  </w:pic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:rsidR="004D6A85" w:rsidRDefault="004D6A85">
                                          <w:pPr>
                                            <w:rPr>
                                              <w:rFonts w:ascii="Helvetica Neue" w:eastAsia="Helvetica Neue" w:hAnsi="Helvetica Neue" w:cs="Helvetica Neue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</w:p>
                                        <w:tbl>
                                          <w:tblPr>
                                            <w:tblStyle w:val="afffffffffffffffffff"/>
                                            <w:tblW w:w="8040" w:type="dxa"/>
                                            <w:tblLayout w:type="fixed"/>
                                            <w:tblLook w:val="0400" w:firstRow="0" w:lastRow="0" w:firstColumn="0" w:lastColumn="0" w:noHBand="0" w:noVBand="1"/>
                                          </w:tblPr>
                                          <w:tblGrid>
                                            <w:gridCol w:w="8040"/>
                                          </w:tblGrid>
                                          <w:tr w:rsidR="004D6A85" w:rsidTr="6629B4D9">
                                            <w:tc>
                                              <w:tcPr>
                                                <w:tcW w:w="8040" w:type="dxa"/>
                                                <w:tcMar>
                                                  <w:top w:w="300" w:type="dxa"/>
                                                  <w:left w:w="375" w:type="dxa"/>
                                                  <w:bottom w:w="300" w:type="dxa"/>
                                                  <w:right w:w="375" w:type="dxa"/>
                                                </w:tcMar>
                                                <w:vAlign w:val="bottom"/>
                                              </w:tcPr>
                                              <w:p w:rsidR="004D6A85" w:rsidRDefault="004D6A85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f0"/>
                                                  <w:tblW w:w="1296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1296"/>
                                                </w:tblGrid>
                                                <w:tr w:rsidR="004D6A85">
                                                  <w:tc>
                                                    <w:tcPr>
                                                      <w:tcW w:w="1296" w:type="dxa"/>
                                                      <w:tcMar>
                                                        <w:top w:w="0" w:type="dxa"/>
                                                        <w:left w:w="0" w:type="dxa"/>
                                                        <w:bottom w:w="15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b/>
                                                          <w:color w:val="323232"/>
                                                          <w:sz w:val="21"/>
                                                          <w:szCs w:val="21"/>
                                                        </w:rPr>
                                                        <w:t xml:space="preserve">Make a claim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Helvetica Neue" w:eastAsia="Helvetica Neue" w:hAnsi="Helvetica Neue" w:cs="Helvetica Neue"/>
                                                    <w:b/>
                                                    <w:color w:val="323232"/>
                                                    <w:sz w:val="21"/>
                                                    <w:szCs w:val="21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f1"/>
                                                  <w:tblW w:w="729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5" w:type="dxa"/>
                                                        <w:left w:w="15" w:type="dxa"/>
                                                        <w:bottom w:w="420" w:type="dxa"/>
                                                        <w:right w:w="15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 xml:space="preserve">If things haven’t gone to plan and you need to make a claim: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f2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 w:rsidTr="6629B4D9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ffff3"/>
                                                        <w:tblW w:w="2872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2062"/>
                                                      </w:tblGrid>
                                                      <w:tr w:rsidR="004D6A85" w:rsidTr="6629B4D9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5EC19C0D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26" name="image5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5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19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062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ffff4"/>
                                                              <w:tblW w:w="2062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062"/>
                                                            </w:tblGrid>
                                                            <w:tr w:rsidR="004D6A85" w:rsidTr="6629B4D9">
                                                              <w:tc>
                                                                <w:tcPr>
                                                                  <w:tcW w:w="2062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Online: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4D6A85" w:rsidTr="6629B4D9">
                                                              <w:tc>
                                                                <w:tcPr>
                                                                  <w:tcW w:w="2062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ins w:id="30" w:author="Raphaella Han" w:date="2025-11-27T04:36:00Z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Visit the Qantas Insurance website and l</w:t>
                                                                    </w:r>
                                                                  </w:ins>
                                                                  <w:del w:id="31" w:author="Raphaella Han" w:date="2025-11-27T04:36:00Z">
                                                                    <w:r w:rsidRPr="6629B4D9" w:rsidDel="001A4198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>L</w:delText>
                                                                    </w:r>
                                                                  </w:del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og in to </w:t>
                                                                  </w:r>
                                                                  <w:del w:id="32" w:author="Eakins, Nicola" w:date="2025-11-13T18:42:00Z">
                                                                    <w:r w:rsidRPr="6629B4D9" w:rsidDel="001A4198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>o</w:delText>
                                                                    </w:r>
                                                                  </w:del>
                                                                  <w:del w:id="33" w:author="Eakins, Nicola" w:date="2025-11-13T18:43:00Z">
                                                                    <w:r w:rsidRPr="6629B4D9" w:rsidDel="001A4198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>ur</w:delText>
                                                                    </w:r>
                                                                  </w:del>
                                                                  <w:ins w:id="34" w:author="Eakins, Nicola" w:date="2025-11-13T18:43:00Z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>the</w:t>
                                                                    </w:r>
                                                                  </w:ins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hyperlink r:id="rId23">
                                                                    <w:r w:rsidRPr="6629B4D9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color w:val="E40000"/>
                                                                        <w:sz w:val="18"/>
                                                                        <w:szCs w:val="18"/>
                                                                        <w:u w:val="single"/>
                                                                      </w:rPr>
                                                                      <w:t>claims portal</w:t>
                                                                    </w:r>
                                                                  </w:hyperlink>
                                                                  <w:r w:rsidRPr="6629B4D9"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4D6A85" w:rsidRDefault="004D6A85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f5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ffff6"/>
                                                        <w:tblW w:w="7290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6480"/>
                                                      </w:tblGrid>
                                                      <w:tr w:rsidR="004D6A85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12B4013D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27" name="image9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9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1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648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ffff7"/>
                                                              <w:tblW w:w="6480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6480"/>
                                                            </w:tblGrid>
                                                            <w:tr w:rsidR="004D6A85">
                                                              <w:tc>
                                                                <w:tcPr>
                                                                  <w:tcW w:w="6480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Phone: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4D6A85">
                                                              <w:tc>
                                                                <w:tcPr>
                                                                  <w:tcW w:w="6480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0800 446 266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(within New Zealand) or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color w:val="E40000"/>
                                                                      <w:sz w:val="18"/>
                                                                      <w:szCs w:val="18"/>
                                                                      <w:shd w:val="clear" w:color="auto" w:fill="F9CB9C"/>
                                                                    </w:rPr>
                                                                    <w:t>+64 9 355 3078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 (from overseas), Monday to Friday, 10 am to 9 pm and Saturday and Sunday, 11 am to 6 pm</w:t>
                                                                  </w:r>
                                                                  <w:ins w:id="35" w:author="Crombie, Sean D" w:date="2025-10-03T01:06:00Z" w16du:dateUtc="2025-10-02T15:06:00Z">
                                                                    <w:r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t xml:space="preserve"> NZT</w:t>
                                                                    </w:r>
                                                                  </w:ins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.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4D6A85" w:rsidRDefault="004D6A85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Helvetica Neue" w:eastAsia="Helvetica Neue" w:hAnsi="Helvetica Neue" w:cs="Helvetica Neue"/>
                                                    <w:sz w:val="24"/>
                                                    <w:szCs w:val="24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f8"/>
                                                  <w:tblW w:w="7290" w:type="dxa"/>
                                                  <w:jc w:val="center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120" w:type="dxa"/>
                                                        <w:left w:w="0" w:type="dxa"/>
                                                        <w:bottom w:w="120" w:type="dxa"/>
                                                        <w:right w:w="0" w:type="dxa"/>
                                                      </w:tcMar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widowControl w:val="0"/>
                                                        <w:pBdr>
                                                          <w:top w:val="nil"/>
                                                          <w:left w:val="nil"/>
                                                          <w:bottom w:val="nil"/>
                                                          <w:right w:val="nil"/>
                                                          <w:between w:val="nil"/>
                                                        </w:pBdr>
                                                        <w:spacing w:line="276" w:lineRule="auto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sz w:val="24"/>
                                                          <w:szCs w:val="24"/>
                                                        </w:rPr>
                                                      </w:pPr>
                                                    </w:p>
                                                    <w:tbl>
                                                      <w:tblPr>
                                                        <w:tblStyle w:val="afffffffffffffffffff9"/>
                                                        <w:tblW w:w="3454" w:type="dxa"/>
                                                        <w:tblLayout w:type="fixed"/>
                                                        <w:tblLook w:val="0400" w:firstRow="0" w:lastRow="0" w:firstColumn="0" w:lastColumn="0" w:noHBand="0" w:noVBand="1"/>
                                                      </w:tblPr>
                                                      <w:tblGrid>
                                                        <w:gridCol w:w="810"/>
                                                        <w:gridCol w:w="2644"/>
                                                      </w:tblGrid>
                                                      <w:tr w:rsidR="004D6A85">
                                                        <w:tc>
                                                          <w:tcPr>
                                                            <w:tcW w:w="810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48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noProof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  <w:drawing>
                                                                <wp:inline distT="0" distB="0" distL="0" distR="0" wp14:anchorId="23E8D22D" wp14:editId="07777777">
                                                                  <wp:extent cx="209550" cy="209550"/>
                                                                  <wp:effectExtent l="0" t="0" r="0" b="0"/>
                                                                  <wp:docPr id="128" name="image3.png"/>
                                                                  <wp:cNvGraphicFramePr/>
                                                                  <a:graphic xmlns:a="http://schemas.openxmlformats.org/drawingml/2006/main">
                                                                    <a:graphicData uri="http://schemas.openxmlformats.org/drawingml/2006/picture">
                                                                      <pic:pic xmlns:pic="http://schemas.openxmlformats.org/drawingml/2006/picture">
                                                                        <pic:nvPicPr>
                                                                          <pic:cNvPr id="0" name="image3.png"/>
                                                                          <pic:cNvPicPr preferRelativeResize="0"/>
                                                                        </pic:nvPicPr>
                                                                        <pic:blipFill>
                                                                          <a:blip r:embed="rId22"/>
                                                                          <a:srcRect/>
                                                                          <a:stretch>
                                                                            <a:fillRect/>
                                                                          </a:stretch>
                                                                        </pic:blipFill>
                                                                        <pic:spPr>
                                                                          <a:xfrm>
                                                                            <a:off x="0" y="0"/>
                                                                            <a:ext cx="209550" cy="209550"/>
                                                                          </a:xfrm>
                                                                          <a:prstGeom prst="rect">
                                                                            <a:avLst/>
                                                                          </a:prstGeom>
                                                                          <a:ln/>
                                                                        </pic:spPr>
                                                                      </pic:pic>
                                                                    </a:graphicData>
                                                                  </a:graphic>
                                                                </wp:inline>
                                                              </w:drawing>
                                                            </w:r>
                                                          </w:p>
                                                        </w:tc>
                                                        <w:tc>
                                                          <w:tcPr>
                                                            <w:tcW w:w="2644" w:type="dxa"/>
                                                            <w:tcMar>
                                                              <w:top w:w="0" w:type="dxa"/>
                                                              <w:left w:w="0" w:type="dxa"/>
                                                              <w:bottom w:w="0" w:type="dxa"/>
                                                              <w:right w:w="0" w:type="dxa"/>
                                                            </w:tcMar>
                                                          </w:tcPr>
                                                          <w:p w:rsidR="004D6A85" w:rsidRDefault="004D6A85">
                                                            <w:pPr>
                                                              <w:widowControl w:val="0"/>
                                                              <w:pBdr>
                                                                <w:top w:val="nil"/>
                                                                <w:left w:val="nil"/>
                                                                <w:bottom w:val="nil"/>
                                                                <w:right w:val="nil"/>
                                                                <w:between w:val="nil"/>
                                                              </w:pBdr>
                                                              <w:spacing w:line="276" w:lineRule="auto"/>
                                                              <w:rPr>
                                                                <w:rFonts w:ascii="Helvetica Neue" w:eastAsia="Helvetica Neue" w:hAnsi="Helvetica Neue" w:cs="Helvetica Neue"/>
                                                                <w:sz w:val="24"/>
                                                                <w:szCs w:val="24"/>
                                                              </w:rPr>
                                                            </w:pPr>
                                                          </w:p>
                                                          <w:tbl>
                                                            <w:tblPr>
                                                              <w:tblStyle w:val="afffffffffffffffffffa"/>
                                                              <w:tblW w:w="2644" w:type="dxa"/>
                                                              <w:tblLayout w:type="fixed"/>
                                                              <w:tblLook w:val="0400" w:firstRow="0" w:lastRow="0" w:firstColumn="0" w:lastColumn="0" w:noHBand="0" w:noVBand="1"/>
                                                            </w:tblPr>
                                                            <w:tblGrid>
                                                              <w:gridCol w:w="2644"/>
                                                            </w:tblGrid>
                                                            <w:tr w:rsidR="004D6A85">
                                                              <w:tc>
                                                                <w:tcPr>
                                                                  <w:tcW w:w="2644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75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b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  <w:t xml:space="preserve">Email: 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="004D6A85">
                                                              <w:tc>
                                                                <w:tcPr>
                                                                  <w:tcW w:w="2644" w:type="dxa"/>
                                                                  <w:tcMar>
                                                                    <w:top w:w="0" w:type="dxa"/>
                                                                    <w:left w:w="0" w:type="dxa"/>
                                                                    <w:bottom w:w="0" w:type="dxa"/>
                                                                    <w:right w:w="0" w:type="dxa"/>
                                                                  </w:tcMar>
                                                                </w:tcPr>
                                                                <w:p w:rsidR="004D6A85" w:rsidRDefault="004D6A85">
                                                                  <w:pPr>
                                                                    <w:rPr>
                                                                      <w:rFonts w:ascii="Helvetica Neue" w:eastAsia="Helvetica Neue" w:hAnsi="Helvetica Neue" w:cs="Helvetica Neue"/>
                                                                      <w:sz w:val="18"/>
                                                                      <w:szCs w:val="18"/>
                                                                    </w:rPr>
                                                                  </w:pPr>
                                                                  <w:ins w:id="36" w:author="Crombie, Sean D" w:date="2025-10-03T01:06:00Z" w16du:dateUtc="2025-10-02T15:06:00Z">
                                                                    <w:r>
                                                                      <w:t>qantasinsuranceclaims@</w:t>
                                                                    </w:r>
                                                                  </w:ins>
                                                                  <w:ins w:id="37" w:author="Eakins, Nicola" w:date="2025-11-13T18:43:00Z" w16du:dateUtc="2025-11-13T07:43:00Z">
                                                                    <w:r>
                                                                      <w:t>zurich</w:t>
                                                                    </w:r>
                                                                  </w:ins>
                                                                  <w:ins w:id="38" w:author="Crombie, Sean D" w:date="2025-10-03T01:06:00Z" w16du:dateUtc="2025-10-02T15:06:00Z">
                                                                    <w:r>
                                                                      <w:t>.com</w:t>
                                                                    </w:r>
                                                                  </w:ins>
                                                                  <w:del w:id="39" w:author="Crombie, Sean D" w:date="2025-10-03T01:06:00Z" w16du:dateUtc="2025-10-02T15:06:00Z">
                                                                    <w:r w:rsidDel="00D42C06">
                                                                      <w:fldChar w:fldCharType="begin"/>
                                                                    </w:r>
                                                                    <w:r w:rsidDel="00D42C06">
                                                                      <w:delInstrText>HYPERLINK "mailto:qantasinsuranceclaims@aig.com" \h</w:delInstrText>
                                                                    </w:r>
                                                                    <w:r w:rsidDel="00D42C06">
                                                                      <w:fldChar w:fldCharType="separate"/>
                                                                    </w:r>
                                                                    <w:r w:rsidDel="00D42C06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color w:val="E40000"/>
                                                                        <w:sz w:val="18"/>
                                                                        <w:szCs w:val="18"/>
                                                                        <w:u w:val="single"/>
                                                                        <w:shd w:val="clear" w:color="auto" w:fill="F9CB9C"/>
                                                                      </w:rPr>
                                                                      <w:delText>qantasinsuranceclaims@aig.com</w:delText>
                                                                    </w:r>
                                                                    <w:r w:rsidDel="00D42C06">
                                                                      <w:fldChar w:fldCharType="end"/>
                                                                    </w:r>
                                                                    <w:r w:rsidDel="00D42C06">
                                                                      <w:rPr>
                                                                        <w:rFonts w:ascii="Helvetica Neue" w:eastAsia="Helvetica Neue" w:hAnsi="Helvetica Neue" w:cs="Helvetica Neue"/>
                                                                        <w:sz w:val="18"/>
                                                                        <w:szCs w:val="18"/>
                                                                      </w:rPr>
                                                                      <w:delText xml:space="preserve"> </w:delText>
                                                                    </w:r>
                                                                  </w:del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="004D6A85" w:rsidRDefault="004D6A85">
                                                            <w:pPr>
                                                              <w:rPr>
                                                                <w:rFonts w:ascii="Times New Roman" w:eastAsia="Times New Roman" w:hAnsi="Times New Roman" w:cs="Times New Roman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="004D6A85" w:rsidRDefault="004D6A85">
                                                      <w:pPr>
                                                        <w:rPr>
                                                          <w:rFonts w:ascii="Times New Roman" w:eastAsia="Times New Roman" w:hAnsi="Times New Roman" w:cs="Times New Roman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widowControl w:val="0"/>
                                                  <w:pBdr>
                                                    <w:top w:val="nil"/>
                                                    <w:left w:val="nil"/>
                                                    <w:bottom w:val="nil"/>
                                                    <w:right w:val="nil"/>
                                                    <w:between w:val="nil"/>
                                                  </w:pBdr>
                                                  <w:spacing w:line="276" w:lineRule="auto"/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Style w:val="afffffffffffffffffffb"/>
                                                  <w:tblW w:w="7290" w:type="dxa"/>
                                                  <w:tblLayout w:type="fixed"/>
                                                  <w:tblLook w:val="0400" w:firstRow="0" w:lastRow="0" w:firstColumn="0" w:lastColumn="0" w:noHBand="0" w:noVBand="1"/>
                                                </w:tblPr>
                                                <w:tblGrid>
                                                  <w:gridCol w:w="7290"/>
                                                </w:tblGrid>
                                                <w:tr w:rsidR="004D6A85">
                                                  <w:tc>
                                                    <w:tcPr>
                                                      <w:tcW w:w="7290" w:type="dxa"/>
                                                      <w:tcMar>
                                                        <w:top w:w="375" w:type="dxa"/>
                                                        <w:left w:w="375" w:type="dxa"/>
                                                        <w:bottom w:w="375" w:type="dxa"/>
                                                        <w:right w:w="375" w:type="dxa"/>
                                                      </w:tcMar>
                                                      <w:vAlign w:val="bottom"/>
                                                    </w:tcPr>
                                                    <w:p w:rsidR="004D6A85" w:rsidRDefault="004D6A85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i/>
                                                          <w:sz w:val="18"/>
                                                          <w:szCs w:val="18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eastAsia="Helvetica Neue" w:hAnsi="Helvetica Neue" w:cs="Helvetica Neue"/>
                                                          <w:i/>
                                                          <w:sz w:val="18"/>
                                                          <w:szCs w:val="18"/>
                                                        </w:rPr>
                                                        <w:t xml:space="preserve">Remember: keep receipts and other supporting documentation in case you need to make a claim.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="004D6A85" w:rsidRDefault="004D6A85">
                                                <w:pPr>
                                                  <w:rPr>
                                                    <w:rFonts w:ascii="Times New Roman" w:eastAsia="Times New Roman" w:hAnsi="Times New Roman" w:cs="Times New Roman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="004D6A85" w:rsidRDefault="004D6A85">
                                          <w:pPr>
                                            <w:rPr>
                                              <w:rFonts w:ascii="Times New Roman" w:eastAsia="Times New Roman" w:hAnsi="Times New Roman" w:cs="Times New Roman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D6A85" w:rsidRDefault="004D6A85">
                                    <w:pPr>
                                      <w:widowControl w:val="0"/>
                                      <w:pBdr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between w:val="nil"/>
                                      </w:pBdr>
                                      <w:spacing w:line="276" w:lineRule="auto"/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  <w:tbl>
                                    <w:tblPr>
                                      <w:tblStyle w:val="afffffffffffffffffffc"/>
                                      <w:tblW w:w="8040" w:type="dxa"/>
                                      <w:tblLayout w:type="fixed"/>
                                      <w:tblLook w:val="0400" w:firstRow="0" w:lastRow="0" w:firstColumn="0" w:lastColumn="0" w:noHBand="0" w:noVBand="1"/>
                                    </w:tblPr>
                                    <w:tblGrid>
                                      <w:gridCol w:w="8040"/>
                                    </w:tblGrid>
                                    <w:tr w:rsidR="004D6A85">
                                      <w:tc>
                                        <w:tcPr>
                                          <w:tcW w:w="8040" w:type="dxa"/>
                                          <w:tcMar>
                                            <w:top w:w="300" w:type="dxa"/>
                                            <w:left w:w="15" w:type="dxa"/>
                                            <w:bottom w:w="0" w:type="dxa"/>
                                            <w:right w:w="15" w:type="dxa"/>
                                          </w:tcMar>
                                          <w:vAlign w:val="bottom"/>
                                        </w:tcPr>
                                        <w:p w:rsidR="004D6A85" w:rsidRDefault="004D6A85">
                                          <w:pPr>
                                            <w:jc w:val="center"/>
                                            <w:rPr>
                                              <w:rFonts w:ascii="Helvetica Neue" w:eastAsia="Helvetica Neue" w:hAnsi="Helvetica Neue" w:cs="Helvetica Neue"/>
                                              <w:sz w:val="15"/>
                                              <w:szCs w:val="15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 Neue" w:eastAsia="Helvetica Neue" w:hAnsi="Helvetica Neue" w:cs="Helvetica Neue"/>
                                              <w:i/>
                                              <w:sz w:val="15"/>
                                              <w:szCs w:val="15"/>
                                            </w:rPr>
                                            <w:t>This is an auto generated email, please do not reply.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D6A85" w:rsidRDefault="004D6A85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D6A85" w:rsidRDefault="004D6A85">
                              <w:pPr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</w:tc>
                        </w:tr>
                      </w:tbl>
                      <w:p w:rsidR="004D6A85" w:rsidRDefault="004D6A85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line="276" w:lineRule="auto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  <w:tbl>
                        <w:tblPr>
                          <w:tblStyle w:val="afffffffffffffffffffd"/>
                          <w:tblW w:w="9000" w:type="dxa"/>
                          <w:tblLayout w:type="fixed"/>
                          <w:tblLook w:val="0400" w:firstRow="0" w:lastRow="0" w:firstColumn="0" w:lastColumn="0" w:noHBand="0" w:noVBand="1"/>
                        </w:tblPr>
                        <w:tblGrid>
                          <w:gridCol w:w="9000"/>
                        </w:tblGrid>
                        <w:tr w:rsidR="004D6A85" w:rsidTr="11A677E4">
                          <w:tc>
                            <w:tcPr>
                              <w:tcW w:w="9000" w:type="dxa"/>
                              <w:tcMar>
                                <w:top w:w="240" w:type="dxa"/>
                                <w:left w:w="0" w:type="dxa"/>
                                <w:bottom w:w="240" w:type="dxa"/>
                                <w:right w:w="0" w:type="dxa"/>
                              </w:tcMar>
                              <w:vAlign w:val="bottom"/>
                            </w:tcPr>
                            <w:p w:rsidR="004D6A85" w:rsidRDefault="004D6A85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>Qantas Travel Insurance is underwritten by Zurich Australian Insurance Limited</w:t>
                              </w:r>
                              <w:ins w:id="40" w:author="Crombie, Sean D" w:date="2025-10-03T00:50:00Z" w16du:dateUtc="2025-10-02T14:50:00Z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 xml:space="preserve"> ACN 000 296 640</w:t>
                                </w:r>
                              </w:ins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(“Zurich New Zealand”). Qantas Airways Limited (“Qantas”) is a distributor of Zurich New Zealand, and it does not provide any financial advice. Qantas may provide relevant information relating to your Qantas booking to Zurich New Zealand. Consider the </w:t>
                              </w:r>
                              <w:hyperlink r:id="rId24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E40000"/>
                                    <w:sz w:val="15"/>
                                    <w:szCs w:val="15"/>
                                    <w:highlight w:val="yellow"/>
                                    <w:u w:val="single"/>
                                  </w:rPr>
                                  <w:t>Policy Wording</w:t>
                                </w:r>
                              </w:hyperlink>
                              <w: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 and your personal circumstances before you buy. </w:t>
                              </w:r>
                              <w:ins w:id="41" w:author="Eakins, Nicola" w:date="2025-11-13T18:44:00Z">
                                <w:r w:rsidRPr="00A5545F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  <w:u w:val="single"/>
                                  </w:rPr>
                                  <w:t>Zurich New Zealand engages affiliated entities within the Zurich Insurance Group to provide services in support of this insurance as permitted by applicable laws.</w:t>
                                </w:r>
                              </w:ins>
                            </w:p>
                            <w:p w:rsidR="004D6A85" w:rsidRDefault="004D6A85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</w:p>
                            <w:p w:rsidR="004D6A85" w:rsidRDefault="004D6A85">
                              <w:pPr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</w:pPr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Sent by Zurich </w:t>
                              </w:r>
                              <w:ins w:id="42" w:author="Eakins, Nicola" w:date="2025-11-13T18:44:00Z" w16du:dateUtc="2025-11-13T07:44:00Z">
                                <w:r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t>New Zealand</w:t>
                                </w:r>
                              </w:ins>
                              <w:del w:id="43" w:author="Eakins, Nicola" w:date="2025-11-13T18:44:00Z" w16du:dateUtc="2025-11-13T07:44:00Z">
                                <w:r w:rsidRPr="11A677E4" w:rsidDel="00A5545F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>Australian Insurance Limited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 xml:space="preserve">, Level 9, 29 Customs Street West, </w:t>
                              </w:r>
                              <w:del w:id="44" w:author="Crombie, Sean D" w:date="2025-10-03T00:47:00Z" w16du:dateUtc="2025-10-02T14:47:00Z">
                                <w:r w:rsidRPr="11A677E4" w:rsidDel="009505AB">
                                  <w:rPr>
                                    <w:rFonts w:ascii="Helvetica Neue" w:eastAsia="Helvetica Neue" w:hAnsi="Helvetica Neue" w:cs="Helvetica Neue"/>
                                    <w:color w:val="343741"/>
                                    <w:sz w:val="15"/>
                                    <w:szCs w:val="15"/>
                                    <w:highlight w:val="yellow"/>
                                  </w:rPr>
                                  <w:delText>Auckland CBD</w:delText>
                                </w:r>
                              </w:del>
                              <w:r w:rsidRPr="11A677E4">
                                <w:rPr>
                                  <w:rFonts w:ascii="Helvetica Neue" w:eastAsia="Helvetica Neue" w:hAnsi="Helvetica Neue" w:cs="Helvetica Neue"/>
                                  <w:color w:val="343741"/>
                                  <w:sz w:val="15"/>
                                  <w:szCs w:val="15"/>
                                  <w:highlight w:val="yellow"/>
                                </w:rPr>
                                <w:t>, Auckland 1010, New Zealand on behalf of Qantas, Australian headquarters: 10 Bourke Road, Mascot, NSW 2020.</w:t>
                              </w:r>
                            </w:p>
                          </w:tc>
                        </w:tr>
                      </w:tbl>
                      <w:p w:rsidR="004D6A85" w:rsidRDefault="004D6A85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  <w:tc>
                      <w:tcPr>
                        <w:tcW w:w="150" w:type="dxa"/>
                        <w:tcMar>
                          <w:top w:w="240" w:type="dxa"/>
                          <w:left w:w="0" w:type="dxa"/>
                          <w:bottom w:w="240" w:type="dxa"/>
                          <w:right w:w="0" w:type="dxa"/>
                        </w:tcMar>
                        <w:vAlign w:val="bottom"/>
                      </w:tcPr>
                      <w:p w:rsidR="004D6A85" w:rsidRDefault="004D6A85">
                        <w:pPr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</w:tc>
                  </w:tr>
                </w:tbl>
                <w:p w:rsidR="004D6A85" w:rsidRDefault="004D6A85">
                  <w:pPr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:rsidR="004D6A85" w:rsidRDefault="004D6A85"/>
        </w:tc>
      </w:tr>
    </w:tbl>
    <w:p w:rsidR="001D4DF6" w:rsidRDefault="001D4DF6">
      <w:pPr>
        <w:pStyle w:val="Heading1"/>
      </w:pPr>
    </w:p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Default="001D4DF6"/>
    <w:p w:rsidR="001D4DF6" w:rsidRPr="004D6A85" w:rsidRDefault="001D4DF6">
      <w:pPr>
        <w:rPr>
          <w:b/>
          <w:color w:val="002060"/>
        </w:rPr>
      </w:pPr>
    </w:p>
    <w:sectPr w:rsidR="001D4DF6" w:rsidRPr="004D6A85">
      <w:footerReference w:type="default" r:id="rId25"/>
      <w:pgSz w:w="23811" w:h="16838" w:orient="landscape"/>
      <w:pgMar w:top="720" w:right="720" w:bottom="720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3DE5" w:rsidRDefault="00513DE5">
      <w:r>
        <w:separator/>
      </w:r>
    </w:p>
  </w:endnote>
  <w:endnote w:type="continuationSeparator" w:id="0">
    <w:p w:rsidR="00513DE5" w:rsidRDefault="00513DE5">
      <w:r>
        <w:continuationSeparator/>
      </w:r>
    </w:p>
  </w:endnote>
  <w:endnote w:type="continuationNotice" w:id="1">
    <w:p w:rsidR="00513DE5" w:rsidRDefault="00513D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A169B719-025C-4141-9F65-CE4CCECF73E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BA030AE-F9EE-4B03-B331-5D94F1570648}"/>
    <w:embedItalic r:id="rId3" w:fontKey="{1BFF4133-5EFA-4197-ACA4-FDEFBD797713}"/>
  </w:font>
  <w:font w:name="Helvetica Neue">
    <w:altName w:val="Arial"/>
    <w:charset w:val="00"/>
    <w:family w:val="auto"/>
    <w:pitch w:val="default"/>
    <w:embedRegular r:id="rId4" w:fontKey="{2145E1C7-1A98-4E7F-8F81-405913B09BAF}"/>
    <w:embedBold r:id="rId5" w:fontKey="{15DFF305-EDC3-4D73-8AA0-D0D320BB275A}"/>
    <w:embedItalic r:id="rId6" w:fontKey="{BB3CCDFA-4057-4E3D-8591-D455C666F0A4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F5FCA0D2-3AA6-4E44-B5DB-BD4A5897C857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EA341A2D-90B6-42EB-BAFF-09EA50A3F4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4DF6" w:rsidRDefault="001A419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93056">
      <w:rPr>
        <w:noProof/>
        <w:color w:val="000000"/>
      </w:rPr>
      <w:t>1</w:t>
    </w:r>
    <w:r>
      <w:rPr>
        <w:color w:val="000000"/>
      </w:rPr>
      <w:fldChar w:fldCharType="end"/>
    </w:r>
  </w:p>
  <w:p w:rsidR="001D4DF6" w:rsidRDefault="001D4DF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3DE5" w:rsidRDefault="00513DE5">
      <w:r>
        <w:separator/>
      </w:r>
    </w:p>
  </w:footnote>
  <w:footnote w:type="continuationSeparator" w:id="0">
    <w:p w:rsidR="00513DE5" w:rsidRDefault="00513DE5">
      <w:r>
        <w:continuationSeparator/>
      </w:r>
    </w:p>
  </w:footnote>
  <w:footnote w:type="continuationNotice" w:id="1">
    <w:p w:rsidR="00513DE5" w:rsidRDefault="00513DE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943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CF90D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86317529">
    <w:abstractNumId w:val="0"/>
  </w:num>
  <w:num w:numId="2" w16cid:durableId="137048963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akins, Nicola">
    <w15:presenceInfo w15:providerId="AD" w15:userId="S::nicola.eakins_travelguard.com#ext#@qantas.onmicrosoft.com::3f3446c6-fd1e-4a5d-9782-5fbbe0f4dba0"/>
  </w15:person>
  <w15:person w15:author="Crombie, Sean D">
    <w15:presenceInfo w15:providerId="AD" w15:userId="S::scrombie@r7aig.com::432f9a25-981c-41b1-b981-d3fd529c6814"/>
  </w15:person>
  <w15:person w15:author="Raphaella Han">
    <w15:presenceInfo w15:providerId="AD" w15:userId="S::raphaella.han@qantas.com.au::5e333e18-4d7b-411b-afc3-556763b412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DF6"/>
    <w:rsid w:val="000328AF"/>
    <w:rsid w:val="000364D4"/>
    <w:rsid w:val="00075E6B"/>
    <w:rsid w:val="00084733"/>
    <w:rsid w:val="000A1776"/>
    <w:rsid w:val="000B4CD2"/>
    <w:rsid w:val="000D4164"/>
    <w:rsid w:val="000E4822"/>
    <w:rsid w:val="000E59EA"/>
    <w:rsid w:val="000F4B8A"/>
    <w:rsid w:val="001014C3"/>
    <w:rsid w:val="001341E6"/>
    <w:rsid w:val="00135F6B"/>
    <w:rsid w:val="0014475C"/>
    <w:rsid w:val="001A4198"/>
    <w:rsid w:val="001B2FD1"/>
    <w:rsid w:val="001B33C2"/>
    <w:rsid w:val="001C4524"/>
    <w:rsid w:val="001C711C"/>
    <w:rsid w:val="001D4DF6"/>
    <w:rsid w:val="001E6E5E"/>
    <w:rsid w:val="001F368A"/>
    <w:rsid w:val="00207B5C"/>
    <w:rsid w:val="00213CB0"/>
    <w:rsid w:val="0026096C"/>
    <w:rsid w:val="00293056"/>
    <w:rsid w:val="00294A5B"/>
    <w:rsid w:val="00296578"/>
    <w:rsid w:val="002A1B2E"/>
    <w:rsid w:val="002A493E"/>
    <w:rsid w:val="002D5F35"/>
    <w:rsid w:val="002E2C3B"/>
    <w:rsid w:val="00330EC9"/>
    <w:rsid w:val="00352ED4"/>
    <w:rsid w:val="0035302B"/>
    <w:rsid w:val="00367538"/>
    <w:rsid w:val="00376C77"/>
    <w:rsid w:val="00394EED"/>
    <w:rsid w:val="00395B0F"/>
    <w:rsid w:val="003A073D"/>
    <w:rsid w:val="003E10B0"/>
    <w:rsid w:val="00402D50"/>
    <w:rsid w:val="0043684B"/>
    <w:rsid w:val="0044130C"/>
    <w:rsid w:val="0045693F"/>
    <w:rsid w:val="0048318B"/>
    <w:rsid w:val="004B380F"/>
    <w:rsid w:val="004B679F"/>
    <w:rsid w:val="004C231E"/>
    <w:rsid w:val="004D6A85"/>
    <w:rsid w:val="004D7A67"/>
    <w:rsid w:val="004E29D4"/>
    <w:rsid w:val="004E3A2A"/>
    <w:rsid w:val="004F5AC3"/>
    <w:rsid w:val="00510E10"/>
    <w:rsid w:val="00513DE5"/>
    <w:rsid w:val="00542E50"/>
    <w:rsid w:val="005556D5"/>
    <w:rsid w:val="00562367"/>
    <w:rsid w:val="00564401"/>
    <w:rsid w:val="00567197"/>
    <w:rsid w:val="00582D77"/>
    <w:rsid w:val="005D7D17"/>
    <w:rsid w:val="00600CBB"/>
    <w:rsid w:val="00614C09"/>
    <w:rsid w:val="00620F09"/>
    <w:rsid w:val="00623296"/>
    <w:rsid w:val="00631CC3"/>
    <w:rsid w:val="006427C0"/>
    <w:rsid w:val="0066175F"/>
    <w:rsid w:val="0066237A"/>
    <w:rsid w:val="006653CE"/>
    <w:rsid w:val="006938D9"/>
    <w:rsid w:val="006A3434"/>
    <w:rsid w:val="006A35FD"/>
    <w:rsid w:val="006C0C13"/>
    <w:rsid w:val="006C192C"/>
    <w:rsid w:val="006C51E8"/>
    <w:rsid w:val="006F2CF1"/>
    <w:rsid w:val="007005E5"/>
    <w:rsid w:val="0074251B"/>
    <w:rsid w:val="0074384D"/>
    <w:rsid w:val="0075286D"/>
    <w:rsid w:val="007539FF"/>
    <w:rsid w:val="007612FE"/>
    <w:rsid w:val="00792C8C"/>
    <w:rsid w:val="007A7081"/>
    <w:rsid w:val="007B75E7"/>
    <w:rsid w:val="007C2687"/>
    <w:rsid w:val="007D6D81"/>
    <w:rsid w:val="007F5001"/>
    <w:rsid w:val="008249D9"/>
    <w:rsid w:val="00826771"/>
    <w:rsid w:val="00827F2E"/>
    <w:rsid w:val="00843136"/>
    <w:rsid w:val="008B6B26"/>
    <w:rsid w:val="008B7B9D"/>
    <w:rsid w:val="008E4264"/>
    <w:rsid w:val="00921C75"/>
    <w:rsid w:val="009505AB"/>
    <w:rsid w:val="009536E6"/>
    <w:rsid w:val="0098139A"/>
    <w:rsid w:val="009821D5"/>
    <w:rsid w:val="009871EF"/>
    <w:rsid w:val="00987585"/>
    <w:rsid w:val="009C41AC"/>
    <w:rsid w:val="009F676C"/>
    <w:rsid w:val="00A0470D"/>
    <w:rsid w:val="00A44928"/>
    <w:rsid w:val="00A5545F"/>
    <w:rsid w:val="00A6159E"/>
    <w:rsid w:val="00AC53EF"/>
    <w:rsid w:val="00AE1FE3"/>
    <w:rsid w:val="00AE2A0A"/>
    <w:rsid w:val="00AF483A"/>
    <w:rsid w:val="00B02CD7"/>
    <w:rsid w:val="00B07697"/>
    <w:rsid w:val="00B30A52"/>
    <w:rsid w:val="00B31644"/>
    <w:rsid w:val="00B61B47"/>
    <w:rsid w:val="00B63009"/>
    <w:rsid w:val="00B75999"/>
    <w:rsid w:val="00B9338B"/>
    <w:rsid w:val="00BB3F9A"/>
    <w:rsid w:val="00BD27BD"/>
    <w:rsid w:val="00C50C9E"/>
    <w:rsid w:val="00C6793E"/>
    <w:rsid w:val="00C7464A"/>
    <w:rsid w:val="00C76753"/>
    <w:rsid w:val="00C82F38"/>
    <w:rsid w:val="00C93757"/>
    <w:rsid w:val="00CA1248"/>
    <w:rsid w:val="00CA3558"/>
    <w:rsid w:val="00CF0C84"/>
    <w:rsid w:val="00D12155"/>
    <w:rsid w:val="00D31FE4"/>
    <w:rsid w:val="00D42C06"/>
    <w:rsid w:val="00D850D7"/>
    <w:rsid w:val="00D94112"/>
    <w:rsid w:val="00D94D09"/>
    <w:rsid w:val="00DB37A9"/>
    <w:rsid w:val="00DC6CD2"/>
    <w:rsid w:val="00DD066B"/>
    <w:rsid w:val="00DF45AB"/>
    <w:rsid w:val="00E00F56"/>
    <w:rsid w:val="00E3100B"/>
    <w:rsid w:val="00E51027"/>
    <w:rsid w:val="00E97D82"/>
    <w:rsid w:val="00ED03BD"/>
    <w:rsid w:val="00EE6F4F"/>
    <w:rsid w:val="00F1078E"/>
    <w:rsid w:val="00F2317A"/>
    <w:rsid w:val="00F5024E"/>
    <w:rsid w:val="00F53672"/>
    <w:rsid w:val="00F6132C"/>
    <w:rsid w:val="00F7727C"/>
    <w:rsid w:val="00F92ABB"/>
    <w:rsid w:val="00FB5CA7"/>
    <w:rsid w:val="00FD332B"/>
    <w:rsid w:val="00FE5F1C"/>
    <w:rsid w:val="031FEB10"/>
    <w:rsid w:val="033B8842"/>
    <w:rsid w:val="03ED8AFD"/>
    <w:rsid w:val="076A8554"/>
    <w:rsid w:val="07BF0834"/>
    <w:rsid w:val="08944DE8"/>
    <w:rsid w:val="0A3B7CB0"/>
    <w:rsid w:val="0ADD0076"/>
    <w:rsid w:val="0B60BBEA"/>
    <w:rsid w:val="0C04AC90"/>
    <w:rsid w:val="0C25390D"/>
    <w:rsid w:val="11A677E4"/>
    <w:rsid w:val="12184A0D"/>
    <w:rsid w:val="129ABB3B"/>
    <w:rsid w:val="12C16F01"/>
    <w:rsid w:val="134A6223"/>
    <w:rsid w:val="16994948"/>
    <w:rsid w:val="189F6B31"/>
    <w:rsid w:val="1B86937F"/>
    <w:rsid w:val="1BFA5A18"/>
    <w:rsid w:val="1E9FAECB"/>
    <w:rsid w:val="1ED97F0E"/>
    <w:rsid w:val="209080AA"/>
    <w:rsid w:val="213F2A75"/>
    <w:rsid w:val="23756D8D"/>
    <w:rsid w:val="2445C838"/>
    <w:rsid w:val="273D967F"/>
    <w:rsid w:val="2834BD6F"/>
    <w:rsid w:val="288A2F0A"/>
    <w:rsid w:val="28BE4C4F"/>
    <w:rsid w:val="29E7096C"/>
    <w:rsid w:val="2BA2B963"/>
    <w:rsid w:val="2CB98CB7"/>
    <w:rsid w:val="2DA3B7B8"/>
    <w:rsid w:val="2E226246"/>
    <w:rsid w:val="2E96263E"/>
    <w:rsid w:val="2EF8A7CE"/>
    <w:rsid w:val="2FEC22F5"/>
    <w:rsid w:val="30337E3C"/>
    <w:rsid w:val="30875CC7"/>
    <w:rsid w:val="31DBB365"/>
    <w:rsid w:val="32A88782"/>
    <w:rsid w:val="32EBD80B"/>
    <w:rsid w:val="334FE78C"/>
    <w:rsid w:val="33EDE8D8"/>
    <w:rsid w:val="351F5619"/>
    <w:rsid w:val="35F91010"/>
    <w:rsid w:val="3A43DA90"/>
    <w:rsid w:val="3AB701BA"/>
    <w:rsid w:val="3AF5BA84"/>
    <w:rsid w:val="3B111913"/>
    <w:rsid w:val="3B170555"/>
    <w:rsid w:val="3B243DF5"/>
    <w:rsid w:val="3D61010A"/>
    <w:rsid w:val="3F17A692"/>
    <w:rsid w:val="419D4E20"/>
    <w:rsid w:val="41FC4315"/>
    <w:rsid w:val="423AA55D"/>
    <w:rsid w:val="4409A4EC"/>
    <w:rsid w:val="441D2021"/>
    <w:rsid w:val="44719EA5"/>
    <w:rsid w:val="44C96ABF"/>
    <w:rsid w:val="455390FA"/>
    <w:rsid w:val="4680FC2B"/>
    <w:rsid w:val="47975C2F"/>
    <w:rsid w:val="49F5CD7C"/>
    <w:rsid w:val="4B0D2824"/>
    <w:rsid w:val="4CA6BE81"/>
    <w:rsid w:val="5075EE09"/>
    <w:rsid w:val="50E84BCC"/>
    <w:rsid w:val="51EEB96A"/>
    <w:rsid w:val="530BB1E7"/>
    <w:rsid w:val="57FF3DF1"/>
    <w:rsid w:val="58640CB9"/>
    <w:rsid w:val="597158AB"/>
    <w:rsid w:val="5B66D982"/>
    <w:rsid w:val="605F98B5"/>
    <w:rsid w:val="613CA112"/>
    <w:rsid w:val="630D25F3"/>
    <w:rsid w:val="63D883FE"/>
    <w:rsid w:val="645E8A91"/>
    <w:rsid w:val="6536261D"/>
    <w:rsid w:val="6629B4D9"/>
    <w:rsid w:val="66691A77"/>
    <w:rsid w:val="679799C7"/>
    <w:rsid w:val="67F5F706"/>
    <w:rsid w:val="6864F65A"/>
    <w:rsid w:val="6C037E5D"/>
    <w:rsid w:val="6F17B660"/>
    <w:rsid w:val="7127E935"/>
    <w:rsid w:val="726CAE95"/>
    <w:rsid w:val="74EACE6A"/>
    <w:rsid w:val="75FF5D92"/>
    <w:rsid w:val="7654F528"/>
    <w:rsid w:val="78CE0D26"/>
    <w:rsid w:val="7B3F955D"/>
    <w:rsid w:val="7E933D75"/>
    <w:rsid w:val="7EB0C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F1B9A"/>
  <w15:docId w15:val="{FED7790C-1AF7-4541-B2B2-9D7765FC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b/>
      <w:color w:val="00206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205F24"/>
    <w:tblPr/>
  </w:style>
  <w:style w:type="character" w:customStyle="1" w:styleId="Heading1Char">
    <w:name w:val="Heading 1 Char"/>
    <w:basedOn w:val="DefaultParagraphFont"/>
    <w:link w:val="Heading1"/>
    <w:uiPriority w:val="9"/>
    <w:rsid w:val="00205F24"/>
    <w:rPr>
      <w:rFonts w:eastAsiaTheme="majorEastAsia" w:cstheme="majorBidi"/>
      <w:b/>
      <w:color w:val="002060"/>
      <w:szCs w:val="32"/>
      <w:lang w:eastAsia="en-AU"/>
    </w:rPr>
  </w:style>
  <w:style w:type="character" w:styleId="Hyperlink">
    <w:name w:val="Hyperlink"/>
    <w:basedOn w:val="DefaultParagraphFont"/>
    <w:uiPriority w:val="99"/>
    <w:unhideWhenUsed/>
    <w:rsid w:val="00C70B7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70B7A"/>
    <w:rPr>
      <w:b/>
      <w:bCs/>
    </w:rPr>
  </w:style>
  <w:style w:type="character" w:styleId="Emphasis">
    <w:name w:val="Emphasis"/>
    <w:basedOn w:val="DefaultParagraphFont"/>
    <w:uiPriority w:val="20"/>
    <w:qFormat/>
    <w:rsid w:val="00C70B7A"/>
    <w:rPr>
      <w:i/>
      <w:iCs/>
    </w:rPr>
  </w:style>
  <w:style w:type="paragraph" w:styleId="CommentText">
    <w:name w:val="annotation text"/>
    <w:basedOn w:val="Normal"/>
    <w:link w:val="CommentTextChar"/>
    <w:uiPriority w:val="99"/>
    <w:unhideWhenUsed/>
    <w:rsid w:val="00D112D2"/>
  </w:style>
  <w:style w:type="character" w:customStyle="1" w:styleId="CommentTextChar">
    <w:name w:val="Comment Text Char"/>
    <w:basedOn w:val="DefaultParagraphFont"/>
    <w:link w:val="CommentText"/>
    <w:uiPriority w:val="99"/>
    <w:rsid w:val="00D112D2"/>
    <w:rPr>
      <w:rFonts w:eastAsia="Arial" w:cs="Arial"/>
      <w:szCs w:val="20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D112D2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3112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65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652E"/>
    <w:rPr>
      <w:rFonts w:eastAsia="Arial" w:cs="Arial"/>
      <w:b/>
      <w:bCs/>
      <w:szCs w:val="20"/>
      <w:lang w:eastAsia="en-AU"/>
    </w:rPr>
  </w:style>
  <w:style w:type="paragraph" w:styleId="Revision">
    <w:name w:val="Revision"/>
    <w:hidden/>
    <w:uiPriority w:val="99"/>
    <w:semiHidden/>
    <w:rsid w:val="00944A58"/>
    <w:rPr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324D9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7F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F7E"/>
    <w:rPr>
      <w:rFonts w:ascii="Segoe UI" w:eastAsia="Arial" w:hAnsi="Segoe UI" w:cs="Segoe UI"/>
      <w:sz w:val="18"/>
      <w:szCs w:val="1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E3171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1719"/>
    <w:rPr>
      <w:rFonts w:eastAsia="Arial" w:cs="Arial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E3171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1719"/>
    <w:rPr>
      <w:rFonts w:eastAsia="Arial" w:cs="Arial"/>
      <w:szCs w:val="20"/>
      <w:lang w:eastAsia="en-AU"/>
    </w:rPr>
  </w:style>
  <w:style w:type="table" w:customStyle="1" w:styleId="a">
    <w:basedOn w:val="TableNormal"/>
    <w:tblPr/>
  </w:style>
  <w:style w:type="table" w:customStyle="1" w:styleId="a0">
    <w:basedOn w:val="TableNormal"/>
    <w:tblPr/>
  </w:style>
  <w:style w:type="table" w:customStyle="1" w:styleId="a1">
    <w:basedOn w:val="TableNormal"/>
    <w:tblPr/>
  </w:style>
  <w:style w:type="table" w:customStyle="1" w:styleId="a2">
    <w:basedOn w:val="TableNormal"/>
    <w:tblPr/>
  </w:style>
  <w:style w:type="table" w:customStyle="1" w:styleId="a3">
    <w:basedOn w:val="TableNormal"/>
    <w:tblPr/>
  </w:style>
  <w:style w:type="table" w:customStyle="1" w:styleId="a4">
    <w:basedOn w:val="TableNormal"/>
    <w:tblPr/>
  </w:style>
  <w:style w:type="table" w:customStyle="1" w:styleId="a5">
    <w:basedOn w:val="TableNormal"/>
    <w:tblPr/>
  </w:style>
  <w:style w:type="table" w:customStyle="1" w:styleId="a6">
    <w:basedOn w:val="TableNormal"/>
    <w:tblPr/>
  </w:style>
  <w:style w:type="table" w:customStyle="1" w:styleId="a7">
    <w:basedOn w:val="TableNormal"/>
    <w:tblPr/>
  </w:style>
  <w:style w:type="table" w:customStyle="1" w:styleId="a8">
    <w:basedOn w:val="TableNormal"/>
    <w:tblPr/>
  </w:style>
  <w:style w:type="table" w:customStyle="1" w:styleId="a9">
    <w:basedOn w:val="TableNormal"/>
    <w:tblPr/>
  </w:style>
  <w:style w:type="table" w:customStyle="1" w:styleId="aa">
    <w:basedOn w:val="TableNormal"/>
    <w:tblPr/>
  </w:style>
  <w:style w:type="table" w:customStyle="1" w:styleId="ab">
    <w:basedOn w:val="TableNormal"/>
    <w:tblPr/>
  </w:style>
  <w:style w:type="table" w:customStyle="1" w:styleId="ac">
    <w:basedOn w:val="TableNormal"/>
    <w:tblPr/>
  </w:style>
  <w:style w:type="table" w:customStyle="1" w:styleId="ad">
    <w:basedOn w:val="TableNormal"/>
    <w:tblPr/>
  </w:style>
  <w:style w:type="table" w:customStyle="1" w:styleId="ae">
    <w:basedOn w:val="TableNormal"/>
    <w:tblPr/>
  </w:style>
  <w:style w:type="table" w:customStyle="1" w:styleId="af">
    <w:basedOn w:val="TableNormal"/>
    <w:tblPr/>
  </w:style>
  <w:style w:type="table" w:customStyle="1" w:styleId="af0">
    <w:basedOn w:val="TableNormal"/>
    <w:tblPr/>
  </w:style>
  <w:style w:type="table" w:customStyle="1" w:styleId="af1">
    <w:basedOn w:val="TableNormal"/>
    <w:tblPr/>
  </w:style>
  <w:style w:type="table" w:customStyle="1" w:styleId="af2">
    <w:basedOn w:val="TableNormal"/>
    <w:tblPr/>
  </w:style>
  <w:style w:type="table" w:customStyle="1" w:styleId="af3">
    <w:basedOn w:val="TableNormal"/>
    <w:tblPr/>
  </w:style>
  <w:style w:type="table" w:customStyle="1" w:styleId="af4">
    <w:basedOn w:val="TableNormal"/>
    <w:tblPr/>
  </w:style>
  <w:style w:type="table" w:customStyle="1" w:styleId="af5">
    <w:basedOn w:val="TableNormal"/>
    <w:tblPr/>
  </w:style>
  <w:style w:type="table" w:customStyle="1" w:styleId="af6">
    <w:basedOn w:val="TableNormal"/>
    <w:tblPr/>
  </w:style>
  <w:style w:type="table" w:customStyle="1" w:styleId="af7">
    <w:basedOn w:val="TableNormal"/>
    <w:tblPr/>
  </w:style>
  <w:style w:type="table" w:customStyle="1" w:styleId="af8">
    <w:basedOn w:val="TableNormal"/>
    <w:tblPr/>
  </w:style>
  <w:style w:type="table" w:customStyle="1" w:styleId="af9">
    <w:basedOn w:val="TableNormal"/>
    <w:tblPr/>
  </w:style>
  <w:style w:type="table" w:customStyle="1" w:styleId="afa">
    <w:basedOn w:val="TableNormal"/>
    <w:tblPr/>
  </w:style>
  <w:style w:type="table" w:customStyle="1" w:styleId="afb">
    <w:basedOn w:val="TableNormal"/>
    <w:tblPr/>
  </w:style>
  <w:style w:type="table" w:customStyle="1" w:styleId="afc">
    <w:basedOn w:val="TableNormal"/>
    <w:tblPr/>
  </w:style>
  <w:style w:type="table" w:customStyle="1" w:styleId="afd">
    <w:basedOn w:val="TableNormal"/>
    <w:tblPr/>
  </w:style>
  <w:style w:type="table" w:customStyle="1" w:styleId="afe">
    <w:basedOn w:val="TableNormal"/>
    <w:tblPr/>
  </w:style>
  <w:style w:type="table" w:customStyle="1" w:styleId="aff">
    <w:basedOn w:val="TableNormal"/>
    <w:tblPr/>
  </w:style>
  <w:style w:type="table" w:customStyle="1" w:styleId="aff0">
    <w:basedOn w:val="TableNormal"/>
    <w:tblPr/>
  </w:style>
  <w:style w:type="table" w:customStyle="1" w:styleId="aff1">
    <w:basedOn w:val="TableNormal"/>
    <w:tblPr/>
  </w:style>
  <w:style w:type="table" w:customStyle="1" w:styleId="aff2">
    <w:basedOn w:val="TableNormal"/>
    <w:tblPr/>
  </w:style>
  <w:style w:type="table" w:customStyle="1" w:styleId="aff3">
    <w:basedOn w:val="TableNormal"/>
    <w:tblPr/>
  </w:style>
  <w:style w:type="table" w:customStyle="1" w:styleId="aff4">
    <w:basedOn w:val="TableNormal"/>
    <w:tblPr/>
  </w:style>
  <w:style w:type="table" w:customStyle="1" w:styleId="aff5">
    <w:basedOn w:val="TableNormal"/>
    <w:tblPr/>
  </w:style>
  <w:style w:type="table" w:customStyle="1" w:styleId="aff6">
    <w:basedOn w:val="TableNormal"/>
    <w:tblPr/>
  </w:style>
  <w:style w:type="table" w:customStyle="1" w:styleId="aff7">
    <w:basedOn w:val="TableNormal"/>
    <w:tblPr/>
  </w:style>
  <w:style w:type="table" w:customStyle="1" w:styleId="aff8">
    <w:basedOn w:val="TableNormal"/>
    <w:tblPr/>
  </w:style>
  <w:style w:type="table" w:customStyle="1" w:styleId="aff9">
    <w:basedOn w:val="TableNormal"/>
    <w:tblPr/>
  </w:style>
  <w:style w:type="table" w:customStyle="1" w:styleId="affa">
    <w:basedOn w:val="TableNormal"/>
    <w:tblPr/>
  </w:style>
  <w:style w:type="table" w:customStyle="1" w:styleId="affb">
    <w:basedOn w:val="TableNormal"/>
    <w:tblPr/>
  </w:style>
  <w:style w:type="table" w:customStyle="1" w:styleId="affc">
    <w:basedOn w:val="TableNormal"/>
    <w:tblPr/>
  </w:style>
  <w:style w:type="table" w:customStyle="1" w:styleId="affd">
    <w:basedOn w:val="TableNormal"/>
    <w:tblPr/>
  </w:style>
  <w:style w:type="table" w:customStyle="1" w:styleId="affe">
    <w:basedOn w:val="TableNormal"/>
    <w:tblPr/>
  </w:style>
  <w:style w:type="table" w:customStyle="1" w:styleId="afff">
    <w:basedOn w:val="TableNormal"/>
    <w:tblPr/>
  </w:style>
  <w:style w:type="table" w:customStyle="1" w:styleId="afff0">
    <w:basedOn w:val="TableNormal"/>
    <w:tblPr/>
  </w:style>
  <w:style w:type="table" w:customStyle="1" w:styleId="afff1">
    <w:basedOn w:val="TableNormal"/>
    <w:tblPr/>
  </w:style>
  <w:style w:type="table" w:customStyle="1" w:styleId="afff2">
    <w:basedOn w:val="TableNormal"/>
    <w:tblPr/>
  </w:style>
  <w:style w:type="table" w:customStyle="1" w:styleId="afff3">
    <w:basedOn w:val="TableNormal"/>
    <w:tblPr/>
  </w:style>
  <w:style w:type="table" w:customStyle="1" w:styleId="afff4">
    <w:basedOn w:val="TableNormal"/>
    <w:tblPr/>
  </w:style>
  <w:style w:type="table" w:customStyle="1" w:styleId="afff5">
    <w:basedOn w:val="TableNormal"/>
    <w:tblPr/>
  </w:style>
  <w:style w:type="table" w:customStyle="1" w:styleId="afff6">
    <w:basedOn w:val="TableNormal"/>
    <w:tblPr/>
  </w:style>
  <w:style w:type="table" w:customStyle="1" w:styleId="afff7">
    <w:basedOn w:val="TableNormal"/>
    <w:tblPr/>
  </w:style>
  <w:style w:type="table" w:customStyle="1" w:styleId="afff8">
    <w:basedOn w:val="TableNormal"/>
    <w:tblPr/>
  </w:style>
  <w:style w:type="table" w:customStyle="1" w:styleId="afff9">
    <w:basedOn w:val="TableNormal"/>
    <w:tblPr/>
  </w:style>
  <w:style w:type="table" w:customStyle="1" w:styleId="afffa">
    <w:basedOn w:val="TableNormal"/>
    <w:tblPr/>
  </w:style>
  <w:style w:type="table" w:customStyle="1" w:styleId="afffb">
    <w:basedOn w:val="TableNormal"/>
    <w:tblPr/>
  </w:style>
  <w:style w:type="table" w:customStyle="1" w:styleId="afffc">
    <w:basedOn w:val="TableNormal"/>
    <w:tblPr/>
  </w:style>
  <w:style w:type="table" w:customStyle="1" w:styleId="afffd">
    <w:basedOn w:val="TableNormal"/>
    <w:tblPr/>
  </w:style>
  <w:style w:type="table" w:customStyle="1" w:styleId="afffe">
    <w:basedOn w:val="TableNormal"/>
    <w:tblPr/>
  </w:style>
  <w:style w:type="table" w:customStyle="1" w:styleId="affff">
    <w:basedOn w:val="TableNormal"/>
    <w:tblPr/>
  </w:style>
  <w:style w:type="table" w:customStyle="1" w:styleId="affff0">
    <w:basedOn w:val="TableNormal"/>
    <w:tblPr/>
  </w:style>
  <w:style w:type="table" w:customStyle="1" w:styleId="affff1">
    <w:basedOn w:val="TableNormal"/>
    <w:tblPr/>
  </w:style>
  <w:style w:type="table" w:customStyle="1" w:styleId="affff2">
    <w:basedOn w:val="TableNormal"/>
    <w:tblPr/>
  </w:style>
  <w:style w:type="table" w:customStyle="1" w:styleId="affff3">
    <w:basedOn w:val="TableNormal"/>
    <w:tblPr/>
  </w:style>
  <w:style w:type="table" w:customStyle="1" w:styleId="affff4">
    <w:basedOn w:val="TableNormal"/>
    <w:tblPr/>
  </w:style>
  <w:style w:type="table" w:customStyle="1" w:styleId="affff5">
    <w:basedOn w:val="TableNormal"/>
    <w:tblPr/>
  </w:style>
  <w:style w:type="table" w:customStyle="1" w:styleId="affff6">
    <w:basedOn w:val="TableNormal"/>
    <w:tblPr/>
  </w:style>
  <w:style w:type="table" w:customStyle="1" w:styleId="affff7">
    <w:basedOn w:val="TableNormal"/>
    <w:tblPr/>
  </w:style>
  <w:style w:type="table" w:customStyle="1" w:styleId="affff8">
    <w:basedOn w:val="TableNormal"/>
    <w:tblPr/>
  </w:style>
  <w:style w:type="table" w:customStyle="1" w:styleId="affff9">
    <w:basedOn w:val="TableNormal"/>
    <w:tblPr/>
  </w:style>
  <w:style w:type="table" w:customStyle="1" w:styleId="affffa">
    <w:basedOn w:val="TableNormal"/>
    <w:tblPr/>
  </w:style>
  <w:style w:type="table" w:customStyle="1" w:styleId="affffb">
    <w:basedOn w:val="TableNormal"/>
    <w:tblPr/>
  </w:style>
  <w:style w:type="table" w:customStyle="1" w:styleId="affffc">
    <w:basedOn w:val="TableNormal"/>
    <w:tblPr/>
  </w:style>
  <w:style w:type="table" w:customStyle="1" w:styleId="affffd">
    <w:basedOn w:val="TableNormal"/>
    <w:tblPr/>
  </w:style>
  <w:style w:type="table" w:customStyle="1" w:styleId="affffe">
    <w:basedOn w:val="TableNormal"/>
    <w:tblPr/>
  </w:style>
  <w:style w:type="table" w:customStyle="1" w:styleId="afffff">
    <w:basedOn w:val="TableNormal"/>
    <w:tblPr/>
  </w:style>
  <w:style w:type="table" w:customStyle="1" w:styleId="afffff0">
    <w:basedOn w:val="TableNormal"/>
    <w:tblPr/>
  </w:style>
  <w:style w:type="table" w:customStyle="1" w:styleId="afffff1">
    <w:basedOn w:val="TableNormal"/>
    <w:tblPr/>
  </w:style>
  <w:style w:type="table" w:customStyle="1" w:styleId="afffff2">
    <w:basedOn w:val="TableNormal"/>
    <w:tblPr/>
  </w:style>
  <w:style w:type="table" w:customStyle="1" w:styleId="afffff3">
    <w:basedOn w:val="TableNormal"/>
    <w:tblPr/>
  </w:style>
  <w:style w:type="table" w:customStyle="1" w:styleId="afffff4">
    <w:basedOn w:val="TableNormal"/>
    <w:tblPr/>
  </w:style>
  <w:style w:type="table" w:customStyle="1" w:styleId="afffff5">
    <w:basedOn w:val="TableNormal"/>
    <w:tblPr/>
  </w:style>
  <w:style w:type="table" w:customStyle="1" w:styleId="afffff6">
    <w:basedOn w:val="TableNormal"/>
    <w:tblPr/>
  </w:style>
  <w:style w:type="table" w:customStyle="1" w:styleId="afffff7">
    <w:basedOn w:val="TableNormal"/>
    <w:tblPr/>
  </w:style>
  <w:style w:type="table" w:customStyle="1" w:styleId="afffff8">
    <w:basedOn w:val="TableNormal"/>
    <w:tblPr/>
  </w:style>
  <w:style w:type="table" w:customStyle="1" w:styleId="afffff9">
    <w:basedOn w:val="TableNormal"/>
    <w:tblPr/>
  </w:style>
  <w:style w:type="table" w:customStyle="1" w:styleId="afffffa">
    <w:basedOn w:val="TableNormal"/>
    <w:tblPr/>
  </w:style>
  <w:style w:type="table" w:customStyle="1" w:styleId="afffffb">
    <w:basedOn w:val="TableNormal"/>
    <w:tblPr/>
  </w:style>
  <w:style w:type="table" w:customStyle="1" w:styleId="afffffc">
    <w:basedOn w:val="TableNormal"/>
    <w:tblPr/>
  </w:style>
  <w:style w:type="table" w:customStyle="1" w:styleId="afffffd">
    <w:basedOn w:val="TableNormal"/>
    <w:tblPr/>
  </w:style>
  <w:style w:type="table" w:customStyle="1" w:styleId="afffffe">
    <w:basedOn w:val="TableNormal"/>
    <w:tblPr/>
  </w:style>
  <w:style w:type="table" w:customStyle="1" w:styleId="affffff">
    <w:basedOn w:val="TableNormal"/>
    <w:tblPr/>
  </w:style>
  <w:style w:type="table" w:customStyle="1" w:styleId="affffff0">
    <w:basedOn w:val="TableNormal"/>
    <w:tblPr/>
  </w:style>
  <w:style w:type="table" w:customStyle="1" w:styleId="affffff1">
    <w:basedOn w:val="TableNormal"/>
    <w:tblPr/>
  </w:style>
  <w:style w:type="table" w:customStyle="1" w:styleId="affffff2">
    <w:basedOn w:val="TableNormal"/>
    <w:tblPr/>
  </w:style>
  <w:style w:type="table" w:customStyle="1" w:styleId="affffff3">
    <w:basedOn w:val="TableNormal"/>
    <w:tblPr/>
  </w:style>
  <w:style w:type="table" w:customStyle="1" w:styleId="affffff4">
    <w:basedOn w:val="TableNormal"/>
    <w:tblPr/>
  </w:style>
  <w:style w:type="table" w:customStyle="1" w:styleId="affffff5">
    <w:basedOn w:val="TableNormal"/>
    <w:tblPr/>
  </w:style>
  <w:style w:type="table" w:customStyle="1" w:styleId="affffff6">
    <w:basedOn w:val="TableNormal"/>
    <w:tblPr/>
  </w:style>
  <w:style w:type="table" w:customStyle="1" w:styleId="affffff7">
    <w:basedOn w:val="TableNormal"/>
    <w:tblPr/>
  </w:style>
  <w:style w:type="table" w:customStyle="1" w:styleId="affffff8">
    <w:basedOn w:val="TableNormal"/>
    <w:tblPr/>
  </w:style>
  <w:style w:type="table" w:customStyle="1" w:styleId="affffff9">
    <w:basedOn w:val="TableNormal"/>
    <w:tblPr/>
  </w:style>
  <w:style w:type="table" w:customStyle="1" w:styleId="affffffa">
    <w:basedOn w:val="TableNormal"/>
    <w:tblPr/>
  </w:style>
  <w:style w:type="table" w:customStyle="1" w:styleId="affffffb">
    <w:basedOn w:val="TableNormal"/>
    <w:tblPr/>
  </w:style>
  <w:style w:type="table" w:customStyle="1" w:styleId="affffffc">
    <w:basedOn w:val="TableNormal"/>
    <w:tblPr/>
  </w:style>
  <w:style w:type="table" w:customStyle="1" w:styleId="affffffd">
    <w:basedOn w:val="TableNormal"/>
    <w:tblPr/>
  </w:style>
  <w:style w:type="table" w:customStyle="1" w:styleId="affffffe">
    <w:basedOn w:val="TableNormal"/>
    <w:tblPr/>
  </w:style>
  <w:style w:type="table" w:customStyle="1" w:styleId="afffffff">
    <w:basedOn w:val="TableNormal"/>
    <w:tblPr/>
  </w:style>
  <w:style w:type="table" w:customStyle="1" w:styleId="afffffff0">
    <w:basedOn w:val="TableNormal"/>
    <w:tblPr/>
  </w:style>
  <w:style w:type="table" w:customStyle="1" w:styleId="afffffff1">
    <w:basedOn w:val="TableNormal"/>
    <w:tblPr/>
  </w:style>
  <w:style w:type="table" w:customStyle="1" w:styleId="afffffff2">
    <w:basedOn w:val="TableNormal"/>
    <w:tblPr/>
  </w:style>
  <w:style w:type="table" w:customStyle="1" w:styleId="afffffff3">
    <w:basedOn w:val="TableNormal"/>
    <w:tblPr/>
  </w:style>
  <w:style w:type="table" w:customStyle="1" w:styleId="afffffff4">
    <w:basedOn w:val="TableNormal"/>
    <w:tblPr/>
  </w:style>
  <w:style w:type="table" w:customStyle="1" w:styleId="afffffff5">
    <w:basedOn w:val="TableNormal"/>
    <w:tblPr/>
  </w:style>
  <w:style w:type="table" w:customStyle="1" w:styleId="afffffff6">
    <w:basedOn w:val="TableNormal"/>
    <w:tblPr/>
  </w:style>
  <w:style w:type="table" w:customStyle="1" w:styleId="afffffff7">
    <w:basedOn w:val="TableNormal"/>
    <w:tblPr/>
  </w:style>
  <w:style w:type="table" w:customStyle="1" w:styleId="afffffff8">
    <w:basedOn w:val="TableNormal"/>
    <w:tblPr/>
  </w:style>
  <w:style w:type="table" w:customStyle="1" w:styleId="afffffff9">
    <w:basedOn w:val="TableNormal"/>
    <w:tblPr/>
  </w:style>
  <w:style w:type="table" w:customStyle="1" w:styleId="afffffffa">
    <w:basedOn w:val="TableNormal"/>
    <w:tblPr/>
  </w:style>
  <w:style w:type="table" w:customStyle="1" w:styleId="afffffffb">
    <w:basedOn w:val="TableNormal"/>
    <w:tblPr/>
  </w:style>
  <w:style w:type="table" w:customStyle="1" w:styleId="afffffffc">
    <w:basedOn w:val="TableNormal"/>
    <w:tblPr/>
  </w:style>
  <w:style w:type="table" w:customStyle="1" w:styleId="afffffffd">
    <w:basedOn w:val="TableNormal"/>
    <w:tblPr/>
  </w:style>
  <w:style w:type="table" w:customStyle="1" w:styleId="afffffffe">
    <w:basedOn w:val="TableNormal"/>
    <w:tblPr/>
  </w:style>
  <w:style w:type="table" w:customStyle="1" w:styleId="affffffff">
    <w:basedOn w:val="TableNormal"/>
    <w:tblPr/>
  </w:style>
  <w:style w:type="table" w:customStyle="1" w:styleId="affffffff0">
    <w:basedOn w:val="TableNormal"/>
    <w:tblPr/>
  </w:style>
  <w:style w:type="table" w:customStyle="1" w:styleId="affffffff1">
    <w:basedOn w:val="TableNormal"/>
    <w:tblPr/>
  </w:style>
  <w:style w:type="table" w:customStyle="1" w:styleId="affffffff2">
    <w:basedOn w:val="TableNormal"/>
    <w:tblPr/>
  </w:style>
  <w:style w:type="table" w:customStyle="1" w:styleId="affffffff3">
    <w:basedOn w:val="TableNormal"/>
    <w:tblPr/>
  </w:style>
  <w:style w:type="table" w:customStyle="1" w:styleId="affffffff4">
    <w:basedOn w:val="TableNormal"/>
    <w:tblPr/>
  </w:style>
  <w:style w:type="table" w:customStyle="1" w:styleId="affffffff5">
    <w:basedOn w:val="TableNormal"/>
    <w:tblPr/>
  </w:style>
  <w:style w:type="table" w:customStyle="1" w:styleId="affffffff6">
    <w:basedOn w:val="TableNormal"/>
    <w:tblPr/>
  </w:style>
  <w:style w:type="table" w:customStyle="1" w:styleId="affffffff7">
    <w:basedOn w:val="TableNormal"/>
    <w:tblPr/>
  </w:style>
  <w:style w:type="table" w:customStyle="1" w:styleId="affffffff8">
    <w:basedOn w:val="TableNormal"/>
    <w:tblPr/>
  </w:style>
  <w:style w:type="table" w:customStyle="1" w:styleId="affffffff9">
    <w:basedOn w:val="TableNormal"/>
    <w:tblPr/>
  </w:style>
  <w:style w:type="table" w:customStyle="1" w:styleId="affffffffa">
    <w:basedOn w:val="TableNormal"/>
    <w:tblPr/>
  </w:style>
  <w:style w:type="table" w:customStyle="1" w:styleId="affffffffb">
    <w:basedOn w:val="TableNormal"/>
    <w:tblPr/>
  </w:style>
  <w:style w:type="table" w:customStyle="1" w:styleId="affffffffc">
    <w:basedOn w:val="TableNormal"/>
    <w:tblPr/>
  </w:style>
  <w:style w:type="table" w:customStyle="1" w:styleId="affffffffd">
    <w:basedOn w:val="TableNormal"/>
    <w:tblPr/>
  </w:style>
  <w:style w:type="table" w:customStyle="1" w:styleId="affffffffe">
    <w:basedOn w:val="TableNormal"/>
    <w:tblPr/>
  </w:style>
  <w:style w:type="table" w:customStyle="1" w:styleId="afffffffff">
    <w:basedOn w:val="TableNormal"/>
    <w:tblPr/>
  </w:style>
  <w:style w:type="table" w:customStyle="1" w:styleId="afffffffff0">
    <w:basedOn w:val="TableNormal"/>
    <w:tblPr/>
  </w:style>
  <w:style w:type="table" w:customStyle="1" w:styleId="afffffffff1">
    <w:basedOn w:val="TableNormal"/>
    <w:tblPr/>
  </w:style>
  <w:style w:type="table" w:customStyle="1" w:styleId="afffffffff2">
    <w:basedOn w:val="TableNormal"/>
    <w:tblPr/>
  </w:style>
  <w:style w:type="table" w:customStyle="1" w:styleId="afffffffff3">
    <w:basedOn w:val="TableNormal"/>
    <w:tblPr/>
  </w:style>
  <w:style w:type="table" w:customStyle="1" w:styleId="afffffffff4">
    <w:basedOn w:val="TableNormal"/>
    <w:tblPr/>
  </w:style>
  <w:style w:type="table" w:customStyle="1" w:styleId="afffffffff5">
    <w:basedOn w:val="TableNormal"/>
    <w:tblPr/>
  </w:style>
  <w:style w:type="table" w:customStyle="1" w:styleId="afffffffff6">
    <w:basedOn w:val="TableNormal"/>
    <w:tblPr/>
  </w:style>
  <w:style w:type="table" w:customStyle="1" w:styleId="afffffffff7">
    <w:basedOn w:val="TableNormal"/>
    <w:tblPr/>
  </w:style>
  <w:style w:type="table" w:customStyle="1" w:styleId="afffffffff8">
    <w:basedOn w:val="TableNormal"/>
    <w:tblPr/>
  </w:style>
  <w:style w:type="table" w:customStyle="1" w:styleId="afffffffff9">
    <w:basedOn w:val="TableNormal"/>
    <w:tblPr/>
  </w:style>
  <w:style w:type="table" w:customStyle="1" w:styleId="afffffffffa">
    <w:basedOn w:val="TableNormal"/>
    <w:tblPr/>
  </w:style>
  <w:style w:type="table" w:customStyle="1" w:styleId="afffffffffb">
    <w:basedOn w:val="TableNormal"/>
    <w:tblPr/>
  </w:style>
  <w:style w:type="table" w:customStyle="1" w:styleId="afffffffffc">
    <w:basedOn w:val="TableNormal"/>
    <w:tblPr/>
  </w:style>
  <w:style w:type="table" w:customStyle="1" w:styleId="afffffffffd">
    <w:basedOn w:val="TableNormal"/>
    <w:tblPr/>
  </w:style>
  <w:style w:type="table" w:customStyle="1" w:styleId="afffffffffe">
    <w:basedOn w:val="TableNormal"/>
    <w:tblPr/>
  </w:style>
  <w:style w:type="table" w:customStyle="1" w:styleId="affffffffff">
    <w:basedOn w:val="TableNormal"/>
    <w:tblPr/>
  </w:style>
  <w:style w:type="table" w:customStyle="1" w:styleId="affffffffff0">
    <w:basedOn w:val="TableNormal"/>
    <w:tblPr/>
  </w:style>
  <w:style w:type="table" w:customStyle="1" w:styleId="affffffffff1">
    <w:basedOn w:val="TableNormal"/>
    <w:tblPr/>
  </w:style>
  <w:style w:type="table" w:customStyle="1" w:styleId="affffffffff2">
    <w:basedOn w:val="TableNormal"/>
    <w:tblPr/>
  </w:style>
  <w:style w:type="table" w:customStyle="1" w:styleId="affffffffff3">
    <w:basedOn w:val="TableNormal"/>
    <w:tblPr/>
  </w:style>
  <w:style w:type="table" w:customStyle="1" w:styleId="affffffffff4">
    <w:basedOn w:val="TableNormal"/>
    <w:tblPr/>
  </w:style>
  <w:style w:type="table" w:customStyle="1" w:styleId="affffffffff5">
    <w:basedOn w:val="TableNormal"/>
    <w:tblPr/>
  </w:style>
  <w:style w:type="table" w:customStyle="1" w:styleId="affffffffff6">
    <w:basedOn w:val="TableNormal"/>
    <w:tblPr/>
  </w:style>
  <w:style w:type="table" w:customStyle="1" w:styleId="affffffffff7">
    <w:basedOn w:val="TableNormal"/>
    <w:tblPr/>
  </w:style>
  <w:style w:type="table" w:customStyle="1" w:styleId="affffffffff8">
    <w:basedOn w:val="TableNormal"/>
    <w:tblPr/>
  </w:style>
  <w:style w:type="table" w:customStyle="1" w:styleId="affffffffff9">
    <w:basedOn w:val="TableNormal"/>
    <w:tblPr/>
  </w:style>
  <w:style w:type="table" w:customStyle="1" w:styleId="affffffffffa">
    <w:basedOn w:val="TableNormal"/>
    <w:tblPr/>
  </w:style>
  <w:style w:type="table" w:customStyle="1" w:styleId="affffffffffb">
    <w:basedOn w:val="TableNormal"/>
    <w:tblPr/>
  </w:style>
  <w:style w:type="table" w:customStyle="1" w:styleId="affffffffffc">
    <w:basedOn w:val="TableNormal"/>
    <w:tblPr/>
  </w:style>
  <w:style w:type="table" w:customStyle="1" w:styleId="affffffffffd">
    <w:basedOn w:val="TableNormal"/>
    <w:tblPr/>
  </w:style>
  <w:style w:type="table" w:customStyle="1" w:styleId="affffffffffe">
    <w:basedOn w:val="TableNormal"/>
    <w:tblPr/>
  </w:style>
  <w:style w:type="table" w:customStyle="1" w:styleId="afffffffffff">
    <w:basedOn w:val="TableNormal"/>
    <w:tblPr/>
  </w:style>
  <w:style w:type="table" w:customStyle="1" w:styleId="afffffffffff0">
    <w:basedOn w:val="TableNormal"/>
    <w:tblPr/>
  </w:style>
  <w:style w:type="table" w:customStyle="1" w:styleId="afffffffffff1">
    <w:basedOn w:val="TableNormal"/>
    <w:tblPr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ffffff2">
    <w:basedOn w:val="TableNormal"/>
    <w:tblPr/>
  </w:style>
  <w:style w:type="table" w:customStyle="1" w:styleId="afffffffffff3">
    <w:basedOn w:val="TableNormal"/>
    <w:tblPr/>
  </w:style>
  <w:style w:type="table" w:customStyle="1" w:styleId="afffffffffff4">
    <w:basedOn w:val="TableNormal"/>
    <w:tblPr/>
  </w:style>
  <w:style w:type="table" w:customStyle="1" w:styleId="afffffffffff5">
    <w:basedOn w:val="TableNormal"/>
    <w:tblPr/>
  </w:style>
  <w:style w:type="table" w:customStyle="1" w:styleId="afffffffffff6">
    <w:basedOn w:val="TableNormal"/>
    <w:tblPr/>
  </w:style>
  <w:style w:type="table" w:customStyle="1" w:styleId="afffffffffff7">
    <w:basedOn w:val="TableNormal"/>
    <w:tblPr/>
  </w:style>
  <w:style w:type="table" w:customStyle="1" w:styleId="afffffffffff8">
    <w:basedOn w:val="TableNormal"/>
    <w:tblPr/>
  </w:style>
  <w:style w:type="table" w:customStyle="1" w:styleId="afffffffffff9">
    <w:basedOn w:val="TableNormal"/>
    <w:tblPr/>
  </w:style>
  <w:style w:type="table" w:customStyle="1" w:styleId="afffffffffffa">
    <w:basedOn w:val="TableNormal"/>
    <w:tblPr/>
  </w:style>
  <w:style w:type="table" w:customStyle="1" w:styleId="afffffffffffb">
    <w:basedOn w:val="TableNormal"/>
    <w:tblPr/>
  </w:style>
  <w:style w:type="table" w:customStyle="1" w:styleId="afffffffffffc">
    <w:basedOn w:val="TableNormal"/>
    <w:tblPr/>
  </w:style>
  <w:style w:type="table" w:customStyle="1" w:styleId="afffffffffffd">
    <w:basedOn w:val="TableNormal"/>
    <w:tblPr/>
  </w:style>
  <w:style w:type="table" w:customStyle="1" w:styleId="afffffffffffe">
    <w:basedOn w:val="TableNormal"/>
    <w:tblPr/>
  </w:style>
  <w:style w:type="table" w:customStyle="1" w:styleId="affffffffffff">
    <w:basedOn w:val="TableNormal"/>
    <w:tblPr/>
  </w:style>
  <w:style w:type="table" w:customStyle="1" w:styleId="affffffffffff0">
    <w:basedOn w:val="TableNormal"/>
    <w:tblPr/>
  </w:style>
  <w:style w:type="table" w:customStyle="1" w:styleId="affffffffffff1">
    <w:basedOn w:val="TableNormal"/>
    <w:tblPr/>
  </w:style>
  <w:style w:type="table" w:customStyle="1" w:styleId="affffffffffff2">
    <w:basedOn w:val="TableNormal"/>
    <w:tblPr/>
  </w:style>
  <w:style w:type="table" w:customStyle="1" w:styleId="affffffffffff3">
    <w:basedOn w:val="TableNormal"/>
    <w:tblPr/>
  </w:style>
  <w:style w:type="table" w:customStyle="1" w:styleId="affffffffffff4">
    <w:basedOn w:val="TableNormal"/>
    <w:tblPr/>
  </w:style>
  <w:style w:type="table" w:customStyle="1" w:styleId="affffffffffff5">
    <w:basedOn w:val="TableNormal"/>
    <w:tblPr/>
  </w:style>
  <w:style w:type="table" w:customStyle="1" w:styleId="affffffffffff6">
    <w:basedOn w:val="TableNormal"/>
    <w:tblPr/>
  </w:style>
  <w:style w:type="table" w:customStyle="1" w:styleId="affffffffffff7">
    <w:basedOn w:val="TableNormal"/>
    <w:tblPr/>
  </w:style>
  <w:style w:type="table" w:customStyle="1" w:styleId="affffffffffff8">
    <w:basedOn w:val="TableNormal"/>
    <w:tblPr/>
  </w:style>
  <w:style w:type="table" w:customStyle="1" w:styleId="affffffffffff9">
    <w:basedOn w:val="TableNormal"/>
    <w:tblPr/>
  </w:style>
  <w:style w:type="table" w:customStyle="1" w:styleId="affffffffffffa">
    <w:basedOn w:val="TableNormal"/>
    <w:tblPr/>
  </w:style>
  <w:style w:type="table" w:customStyle="1" w:styleId="affffffffffffb">
    <w:basedOn w:val="TableNormal"/>
    <w:tblPr/>
  </w:style>
  <w:style w:type="table" w:customStyle="1" w:styleId="affffffffffffc">
    <w:basedOn w:val="TableNormal"/>
    <w:tblPr/>
  </w:style>
  <w:style w:type="table" w:customStyle="1" w:styleId="affffffffffffd">
    <w:basedOn w:val="TableNormal"/>
    <w:tblPr/>
  </w:style>
  <w:style w:type="table" w:customStyle="1" w:styleId="affffffffffffe">
    <w:basedOn w:val="TableNormal"/>
    <w:tblPr/>
  </w:style>
  <w:style w:type="table" w:customStyle="1" w:styleId="afffffffffffff">
    <w:basedOn w:val="TableNormal"/>
    <w:tblPr/>
  </w:style>
  <w:style w:type="table" w:customStyle="1" w:styleId="afffffffffffff0">
    <w:basedOn w:val="TableNormal"/>
    <w:tblPr/>
  </w:style>
  <w:style w:type="table" w:customStyle="1" w:styleId="afffffffffffff1">
    <w:basedOn w:val="TableNormal"/>
    <w:tblPr/>
  </w:style>
  <w:style w:type="table" w:customStyle="1" w:styleId="afffffffffffff2">
    <w:basedOn w:val="TableNormal"/>
    <w:tblPr/>
  </w:style>
  <w:style w:type="table" w:customStyle="1" w:styleId="afffffffffffff3">
    <w:basedOn w:val="TableNormal"/>
    <w:tblPr/>
  </w:style>
  <w:style w:type="table" w:customStyle="1" w:styleId="afffffffffffff4">
    <w:basedOn w:val="TableNormal"/>
    <w:tblPr/>
  </w:style>
  <w:style w:type="table" w:customStyle="1" w:styleId="afffffffffffff5">
    <w:basedOn w:val="TableNormal"/>
    <w:tblPr/>
  </w:style>
  <w:style w:type="table" w:customStyle="1" w:styleId="afffffffffffff6">
    <w:basedOn w:val="TableNormal"/>
    <w:tblPr/>
  </w:style>
  <w:style w:type="table" w:customStyle="1" w:styleId="afffffffffffff7">
    <w:basedOn w:val="TableNormal"/>
    <w:tblPr/>
  </w:style>
  <w:style w:type="table" w:customStyle="1" w:styleId="afffffffffffff8">
    <w:basedOn w:val="TableNormal"/>
    <w:tblPr/>
  </w:style>
  <w:style w:type="table" w:customStyle="1" w:styleId="afffffffffffff9">
    <w:basedOn w:val="TableNormal"/>
    <w:tblPr/>
  </w:style>
  <w:style w:type="table" w:customStyle="1" w:styleId="afffffffffffffa">
    <w:basedOn w:val="TableNormal"/>
    <w:tblPr/>
  </w:style>
  <w:style w:type="table" w:customStyle="1" w:styleId="afffffffffffffb">
    <w:basedOn w:val="TableNormal"/>
    <w:tblPr/>
  </w:style>
  <w:style w:type="table" w:customStyle="1" w:styleId="afffffffffffffc">
    <w:basedOn w:val="TableNormal"/>
    <w:tblPr/>
  </w:style>
  <w:style w:type="table" w:customStyle="1" w:styleId="afffffffffffffd">
    <w:basedOn w:val="TableNormal"/>
    <w:tblPr/>
  </w:style>
  <w:style w:type="table" w:customStyle="1" w:styleId="afffffffffffffe">
    <w:basedOn w:val="TableNormal"/>
    <w:tblPr/>
  </w:style>
  <w:style w:type="table" w:customStyle="1" w:styleId="affffffffffffff">
    <w:basedOn w:val="TableNormal"/>
    <w:tblPr/>
  </w:style>
  <w:style w:type="table" w:customStyle="1" w:styleId="affffffffffffff0">
    <w:basedOn w:val="TableNormal"/>
    <w:tblPr/>
  </w:style>
  <w:style w:type="table" w:customStyle="1" w:styleId="affffffffffffff1">
    <w:basedOn w:val="TableNormal"/>
    <w:tblPr/>
  </w:style>
  <w:style w:type="table" w:customStyle="1" w:styleId="affffffffffffff2">
    <w:basedOn w:val="TableNormal"/>
    <w:tblPr/>
  </w:style>
  <w:style w:type="table" w:customStyle="1" w:styleId="affffffffffffff3">
    <w:basedOn w:val="TableNormal"/>
    <w:tblPr/>
  </w:style>
  <w:style w:type="table" w:customStyle="1" w:styleId="affffffffffffff4">
    <w:basedOn w:val="TableNormal"/>
    <w:tblPr/>
  </w:style>
  <w:style w:type="table" w:customStyle="1" w:styleId="affffffffffffff5">
    <w:basedOn w:val="TableNormal"/>
    <w:tblPr/>
  </w:style>
  <w:style w:type="table" w:customStyle="1" w:styleId="affffffffffffff6">
    <w:basedOn w:val="TableNormal"/>
    <w:tblPr/>
  </w:style>
  <w:style w:type="table" w:customStyle="1" w:styleId="affffffffffffff7">
    <w:basedOn w:val="TableNormal"/>
    <w:tblPr/>
  </w:style>
  <w:style w:type="table" w:customStyle="1" w:styleId="affffffffffffff8">
    <w:basedOn w:val="TableNormal"/>
    <w:tblPr/>
  </w:style>
  <w:style w:type="table" w:customStyle="1" w:styleId="affffffffffffff9">
    <w:basedOn w:val="TableNormal"/>
    <w:tblPr/>
  </w:style>
  <w:style w:type="table" w:customStyle="1" w:styleId="affffffffffffffa">
    <w:basedOn w:val="TableNormal"/>
    <w:tblPr/>
  </w:style>
  <w:style w:type="table" w:customStyle="1" w:styleId="affffffffffffffb">
    <w:basedOn w:val="TableNormal"/>
    <w:tblPr/>
  </w:style>
  <w:style w:type="table" w:customStyle="1" w:styleId="affffffffffffffc">
    <w:basedOn w:val="TableNormal"/>
    <w:tblPr/>
  </w:style>
  <w:style w:type="table" w:customStyle="1" w:styleId="affffffffffffffd">
    <w:basedOn w:val="TableNormal"/>
    <w:tblPr/>
  </w:style>
  <w:style w:type="table" w:customStyle="1" w:styleId="affffffffffffffe">
    <w:basedOn w:val="TableNormal"/>
    <w:tblPr/>
  </w:style>
  <w:style w:type="table" w:customStyle="1" w:styleId="afffffffffffffff">
    <w:basedOn w:val="TableNormal"/>
    <w:tblPr/>
  </w:style>
  <w:style w:type="table" w:customStyle="1" w:styleId="afffffffffffffff0">
    <w:basedOn w:val="TableNormal"/>
    <w:tblPr/>
  </w:style>
  <w:style w:type="table" w:customStyle="1" w:styleId="afffffffffffffff1">
    <w:basedOn w:val="TableNormal"/>
    <w:tblPr/>
  </w:style>
  <w:style w:type="table" w:customStyle="1" w:styleId="afffffffffffffff2">
    <w:basedOn w:val="TableNormal"/>
    <w:tblPr/>
  </w:style>
  <w:style w:type="table" w:customStyle="1" w:styleId="afffffffffffffff3">
    <w:basedOn w:val="TableNormal"/>
    <w:tblPr/>
  </w:style>
  <w:style w:type="table" w:customStyle="1" w:styleId="afffffffffffffff4">
    <w:basedOn w:val="TableNormal"/>
    <w:tblPr/>
  </w:style>
  <w:style w:type="table" w:customStyle="1" w:styleId="afffffffffffffff5">
    <w:basedOn w:val="TableNormal"/>
    <w:tblPr/>
  </w:style>
  <w:style w:type="table" w:customStyle="1" w:styleId="afffffffffffffff6">
    <w:basedOn w:val="TableNormal"/>
    <w:tblPr/>
  </w:style>
  <w:style w:type="table" w:customStyle="1" w:styleId="afffffffffffffff7">
    <w:basedOn w:val="TableNormal"/>
    <w:tblPr/>
  </w:style>
  <w:style w:type="table" w:customStyle="1" w:styleId="afffffffffffffff8">
    <w:basedOn w:val="TableNormal"/>
    <w:tblPr/>
  </w:style>
  <w:style w:type="table" w:customStyle="1" w:styleId="afffffffffffffff9">
    <w:basedOn w:val="TableNormal"/>
    <w:tblPr/>
  </w:style>
  <w:style w:type="table" w:customStyle="1" w:styleId="afffffffffffffffa">
    <w:basedOn w:val="TableNormal"/>
    <w:tblPr/>
  </w:style>
  <w:style w:type="table" w:customStyle="1" w:styleId="afffffffffffffffb">
    <w:basedOn w:val="TableNormal"/>
    <w:tblPr/>
  </w:style>
  <w:style w:type="table" w:customStyle="1" w:styleId="afffffffffffffffc">
    <w:basedOn w:val="TableNormal"/>
    <w:tblPr/>
  </w:style>
  <w:style w:type="table" w:customStyle="1" w:styleId="afffffffffffffffd">
    <w:basedOn w:val="TableNormal"/>
    <w:tblPr/>
  </w:style>
  <w:style w:type="table" w:customStyle="1" w:styleId="afffffffffffffffe">
    <w:basedOn w:val="TableNormal"/>
    <w:tblPr/>
  </w:style>
  <w:style w:type="table" w:customStyle="1" w:styleId="affffffffffffffff">
    <w:basedOn w:val="TableNormal"/>
    <w:tblPr/>
  </w:style>
  <w:style w:type="table" w:customStyle="1" w:styleId="affffffffffffffff0">
    <w:basedOn w:val="TableNormal"/>
    <w:tblPr/>
  </w:style>
  <w:style w:type="table" w:customStyle="1" w:styleId="affffffffffffffff1">
    <w:basedOn w:val="TableNormal"/>
    <w:tblPr/>
  </w:style>
  <w:style w:type="table" w:customStyle="1" w:styleId="affffffffffffffff2">
    <w:basedOn w:val="TableNormal"/>
    <w:tblPr/>
  </w:style>
  <w:style w:type="table" w:customStyle="1" w:styleId="affffffffffffffff3">
    <w:basedOn w:val="TableNormal"/>
    <w:tblPr/>
  </w:style>
  <w:style w:type="table" w:customStyle="1" w:styleId="affffffffffffffff4">
    <w:basedOn w:val="TableNormal"/>
    <w:tblPr/>
  </w:style>
  <w:style w:type="table" w:customStyle="1" w:styleId="affffffffffffffff5">
    <w:basedOn w:val="TableNormal"/>
    <w:tblPr/>
  </w:style>
  <w:style w:type="table" w:customStyle="1" w:styleId="affffffffffffffff6">
    <w:basedOn w:val="TableNormal"/>
    <w:tblPr/>
  </w:style>
  <w:style w:type="table" w:customStyle="1" w:styleId="affffffffffffffff7">
    <w:basedOn w:val="TableNormal"/>
    <w:tblPr/>
  </w:style>
  <w:style w:type="table" w:customStyle="1" w:styleId="affffffffffffffff8">
    <w:basedOn w:val="TableNormal"/>
    <w:tblPr/>
  </w:style>
  <w:style w:type="table" w:customStyle="1" w:styleId="affffffffffffffff9">
    <w:basedOn w:val="TableNormal"/>
    <w:tblPr/>
  </w:style>
  <w:style w:type="table" w:customStyle="1" w:styleId="affffffffffffffffa">
    <w:basedOn w:val="TableNormal"/>
    <w:tblPr/>
  </w:style>
  <w:style w:type="table" w:customStyle="1" w:styleId="affffffffffffffffb">
    <w:basedOn w:val="TableNormal"/>
    <w:tblPr/>
  </w:style>
  <w:style w:type="table" w:customStyle="1" w:styleId="affffffffffffffffc">
    <w:basedOn w:val="TableNormal"/>
    <w:tblPr/>
  </w:style>
  <w:style w:type="table" w:customStyle="1" w:styleId="affffffffffffffffd">
    <w:basedOn w:val="TableNormal"/>
    <w:tblPr/>
  </w:style>
  <w:style w:type="table" w:customStyle="1" w:styleId="affffffffffffffffe">
    <w:basedOn w:val="TableNormal"/>
    <w:tblPr/>
  </w:style>
  <w:style w:type="table" w:customStyle="1" w:styleId="afffffffffffffffff">
    <w:basedOn w:val="TableNormal"/>
    <w:tblPr/>
  </w:style>
  <w:style w:type="table" w:customStyle="1" w:styleId="afffffffffffffffff0">
    <w:basedOn w:val="TableNormal"/>
    <w:tblPr/>
  </w:style>
  <w:style w:type="table" w:customStyle="1" w:styleId="afffffffffffffffff1">
    <w:basedOn w:val="TableNormal"/>
    <w:tblPr/>
  </w:style>
  <w:style w:type="table" w:customStyle="1" w:styleId="afffffffffffffffff2">
    <w:basedOn w:val="TableNormal"/>
    <w:tblPr/>
  </w:style>
  <w:style w:type="table" w:customStyle="1" w:styleId="afffffffffffffffff3">
    <w:basedOn w:val="TableNormal"/>
    <w:tblPr/>
  </w:style>
  <w:style w:type="table" w:customStyle="1" w:styleId="afffffffffffffffff4">
    <w:basedOn w:val="TableNormal"/>
    <w:tblPr/>
  </w:style>
  <w:style w:type="table" w:customStyle="1" w:styleId="afffffffffffffffff5">
    <w:basedOn w:val="TableNormal"/>
    <w:tblPr/>
  </w:style>
  <w:style w:type="table" w:customStyle="1" w:styleId="afffffffffffffffff6">
    <w:basedOn w:val="TableNormal"/>
    <w:tblPr/>
  </w:style>
  <w:style w:type="table" w:customStyle="1" w:styleId="afffffffffffffffff7">
    <w:basedOn w:val="TableNormal"/>
    <w:tblPr/>
  </w:style>
  <w:style w:type="table" w:customStyle="1" w:styleId="afffffffffffffffff8">
    <w:basedOn w:val="TableNormal"/>
    <w:tblPr/>
  </w:style>
  <w:style w:type="table" w:customStyle="1" w:styleId="afffffffffffffffff9">
    <w:basedOn w:val="TableNormal"/>
    <w:tblPr/>
  </w:style>
  <w:style w:type="table" w:customStyle="1" w:styleId="afffffffffffffffffa">
    <w:basedOn w:val="TableNormal"/>
    <w:tblPr/>
  </w:style>
  <w:style w:type="table" w:customStyle="1" w:styleId="afffffffffffffffffb">
    <w:basedOn w:val="TableNormal"/>
    <w:tblPr/>
  </w:style>
  <w:style w:type="table" w:customStyle="1" w:styleId="afffffffffffffffffc">
    <w:basedOn w:val="TableNormal"/>
    <w:tblPr/>
  </w:style>
  <w:style w:type="table" w:customStyle="1" w:styleId="afffffffffffffffffd">
    <w:basedOn w:val="TableNormal"/>
    <w:tblPr/>
  </w:style>
  <w:style w:type="table" w:customStyle="1" w:styleId="afffffffffffffffffe">
    <w:basedOn w:val="TableNormal"/>
    <w:tblPr/>
  </w:style>
  <w:style w:type="table" w:customStyle="1" w:styleId="affffffffffffffffff">
    <w:basedOn w:val="TableNormal"/>
    <w:tblPr/>
  </w:style>
  <w:style w:type="table" w:customStyle="1" w:styleId="affffffffffffffffff0">
    <w:basedOn w:val="TableNormal"/>
    <w:tblPr/>
  </w:style>
  <w:style w:type="table" w:customStyle="1" w:styleId="affffffffffffffffff1">
    <w:basedOn w:val="TableNormal"/>
    <w:tblPr/>
  </w:style>
  <w:style w:type="table" w:customStyle="1" w:styleId="affffffffffffffffff2">
    <w:basedOn w:val="TableNormal"/>
    <w:tblPr/>
  </w:style>
  <w:style w:type="table" w:customStyle="1" w:styleId="affffffffffffffffff3">
    <w:basedOn w:val="TableNormal"/>
    <w:tblPr/>
  </w:style>
  <w:style w:type="table" w:customStyle="1" w:styleId="affffffffffffffffff4">
    <w:basedOn w:val="TableNormal"/>
    <w:tblPr/>
  </w:style>
  <w:style w:type="table" w:customStyle="1" w:styleId="affffffffffffffffff5">
    <w:basedOn w:val="TableNormal"/>
    <w:tblPr/>
  </w:style>
  <w:style w:type="table" w:customStyle="1" w:styleId="affffffffffffffffff6">
    <w:basedOn w:val="TableNormal"/>
    <w:tblPr/>
  </w:style>
  <w:style w:type="table" w:customStyle="1" w:styleId="affffffffffffffffff7">
    <w:basedOn w:val="TableNormal"/>
    <w:tblPr/>
  </w:style>
  <w:style w:type="table" w:customStyle="1" w:styleId="affffffffffffffffff8">
    <w:basedOn w:val="TableNormal"/>
    <w:tblPr/>
  </w:style>
  <w:style w:type="table" w:customStyle="1" w:styleId="affffffffffffffffff9">
    <w:basedOn w:val="TableNormal"/>
    <w:tblPr/>
  </w:style>
  <w:style w:type="table" w:customStyle="1" w:styleId="affffffffffffffffffa">
    <w:basedOn w:val="TableNormal"/>
    <w:tblPr/>
  </w:style>
  <w:style w:type="table" w:customStyle="1" w:styleId="affffffffffffffffffb">
    <w:basedOn w:val="TableNormal"/>
    <w:tblPr/>
  </w:style>
  <w:style w:type="table" w:customStyle="1" w:styleId="affffffffffffffffffc">
    <w:basedOn w:val="TableNormal"/>
    <w:tblPr/>
  </w:style>
  <w:style w:type="table" w:customStyle="1" w:styleId="affffffffffffffffffd">
    <w:basedOn w:val="TableNormal"/>
    <w:tblPr/>
  </w:style>
  <w:style w:type="table" w:customStyle="1" w:styleId="affffffffffffffffffe">
    <w:basedOn w:val="TableNormal"/>
    <w:tblPr/>
  </w:style>
  <w:style w:type="table" w:customStyle="1" w:styleId="afffffffffffffffffff">
    <w:basedOn w:val="TableNormal"/>
    <w:tblPr/>
  </w:style>
  <w:style w:type="table" w:customStyle="1" w:styleId="afffffffffffffffffff0">
    <w:basedOn w:val="TableNormal"/>
    <w:tblPr/>
  </w:style>
  <w:style w:type="table" w:customStyle="1" w:styleId="afffffffffffffffffff1">
    <w:basedOn w:val="TableNormal"/>
    <w:tblPr/>
  </w:style>
  <w:style w:type="table" w:customStyle="1" w:styleId="afffffffffffffffffff2">
    <w:basedOn w:val="TableNormal"/>
    <w:tblPr/>
  </w:style>
  <w:style w:type="table" w:customStyle="1" w:styleId="afffffffffffffffffff3">
    <w:basedOn w:val="TableNormal"/>
    <w:tblPr/>
  </w:style>
  <w:style w:type="table" w:customStyle="1" w:styleId="afffffffffffffffffff4">
    <w:basedOn w:val="TableNormal"/>
    <w:tblPr/>
  </w:style>
  <w:style w:type="table" w:customStyle="1" w:styleId="afffffffffffffffffff5">
    <w:basedOn w:val="TableNormal"/>
    <w:tblPr/>
  </w:style>
  <w:style w:type="table" w:customStyle="1" w:styleId="afffffffffffffffffff6">
    <w:basedOn w:val="TableNormal"/>
    <w:tblPr/>
  </w:style>
  <w:style w:type="table" w:customStyle="1" w:styleId="afffffffffffffffffff7">
    <w:basedOn w:val="TableNormal"/>
    <w:tblPr/>
  </w:style>
  <w:style w:type="table" w:customStyle="1" w:styleId="afffffffffffffffffff8">
    <w:basedOn w:val="TableNormal"/>
    <w:tblPr/>
  </w:style>
  <w:style w:type="table" w:customStyle="1" w:styleId="afffffffffffffffffff9">
    <w:basedOn w:val="TableNormal"/>
    <w:tblPr/>
  </w:style>
  <w:style w:type="table" w:customStyle="1" w:styleId="afffffffffffffffffffa">
    <w:basedOn w:val="TableNormal"/>
    <w:tblPr/>
  </w:style>
  <w:style w:type="table" w:customStyle="1" w:styleId="afffffffffffffffffffb">
    <w:basedOn w:val="TableNormal"/>
    <w:tblPr/>
  </w:style>
  <w:style w:type="table" w:customStyle="1" w:styleId="afffffffffffffffffffc">
    <w:basedOn w:val="TableNormal"/>
    <w:tblPr/>
  </w:style>
  <w:style w:type="table" w:customStyle="1" w:styleId="afffffffffffffffffffd">
    <w:basedOn w:val="TableNormal"/>
    <w:tblPr/>
  </w:style>
  <w:style w:type="table" w:customStyle="1" w:styleId="afffffffffffffffffffe">
    <w:basedOn w:val="TableNormal"/>
    <w:tblPr/>
  </w:style>
  <w:style w:type="table" w:customStyle="1" w:styleId="affffffffffffffffffff">
    <w:basedOn w:val="TableNormal"/>
    <w:tblPr/>
  </w:style>
  <w:style w:type="table" w:customStyle="1" w:styleId="affffffffffffffffffff0">
    <w:basedOn w:val="TableNormal"/>
    <w:tblPr/>
  </w:style>
  <w:style w:type="table" w:customStyle="1" w:styleId="affffffffffffffffffff1">
    <w:basedOn w:val="TableNormal"/>
    <w:tblPr/>
  </w:style>
  <w:style w:type="table" w:customStyle="1" w:styleId="affffffffffffffffffff2">
    <w:basedOn w:val="TableNormal"/>
    <w:tblPr/>
  </w:style>
  <w:style w:type="table" w:customStyle="1" w:styleId="affffffffffffffffffff3">
    <w:basedOn w:val="TableNormal"/>
    <w:tblPr/>
  </w:style>
  <w:style w:type="table" w:customStyle="1" w:styleId="affffffffffffffffffff4">
    <w:basedOn w:val="TableNormal"/>
    <w:tblPr/>
  </w:style>
  <w:style w:type="table" w:customStyle="1" w:styleId="affffffffffffffffffff5">
    <w:basedOn w:val="TableNormal"/>
    <w:tblPr/>
  </w:style>
  <w:style w:type="table" w:customStyle="1" w:styleId="affffffffffffffffffff6">
    <w:basedOn w:val="TableNormal"/>
    <w:tblPr/>
  </w:style>
  <w:style w:type="table" w:customStyle="1" w:styleId="affffffffffffffffffff7">
    <w:basedOn w:val="TableNormal"/>
    <w:tblPr/>
  </w:style>
  <w:style w:type="table" w:customStyle="1" w:styleId="affffffffffffffffffff8">
    <w:basedOn w:val="TableNormal"/>
    <w:tblPr/>
  </w:style>
  <w:style w:type="table" w:customStyle="1" w:styleId="affffffffffffffffffff9">
    <w:basedOn w:val="TableNormal"/>
    <w:tblPr/>
  </w:style>
  <w:style w:type="table" w:customStyle="1" w:styleId="affffffffffffffffffffa">
    <w:basedOn w:val="TableNormal"/>
    <w:tblPr/>
  </w:style>
  <w:style w:type="table" w:customStyle="1" w:styleId="affffffffffffffffffffb">
    <w:basedOn w:val="TableNormal"/>
    <w:tblPr/>
  </w:style>
  <w:style w:type="table" w:customStyle="1" w:styleId="affffffffffffffffffffc">
    <w:basedOn w:val="TableNormal"/>
    <w:tblPr/>
  </w:style>
  <w:style w:type="table" w:customStyle="1" w:styleId="affffffffffffffffffffd">
    <w:basedOn w:val="TableNormal"/>
    <w:tblPr/>
  </w:style>
  <w:style w:type="table" w:customStyle="1" w:styleId="affffffffffffffffffffe">
    <w:basedOn w:val="TableNormal"/>
    <w:tblPr/>
  </w:style>
  <w:style w:type="table" w:customStyle="1" w:styleId="afffffffffffffffffffff">
    <w:basedOn w:val="TableNormal"/>
    <w:tblPr/>
  </w:style>
  <w:style w:type="table" w:customStyle="1" w:styleId="afffffffffffffffffffff0">
    <w:basedOn w:val="TableNormal"/>
    <w:tblPr/>
  </w:style>
  <w:style w:type="table" w:customStyle="1" w:styleId="afffffffffffffffffffff1">
    <w:basedOn w:val="TableNormal"/>
    <w:tblPr/>
  </w:style>
  <w:style w:type="table" w:customStyle="1" w:styleId="afffffffffffffffffffff2">
    <w:basedOn w:val="TableNormal"/>
    <w:tblPr/>
  </w:style>
  <w:style w:type="table" w:customStyle="1" w:styleId="afffffffffffffffffffff3">
    <w:basedOn w:val="TableNormal"/>
    <w:tblPr/>
  </w:style>
  <w:style w:type="table" w:customStyle="1" w:styleId="afffffffffffffffffffff4">
    <w:basedOn w:val="TableNormal"/>
    <w:tblPr/>
  </w:style>
  <w:style w:type="table" w:customStyle="1" w:styleId="afffffffffffffffffffff5">
    <w:basedOn w:val="TableNormal"/>
    <w:tblPr/>
  </w:style>
  <w:style w:type="table" w:customStyle="1" w:styleId="afffffffffffffffffffff6">
    <w:basedOn w:val="TableNormal"/>
    <w:tblPr/>
  </w:style>
  <w:style w:type="table" w:customStyle="1" w:styleId="afffffffffffffffffffff7">
    <w:basedOn w:val="TableNormal"/>
    <w:tblPr/>
  </w:style>
  <w:style w:type="table" w:customStyle="1" w:styleId="afffffffffffffffffffff8">
    <w:basedOn w:val="TableNormal"/>
    <w:tblPr/>
  </w:style>
  <w:style w:type="table" w:customStyle="1" w:styleId="afffffffffffffffffffff9">
    <w:basedOn w:val="TableNormal"/>
    <w:tblPr/>
  </w:style>
  <w:style w:type="table" w:customStyle="1" w:styleId="afffffffffffffffffffffa">
    <w:basedOn w:val="TableNormal"/>
    <w:tblPr/>
  </w:style>
  <w:style w:type="table" w:customStyle="1" w:styleId="afffffffffffffffffffffb">
    <w:basedOn w:val="TableNormal"/>
    <w:tblPr/>
  </w:style>
  <w:style w:type="table" w:customStyle="1" w:styleId="afffffffffffffffffffffc">
    <w:basedOn w:val="TableNormal"/>
    <w:tblPr/>
  </w:style>
  <w:style w:type="table" w:customStyle="1" w:styleId="afffffffffffffffffffffd">
    <w:basedOn w:val="TableNormal"/>
    <w:tblPr/>
  </w:style>
  <w:style w:type="table" w:customStyle="1" w:styleId="afffffffffffffffffffffe">
    <w:basedOn w:val="TableNormal"/>
    <w:tblPr/>
  </w:style>
  <w:style w:type="table" w:customStyle="1" w:styleId="affffffffffffffffffffff">
    <w:basedOn w:val="TableNormal"/>
    <w:tblPr/>
  </w:style>
  <w:style w:type="table" w:customStyle="1" w:styleId="affffffffffffffffffffff0">
    <w:basedOn w:val="TableNormal"/>
    <w:tblPr/>
  </w:style>
  <w:style w:type="table" w:customStyle="1" w:styleId="affffffffffffffffffffff1">
    <w:basedOn w:val="TableNormal"/>
    <w:tblPr/>
  </w:style>
  <w:style w:type="table" w:customStyle="1" w:styleId="affffffffffffffffffffff2">
    <w:basedOn w:val="TableNormal"/>
    <w:tblPr/>
  </w:style>
  <w:style w:type="table" w:customStyle="1" w:styleId="affffffffffffffffffffff3">
    <w:basedOn w:val="TableNormal"/>
    <w:tblPr/>
  </w:style>
  <w:style w:type="table" w:customStyle="1" w:styleId="affffffffffffffffffffff4">
    <w:basedOn w:val="TableNormal"/>
    <w:tblPr/>
  </w:style>
  <w:style w:type="character" w:styleId="UnresolvedMention">
    <w:name w:val="Unresolved Mention"/>
    <w:basedOn w:val="DefaultParagraphFont"/>
    <w:uiPriority w:val="99"/>
    <w:semiHidden/>
    <w:unhideWhenUsed/>
    <w:rsid w:val="00D31F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safetravel.govt.nz/travel-advice-levels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hyperlink" Target="https://travel.insurance.qantas.com/nz/travel-alerts?cmpid=emc-qantas-nz-confirm-banner" TargetMode="External"/><Relationship Id="rId17" Type="http://schemas.openxmlformats.org/officeDocument/2006/relationships/hyperlink" Target="https://www.qantas.com/nz-travelpolicydocuments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https://travel.insurance.qantas.com/nz/login?cmpid=emc-qantas-nz-predepartur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qantas.com/nz-travelpolicydocument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hyperlink" Target="https://travel.insurance.qantas.com/nz/claims?cmpid=emc-qantas-nz-predeparture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jpg"/><Relationship Id="rId22" Type="http://schemas.openxmlformats.org/officeDocument/2006/relationships/image" Target="media/image8.png"/><Relationship Id="rId27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45dbef7-6107-486d-ba4e-77e659c0bc07" xsi:nil="true"/>
    <lcf76f155ced4ddcb4097134ff3c332f xmlns="339cca29-d58a-43c8-8425-7eea64d43177">
      <Terms xmlns="http://schemas.microsoft.com/office/infopath/2007/PartnerControls"/>
    </lcf76f155ced4ddcb4097134ff3c332f>
    <Comments xmlns="339cca29-d58a-43c8-8425-7eea64d43177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Nbhx76EdDpXhUdEf5sSuwBVtw==">CgMxLjAyCWguMzBqMHpsbDIOaC54eTFwMHg0ZzY5aDYyDmgudzJ2ajlhcjBmbHh4Mg5oLmpnbnRnYzQwZTlpMzIOaC5vMzE4ZDlkYmUyaDMyDmguY2xraTF3ZmZjbDgyOAByITFtSU9fdVJoN0RiOWFLVEE1Ty0wOUI0dmRva24tXzJOSQ==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2830762AFA44C934C29105572674C" ma:contentTypeVersion="15" ma:contentTypeDescription="Create a new document." ma:contentTypeScope="" ma:versionID="b349d812cb7215b7282a50c0c7468ca4">
  <xsd:schema xmlns:xsd="http://www.w3.org/2001/XMLSchema" xmlns:xs="http://www.w3.org/2001/XMLSchema" xmlns:p="http://schemas.microsoft.com/office/2006/metadata/properties" xmlns:ns1="http://schemas.microsoft.com/sharepoint/v3" xmlns:ns2="339cca29-d58a-43c8-8425-7eea64d43177" xmlns:ns3="e45dbef7-6107-486d-ba4e-77e659c0bc07" targetNamespace="http://schemas.microsoft.com/office/2006/metadata/properties" ma:root="true" ma:fieldsID="c5dfa4898b656f10072f4bba0a6d2380" ns1:_="" ns2:_="" ns3:_="">
    <xsd:import namespace="http://schemas.microsoft.com/sharepoint/v3"/>
    <xsd:import namespace="339cca29-d58a-43c8-8425-7eea64d43177"/>
    <xsd:import namespace="e45dbef7-6107-486d-ba4e-77e659c0bc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Comment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cca29-d58a-43c8-8425-7eea64d431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1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578d6fb-034f-4618-ad9b-ef87b08863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5dbef7-6107-486d-ba4e-77e659c0bc07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e0dda75b-1df9-468b-853c-6e761f29c693}" ma:internalName="TaxCatchAll" ma:showField="CatchAllData" ma:web="e45dbef7-6107-486d-ba4e-77e659c0bc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44EFD4-FB16-47AB-A47B-AF154F6EE9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4F0521-B418-430E-9512-169CD2B777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45dbef7-6107-486d-ba4e-77e659c0bc07"/>
    <ds:schemaRef ds:uri="339cca29-d58a-43c8-8425-7eea64d43177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7BE6FC3A-955B-4232-B0E1-49444E08F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39cca29-d58a-43c8-8425-7eea64d43177"/>
    <ds:schemaRef ds:uri="e45dbef7-6107-486d-ba4e-77e659c0bc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689</Words>
  <Characters>3928</Characters>
  <Application>Microsoft Office Word</Application>
  <DocSecurity>0</DocSecurity>
  <Lines>32</Lines>
  <Paragraphs>9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Uy, Eleanor</dc:creator>
  <cp:keywords/>
  <cp:lastModifiedBy>Santos, Stuart</cp:lastModifiedBy>
  <cp:revision>1</cp:revision>
  <dcterms:created xsi:type="dcterms:W3CDTF">2026-01-15T20:47:00Z</dcterms:created>
  <dcterms:modified xsi:type="dcterms:W3CDTF">2026-01-15T20:47:00Z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0x010100A892830762AFA44C934C29105572674C</vt:lpwstr>
  </property>
  <property fmtid="{D5CDD505-2E9C-101B-9397-08002B2CF9AE}" pid="3" name="MediaServiceImageTags">
    <vt:lpwstr/>
  </property>
</Properties>
</file>