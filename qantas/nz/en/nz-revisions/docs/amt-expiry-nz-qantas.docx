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DF6" w:rsidRDefault="001A4198">
      <w:pPr>
        <w:rPr>
          <w:b/>
        </w:rPr>
      </w:pPr>
      <w:r>
        <w:rPr>
          <w:b/>
        </w:rPr>
        <w:t xml:space="preserve">Legend: </w:t>
      </w:r>
    </w:p>
    <w:p w:rsidR="001D4DF6" w:rsidRDefault="001A4198">
      <w:pPr>
        <w:numPr>
          <w:ilvl w:val="0"/>
          <w:numId w:val="1"/>
        </w:numPr>
      </w:pPr>
      <w:r>
        <w:t xml:space="preserve">{{Content}} refers to dynamic inputs that need to be updated/customised for Qantas NZ customers </w:t>
      </w:r>
    </w:p>
    <w:p w:rsidR="001D4DF6" w:rsidRDefault="001A4198">
      <w:pPr>
        <w:numPr>
          <w:ilvl w:val="0"/>
          <w:numId w:val="1"/>
        </w:numPr>
      </w:pPr>
      <w:r>
        <w:rPr>
          <w:color w:val="FF0000"/>
        </w:rPr>
        <w:t>Red</w:t>
      </w:r>
      <w:r>
        <w:rPr>
          <w:color w:val="0070C0"/>
        </w:rPr>
        <w:t xml:space="preserve"> </w:t>
      </w:r>
      <w:r>
        <w:t>refers to URLs/hyperlinks</w:t>
      </w:r>
    </w:p>
    <w:p w:rsidR="001D4DF6" w:rsidRDefault="001A4198">
      <w:pPr>
        <w:numPr>
          <w:ilvl w:val="0"/>
          <w:numId w:val="1"/>
        </w:numPr>
        <w:rPr>
          <w:color w:val="7030A0"/>
        </w:rPr>
      </w:pPr>
      <w:r>
        <w:rPr>
          <w:color w:val="7030A0"/>
        </w:rPr>
        <w:t xml:space="preserve">Purple means notes / reminders </w:t>
      </w:r>
    </w:p>
    <w:p w:rsidR="001D4DF6" w:rsidRDefault="001A4198">
      <w:pPr>
        <w:numPr>
          <w:ilvl w:val="0"/>
          <w:numId w:val="1"/>
        </w:numPr>
      </w:pPr>
      <w:r>
        <w:rPr>
          <w:highlight w:val="yellow"/>
        </w:rPr>
        <w:t>Yellow highlight</w:t>
      </w:r>
      <w:r>
        <w:t xml:space="preserve"> refers to ZAIL issuer statement updates</w:t>
      </w:r>
    </w:p>
    <w:p w:rsidR="001D4DF6" w:rsidRDefault="001A4198" w:rsidP="000711B1">
      <w:pPr>
        <w:numPr>
          <w:ilvl w:val="0"/>
          <w:numId w:val="1"/>
        </w:numPr>
      </w:pPr>
      <w:r>
        <w:rPr>
          <w:shd w:val="clear" w:color="auto" w:fill="F9CB9C"/>
        </w:rPr>
        <w:t>Orange highlight</w:t>
      </w:r>
      <w:r>
        <w:t xml:space="preserve"> refers to changes needed to contact details</w:t>
      </w:r>
      <w:bookmarkStart w:id="0" w:name="_heading=h.jgntgc40e9i3" w:colFirst="0" w:colLast="0"/>
      <w:bookmarkEnd w:id="0"/>
    </w:p>
    <w:p w:rsidR="001D4DF6" w:rsidRDefault="001D4DF6"/>
    <w:p w:rsidR="001D4DF6" w:rsidRDefault="001D4DF6">
      <w:pPr>
        <w:pStyle w:val="Heading1"/>
      </w:pPr>
    </w:p>
    <w:tbl>
      <w:tblPr>
        <w:tblStyle w:val="afffffffffffffffffffff4"/>
        <w:tblW w:w="9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6"/>
      </w:tblGrid>
      <w:tr w:rsidR="00DE1D76" w:rsidTr="00DE1D76">
        <w:tc>
          <w:tcPr>
            <w:tcW w:w="9516" w:type="dxa"/>
            <w:shd w:val="clear" w:color="auto" w:fill="434343"/>
          </w:tcPr>
          <w:p w:rsidR="00DE1D76" w:rsidRDefault="00DE1D76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Copy</w:t>
            </w:r>
          </w:p>
        </w:tc>
      </w:tr>
      <w:tr w:rsidR="00DE1D76" w:rsidTr="00DE1D76">
        <w:tc>
          <w:tcPr>
            <w:tcW w:w="9516" w:type="dxa"/>
          </w:tcPr>
          <w:p w:rsidR="00DE1D76" w:rsidRDefault="00DE1D76">
            <w:bookmarkStart w:id="1" w:name="_heading=h.clki1wffcl82" w:colFirst="0" w:colLast="0"/>
            <w:bookmarkEnd w:id="1"/>
          </w:p>
          <w:tbl>
            <w:tblPr>
              <w:tblStyle w:val="afffffffffffffffffffff5"/>
              <w:tblW w:w="9300" w:type="dxa"/>
              <w:tblLayout w:type="fixed"/>
              <w:tblLook w:val="0400" w:firstRow="0" w:lastRow="0" w:firstColumn="0" w:lastColumn="0" w:noHBand="0" w:noVBand="1"/>
            </w:tblPr>
            <w:tblGrid>
              <w:gridCol w:w="9300"/>
            </w:tblGrid>
            <w:tr w:rsidR="00DE1D76" w:rsidTr="5B66D982">
              <w:tc>
                <w:tcPr>
                  <w:tcW w:w="9300" w:type="dxa"/>
                  <w:shd w:val="clear" w:color="auto" w:fill="F4F5F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DE1D76" w:rsidRDefault="00DE1D7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Style w:val="afffffffffffffffffffff6"/>
                    <w:tblW w:w="9300" w:type="dxa"/>
                    <w:jc w:val="center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50"/>
                    <w:gridCol w:w="9000"/>
                    <w:gridCol w:w="150"/>
                  </w:tblGrid>
                  <w:tr w:rsidR="00DE1D76" w:rsidTr="5B66D982">
                    <w:trPr>
                      <w:jc w:val="center"/>
                    </w:trPr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DE1D76" w:rsidRDefault="00DE1D7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:rsidR="00DE1D76" w:rsidRDefault="00DE1D76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sz w:val="2"/>
                            <w:szCs w:val="2"/>
                          </w:rPr>
                        </w:pPr>
                      </w:p>
                      <w:tbl>
                        <w:tblPr>
                          <w:tblStyle w:val="afffffffffffffffffffff7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DE1D76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bottom"/>
                            </w:tcPr>
                            <w:p w:rsidR="00DE1D76" w:rsidRDefault="00DE1D76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DE1D76" w:rsidRDefault="00DE1D76">
                        <w:pPr>
                          <w:rPr>
                            <w:rFonts w:ascii="Helvetica Neue" w:eastAsia="Helvetica Neue" w:hAnsi="Helvetica Neue" w:cs="Helvetica Neue"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Style w:val="afffffffffffffffffffff8"/>
                          <w:tblW w:w="9000" w:type="dxa"/>
                          <w:jc w:val="center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DE1D76" w:rsidTr="5B66D982">
                          <w:trPr>
                            <w:jc w:val="center"/>
                          </w:trPr>
                          <w:tc>
                            <w:tcPr>
                              <w:tcW w:w="9000" w:type="dxa"/>
                              <w:shd w:val="clear" w:color="auto" w:fill="FFFFFF" w:themeFill="background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</w:tcPr>
                            <w:p w:rsidR="00DE1D76" w:rsidRDefault="00DE1D76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Helvetica Neue" w:eastAsia="Helvetica Neue" w:hAnsi="Helvetica Neue" w:cs="Helvetica Neue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f9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DE1D76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DE1D76" w:rsidRDefault="00DE1D76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7B1F59AF" wp14:editId="07777777">
                                          <wp:extent cx="5715000" cy="679450"/>
                                          <wp:effectExtent l="0" t="0" r="0" b="0"/>
                                          <wp:docPr id="131" name="image1.pn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1.pn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1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5000" cy="6794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:rsidR="00DE1D76" w:rsidRDefault="00DE1D76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fa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DE1D76" w:rsidTr="5B66D982">
                                <w:tc>
                                  <w:tcPr>
                                    <w:tcW w:w="9000" w:type="dxa"/>
                                    <w:tcMar>
                                      <w:top w:w="480" w:type="dxa"/>
                                      <w:left w:w="480" w:type="dxa"/>
                                      <w:bottom w:w="480" w:type="dxa"/>
                                      <w:right w:w="480" w:type="dxa"/>
                                    </w:tcMar>
                                    <w:vAlign w:val="bottom"/>
                                  </w:tcPr>
                                  <w:p w:rsidR="00DE1D76" w:rsidRDefault="00DE1D76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b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DE1D76" w:rsidTr="5B66D982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DE1D76" w:rsidRDefault="00DE1D76">
                                          <w:pPr>
                                            <w:rPr>
                                              <w:ins w:id="2" w:author="Crombie, Sean D" w:date="2025-10-03T00:21:00Z" w16du:dateUtc="2025-10-02T14:21:00Z"/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Hi </w:t>
                                          </w:r>
                                          <w:ins w:id="3" w:author="Crombie, Sean D" w:date="2025-10-03T00:30:00Z" w16du:dateUtc="2025-10-02T14:30:00Z">
                                            <w:r>
                                              <w:t>{{First Name}}</w:t>
                                            </w:r>
                                          </w:ins>
                                          <w:del w:id="4" w:author="Crombie, Sean D" w:date="2025-10-03T00:30:00Z" w16du:dateUtc="2025-10-02T14:30:00Z">
                                            <w:r w:rsidDel="004D7A67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QATESTFNAMETESTWRONG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>Thanks for choosing Qantas Travel Insurance</w:t>
                                          </w:r>
                                          <w:del w:id="5" w:author="Crombie, Sean D" w:date="2025-10-03T11:45:00Z" w16du:dateUtc="2025-10-03T01:45:00Z">
                                            <w:r w:rsidDel="009871EF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 xml:space="preserve">, underwritten by </w:delText>
                                            </w:r>
                                            <w:r w:rsidDel="009871EF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  <w:highlight w:val="yellow"/>
                                              </w:rPr>
                                              <w:delText>Zurich Australian Insurance Limited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.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</w:p>
                                        <w:p w:rsidR="00DE1D76" w:rsidRDefault="00DE1D76">
                                          <w:pPr>
                                            <w:rPr>
                                              <w:ins w:id="6" w:author="Crombie, Sean D" w:date="2025-10-03T00:21:00Z" w16du:dateUtc="2025-10-02T14:21:00Z"/>
                                              <w:del w:id="7" w:author="Raphaella Han" w:date="2025-11-26T01:20:00Z" w16du:dateUtc="2025-11-26T01:20:48Z"/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ins w:id="8" w:author="Crombie, Sean D" w:date="2025-10-03T00:21:00Z">
                                            <w:del w:id="9" w:author="Raphaella Han" w:date="2025-11-26T01:20:00Z">
                                              <w:r w:rsidRPr="5B66D982" w:rsidDel="0A3B7CB0">
                                                <w:rPr>
                                                  <w:highlight w:val="yellow"/>
                                                </w:rPr>
                                                <w:delText xml:space="preserve">From </w:delText>
                                              </w:r>
                                              <w:commentRangeStart w:id="10"/>
                                              <w:r w:rsidRPr="5B66D982" w:rsidDel="0A3B7CB0">
                                                <w:rPr>
                                                  <w:highlight w:val="yellow"/>
                                                </w:rPr>
                                                <w:delText>{{DD MMM YYYY}}</w:delText>
                                              </w:r>
                                            </w:del>
                                          </w:ins>
                                          <w:commentRangeEnd w:id="10"/>
                                          <w:r>
                                            <w:rPr>
                                              <w:rStyle w:val="CommentReference"/>
                                            </w:rPr>
                                            <w:commentReference w:id="10"/>
                                          </w:r>
                                          <w:ins w:id="11" w:author="Crombie, Sean D" w:date="2025-10-03T00:21:00Z">
                                            <w:del w:id="12" w:author="Raphaella Han" w:date="2025-11-26T01:20:00Z">
                                              <w:r w:rsidRPr="5B66D982" w:rsidDel="0A3B7CB0">
                                                <w:rPr>
                                                  <w:highlight w:val="yellow"/>
                                                </w:rPr>
                                                <w:delText>, Qantas Travel Insurance is underwritten by Zurich Australian Insurance Limited (“Zurich New Zealand”). Qantas Airways Limited (“Qantas”) is a distributor of Zurich New Zealand</w:delText>
                                              </w:r>
                                              <w:r w:rsidDel="0A3B7CB0">
                                                <w:delText>.</w:delText>
                                              </w:r>
                                            </w:del>
                                          </w:ins>
                                        </w:p>
                                        <w:p w:rsidR="00DE1D76" w:rsidRDefault="00DE1D76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Your Qantas Travel Insurance Annual Multi Trip policy is expiring on </w:t>
                                          </w:r>
                                          <w:ins w:id="13" w:author="Crombie, Sean D" w:date="2025-10-03T11:42:00Z" w16du:dateUtc="2025-10-03T01:42:00Z">
                                            <w:r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>{{DD MMM YYYY</w:t>
                                            </w:r>
                                          </w:ins>
                                          <w:ins w:id="14" w:author="Crombie, Sean D" w:date="2025-10-03T11:43:00Z" w16du:dateUtc="2025-10-03T01:43:00Z">
                                            <w:r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>}}</w:t>
                                            </w:r>
                                          </w:ins>
                                          <w:del w:id="15" w:author="Crombie, Sean D" w:date="2025-10-03T11:43:00Z" w16du:dateUtc="2025-10-03T01:43:00Z">
                                            <w:r w:rsidDel="000B4CD2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12 Jun 2023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 11:59 pm</w:t>
                                          </w:r>
                                          <w:ins w:id="16" w:author="Crombie, Sean D" w:date="2025-10-03T01:39:00Z" w16du:dateUtc="2025-10-02T15:39:00Z">
                                            <w:r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 NZT</w:t>
                                            </w:r>
                                          </w:ins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. 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E1D76" w:rsidRDefault="00DE1D76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c"/>
                                      <w:tblW w:w="8040" w:type="dxa"/>
                                      <w:tblBorders>
                                        <w:top w:val="single" w:sz="12" w:space="0" w:color="A0E0DF"/>
                                        <w:left w:val="single" w:sz="12" w:space="0" w:color="A0E0DF"/>
                                        <w:bottom w:val="single" w:sz="12" w:space="0" w:color="A0E0DF"/>
                                        <w:right w:val="single" w:sz="12" w:space="0" w:color="A0E0DF"/>
                                      </w:tblBorders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DE1D76">
                                      <w:tc>
                                        <w:tcPr>
                                          <w:tcW w:w="804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shd w:val="clear" w:color="auto" w:fill="E9F9F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DE1D76" w:rsidRDefault="00DE1D76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fffd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DE1D76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240" w:type="dxa"/>
                                                  <w:left w:w="660" w:type="dxa"/>
                                                  <w:bottom w:w="240" w:type="dxa"/>
                                                  <w:right w:w="660" w:type="dxa"/>
                                                </w:tcMar>
                                                <w:vAlign w:val="bottom"/>
                                              </w:tcPr>
                                              <w:p w:rsidR="00DE1D76" w:rsidRDefault="00DE1D76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ffe"/>
                                                  <w:tblW w:w="672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6720"/>
                                                </w:tblGrid>
                                                <w:tr w:rsidR="00DE1D76">
                                                  <w:tc>
                                                    <w:tcPr>
                                                      <w:tcW w:w="6720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240" w:type="dxa"/>
                                                        <w:right w:w="0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DE1D76" w:rsidRDefault="00DE1D76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27"/>
                                                          <w:szCs w:val="2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27"/>
                                                          <w:szCs w:val="27"/>
                                                        </w:rPr>
                                                        <w:t>Your Policy Details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DE1D76" w:rsidRDefault="00DE1D76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sz w:val="27"/>
                                                    <w:szCs w:val="27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fff"/>
                                                  <w:tblW w:w="672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6720"/>
                                                </w:tblGrid>
                                                <w:tr w:rsidR="00DE1D76">
                                                  <w:tc>
                                                    <w:tcPr>
                                                      <w:tcW w:w="6720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0" w:type="dxa"/>
                                                        <w:right w:w="0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DE1D76" w:rsidRDefault="00DE1D76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Issuer </w:t>
                                                      </w:r>
                                                      <w:proofErr w:type="spellStart"/>
                                                      <w:ins w:id="17" w:author="Crombie, Sean D" w:date="2025-10-03T00:21:00Z" w16du:dateUtc="2025-10-02T14:21:00Z">
                                                        <w:r w:rsidRPr="002F1F4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t>Issuer</w:t>
                                                        </w:r>
                                                        <w:proofErr w:type="spellEnd"/>
                                                        <w:r w:rsidRPr="002F1F4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commentRangeStart w:id="18"/>
                                                        <w:r w:rsidRPr="002F1F4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t>{{ISP}}</w:t>
                                                        </w:r>
                                                        <w:commentRangeEnd w:id="18"/>
                                                        <w:r>
                                                          <w:rPr>
                                                            <w:rStyle w:val="CommentReference"/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commentReference w:id="18"/>
                                                        </w:r>
                                                      </w:ins>
                                                      <w:del w:id="19" w:author="Crombie, Sean D" w:date="2025-10-03T00:21:00Z" w16du:dateUtc="2025-10-02T14:21:00Z">
                                                        <w:r w:rsidDel="00E51027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  <w:highlight w:val="yellow"/>
                                                          </w:rPr>
                                                          <w:delText>Zurich Australian Insurance Limited</w:delText>
                                                        </w:r>
                                                      </w:del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Product Name </w:t>
                                                      </w:r>
                                                      <w:del w:id="20" w:author="Crombie, Sean D" w:date="2025-10-03T00:22:00Z" w16du:dateUtc="2025-10-02T14:22:00Z">
                                                        <w:r w:rsidDel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International Comprehensive</w:delText>
                                                        </w:r>
                                                      </w:del>
                                                      <w:ins w:id="21" w:author="Crombie, Sean D" w:date="2025-10-03T00:22:00Z" w16du:dateUtc="2025-10-02T14:22:00Z">
                                                        <w:r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t>Annual Multi Trip</w:t>
                                                        </w:r>
                                                      </w:ins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 </w:t>
                                                      </w: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Policy Number </w:t>
                                                      </w:r>
                                                      <w:del w:id="22" w:author="Crombie, Sean D" w:date="2025-10-03T00:22:00Z" w16du:dateUtc="2025-10-02T14:22:00Z">
                                                        <w:r w:rsidDel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1105947268</w:delText>
                                                        </w:r>
                                                        <w:r w:rsidDel="000328AF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 xml:space="preserve"> </w:delText>
                                                        </w:r>
                                                      </w:del>
                                                      <w:ins w:id="23" w:author="Crombie, Sean D" w:date="2025-10-03T00:22:00Z" w16du:dateUtc="2025-10-02T14:22:00Z">
                                                        <w:r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t>{{Policy Number}}</w:t>
                                                        </w:r>
                                                      </w:ins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Policy Start Date </w:t>
                                                      </w:r>
                                                      <w:ins w:id="24" w:author="Crombie, Sean D" w:date="2025-10-03T00:23:00Z" w16du:dateUtc="2025-10-02T14:23:00Z">
                                                        <w:r w:rsidRPr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bCs/>
                                                            <w:sz w:val="21"/>
                                                            <w:szCs w:val="21"/>
                                                            <w:rPrChange w:id="25" w:author="Crombie, Sean D" w:date="2025-10-03T00:23:00Z" w16du:dateUtc="2025-10-02T14:23:00Z"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1"/>
                                                                <w:szCs w:val="21"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{{DD MMM YYYY}}</w:t>
                                                        </w:r>
                                                      </w:ins>
                                                      <w:del w:id="26" w:author="Crombie, Sean D" w:date="2025-10-03T00:23:00Z" w16du:dateUtc="2025-10-02T14:23:00Z">
                                                        <w:r w:rsidDel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07 Jun 2023</w:delText>
                                                        </w:r>
                                                      </w:del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 </w:t>
                                                      </w: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br/>
                                                        <w:t xml:space="preserve">Policy End Date </w:t>
                                                      </w:r>
                                                      <w:ins w:id="27" w:author="Crombie, Sean D" w:date="2025-10-03T00:23:00Z" w16du:dateUtc="2025-10-02T14:23:00Z">
                                                        <w:r w:rsidRPr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bCs/>
                                                            <w:sz w:val="21"/>
                                                            <w:szCs w:val="21"/>
                                                            <w:rPrChange w:id="28" w:author="Crombie, Sean D" w:date="2025-10-03T00:23:00Z" w16du:dateUtc="2025-10-02T14:23:00Z"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1"/>
                                                                <w:szCs w:val="21"/>
                                                              </w:rPr>
                                                            </w:rPrChange>
                                                          </w:rPr>
                                                          <w:t>{{DD MM YYYY}}</w:t>
                                                        </w:r>
                                                      </w:ins>
                                                      <w:del w:id="29" w:author="Crombie, Sean D" w:date="2025-10-03T00:23:00Z" w16du:dateUtc="2025-10-02T14:23:00Z">
                                                        <w:r w:rsidDel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b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>12 Jun 2023</w:delText>
                                                        </w:r>
                                                        <w:r w:rsidDel="0035302B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21"/>
                                                            <w:szCs w:val="21"/>
                                                          </w:rPr>
                                                          <w:delText xml:space="preserve"> 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DE1D76" w:rsidRDefault="00DE1D76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E1D76" w:rsidRDefault="00DE1D76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E1D76" w:rsidRDefault="00DE1D76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p w:rsidR="00DE1D76" w:rsidRDefault="00DE1D76" w:rsidP="5B66D982">
                                    <w:pPr>
                                      <w:rPr>
                                        <w:ins w:id="30" w:author="Raphaella Han" w:date="2025-11-26T01:21:00Z" w16du:dateUtc="2025-11-26T01:21:01Z"/>
                                        <w:rFonts w:ascii="Helvetica Neue" w:eastAsia="Helvetica Neue" w:hAnsi="Helvetica Neue" w:cs="Helvetica Neue"/>
                                        <w:sz w:val="21"/>
                                        <w:szCs w:val="21"/>
                                      </w:rPr>
                                    </w:pPr>
                                    <w:commentRangeStart w:id="31"/>
                                    <w:ins w:id="32" w:author="Raphaella Han" w:date="2025-11-26T01:21:00Z">
                                      <w:r w:rsidRPr="5B66D982">
                                        <w:rPr>
                                          <w:highlight w:val="yellow"/>
                                        </w:rPr>
                                        <w:t xml:space="preserve">From </w:t>
                                      </w:r>
                                      <w:commentRangeStart w:id="33"/>
                                      <w:r w:rsidRPr="5B66D982">
                                        <w:rPr>
                                          <w:highlight w:val="yellow"/>
                                        </w:rPr>
                                        <w:t>{{DD MMM YYYY}}</w:t>
                                      </w:r>
                                    </w:ins>
                                    <w:commentRangeEnd w:id="33"/>
                                    <w:r>
                                      <w:rPr>
                                        <w:rStyle w:val="CommentReference"/>
                                      </w:rPr>
                                      <w:commentReference w:id="33"/>
                                    </w:r>
                                    <w:ins w:id="34" w:author="Raphaella Han" w:date="2025-11-26T01:21:00Z">
                                      <w:r w:rsidRPr="5B66D982">
                                        <w:rPr>
                                          <w:highlight w:val="yellow"/>
                                        </w:rPr>
                                        <w:t>, Qantas Travel Insurance is underwritten by Zurich Australian Insurance Limited (“Zurich New Zealand”). Qantas Airways Limited (“Qantas”) is a distributor of Zurich New Zealand</w:t>
                                      </w:r>
                                      <w:r>
                                        <w:t>.</w:t>
                                      </w:r>
                                    </w:ins>
                                    <w:commentRangeEnd w:id="31"/>
                                    <w:r>
                                      <w:rPr>
                                        <w:rStyle w:val="CommentReference"/>
                                      </w:rPr>
                                      <w:commentReference w:id="31"/>
                                    </w:r>
                                  </w:p>
                                  <w:tbl>
                                    <w:tblPr>
                                      <w:tblStyle w:val="affffffffffffffffffffff0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DE1D76" w:rsidTr="5B66D982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420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DE1D76" w:rsidRDefault="00DE1D76" w:rsidP="5B66D982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 w:rsidRPr="5B66D982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To continue enjoying cover on all </w:t>
                                          </w:r>
                                          <w:del w:id="35" w:author="Crombie, Sean D" w:date="2025-10-03T00:23:00Z">
                                            <w:r w:rsidRPr="5B66D982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 xml:space="preserve">your </w:delText>
                                            </w:r>
                                          </w:del>
                                          <w:ins w:id="36" w:author="Crombie, Sean D" w:date="2025-10-03T00:23:00Z">
                                            <w:r w:rsidRPr="5B66D982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eligible </w:t>
                                            </w:r>
                                          </w:ins>
                                          <w:r w:rsidRPr="5B66D982"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trips for another year, you’ll need to purchase a new policy. </w:t>
                                          </w:r>
                                          <w:r>
                                            <w:br/>
                                          </w:r>
                                          <w:r>
                                            <w:br/>
                                          </w:r>
                                          <w:del w:id="37" w:author="Raphaella Han" w:date="2025-11-26T01:21:00Z">
                                            <w:r w:rsidRPr="5B66D982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 xml:space="preserve">So next time you’re booking a Qantas flight, look for the travel insurance options available when it’s time to select your extras such as hotels and car hire. </w:delText>
                                            </w:r>
                                          </w:del>
                                          <w:commentRangeStart w:id="38"/>
                                          <w:ins w:id="39" w:author="Raphaella Han" w:date="2025-11-26T01:21:00Z">
                                            <w:r w:rsidRPr="5B66D982">
                                              <w:rPr>
                                                <w:rFonts w:ascii="Helvetica Neue" w:eastAsia="Helvetica Neue" w:hAnsi="Helvetica Neue" w:cs="Helvetica Neue"/>
                                                <w:color w:val="000000" w:themeColor="text1"/>
                                                <w:sz w:val="21"/>
                                                <w:szCs w:val="21"/>
                                              </w:rPr>
                                              <w:t>Please visit our website to get a quick quote today.</w:t>
                                            </w:r>
                                          </w:ins>
                                          <w:commentRangeEnd w:id="38"/>
                                          <w:r>
                                            <w:rPr>
                                              <w:rStyle w:val="CommentReference"/>
                                            </w:rPr>
                                            <w:commentReference w:id="38"/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E1D76" w:rsidRDefault="00DE1D76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f1"/>
                                      <w:tblW w:w="2881" w:type="dxa"/>
                                      <w:jc w:val="center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2881"/>
                                    </w:tblGrid>
                                    <w:tr w:rsidR="00DE1D76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2881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5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DE1D76" w:rsidRDefault="00DE1D76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ffff2"/>
                                            <w:tblW w:w="2851" w:type="dxa"/>
                                            <w:jc w:val="center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2851"/>
                                          </w:tblGrid>
                                          <w:tr w:rsidR="00DE1D76">
                                            <w:trPr>
                                              <w:jc w:val="center"/>
                                            </w:trPr>
                                            <w:tc>
                                              <w:tcPr>
                                                <w:tcW w:w="2851" w:type="dxa"/>
                                                <w:shd w:val="clear" w:color="auto" w:fill="E40000"/>
                                                <w:tcMar>
                                                  <w:top w:w="225" w:type="dxa"/>
                                                  <w:left w:w="525" w:type="dxa"/>
                                                  <w:bottom w:w="225" w:type="dxa"/>
                                                  <w:right w:w="525" w:type="dxa"/>
                                                </w:tcMar>
                                                <w:vAlign w:val="bottom"/>
                                              </w:tcPr>
                                              <w:p w:rsidR="00DE1D76" w:rsidRDefault="00DE1D76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hyperlink r:id="rId13">
                                                  <w:r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b/>
                                                      <w:color w:val="FFFFFF"/>
                                                      <w:sz w:val="24"/>
                                                      <w:szCs w:val="24"/>
                                                      <w:u w:val="single"/>
                                                      <w:shd w:val="clear" w:color="auto" w:fill="E40000"/>
                                                    </w:rPr>
                                                    <w:t>Qantas Website</w:t>
                                                  </w:r>
                                                </w:hyperlink>
                                                <w: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E1D76" w:rsidRDefault="00DE1D76">
                                          <w:pPr>
                                            <w:jc w:val="center"/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E1D76" w:rsidRDefault="00DE1D76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ff3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DE1D76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DE1D76" w:rsidRDefault="00DE1D76">
                                          <w:pPr>
                                            <w:jc w:val="center"/>
                                            <w:rPr>
                                              <w:rFonts w:ascii="Helvetica Neue" w:eastAsia="Helvetica Neue" w:hAnsi="Helvetica Neue" w:cs="Helvetica Neue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  <w:t>This is an auto generated email, please do not reply.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E1D76" w:rsidRDefault="00DE1D76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E1D76" w:rsidRDefault="00DE1D76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DE1D76" w:rsidRDefault="00DE1D76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tbl>
                        <w:tblPr>
                          <w:tblStyle w:val="affffffffffffffffffffff4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DE1D76" w:rsidTr="11A677E4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bottom"/>
                            </w:tcPr>
                            <w:p w:rsidR="00DE1D76" w:rsidRDefault="00DE1D76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</w:rPr>
                                <w:t xml:space="preserve">You are receiving this email because it relates to, or is ancillary to, a product or service which has been, or has agreed to be, supplied or given to you by Qantas Loyalty (or a third party). </w:t>
                              </w: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</w:rPr>
                                <w:br/>
                              </w: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</w:rPr>
                                <w:br/>
                              </w: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Qantas Travel Insurance is underwritten by Zurich Australian Insurance Limited</w:t>
                              </w:r>
                              <w:ins w:id="40" w:author="Crombie, Sean D" w:date="2025-10-03T00:24:00Z" w16du:dateUtc="2025-10-02T14:24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 ACN 000 296 </w:t>
                                </w:r>
                                <w:proofErr w:type="gramStart"/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640 </w:t>
                                </w:r>
                              </w:ins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(</w:t>
                              </w:r>
                              <w:proofErr w:type="gramEnd"/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“Zurich New Zealand”). Qantas Airways Limited (“Qantas”) is a distributor of Zurich New Zealand, and it does not provide any financial advice. Qantas may provide relevant information relating to your Qantas booking to Zurich New Zealand. Consider the </w:t>
                              </w:r>
                              <w:hyperlink r:id="rId14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E40000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Policy Wording</w:t>
                                </w:r>
                              </w:hyperlink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and your personal circumstances before you buy. </w:t>
                              </w:r>
                              <w:ins w:id="41" w:author="Eakins, Nicola" w:date="2025-11-13T18:50:00Z">
                                <w:r w:rsidRPr="00330EC9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Zurich New Zealand engages affiliated entities within the Zurich Insurance Group to provide services in support of this insurance as permitted by applicable laws</w:t>
                                </w:r>
                              </w:ins>
                            </w:p>
                            <w:p w:rsidR="00DE1D76" w:rsidRDefault="00DE1D76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</w:p>
                            <w:p w:rsidR="00DE1D76" w:rsidRDefault="00DE1D76" w:rsidP="11A677E4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Sent by Zurich </w:t>
                              </w:r>
                              <w:ins w:id="42" w:author="Eakins, Nicola" w:date="2025-11-13T18:50:00Z" w16du:dateUtc="2025-11-13T07:50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>New Zealand</w:t>
                                </w:r>
                              </w:ins>
                              <w:del w:id="43" w:author="Eakins, Nicola" w:date="2025-11-13T18:50:00Z" w16du:dateUtc="2025-11-13T07:50:00Z">
                                <w:r w:rsidRPr="11A677E4" w:rsidDel="00330EC9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Australian Insurance Limited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, Level 9, 29 Customs Street West, </w:t>
                              </w:r>
                              <w:del w:id="44" w:author="Crombie, Sean D" w:date="2025-10-03T00:25:00Z" w16du:dateUtc="2025-10-02T14:25:00Z">
                                <w:r w:rsidRPr="11A677E4" w:rsidDel="008B6B26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 xml:space="preserve">Auckland CBD, 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Auckland 1010, New Zealand on behalf of Qantas, Australian headquarters: 10 Bourke Road, Mascot, NSW 2020.</w:t>
                              </w:r>
                            </w:p>
                          </w:tc>
                        </w:tr>
                      </w:tbl>
                      <w:p w:rsidR="00DE1D76" w:rsidRDefault="00DE1D76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DE1D76" w:rsidRDefault="00DE1D76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:rsidR="00DE1D76" w:rsidRDefault="00DE1D76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DE1D76" w:rsidRDefault="00DE1D76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DE1D76" w:rsidRDefault="00DE1D76">
            <w:pPr>
              <w:rPr>
                <w:b/>
              </w:rPr>
            </w:pPr>
            <w:r>
              <w:rPr>
                <w:b/>
                <w:highlight w:val="green"/>
              </w:rPr>
              <w:t xml:space="preserve"> </w:t>
            </w:r>
          </w:p>
          <w:p w:rsidR="00DE1D76" w:rsidRDefault="00DE1D76"/>
        </w:tc>
      </w:tr>
    </w:tbl>
    <w:p w:rsidR="001D4DF6" w:rsidRDefault="001D4DF6"/>
    <w:sectPr w:rsidR="001D4DF6">
      <w:footerReference w:type="default" r:id="rId15"/>
      <w:pgSz w:w="23811" w:h="16838" w:orient="landscape"/>
      <w:pgMar w:top="720" w:right="720" w:bottom="720" w:left="720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Crombie, Sean D" w:date="2025-09-18T13:43:00Z" w:initials="SC">
    <w:p w:rsidR="00DE1D76" w:rsidRDefault="00DE1D76" w:rsidP="00AE2A0A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Update with Transition Date</w:t>
      </w:r>
    </w:p>
  </w:comment>
  <w:comment w:id="18" w:author="Crombie, Sean D" w:date="2025-09-18T13:49:00Z" w:initials="SC">
    <w:p w:rsidR="00DE1D76" w:rsidRDefault="00DE1D76" w:rsidP="00E5102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AIG New Zealand Insurance Limited or Zurich Australian Insurance Limited per ISP assigned to the policy</w:t>
      </w:r>
    </w:p>
  </w:comment>
  <w:comment w:id="33" w:author="Crombie, Sean D" w:date="2025-09-18T06:43:00Z" w:initials="CS">
    <w:p w:rsidR="00DE1D76" w:rsidRDefault="00DE1D76">
      <w:pPr>
        <w:pStyle w:val="CommentText"/>
      </w:pPr>
      <w:r>
        <w:rPr>
          <w:rStyle w:val="CommentReference"/>
        </w:rPr>
        <w:annotationRef/>
      </w:r>
      <w:r w:rsidRPr="555012CE">
        <w:t>Update with Transition Date</w:t>
      </w:r>
    </w:p>
  </w:comment>
  <w:comment w:id="31" w:author="Raphaella Han" w:date="2025-11-26T12:21:00Z" w:initials="RH">
    <w:p w:rsidR="00DE1D76" w:rsidRDefault="00DE1D76">
      <w:pPr>
        <w:pStyle w:val="CommentText"/>
      </w:pPr>
      <w:r>
        <w:rPr>
          <w:rStyle w:val="CommentReference"/>
        </w:rPr>
        <w:annotationRef/>
      </w:r>
      <w:r w:rsidRPr="08CFE6B2">
        <w:t>As per AU - moved this down</w:t>
      </w:r>
    </w:p>
  </w:comment>
  <w:comment w:id="38" w:author="Raphaella Han" w:date="2025-11-26T12:21:00Z" w:initials="RH">
    <w:p w:rsidR="00DE1D76" w:rsidRDefault="00DE1D76">
      <w:pPr>
        <w:pStyle w:val="CommentText"/>
      </w:pPr>
      <w:r>
        <w:rPr>
          <w:rStyle w:val="CommentReference"/>
        </w:rPr>
        <w:annotationRef/>
      </w:r>
      <w:r w:rsidRPr="0964BDBF">
        <w:t>Consistent with what's currently live in AU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4E01" w:rsidRDefault="00024E01">
      <w:r>
        <w:separator/>
      </w:r>
    </w:p>
  </w:endnote>
  <w:endnote w:type="continuationSeparator" w:id="0">
    <w:p w:rsidR="00024E01" w:rsidRDefault="00024E01">
      <w:r>
        <w:continuationSeparator/>
      </w:r>
    </w:p>
  </w:endnote>
  <w:endnote w:type="continuationNotice" w:id="1">
    <w:p w:rsidR="00024E01" w:rsidRDefault="00024E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4F8169E7-7902-42C3-B436-4942BD6075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BD329DA-03EA-46BD-9D31-704AC48728E7}"/>
    <w:embedItalic r:id="rId3" w:fontKey="{99970AE2-EFD7-4FA7-B95E-537708F09290}"/>
  </w:font>
  <w:font w:name="Helvetica Neue">
    <w:altName w:val="Arial"/>
    <w:charset w:val="00"/>
    <w:family w:val="auto"/>
    <w:pitch w:val="default"/>
    <w:embedRegular r:id="rId4" w:fontKey="{55B7594C-8CBF-47C7-AF23-ED39D82FFAAB}"/>
    <w:embedBold r:id="rId5" w:fontKey="{226CDC06-7C8C-4710-B889-73F6B30D77E3}"/>
    <w:embedItalic r:id="rId6" w:fontKey="{53AC558C-EDC0-4BDE-85F4-8FBA34E08EF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71EC64D7-5DFD-4C94-A626-6F57AE66FFE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07F57B5C-3434-425D-A98A-EBE44B9F28A4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DF6" w:rsidRDefault="001A419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056">
      <w:rPr>
        <w:noProof/>
        <w:color w:val="000000"/>
      </w:rPr>
      <w:t>1</w:t>
    </w:r>
    <w:r>
      <w:rPr>
        <w:color w:val="000000"/>
      </w:rPr>
      <w:fldChar w:fldCharType="end"/>
    </w:r>
  </w:p>
  <w:p w:rsidR="001D4DF6" w:rsidRDefault="001D4D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4E01" w:rsidRDefault="00024E01">
      <w:r>
        <w:separator/>
      </w:r>
    </w:p>
  </w:footnote>
  <w:footnote w:type="continuationSeparator" w:id="0">
    <w:p w:rsidR="00024E01" w:rsidRDefault="00024E01">
      <w:r>
        <w:continuationSeparator/>
      </w:r>
    </w:p>
  </w:footnote>
  <w:footnote w:type="continuationNotice" w:id="1">
    <w:p w:rsidR="00024E01" w:rsidRDefault="00024E0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943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F90D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86317529">
    <w:abstractNumId w:val="0"/>
  </w:num>
  <w:num w:numId="2" w16cid:durableId="13704896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ombie, Sean D">
    <w15:presenceInfo w15:providerId="AD" w15:userId="S::scrombie@r7aig.com::432f9a25-981c-41b1-b981-d3fd529c6814"/>
  </w15:person>
  <w15:person w15:author="Raphaella Han">
    <w15:presenceInfo w15:providerId="AD" w15:userId="S::raphaella.han@qantas.com.au::5e333e18-4d7b-411b-afc3-556763b41258"/>
  </w15:person>
  <w15:person w15:author="Eakins, Nicola">
    <w15:presenceInfo w15:providerId="AD" w15:userId="S::nicola.eakins_travelguard.com#ext#@qantas.onmicrosoft.com::3f3446c6-fd1e-4a5d-9782-5fbbe0f4db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DF6"/>
    <w:rsid w:val="00024E01"/>
    <w:rsid w:val="000328AF"/>
    <w:rsid w:val="000364D4"/>
    <w:rsid w:val="000711B1"/>
    <w:rsid w:val="00075E6B"/>
    <w:rsid w:val="00084733"/>
    <w:rsid w:val="000A1776"/>
    <w:rsid w:val="000B4CD2"/>
    <w:rsid w:val="000D4164"/>
    <w:rsid w:val="000E4822"/>
    <w:rsid w:val="000E59EA"/>
    <w:rsid w:val="000F4B8A"/>
    <w:rsid w:val="001014C3"/>
    <w:rsid w:val="001341E6"/>
    <w:rsid w:val="00135F6B"/>
    <w:rsid w:val="0014475C"/>
    <w:rsid w:val="001A4198"/>
    <w:rsid w:val="001B2FD1"/>
    <w:rsid w:val="001B33C2"/>
    <w:rsid w:val="001C4524"/>
    <w:rsid w:val="001C711C"/>
    <w:rsid w:val="001D4DF6"/>
    <w:rsid w:val="001E6E5E"/>
    <w:rsid w:val="001F368A"/>
    <w:rsid w:val="00207B5C"/>
    <w:rsid w:val="00213CB0"/>
    <w:rsid w:val="0026096C"/>
    <w:rsid w:val="00293056"/>
    <w:rsid w:val="00294A5B"/>
    <w:rsid w:val="00296578"/>
    <w:rsid w:val="002A1B2E"/>
    <w:rsid w:val="002A493E"/>
    <w:rsid w:val="002D5F35"/>
    <w:rsid w:val="002E2C3B"/>
    <w:rsid w:val="00330EC9"/>
    <w:rsid w:val="00352ED4"/>
    <w:rsid w:val="0035302B"/>
    <w:rsid w:val="00367538"/>
    <w:rsid w:val="00376C77"/>
    <w:rsid w:val="00394EED"/>
    <w:rsid w:val="00395B0F"/>
    <w:rsid w:val="003A073D"/>
    <w:rsid w:val="003E10B0"/>
    <w:rsid w:val="00402D50"/>
    <w:rsid w:val="0043684B"/>
    <w:rsid w:val="0044130C"/>
    <w:rsid w:val="0045693F"/>
    <w:rsid w:val="0048318B"/>
    <w:rsid w:val="004B380F"/>
    <w:rsid w:val="004B679F"/>
    <w:rsid w:val="004C231E"/>
    <w:rsid w:val="004D6A85"/>
    <w:rsid w:val="004D7A67"/>
    <w:rsid w:val="004E29D4"/>
    <w:rsid w:val="004E3A2A"/>
    <w:rsid w:val="004F5AC3"/>
    <w:rsid w:val="00510E10"/>
    <w:rsid w:val="00542E50"/>
    <w:rsid w:val="005556D5"/>
    <w:rsid w:val="00562367"/>
    <w:rsid w:val="00564401"/>
    <w:rsid w:val="00567197"/>
    <w:rsid w:val="00582D77"/>
    <w:rsid w:val="005D7D17"/>
    <w:rsid w:val="00600CBB"/>
    <w:rsid w:val="00614C09"/>
    <w:rsid w:val="00620F09"/>
    <w:rsid w:val="00623296"/>
    <w:rsid w:val="00631CC3"/>
    <w:rsid w:val="006427C0"/>
    <w:rsid w:val="0066175F"/>
    <w:rsid w:val="0066237A"/>
    <w:rsid w:val="006653CE"/>
    <w:rsid w:val="006938D9"/>
    <w:rsid w:val="006A3434"/>
    <w:rsid w:val="006A35FD"/>
    <w:rsid w:val="006C0C13"/>
    <w:rsid w:val="006C192C"/>
    <w:rsid w:val="006C51E8"/>
    <w:rsid w:val="006F2CF1"/>
    <w:rsid w:val="007005E5"/>
    <w:rsid w:val="0074251B"/>
    <w:rsid w:val="0074384D"/>
    <w:rsid w:val="0075286D"/>
    <w:rsid w:val="007539FF"/>
    <w:rsid w:val="007612FE"/>
    <w:rsid w:val="00792C8C"/>
    <w:rsid w:val="007A7081"/>
    <w:rsid w:val="007B75E7"/>
    <w:rsid w:val="007C2687"/>
    <w:rsid w:val="007D6D81"/>
    <w:rsid w:val="007F5001"/>
    <w:rsid w:val="008249D9"/>
    <w:rsid w:val="00826771"/>
    <w:rsid w:val="00827F2E"/>
    <w:rsid w:val="00843136"/>
    <w:rsid w:val="008B6B26"/>
    <w:rsid w:val="008B7B9D"/>
    <w:rsid w:val="008E4264"/>
    <w:rsid w:val="00921C75"/>
    <w:rsid w:val="009505AB"/>
    <w:rsid w:val="009536E6"/>
    <w:rsid w:val="0098139A"/>
    <w:rsid w:val="009821D5"/>
    <w:rsid w:val="009871EF"/>
    <w:rsid w:val="00987585"/>
    <w:rsid w:val="009C41AC"/>
    <w:rsid w:val="009F676C"/>
    <w:rsid w:val="00A0470D"/>
    <w:rsid w:val="00A44928"/>
    <w:rsid w:val="00A5545F"/>
    <w:rsid w:val="00A6159E"/>
    <w:rsid w:val="00AC53EF"/>
    <w:rsid w:val="00AE1FE3"/>
    <w:rsid w:val="00AE2A0A"/>
    <w:rsid w:val="00AF483A"/>
    <w:rsid w:val="00B02CD7"/>
    <w:rsid w:val="00B07697"/>
    <w:rsid w:val="00B30A52"/>
    <w:rsid w:val="00B31644"/>
    <w:rsid w:val="00B61B47"/>
    <w:rsid w:val="00B63009"/>
    <w:rsid w:val="00B75999"/>
    <w:rsid w:val="00B9338B"/>
    <w:rsid w:val="00BB3F9A"/>
    <w:rsid w:val="00BD27BD"/>
    <w:rsid w:val="00C50C9E"/>
    <w:rsid w:val="00C6793E"/>
    <w:rsid w:val="00C7464A"/>
    <w:rsid w:val="00C76753"/>
    <w:rsid w:val="00C82F38"/>
    <w:rsid w:val="00C93757"/>
    <w:rsid w:val="00CA1248"/>
    <w:rsid w:val="00CA3558"/>
    <w:rsid w:val="00CF0C84"/>
    <w:rsid w:val="00D12155"/>
    <w:rsid w:val="00D31FE4"/>
    <w:rsid w:val="00D42C06"/>
    <w:rsid w:val="00D850D7"/>
    <w:rsid w:val="00D94112"/>
    <w:rsid w:val="00D94D09"/>
    <w:rsid w:val="00DB37A9"/>
    <w:rsid w:val="00DC6CD2"/>
    <w:rsid w:val="00DD066B"/>
    <w:rsid w:val="00DE1D76"/>
    <w:rsid w:val="00DF45AB"/>
    <w:rsid w:val="00E00F56"/>
    <w:rsid w:val="00E3100B"/>
    <w:rsid w:val="00E51027"/>
    <w:rsid w:val="00E97D82"/>
    <w:rsid w:val="00ED03BD"/>
    <w:rsid w:val="00EE6F4F"/>
    <w:rsid w:val="00F1078E"/>
    <w:rsid w:val="00F2317A"/>
    <w:rsid w:val="00F5024E"/>
    <w:rsid w:val="00F53672"/>
    <w:rsid w:val="00F6132C"/>
    <w:rsid w:val="00F7727C"/>
    <w:rsid w:val="00F92ABB"/>
    <w:rsid w:val="00FB5CA7"/>
    <w:rsid w:val="00FD332B"/>
    <w:rsid w:val="00FE5F1C"/>
    <w:rsid w:val="031FEB10"/>
    <w:rsid w:val="033B8842"/>
    <w:rsid w:val="03ED8AFD"/>
    <w:rsid w:val="076A8554"/>
    <w:rsid w:val="07BF0834"/>
    <w:rsid w:val="08944DE8"/>
    <w:rsid w:val="0A3B7CB0"/>
    <w:rsid w:val="0ADD0076"/>
    <w:rsid w:val="0B60BBEA"/>
    <w:rsid w:val="0C04AC90"/>
    <w:rsid w:val="0C25390D"/>
    <w:rsid w:val="11A677E4"/>
    <w:rsid w:val="12184A0D"/>
    <w:rsid w:val="129ABB3B"/>
    <w:rsid w:val="12C16F01"/>
    <w:rsid w:val="134A6223"/>
    <w:rsid w:val="16994948"/>
    <w:rsid w:val="189F6B31"/>
    <w:rsid w:val="1B86937F"/>
    <w:rsid w:val="1BFA5A18"/>
    <w:rsid w:val="1E9FAECB"/>
    <w:rsid w:val="1ED97F0E"/>
    <w:rsid w:val="209080AA"/>
    <w:rsid w:val="213F2A75"/>
    <w:rsid w:val="23756D8D"/>
    <w:rsid w:val="2445C838"/>
    <w:rsid w:val="273D967F"/>
    <w:rsid w:val="2834BD6F"/>
    <w:rsid w:val="288A2F0A"/>
    <w:rsid w:val="28BE4C4F"/>
    <w:rsid w:val="29E7096C"/>
    <w:rsid w:val="2BA2B963"/>
    <w:rsid w:val="2CB98CB7"/>
    <w:rsid w:val="2DA3B7B8"/>
    <w:rsid w:val="2E226246"/>
    <w:rsid w:val="2E96263E"/>
    <w:rsid w:val="2EF8A7CE"/>
    <w:rsid w:val="2FEC22F5"/>
    <w:rsid w:val="30337E3C"/>
    <w:rsid w:val="30875CC7"/>
    <w:rsid w:val="31DBB365"/>
    <w:rsid w:val="32A88782"/>
    <w:rsid w:val="32EBD80B"/>
    <w:rsid w:val="334FE78C"/>
    <w:rsid w:val="33EDE8D8"/>
    <w:rsid w:val="351F5619"/>
    <w:rsid w:val="35F91010"/>
    <w:rsid w:val="3A43DA90"/>
    <w:rsid w:val="3AB701BA"/>
    <w:rsid w:val="3AF5BA84"/>
    <w:rsid w:val="3B111913"/>
    <w:rsid w:val="3B170555"/>
    <w:rsid w:val="3B243DF5"/>
    <w:rsid w:val="3D61010A"/>
    <w:rsid w:val="3F17A692"/>
    <w:rsid w:val="419D4E20"/>
    <w:rsid w:val="41FC4315"/>
    <w:rsid w:val="423AA55D"/>
    <w:rsid w:val="4409A4EC"/>
    <w:rsid w:val="441D2021"/>
    <w:rsid w:val="44719EA5"/>
    <w:rsid w:val="44C96ABF"/>
    <w:rsid w:val="455390FA"/>
    <w:rsid w:val="4680FC2B"/>
    <w:rsid w:val="47975C2F"/>
    <w:rsid w:val="49F5CD7C"/>
    <w:rsid w:val="4B0D2824"/>
    <w:rsid w:val="4CA6BE81"/>
    <w:rsid w:val="5075EE09"/>
    <w:rsid w:val="50E84BCC"/>
    <w:rsid w:val="51EEB96A"/>
    <w:rsid w:val="530BB1E7"/>
    <w:rsid w:val="57FF3DF1"/>
    <w:rsid w:val="58640CB9"/>
    <w:rsid w:val="597158AB"/>
    <w:rsid w:val="5B66D982"/>
    <w:rsid w:val="605F98B5"/>
    <w:rsid w:val="613CA112"/>
    <w:rsid w:val="630D25F3"/>
    <w:rsid w:val="63D883FE"/>
    <w:rsid w:val="645E8A91"/>
    <w:rsid w:val="6536261D"/>
    <w:rsid w:val="6629B4D9"/>
    <w:rsid w:val="66691A77"/>
    <w:rsid w:val="679799C7"/>
    <w:rsid w:val="67F5F706"/>
    <w:rsid w:val="6864F65A"/>
    <w:rsid w:val="6C037E5D"/>
    <w:rsid w:val="6F17B660"/>
    <w:rsid w:val="7127E935"/>
    <w:rsid w:val="726CAE95"/>
    <w:rsid w:val="74EACE6A"/>
    <w:rsid w:val="75FF5D92"/>
    <w:rsid w:val="7654F528"/>
    <w:rsid w:val="78CE0D26"/>
    <w:rsid w:val="7B3F955D"/>
    <w:rsid w:val="7E933D75"/>
    <w:rsid w:val="7EB0C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1B9A"/>
  <w15:docId w15:val="{FED7790C-1AF7-4541-B2B2-9D7765FC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color w:val="0020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05F24"/>
    <w:tblPr/>
  </w:style>
  <w:style w:type="character" w:customStyle="1" w:styleId="Heading1Char">
    <w:name w:val="Heading 1 Char"/>
    <w:basedOn w:val="DefaultParagraphFont"/>
    <w:link w:val="Heading1"/>
    <w:uiPriority w:val="9"/>
    <w:rsid w:val="00205F24"/>
    <w:rPr>
      <w:rFonts w:eastAsiaTheme="majorEastAsia" w:cstheme="majorBidi"/>
      <w:b/>
      <w:color w:val="002060"/>
      <w:szCs w:val="32"/>
      <w:lang w:eastAsia="en-AU"/>
    </w:rPr>
  </w:style>
  <w:style w:type="character" w:styleId="Hyperlink">
    <w:name w:val="Hyperlink"/>
    <w:basedOn w:val="DefaultParagraphFont"/>
    <w:uiPriority w:val="99"/>
    <w:unhideWhenUsed/>
    <w:rsid w:val="00C70B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70B7A"/>
    <w:rPr>
      <w:b/>
      <w:bCs/>
    </w:rPr>
  </w:style>
  <w:style w:type="character" w:styleId="Emphasis">
    <w:name w:val="Emphasis"/>
    <w:basedOn w:val="DefaultParagraphFont"/>
    <w:uiPriority w:val="20"/>
    <w:qFormat/>
    <w:rsid w:val="00C70B7A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D112D2"/>
  </w:style>
  <w:style w:type="character" w:customStyle="1" w:styleId="CommentTextChar">
    <w:name w:val="Comment Text Char"/>
    <w:basedOn w:val="DefaultParagraphFont"/>
    <w:link w:val="CommentText"/>
    <w:uiPriority w:val="99"/>
    <w:rsid w:val="00D112D2"/>
    <w:rPr>
      <w:rFonts w:eastAsia="Arial" w:cs="Arial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D112D2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311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6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652E"/>
    <w:rPr>
      <w:rFonts w:eastAsia="Arial" w:cs="Arial"/>
      <w:b/>
      <w:bCs/>
      <w:szCs w:val="20"/>
      <w:lang w:eastAsia="en-AU"/>
    </w:rPr>
  </w:style>
  <w:style w:type="paragraph" w:styleId="Revision">
    <w:name w:val="Revision"/>
    <w:hidden/>
    <w:uiPriority w:val="99"/>
    <w:semiHidden/>
    <w:rsid w:val="00944A58"/>
    <w:rPr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324D9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F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F7E"/>
    <w:rPr>
      <w:rFonts w:ascii="Segoe UI" w:eastAsia="Arial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719"/>
    <w:rPr>
      <w:rFonts w:eastAsia="Arial" w:cs="Arial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719"/>
    <w:rPr>
      <w:rFonts w:eastAsia="Arial" w:cs="Arial"/>
      <w:szCs w:val="20"/>
      <w:lang w:eastAsia="en-AU"/>
    </w:rPr>
  </w:style>
  <w:style w:type="table" w:customStyle="1" w:styleId="a">
    <w:basedOn w:val="TableNormal"/>
    <w:tblPr/>
  </w:style>
  <w:style w:type="table" w:customStyle="1" w:styleId="a0">
    <w:basedOn w:val="TableNormal"/>
    <w:tblPr/>
  </w:style>
  <w:style w:type="table" w:customStyle="1" w:styleId="a1">
    <w:basedOn w:val="TableNormal"/>
    <w:tblPr/>
  </w:style>
  <w:style w:type="table" w:customStyle="1" w:styleId="a2">
    <w:basedOn w:val="TableNormal"/>
    <w:tblPr/>
  </w:style>
  <w:style w:type="table" w:customStyle="1" w:styleId="a3">
    <w:basedOn w:val="TableNormal"/>
    <w:tblPr/>
  </w:style>
  <w:style w:type="table" w:customStyle="1" w:styleId="a4">
    <w:basedOn w:val="TableNormal"/>
    <w:tblPr/>
  </w:style>
  <w:style w:type="table" w:customStyle="1" w:styleId="a5">
    <w:basedOn w:val="TableNormal"/>
    <w:tblPr/>
  </w:style>
  <w:style w:type="table" w:customStyle="1" w:styleId="a6">
    <w:basedOn w:val="TableNormal"/>
    <w:tblPr/>
  </w:style>
  <w:style w:type="table" w:customStyle="1" w:styleId="a7">
    <w:basedOn w:val="TableNormal"/>
    <w:tblPr/>
  </w:style>
  <w:style w:type="table" w:customStyle="1" w:styleId="a8">
    <w:basedOn w:val="TableNormal"/>
    <w:tblPr/>
  </w:style>
  <w:style w:type="table" w:customStyle="1" w:styleId="a9">
    <w:basedOn w:val="TableNormal"/>
    <w:tblPr/>
  </w:style>
  <w:style w:type="table" w:customStyle="1" w:styleId="aa">
    <w:basedOn w:val="TableNormal"/>
    <w:tblPr/>
  </w:style>
  <w:style w:type="table" w:customStyle="1" w:styleId="ab">
    <w:basedOn w:val="TableNormal"/>
    <w:tblPr/>
  </w:style>
  <w:style w:type="table" w:customStyle="1" w:styleId="ac">
    <w:basedOn w:val="TableNormal"/>
    <w:tblPr/>
  </w:style>
  <w:style w:type="table" w:customStyle="1" w:styleId="ad">
    <w:basedOn w:val="TableNormal"/>
    <w:tblPr/>
  </w:style>
  <w:style w:type="table" w:customStyle="1" w:styleId="ae">
    <w:basedOn w:val="TableNormal"/>
    <w:tblPr/>
  </w:style>
  <w:style w:type="table" w:customStyle="1" w:styleId="af">
    <w:basedOn w:val="TableNormal"/>
    <w:tblPr/>
  </w:style>
  <w:style w:type="table" w:customStyle="1" w:styleId="af0">
    <w:basedOn w:val="TableNormal"/>
    <w:tblPr/>
  </w:style>
  <w:style w:type="table" w:customStyle="1" w:styleId="af1">
    <w:basedOn w:val="TableNormal"/>
    <w:tblPr/>
  </w:style>
  <w:style w:type="table" w:customStyle="1" w:styleId="af2">
    <w:basedOn w:val="TableNormal"/>
    <w:tblPr/>
  </w:style>
  <w:style w:type="table" w:customStyle="1" w:styleId="af3">
    <w:basedOn w:val="TableNormal"/>
    <w:tblPr/>
  </w:style>
  <w:style w:type="table" w:customStyle="1" w:styleId="af4">
    <w:basedOn w:val="TableNormal"/>
    <w:tblPr/>
  </w:style>
  <w:style w:type="table" w:customStyle="1" w:styleId="af5">
    <w:basedOn w:val="TableNormal"/>
    <w:tblPr/>
  </w:style>
  <w:style w:type="table" w:customStyle="1" w:styleId="af6">
    <w:basedOn w:val="TableNormal"/>
    <w:tblPr/>
  </w:style>
  <w:style w:type="table" w:customStyle="1" w:styleId="af7">
    <w:basedOn w:val="TableNormal"/>
    <w:tblPr/>
  </w:style>
  <w:style w:type="table" w:customStyle="1" w:styleId="af8">
    <w:basedOn w:val="TableNormal"/>
    <w:tblPr/>
  </w:style>
  <w:style w:type="table" w:customStyle="1" w:styleId="af9">
    <w:basedOn w:val="TableNormal"/>
    <w:tblPr/>
  </w:style>
  <w:style w:type="table" w:customStyle="1" w:styleId="afa">
    <w:basedOn w:val="TableNormal"/>
    <w:tblPr/>
  </w:style>
  <w:style w:type="table" w:customStyle="1" w:styleId="afb">
    <w:basedOn w:val="TableNormal"/>
    <w:tblPr/>
  </w:style>
  <w:style w:type="table" w:customStyle="1" w:styleId="afc">
    <w:basedOn w:val="TableNormal"/>
    <w:tblPr/>
  </w:style>
  <w:style w:type="table" w:customStyle="1" w:styleId="afd">
    <w:basedOn w:val="TableNormal"/>
    <w:tblPr/>
  </w:style>
  <w:style w:type="table" w:customStyle="1" w:styleId="afe">
    <w:basedOn w:val="TableNormal"/>
    <w:tblPr/>
  </w:style>
  <w:style w:type="table" w:customStyle="1" w:styleId="aff">
    <w:basedOn w:val="TableNormal"/>
    <w:tblPr/>
  </w:style>
  <w:style w:type="table" w:customStyle="1" w:styleId="aff0">
    <w:basedOn w:val="TableNormal"/>
    <w:tblPr/>
  </w:style>
  <w:style w:type="table" w:customStyle="1" w:styleId="aff1">
    <w:basedOn w:val="TableNormal"/>
    <w:tblPr/>
  </w:style>
  <w:style w:type="table" w:customStyle="1" w:styleId="aff2">
    <w:basedOn w:val="TableNormal"/>
    <w:tblPr/>
  </w:style>
  <w:style w:type="table" w:customStyle="1" w:styleId="aff3">
    <w:basedOn w:val="TableNormal"/>
    <w:tblPr/>
  </w:style>
  <w:style w:type="table" w:customStyle="1" w:styleId="aff4">
    <w:basedOn w:val="TableNormal"/>
    <w:tblPr/>
  </w:style>
  <w:style w:type="table" w:customStyle="1" w:styleId="aff5">
    <w:basedOn w:val="TableNormal"/>
    <w:tblPr/>
  </w:style>
  <w:style w:type="table" w:customStyle="1" w:styleId="aff6">
    <w:basedOn w:val="TableNormal"/>
    <w:tblPr/>
  </w:style>
  <w:style w:type="table" w:customStyle="1" w:styleId="aff7">
    <w:basedOn w:val="TableNormal"/>
    <w:tblPr/>
  </w:style>
  <w:style w:type="table" w:customStyle="1" w:styleId="aff8">
    <w:basedOn w:val="TableNormal"/>
    <w:tblPr/>
  </w:style>
  <w:style w:type="table" w:customStyle="1" w:styleId="aff9">
    <w:basedOn w:val="TableNormal"/>
    <w:tblPr/>
  </w:style>
  <w:style w:type="table" w:customStyle="1" w:styleId="affa">
    <w:basedOn w:val="TableNormal"/>
    <w:tblPr/>
  </w:style>
  <w:style w:type="table" w:customStyle="1" w:styleId="affb">
    <w:basedOn w:val="TableNormal"/>
    <w:tblPr/>
  </w:style>
  <w:style w:type="table" w:customStyle="1" w:styleId="affc">
    <w:basedOn w:val="TableNormal"/>
    <w:tblPr/>
  </w:style>
  <w:style w:type="table" w:customStyle="1" w:styleId="affd">
    <w:basedOn w:val="TableNormal"/>
    <w:tblPr/>
  </w:style>
  <w:style w:type="table" w:customStyle="1" w:styleId="affe">
    <w:basedOn w:val="TableNormal"/>
    <w:tblPr/>
  </w:style>
  <w:style w:type="table" w:customStyle="1" w:styleId="afff">
    <w:basedOn w:val="TableNormal"/>
    <w:tblPr/>
  </w:style>
  <w:style w:type="table" w:customStyle="1" w:styleId="afff0">
    <w:basedOn w:val="TableNormal"/>
    <w:tblPr/>
  </w:style>
  <w:style w:type="table" w:customStyle="1" w:styleId="afff1">
    <w:basedOn w:val="TableNormal"/>
    <w:tblPr/>
  </w:style>
  <w:style w:type="table" w:customStyle="1" w:styleId="afff2">
    <w:basedOn w:val="TableNormal"/>
    <w:tblPr/>
  </w:style>
  <w:style w:type="table" w:customStyle="1" w:styleId="afff3">
    <w:basedOn w:val="TableNormal"/>
    <w:tblPr/>
  </w:style>
  <w:style w:type="table" w:customStyle="1" w:styleId="afff4">
    <w:basedOn w:val="TableNormal"/>
    <w:tblPr/>
  </w:style>
  <w:style w:type="table" w:customStyle="1" w:styleId="afff5">
    <w:basedOn w:val="TableNormal"/>
    <w:tblPr/>
  </w:style>
  <w:style w:type="table" w:customStyle="1" w:styleId="afff6">
    <w:basedOn w:val="TableNormal"/>
    <w:tblPr/>
  </w:style>
  <w:style w:type="table" w:customStyle="1" w:styleId="afff7">
    <w:basedOn w:val="TableNormal"/>
    <w:tblPr/>
  </w:style>
  <w:style w:type="table" w:customStyle="1" w:styleId="afff8">
    <w:basedOn w:val="TableNormal"/>
    <w:tblPr/>
  </w:style>
  <w:style w:type="table" w:customStyle="1" w:styleId="afff9">
    <w:basedOn w:val="TableNormal"/>
    <w:tblPr/>
  </w:style>
  <w:style w:type="table" w:customStyle="1" w:styleId="afffa">
    <w:basedOn w:val="TableNormal"/>
    <w:tblPr/>
  </w:style>
  <w:style w:type="table" w:customStyle="1" w:styleId="afffb">
    <w:basedOn w:val="TableNormal"/>
    <w:tblPr/>
  </w:style>
  <w:style w:type="table" w:customStyle="1" w:styleId="afffc">
    <w:basedOn w:val="TableNormal"/>
    <w:tblPr/>
  </w:style>
  <w:style w:type="table" w:customStyle="1" w:styleId="afffd">
    <w:basedOn w:val="TableNormal"/>
    <w:tblPr/>
  </w:style>
  <w:style w:type="table" w:customStyle="1" w:styleId="afffe">
    <w:basedOn w:val="TableNormal"/>
    <w:tblPr/>
  </w:style>
  <w:style w:type="table" w:customStyle="1" w:styleId="affff">
    <w:basedOn w:val="TableNormal"/>
    <w:tblPr/>
  </w:style>
  <w:style w:type="table" w:customStyle="1" w:styleId="affff0">
    <w:basedOn w:val="TableNormal"/>
    <w:tblPr/>
  </w:style>
  <w:style w:type="table" w:customStyle="1" w:styleId="affff1">
    <w:basedOn w:val="TableNormal"/>
    <w:tblPr/>
  </w:style>
  <w:style w:type="table" w:customStyle="1" w:styleId="affff2">
    <w:basedOn w:val="TableNormal"/>
    <w:tblPr/>
  </w:style>
  <w:style w:type="table" w:customStyle="1" w:styleId="affff3">
    <w:basedOn w:val="TableNormal"/>
    <w:tblPr/>
  </w:style>
  <w:style w:type="table" w:customStyle="1" w:styleId="affff4">
    <w:basedOn w:val="TableNormal"/>
    <w:tblPr/>
  </w:style>
  <w:style w:type="table" w:customStyle="1" w:styleId="affff5">
    <w:basedOn w:val="TableNormal"/>
    <w:tblPr/>
  </w:style>
  <w:style w:type="table" w:customStyle="1" w:styleId="affff6">
    <w:basedOn w:val="TableNormal"/>
    <w:tblPr/>
  </w:style>
  <w:style w:type="table" w:customStyle="1" w:styleId="affff7">
    <w:basedOn w:val="TableNormal"/>
    <w:tblPr/>
  </w:style>
  <w:style w:type="table" w:customStyle="1" w:styleId="affff8">
    <w:basedOn w:val="TableNormal"/>
    <w:tblPr/>
  </w:style>
  <w:style w:type="table" w:customStyle="1" w:styleId="affff9">
    <w:basedOn w:val="TableNormal"/>
    <w:tblPr/>
  </w:style>
  <w:style w:type="table" w:customStyle="1" w:styleId="affffa">
    <w:basedOn w:val="TableNormal"/>
    <w:tblPr/>
  </w:style>
  <w:style w:type="table" w:customStyle="1" w:styleId="affffb">
    <w:basedOn w:val="TableNormal"/>
    <w:tblPr/>
  </w:style>
  <w:style w:type="table" w:customStyle="1" w:styleId="affffc">
    <w:basedOn w:val="TableNormal"/>
    <w:tblPr/>
  </w:style>
  <w:style w:type="table" w:customStyle="1" w:styleId="affffd">
    <w:basedOn w:val="TableNormal"/>
    <w:tblPr/>
  </w:style>
  <w:style w:type="table" w:customStyle="1" w:styleId="affffe">
    <w:basedOn w:val="TableNormal"/>
    <w:tblPr/>
  </w:style>
  <w:style w:type="table" w:customStyle="1" w:styleId="afffff">
    <w:basedOn w:val="TableNormal"/>
    <w:tblPr/>
  </w:style>
  <w:style w:type="table" w:customStyle="1" w:styleId="afffff0">
    <w:basedOn w:val="TableNormal"/>
    <w:tblPr/>
  </w:style>
  <w:style w:type="table" w:customStyle="1" w:styleId="afffff1">
    <w:basedOn w:val="TableNormal"/>
    <w:tblPr/>
  </w:style>
  <w:style w:type="table" w:customStyle="1" w:styleId="afffff2">
    <w:basedOn w:val="TableNormal"/>
    <w:tblPr/>
  </w:style>
  <w:style w:type="table" w:customStyle="1" w:styleId="afffff3">
    <w:basedOn w:val="TableNormal"/>
    <w:tblPr/>
  </w:style>
  <w:style w:type="table" w:customStyle="1" w:styleId="afffff4">
    <w:basedOn w:val="TableNormal"/>
    <w:tblPr/>
  </w:style>
  <w:style w:type="table" w:customStyle="1" w:styleId="afffff5">
    <w:basedOn w:val="TableNormal"/>
    <w:tblPr/>
  </w:style>
  <w:style w:type="table" w:customStyle="1" w:styleId="afffff6">
    <w:basedOn w:val="TableNormal"/>
    <w:tblPr/>
  </w:style>
  <w:style w:type="table" w:customStyle="1" w:styleId="afffff7">
    <w:basedOn w:val="TableNormal"/>
    <w:tblPr/>
  </w:style>
  <w:style w:type="table" w:customStyle="1" w:styleId="afffff8">
    <w:basedOn w:val="TableNormal"/>
    <w:tblPr/>
  </w:style>
  <w:style w:type="table" w:customStyle="1" w:styleId="afffff9">
    <w:basedOn w:val="TableNormal"/>
    <w:tblPr/>
  </w:style>
  <w:style w:type="table" w:customStyle="1" w:styleId="afffffa">
    <w:basedOn w:val="TableNormal"/>
    <w:tblPr/>
  </w:style>
  <w:style w:type="table" w:customStyle="1" w:styleId="afffffb">
    <w:basedOn w:val="TableNormal"/>
    <w:tblPr/>
  </w:style>
  <w:style w:type="table" w:customStyle="1" w:styleId="afffffc">
    <w:basedOn w:val="TableNormal"/>
    <w:tblPr/>
  </w:style>
  <w:style w:type="table" w:customStyle="1" w:styleId="afffffd">
    <w:basedOn w:val="TableNormal"/>
    <w:tblPr/>
  </w:style>
  <w:style w:type="table" w:customStyle="1" w:styleId="afffffe">
    <w:basedOn w:val="TableNormal"/>
    <w:tblPr/>
  </w:style>
  <w:style w:type="table" w:customStyle="1" w:styleId="affffff">
    <w:basedOn w:val="TableNormal"/>
    <w:tblPr/>
  </w:style>
  <w:style w:type="table" w:customStyle="1" w:styleId="affffff0">
    <w:basedOn w:val="TableNormal"/>
    <w:tblPr/>
  </w:style>
  <w:style w:type="table" w:customStyle="1" w:styleId="affffff1">
    <w:basedOn w:val="TableNormal"/>
    <w:tblPr/>
  </w:style>
  <w:style w:type="table" w:customStyle="1" w:styleId="affffff2">
    <w:basedOn w:val="TableNormal"/>
    <w:tblPr/>
  </w:style>
  <w:style w:type="table" w:customStyle="1" w:styleId="affffff3">
    <w:basedOn w:val="TableNormal"/>
    <w:tblPr/>
  </w:style>
  <w:style w:type="table" w:customStyle="1" w:styleId="affffff4">
    <w:basedOn w:val="TableNormal"/>
    <w:tblPr/>
  </w:style>
  <w:style w:type="table" w:customStyle="1" w:styleId="affffff5">
    <w:basedOn w:val="TableNormal"/>
    <w:tblPr/>
  </w:style>
  <w:style w:type="table" w:customStyle="1" w:styleId="affffff6">
    <w:basedOn w:val="TableNormal"/>
    <w:tblPr/>
  </w:style>
  <w:style w:type="table" w:customStyle="1" w:styleId="affffff7">
    <w:basedOn w:val="TableNormal"/>
    <w:tblPr/>
  </w:style>
  <w:style w:type="table" w:customStyle="1" w:styleId="affffff8">
    <w:basedOn w:val="TableNormal"/>
    <w:tblPr/>
  </w:style>
  <w:style w:type="table" w:customStyle="1" w:styleId="affffff9">
    <w:basedOn w:val="TableNormal"/>
    <w:tblPr/>
  </w:style>
  <w:style w:type="table" w:customStyle="1" w:styleId="affffffa">
    <w:basedOn w:val="TableNormal"/>
    <w:tblPr/>
  </w:style>
  <w:style w:type="table" w:customStyle="1" w:styleId="affffffb">
    <w:basedOn w:val="TableNormal"/>
    <w:tblPr/>
  </w:style>
  <w:style w:type="table" w:customStyle="1" w:styleId="affffffc">
    <w:basedOn w:val="TableNormal"/>
    <w:tblPr/>
  </w:style>
  <w:style w:type="table" w:customStyle="1" w:styleId="affffffd">
    <w:basedOn w:val="TableNormal"/>
    <w:tblPr/>
  </w:style>
  <w:style w:type="table" w:customStyle="1" w:styleId="affffffe">
    <w:basedOn w:val="TableNormal"/>
    <w:tblPr/>
  </w:style>
  <w:style w:type="table" w:customStyle="1" w:styleId="afffffff">
    <w:basedOn w:val="TableNormal"/>
    <w:tblPr/>
  </w:style>
  <w:style w:type="table" w:customStyle="1" w:styleId="afffffff0">
    <w:basedOn w:val="TableNormal"/>
    <w:tblPr/>
  </w:style>
  <w:style w:type="table" w:customStyle="1" w:styleId="afffffff1">
    <w:basedOn w:val="TableNormal"/>
    <w:tblPr/>
  </w:style>
  <w:style w:type="table" w:customStyle="1" w:styleId="afffffff2">
    <w:basedOn w:val="TableNormal"/>
    <w:tblPr/>
  </w:style>
  <w:style w:type="table" w:customStyle="1" w:styleId="afffffff3">
    <w:basedOn w:val="TableNormal"/>
    <w:tblPr/>
  </w:style>
  <w:style w:type="table" w:customStyle="1" w:styleId="afffffff4">
    <w:basedOn w:val="TableNormal"/>
    <w:tblPr/>
  </w:style>
  <w:style w:type="table" w:customStyle="1" w:styleId="afffffff5">
    <w:basedOn w:val="TableNormal"/>
    <w:tblPr/>
  </w:style>
  <w:style w:type="table" w:customStyle="1" w:styleId="afffffff6">
    <w:basedOn w:val="TableNormal"/>
    <w:tblPr/>
  </w:style>
  <w:style w:type="table" w:customStyle="1" w:styleId="afffffff7">
    <w:basedOn w:val="TableNormal"/>
    <w:tblPr/>
  </w:style>
  <w:style w:type="table" w:customStyle="1" w:styleId="afffffff8">
    <w:basedOn w:val="TableNormal"/>
    <w:tblPr/>
  </w:style>
  <w:style w:type="table" w:customStyle="1" w:styleId="afffffff9">
    <w:basedOn w:val="TableNormal"/>
    <w:tblPr/>
  </w:style>
  <w:style w:type="table" w:customStyle="1" w:styleId="afffffffa">
    <w:basedOn w:val="TableNormal"/>
    <w:tblPr/>
  </w:style>
  <w:style w:type="table" w:customStyle="1" w:styleId="afffffffb">
    <w:basedOn w:val="TableNormal"/>
    <w:tblPr/>
  </w:style>
  <w:style w:type="table" w:customStyle="1" w:styleId="afffffffc">
    <w:basedOn w:val="TableNormal"/>
    <w:tblPr/>
  </w:style>
  <w:style w:type="table" w:customStyle="1" w:styleId="afffffffd">
    <w:basedOn w:val="TableNormal"/>
    <w:tblPr/>
  </w:style>
  <w:style w:type="table" w:customStyle="1" w:styleId="afffffffe">
    <w:basedOn w:val="TableNormal"/>
    <w:tblPr/>
  </w:style>
  <w:style w:type="table" w:customStyle="1" w:styleId="affffffff">
    <w:basedOn w:val="TableNormal"/>
    <w:tblPr/>
  </w:style>
  <w:style w:type="table" w:customStyle="1" w:styleId="affffffff0">
    <w:basedOn w:val="TableNormal"/>
    <w:tblPr/>
  </w:style>
  <w:style w:type="table" w:customStyle="1" w:styleId="affffffff1">
    <w:basedOn w:val="TableNormal"/>
    <w:tblPr/>
  </w:style>
  <w:style w:type="table" w:customStyle="1" w:styleId="affffffff2">
    <w:basedOn w:val="TableNormal"/>
    <w:tblPr/>
  </w:style>
  <w:style w:type="table" w:customStyle="1" w:styleId="affffffff3">
    <w:basedOn w:val="TableNormal"/>
    <w:tblPr/>
  </w:style>
  <w:style w:type="table" w:customStyle="1" w:styleId="affffffff4">
    <w:basedOn w:val="TableNormal"/>
    <w:tblPr/>
  </w:style>
  <w:style w:type="table" w:customStyle="1" w:styleId="affffffff5">
    <w:basedOn w:val="TableNormal"/>
    <w:tblPr/>
  </w:style>
  <w:style w:type="table" w:customStyle="1" w:styleId="affffffff6">
    <w:basedOn w:val="TableNormal"/>
    <w:tblPr/>
  </w:style>
  <w:style w:type="table" w:customStyle="1" w:styleId="affffffff7">
    <w:basedOn w:val="TableNormal"/>
    <w:tblPr/>
  </w:style>
  <w:style w:type="table" w:customStyle="1" w:styleId="affffffff8">
    <w:basedOn w:val="TableNormal"/>
    <w:tblPr/>
  </w:style>
  <w:style w:type="table" w:customStyle="1" w:styleId="affffffff9">
    <w:basedOn w:val="TableNormal"/>
    <w:tblPr/>
  </w:style>
  <w:style w:type="table" w:customStyle="1" w:styleId="affffffffa">
    <w:basedOn w:val="TableNormal"/>
    <w:tblPr/>
  </w:style>
  <w:style w:type="table" w:customStyle="1" w:styleId="affffffffb">
    <w:basedOn w:val="TableNormal"/>
    <w:tblPr/>
  </w:style>
  <w:style w:type="table" w:customStyle="1" w:styleId="affffffffc">
    <w:basedOn w:val="TableNormal"/>
    <w:tblPr/>
  </w:style>
  <w:style w:type="table" w:customStyle="1" w:styleId="affffffffd">
    <w:basedOn w:val="TableNormal"/>
    <w:tblPr/>
  </w:style>
  <w:style w:type="table" w:customStyle="1" w:styleId="affffffffe">
    <w:basedOn w:val="TableNormal"/>
    <w:tblPr/>
  </w:style>
  <w:style w:type="table" w:customStyle="1" w:styleId="afffffffff">
    <w:basedOn w:val="TableNormal"/>
    <w:tblPr/>
  </w:style>
  <w:style w:type="table" w:customStyle="1" w:styleId="afffffffff0">
    <w:basedOn w:val="TableNormal"/>
    <w:tblPr/>
  </w:style>
  <w:style w:type="table" w:customStyle="1" w:styleId="afffffffff1">
    <w:basedOn w:val="TableNormal"/>
    <w:tblPr/>
  </w:style>
  <w:style w:type="table" w:customStyle="1" w:styleId="afffffffff2">
    <w:basedOn w:val="TableNormal"/>
    <w:tblPr/>
  </w:style>
  <w:style w:type="table" w:customStyle="1" w:styleId="afffffffff3">
    <w:basedOn w:val="TableNormal"/>
    <w:tblPr/>
  </w:style>
  <w:style w:type="table" w:customStyle="1" w:styleId="afffffffff4">
    <w:basedOn w:val="TableNormal"/>
    <w:tblPr/>
  </w:style>
  <w:style w:type="table" w:customStyle="1" w:styleId="afffffffff5">
    <w:basedOn w:val="TableNormal"/>
    <w:tblPr/>
  </w:style>
  <w:style w:type="table" w:customStyle="1" w:styleId="afffffffff6">
    <w:basedOn w:val="TableNormal"/>
    <w:tblPr/>
  </w:style>
  <w:style w:type="table" w:customStyle="1" w:styleId="afffffffff7">
    <w:basedOn w:val="TableNormal"/>
    <w:tblPr/>
  </w:style>
  <w:style w:type="table" w:customStyle="1" w:styleId="afffffffff8">
    <w:basedOn w:val="TableNormal"/>
    <w:tblPr/>
  </w:style>
  <w:style w:type="table" w:customStyle="1" w:styleId="afffffffff9">
    <w:basedOn w:val="TableNormal"/>
    <w:tblPr/>
  </w:style>
  <w:style w:type="table" w:customStyle="1" w:styleId="afffffffffa">
    <w:basedOn w:val="TableNormal"/>
    <w:tblPr/>
  </w:style>
  <w:style w:type="table" w:customStyle="1" w:styleId="afffffffffb">
    <w:basedOn w:val="TableNormal"/>
    <w:tblPr/>
  </w:style>
  <w:style w:type="table" w:customStyle="1" w:styleId="afffffffffc">
    <w:basedOn w:val="TableNormal"/>
    <w:tblPr/>
  </w:style>
  <w:style w:type="table" w:customStyle="1" w:styleId="afffffffffd">
    <w:basedOn w:val="TableNormal"/>
    <w:tblPr/>
  </w:style>
  <w:style w:type="table" w:customStyle="1" w:styleId="afffffffffe">
    <w:basedOn w:val="TableNormal"/>
    <w:tblPr/>
  </w:style>
  <w:style w:type="table" w:customStyle="1" w:styleId="affffffffff">
    <w:basedOn w:val="TableNormal"/>
    <w:tblPr/>
  </w:style>
  <w:style w:type="table" w:customStyle="1" w:styleId="affffffffff0">
    <w:basedOn w:val="TableNormal"/>
    <w:tblPr/>
  </w:style>
  <w:style w:type="table" w:customStyle="1" w:styleId="affffffffff1">
    <w:basedOn w:val="TableNormal"/>
    <w:tblPr/>
  </w:style>
  <w:style w:type="table" w:customStyle="1" w:styleId="affffffffff2">
    <w:basedOn w:val="TableNormal"/>
    <w:tblPr/>
  </w:style>
  <w:style w:type="table" w:customStyle="1" w:styleId="affffffffff3">
    <w:basedOn w:val="TableNormal"/>
    <w:tblPr/>
  </w:style>
  <w:style w:type="table" w:customStyle="1" w:styleId="affffffffff4">
    <w:basedOn w:val="TableNormal"/>
    <w:tblPr/>
  </w:style>
  <w:style w:type="table" w:customStyle="1" w:styleId="affffffffff5">
    <w:basedOn w:val="TableNormal"/>
    <w:tblPr/>
  </w:style>
  <w:style w:type="table" w:customStyle="1" w:styleId="affffffffff6">
    <w:basedOn w:val="TableNormal"/>
    <w:tblPr/>
  </w:style>
  <w:style w:type="table" w:customStyle="1" w:styleId="affffffffff7">
    <w:basedOn w:val="TableNormal"/>
    <w:tblPr/>
  </w:style>
  <w:style w:type="table" w:customStyle="1" w:styleId="affffffffff8">
    <w:basedOn w:val="TableNormal"/>
    <w:tblPr/>
  </w:style>
  <w:style w:type="table" w:customStyle="1" w:styleId="affffffffff9">
    <w:basedOn w:val="TableNormal"/>
    <w:tblPr/>
  </w:style>
  <w:style w:type="table" w:customStyle="1" w:styleId="affffffffffa">
    <w:basedOn w:val="TableNormal"/>
    <w:tblPr/>
  </w:style>
  <w:style w:type="table" w:customStyle="1" w:styleId="affffffffffb">
    <w:basedOn w:val="TableNormal"/>
    <w:tblPr/>
  </w:style>
  <w:style w:type="table" w:customStyle="1" w:styleId="affffffffffc">
    <w:basedOn w:val="TableNormal"/>
    <w:tblPr/>
  </w:style>
  <w:style w:type="table" w:customStyle="1" w:styleId="affffffffffd">
    <w:basedOn w:val="TableNormal"/>
    <w:tblPr/>
  </w:style>
  <w:style w:type="table" w:customStyle="1" w:styleId="affffffffffe">
    <w:basedOn w:val="TableNormal"/>
    <w:tblPr/>
  </w:style>
  <w:style w:type="table" w:customStyle="1" w:styleId="afffffffffff">
    <w:basedOn w:val="TableNormal"/>
    <w:tblPr/>
  </w:style>
  <w:style w:type="table" w:customStyle="1" w:styleId="afffffffffff0">
    <w:basedOn w:val="TableNormal"/>
    <w:tblPr/>
  </w:style>
  <w:style w:type="table" w:customStyle="1" w:styleId="afffffffffff1">
    <w:basedOn w:val="TableNormal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fffff2">
    <w:basedOn w:val="TableNormal"/>
    <w:tblPr/>
  </w:style>
  <w:style w:type="table" w:customStyle="1" w:styleId="afffffffffff3">
    <w:basedOn w:val="TableNormal"/>
    <w:tblPr/>
  </w:style>
  <w:style w:type="table" w:customStyle="1" w:styleId="afffffffffff4">
    <w:basedOn w:val="TableNormal"/>
    <w:tblPr/>
  </w:style>
  <w:style w:type="table" w:customStyle="1" w:styleId="afffffffffff5">
    <w:basedOn w:val="TableNormal"/>
    <w:tblPr/>
  </w:style>
  <w:style w:type="table" w:customStyle="1" w:styleId="afffffffffff6">
    <w:basedOn w:val="TableNormal"/>
    <w:tblPr/>
  </w:style>
  <w:style w:type="table" w:customStyle="1" w:styleId="afffffffffff7">
    <w:basedOn w:val="TableNormal"/>
    <w:tblPr/>
  </w:style>
  <w:style w:type="table" w:customStyle="1" w:styleId="afffffffffff8">
    <w:basedOn w:val="TableNormal"/>
    <w:tblPr/>
  </w:style>
  <w:style w:type="table" w:customStyle="1" w:styleId="afffffffffff9">
    <w:basedOn w:val="TableNormal"/>
    <w:tblPr/>
  </w:style>
  <w:style w:type="table" w:customStyle="1" w:styleId="afffffffffffa">
    <w:basedOn w:val="TableNormal"/>
    <w:tblPr/>
  </w:style>
  <w:style w:type="table" w:customStyle="1" w:styleId="afffffffffffb">
    <w:basedOn w:val="TableNormal"/>
    <w:tblPr/>
  </w:style>
  <w:style w:type="table" w:customStyle="1" w:styleId="afffffffffffc">
    <w:basedOn w:val="TableNormal"/>
    <w:tblPr/>
  </w:style>
  <w:style w:type="table" w:customStyle="1" w:styleId="afffffffffffd">
    <w:basedOn w:val="TableNormal"/>
    <w:tblPr/>
  </w:style>
  <w:style w:type="table" w:customStyle="1" w:styleId="afffffffffffe">
    <w:basedOn w:val="TableNormal"/>
    <w:tblPr/>
  </w:style>
  <w:style w:type="table" w:customStyle="1" w:styleId="affffffffffff">
    <w:basedOn w:val="TableNormal"/>
    <w:tblPr/>
  </w:style>
  <w:style w:type="table" w:customStyle="1" w:styleId="affffffffffff0">
    <w:basedOn w:val="TableNormal"/>
    <w:tblPr/>
  </w:style>
  <w:style w:type="table" w:customStyle="1" w:styleId="affffffffffff1">
    <w:basedOn w:val="TableNormal"/>
    <w:tblPr/>
  </w:style>
  <w:style w:type="table" w:customStyle="1" w:styleId="affffffffffff2">
    <w:basedOn w:val="TableNormal"/>
    <w:tblPr/>
  </w:style>
  <w:style w:type="table" w:customStyle="1" w:styleId="affffffffffff3">
    <w:basedOn w:val="TableNormal"/>
    <w:tblPr/>
  </w:style>
  <w:style w:type="table" w:customStyle="1" w:styleId="affffffffffff4">
    <w:basedOn w:val="TableNormal"/>
    <w:tblPr/>
  </w:style>
  <w:style w:type="table" w:customStyle="1" w:styleId="affffffffffff5">
    <w:basedOn w:val="TableNormal"/>
    <w:tblPr/>
  </w:style>
  <w:style w:type="table" w:customStyle="1" w:styleId="affffffffffff6">
    <w:basedOn w:val="TableNormal"/>
    <w:tblPr/>
  </w:style>
  <w:style w:type="table" w:customStyle="1" w:styleId="affffffffffff7">
    <w:basedOn w:val="TableNormal"/>
    <w:tblPr/>
  </w:style>
  <w:style w:type="table" w:customStyle="1" w:styleId="affffffffffff8">
    <w:basedOn w:val="TableNormal"/>
    <w:tblPr/>
  </w:style>
  <w:style w:type="table" w:customStyle="1" w:styleId="affffffffffff9">
    <w:basedOn w:val="TableNormal"/>
    <w:tblPr/>
  </w:style>
  <w:style w:type="table" w:customStyle="1" w:styleId="affffffffffffa">
    <w:basedOn w:val="TableNormal"/>
    <w:tblPr/>
  </w:style>
  <w:style w:type="table" w:customStyle="1" w:styleId="affffffffffffb">
    <w:basedOn w:val="TableNormal"/>
    <w:tblPr/>
  </w:style>
  <w:style w:type="table" w:customStyle="1" w:styleId="affffffffffffc">
    <w:basedOn w:val="TableNormal"/>
    <w:tblPr/>
  </w:style>
  <w:style w:type="table" w:customStyle="1" w:styleId="affffffffffffd">
    <w:basedOn w:val="TableNormal"/>
    <w:tblPr/>
  </w:style>
  <w:style w:type="table" w:customStyle="1" w:styleId="affffffffffffe">
    <w:basedOn w:val="TableNormal"/>
    <w:tblPr/>
  </w:style>
  <w:style w:type="table" w:customStyle="1" w:styleId="afffffffffffff">
    <w:basedOn w:val="TableNormal"/>
    <w:tblPr/>
  </w:style>
  <w:style w:type="table" w:customStyle="1" w:styleId="afffffffffffff0">
    <w:basedOn w:val="TableNormal"/>
    <w:tblPr/>
  </w:style>
  <w:style w:type="table" w:customStyle="1" w:styleId="afffffffffffff1">
    <w:basedOn w:val="TableNormal"/>
    <w:tblPr/>
  </w:style>
  <w:style w:type="table" w:customStyle="1" w:styleId="afffffffffffff2">
    <w:basedOn w:val="TableNormal"/>
    <w:tblPr/>
  </w:style>
  <w:style w:type="table" w:customStyle="1" w:styleId="afffffffffffff3">
    <w:basedOn w:val="TableNormal"/>
    <w:tblPr/>
  </w:style>
  <w:style w:type="table" w:customStyle="1" w:styleId="afffffffffffff4">
    <w:basedOn w:val="TableNormal"/>
    <w:tblPr/>
  </w:style>
  <w:style w:type="table" w:customStyle="1" w:styleId="afffffffffffff5">
    <w:basedOn w:val="TableNormal"/>
    <w:tblPr/>
  </w:style>
  <w:style w:type="table" w:customStyle="1" w:styleId="afffffffffffff6">
    <w:basedOn w:val="TableNormal"/>
    <w:tblPr/>
  </w:style>
  <w:style w:type="table" w:customStyle="1" w:styleId="afffffffffffff7">
    <w:basedOn w:val="TableNormal"/>
    <w:tblPr/>
  </w:style>
  <w:style w:type="table" w:customStyle="1" w:styleId="afffffffffffff8">
    <w:basedOn w:val="TableNormal"/>
    <w:tblPr/>
  </w:style>
  <w:style w:type="table" w:customStyle="1" w:styleId="afffffffffffff9">
    <w:basedOn w:val="TableNormal"/>
    <w:tblPr/>
  </w:style>
  <w:style w:type="table" w:customStyle="1" w:styleId="afffffffffffffa">
    <w:basedOn w:val="TableNormal"/>
    <w:tblPr/>
  </w:style>
  <w:style w:type="table" w:customStyle="1" w:styleId="afffffffffffffb">
    <w:basedOn w:val="TableNormal"/>
    <w:tblPr/>
  </w:style>
  <w:style w:type="table" w:customStyle="1" w:styleId="afffffffffffffc">
    <w:basedOn w:val="TableNormal"/>
    <w:tblPr/>
  </w:style>
  <w:style w:type="table" w:customStyle="1" w:styleId="afffffffffffffd">
    <w:basedOn w:val="TableNormal"/>
    <w:tblPr/>
  </w:style>
  <w:style w:type="table" w:customStyle="1" w:styleId="afffffffffffffe">
    <w:basedOn w:val="TableNormal"/>
    <w:tblPr/>
  </w:style>
  <w:style w:type="table" w:customStyle="1" w:styleId="affffffffffffff">
    <w:basedOn w:val="TableNormal"/>
    <w:tblPr/>
  </w:style>
  <w:style w:type="table" w:customStyle="1" w:styleId="affffffffffffff0">
    <w:basedOn w:val="TableNormal"/>
    <w:tblPr/>
  </w:style>
  <w:style w:type="table" w:customStyle="1" w:styleId="affffffffffffff1">
    <w:basedOn w:val="TableNormal"/>
    <w:tblPr/>
  </w:style>
  <w:style w:type="table" w:customStyle="1" w:styleId="affffffffffffff2">
    <w:basedOn w:val="TableNormal"/>
    <w:tblPr/>
  </w:style>
  <w:style w:type="table" w:customStyle="1" w:styleId="affffffffffffff3">
    <w:basedOn w:val="TableNormal"/>
    <w:tblPr/>
  </w:style>
  <w:style w:type="table" w:customStyle="1" w:styleId="affffffffffffff4">
    <w:basedOn w:val="TableNormal"/>
    <w:tblPr/>
  </w:style>
  <w:style w:type="table" w:customStyle="1" w:styleId="affffffffffffff5">
    <w:basedOn w:val="TableNormal"/>
    <w:tblPr/>
  </w:style>
  <w:style w:type="table" w:customStyle="1" w:styleId="affffffffffffff6">
    <w:basedOn w:val="TableNormal"/>
    <w:tblPr/>
  </w:style>
  <w:style w:type="table" w:customStyle="1" w:styleId="affffffffffffff7">
    <w:basedOn w:val="TableNormal"/>
    <w:tblPr/>
  </w:style>
  <w:style w:type="table" w:customStyle="1" w:styleId="affffffffffffff8">
    <w:basedOn w:val="TableNormal"/>
    <w:tblPr/>
  </w:style>
  <w:style w:type="table" w:customStyle="1" w:styleId="affffffffffffff9">
    <w:basedOn w:val="TableNormal"/>
    <w:tblPr/>
  </w:style>
  <w:style w:type="table" w:customStyle="1" w:styleId="affffffffffffffa">
    <w:basedOn w:val="TableNormal"/>
    <w:tblPr/>
  </w:style>
  <w:style w:type="table" w:customStyle="1" w:styleId="affffffffffffffb">
    <w:basedOn w:val="TableNormal"/>
    <w:tblPr/>
  </w:style>
  <w:style w:type="table" w:customStyle="1" w:styleId="affffffffffffffc">
    <w:basedOn w:val="TableNormal"/>
    <w:tblPr/>
  </w:style>
  <w:style w:type="table" w:customStyle="1" w:styleId="affffffffffffffd">
    <w:basedOn w:val="TableNormal"/>
    <w:tblPr/>
  </w:style>
  <w:style w:type="table" w:customStyle="1" w:styleId="affffffffffffffe">
    <w:basedOn w:val="TableNormal"/>
    <w:tblPr/>
  </w:style>
  <w:style w:type="table" w:customStyle="1" w:styleId="afffffffffffffff">
    <w:basedOn w:val="TableNormal"/>
    <w:tblPr/>
  </w:style>
  <w:style w:type="table" w:customStyle="1" w:styleId="afffffffffffffff0">
    <w:basedOn w:val="TableNormal"/>
    <w:tblPr/>
  </w:style>
  <w:style w:type="table" w:customStyle="1" w:styleId="afffffffffffffff1">
    <w:basedOn w:val="TableNormal"/>
    <w:tblPr/>
  </w:style>
  <w:style w:type="table" w:customStyle="1" w:styleId="afffffffffffffff2">
    <w:basedOn w:val="TableNormal"/>
    <w:tblPr/>
  </w:style>
  <w:style w:type="table" w:customStyle="1" w:styleId="afffffffffffffff3">
    <w:basedOn w:val="TableNormal"/>
    <w:tblPr/>
  </w:style>
  <w:style w:type="table" w:customStyle="1" w:styleId="afffffffffffffff4">
    <w:basedOn w:val="TableNormal"/>
    <w:tblPr/>
  </w:style>
  <w:style w:type="table" w:customStyle="1" w:styleId="afffffffffffffff5">
    <w:basedOn w:val="TableNormal"/>
    <w:tblPr/>
  </w:style>
  <w:style w:type="table" w:customStyle="1" w:styleId="afffffffffffffff6">
    <w:basedOn w:val="TableNormal"/>
    <w:tblPr/>
  </w:style>
  <w:style w:type="table" w:customStyle="1" w:styleId="afffffffffffffff7">
    <w:basedOn w:val="TableNormal"/>
    <w:tblPr/>
  </w:style>
  <w:style w:type="table" w:customStyle="1" w:styleId="afffffffffffffff8">
    <w:basedOn w:val="TableNormal"/>
    <w:tblPr/>
  </w:style>
  <w:style w:type="table" w:customStyle="1" w:styleId="afffffffffffffff9">
    <w:basedOn w:val="TableNormal"/>
    <w:tblPr/>
  </w:style>
  <w:style w:type="table" w:customStyle="1" w:styleId="afffffffffffffffa">
    <w:basedOn w:val="TableNormal"/>
    <w:tblPr/>
  </w:style>
  <w:style w:type="table" w:customStyle="1" w:styleId="afffffffffffffffb">
    <w:basedOn w:val="TableNormal"/>
    <w:tblPr/>
  </w:style>
  <w:style w:type="table" w:customStyle="1" w:styleId="afffffffffffffffc">
    <w:basedOn w:val="TableNormal"/>
    <w:tblPr/>
  </w:style>
  <w:style w:type="table" w:customStyle="1" w:styleId="afffffffffffffffd">
    <w:basedOn w:val="TableNormal"/>
    <w:tblPr/>
  </w:style>
  <w:style w:type="table" w:customStyle="1" w:styleId="afffffffffffffffe">
    <w:basedOn w:val="TableNormal"/>
    <w:tblPr/>
  </w:style>
  <w:style w:type="table" w:customStyle="1" w:styleId="affffffffffffffff">
    <w:basedOn w:val="TableNormal"/>
    <w:tblPr/>
  </w:style>
  <w:style w:type="table" w:customStyle="1" w:styleId="affffffffffffffff0">
    <w:basedOn w:val="TableNormal"/>
    <w:tblPr/>
  </w:style>
  <w:style w:type="table" w:customStyle="1" w:styleId="affffffffffffffff1">
    <w:basedOn w:val="TableNormal"/>
    <w:tblPr/>
  </w:style>
  <w:style w:type="table" w:customStyle="1" w:styleId="affffffffffffffff2">
    <w:basedOn w:val="TableNormal"/>
    <w:tblPr/>
  </w:style>
  <w:style w:type="table" w:customStyle="1" w:styleId="affffffffffffffff3">
    <w:basedOn w:val="TableNormal"/>
    <w:tblPr/>
  </w:style>
  <w:style w:type="table" w:customStyle="1" w:styleId="affffffffffffffff4">
    <w:basedOn w:val="TableNormal"/>
    <w:tblPr/>
  </w:style>
  <w:style w:type="table" w:customStyle="1" w:styleId="affffffffffffffff5">
    <w:basedOn w:val="TableNormal"/>
    <w:tblPr/>
  </w:style>
  <w:style w:type="table" w:customStyle="1" w:styleId="affffffffffffffff6">
    <w:basedOn w:val="TableNormal"/>
    <w:tblPr/>
  </w:style>
  <w:style w:type="table" w:customStyle="1" w:styleId="affffffffffffffff7">
    <w:basedOn w:val="TableNormal"/>
    <w:tblPr/>
  </w:style>
  <w:style w:type="table" w:customStyle="1" w:styleId="affffffffffffffff8">
    <w:basedOn w:val="TableNormal"/>
    <w:tblPr/>
  </w:style>
  <w:style w:type="table" w:customStyle="1" w:styleId="affffffffffffffff9">
    <w:basedOn w:val="TableNormal"/>
    <w:tblPr/>
  </w:style>
  <w:style w:type="table" w:customStyle="1" w:styleId="affffffffffffffffa">
    <w:basedOn w:val="TableNormal"/>
    <w:tblPr/>
  </w:style>
  <w:style w:type="table" w:customStyle="1" w:styleId="affffffffffffffffb">
    <w:basedOn w:val="TableNormal"/>
    <w:tblPr/>
  </w:style>
  <w:style w:type="table" w:customStyle="1" w:styleId="affffffffffffffffc">
    <w:basedOn w:val="TableNormal"/>
    <w:tblPr/>
  </w:style>
  <w:style w:type="table" w:customStyle="1" w:styleId="affffffffffffffffd">
    <w:basedOn w:val="TableNormal"/>
    <w:tblPr/>
  </w:style>
  <w:style w:type="table" w:customStyle="1" w:styleId="affffffffffffffffe">
    <w:basedOn w:val="TableNormal"/>
    <w:tblPr/>
  </w:style>
  <w:style w:type="table" w:customStyle="1" w:styleId="afffffffffffffffff">
    <w:basedOn w:val="TableNormal"/>
    <w:tblPr/>
  </w:style>
  <w:style w:type="table" w:customStyle="1" w:styleId="afffffffffffffffff0">
    <w:basedOn w:val="TableNormal"/>
    <w:tblPr/>
  </w:style>
  <w:style w:type="table" w:customStyle="1" w:styleId="afffffffffffffffff1">
    <w:basedOn w:val="TableNormal"/>
    <w:tblPr/>
  </w:style>
  <w:style w:type="table" w:customStyle="1" w:styleId="afffffffffffffffff2">
    <w:basedOn w:val="TableNormal"/>
    <w:tblPr/>
  </w:style>
  <w:style w:type="table" w:customStyle="1" w:styleId="afffffffffffffffff3">
    <w:basedOn w:val="TableNormal"/>
    <w:tblPr/>
  </w:style>
  <w:style w:type="table" w:customStyle="1" w:styleId="afffffffffffffffff4">
    <w:basedOn w:val="TableNormal"/>
    <w:tblPr/>
  </w:style>
  <w:style w:type="table" w:customStyle="1" w:styleId="afffffffffffffffff5">
    <w:basedOn w:val="TableNormal"/>
    <w:tblPr/>
  </w:style>
  <w:style w:type="table" w:customStyle="1" w:styleId="afffffffffffffffff6">
    <w:basedOn w:val="TableNormal"/>
    <w:tblPr/>
  </w:style>
  <w:style w:type="table" w:customStyle="1" w:styleId="afffffffffffffffff7">
    <w:basedOn w:val="TableNormal"/>
    <w:tblPr/>
  </w:style>
  <w:style w:type="table" w:customStyle="1" w:styleId="afffffffffffffffff8">
    <w:basedOn w:val="TableNormal"/>
    <w:tblPr/>
  </w:style>
  <w:style w:type="table" w:customStyle="1" w:styleId="afffffffffffffffff9">
    <w:basedOn w:val="TableNormal"/>
    <w:tblPr/>
  </w:style>
  <w:style w:type="table" w:customStyle="1" w:styleId="afffffffffffffffffa">
    <w:basedOn w:val="TableNormal"/>
    <w:tblPr/>
  </w:style>
  <w:style w:type="table" w:customStyle="1" w:styleId="afffffffffffffffffb">
    <w:basedOn w:val="TableNormal"/>
    <w:tblPr/>
  </w:style>
  <w:style w:type="table" w:customStyle="1" w:styleId="afffffffffffffffffc">
    <w:basedOn w:val="TableNormal"/>
    <w:tblPr/>
  </w:style>
  <w:style w:type="table" w:customStyle="1" w:styleId="afffffffffffffffffd">
    <w:basedOn w:val="TableNormal"/>
    <w:tblPr/>
  </w:style>
  <w:style w:type="table" w:customStyle="1" w:styleId="afffffffffffffffffe">
    <w:basedOn w:val="TableNormal"/>
    <w:tblPr/>
  </w:style>
  <w:style w:type="table" w:customStyle="1" w:styleId="affffffffffffffffff">
    <w:basedOn w:val="TableNormal"/>
    <w:tblPr/>
  </w:style>
  <w:style w:type="table" w:customStyle="1" w:styleId="affffffffffffffffff0">
    <w:basedOn w:val="TableNormal"/>
    <w:tblPr/>
  </w:style>
  <w:style w:type="table" w:customStyle="1" w:styleId="affffffffffffffffff1">
    <w:basedOn w:val="TableNormal"/>
    <w:tblPr/>
  </w:style>
  <w:style w:type="table" w:customStyle="1" w:styleId="affffffffffffffffff2">
    <w:basedOn w:val="TableNormal"/>
    <w:tblPr/>
  </w:style>
  <w:style w:type="table" w:customStyle="1" w:styleId="affffffffffffffffff3">
    <w:basedOn w:val="TableNormal"/>
    <w:tblPr/>
  </w:style>
  <w:style w:type="table" w:customStyle="1" w:styleId="affffffffffffffffff4">
    <w:basedOn w:val="TableNormal"/>
    <w:tblPr/>
  </w:style>
  <w:style w:type="table" w:customStyle="1" w:styleId="affffffffffffffffff5">
    <w:basedOn w:val="TableNormal"/>
    <w:tblPr/>
  </w:style>
  <w:style w:type="table" w:customStyle="1" w:styleId="affffffffffffffffff6">
    <w:basedOn w:val="TableNormal"/>
    <w:tblPr/>
  </w:style>
  <w:style w:type="table" w:customStyle="1" w:styleId="affffffffffffffffff7">
    <w:basedOn w:val="TableNormal"/>
    <w:tblPr/>
  </w:style>
  <w:style w:type="table" w:customStyle="1" w:styleId="affffffffffffffffff8">
    <w:basedOn w:val="TableNormal"/>
    <w:tblPr/>
  </w:style>
  <w:style w:type="table" w:customStyle="1" w:styleId="affffffffffffffffff9">
    <w:basedOn w:val="TableNormal"/>
    <w:tblPr/>
  </w:style>
  <w:style w:type="table" w:customStyle="1" w:styleId="affffffffffffffffffa">
    <w:basedOn w:val="TableNormal"/>
    <w:tblPr/>
  </w:style>
  <w:style w:type="table" w:customStyle="1" w:styleId="affffffffffffffffffb">
    <w:basedOn w:val="TableNormal"/>
    <w:tblPr/>
  </w:style>
  <w:style w:type="table" w:customStyle="1" w:styleId="affffffffffffffffffc">
    <w:basedOn w:val="TableNormal"/>
    <w:tblPr/>
  </w:style>
  <w:style w:type="table" w:customStyle="1" w:styleId="affffffffffffffffffd">
    <w:basedOn w:val="TableNormal"/>
    <w:tblPr/>
  </w:style>
  <w:style w:type="table" w:customStyle="1" w:styleId="affffffffffffffffffe">
    <w:basedOn w:val="TableNormal"/>
    <w:tblPr/>
  </w:style>
  <w:style w:type="table" w:customStyle="1" w:styleId="afffffffffffffffffff">
    <w:basedOn w:val="TableNormal"/>
    <w:tblPr/>
  </w:style>
  <w:style w:type="table" w:customStyle="1" w:styleId="afffffffffffffffffff0">
    <w:basedOn w:val="TableNormal"/>
    <w:tblPr/>
  </w:style>
  <w:style w:type="table" w:customStyle="1" w:styleId="afffffffffffffffffff1">
    <w:basedOn w:val="TableNormal"/>
    <w:tblPr/>
  </w:style>
  <w:style w:type="table" w:customStyle="1" w:styleId="afffffffffffffffffff2">
    <w:basedOn w:val="TableNormal"/>
    <w:tblPr/>
  </w:style>
  <w:style w:type="table" w:customStyle="1" w:styleId="afffffffffffffffffff3">
    <w:basedOn w:val="TableNormal"/>
    <w:tblPr/>
  </w:style>
  <w:style w:type="table" w:customStyle="1" w:styleId="afffffffffffffffffff4">
    <w:basedOn w:val="TableNormal"/>
    <w:tblPr/>
  </w:style>
  <w:style w:type="table" w:customStyle="1" w:styleId="afffffffffffffffffff5">
    <w:basedOn w:val="TableNormal"/>
    <w:tblPr/>
  </w:style>
  <w:style w:type="table" w:customStyle="1" w:styleId="afffffffffffffffffff6">
    <w:basedOn w:val="TableNormal"/>
    <w:tblPr/>
  </w:style>
  <w:style w:type="table" w:customStyle="1" w:styleId="afffffffffffffffffff7">
    <w:basedOn w:val="TableNormal"/>
    <w:tblPr/>
  </w:style>
  <w:style w:type="table" w:customStyle="1" w:styleId="afffffffffffffffffff8">
    <w:basedOn w:val="TableNormal"/>
    <w:tblPr/>
  </w:style>
  <w:style w:type="table" w:customStyle="1" w:styleId="afffffffffffffffffff9">
    <w:basedOn w:val="TableNormal"/>
    <w:tblPr/>
  </w:style>
  <w:style w:type="table" w:customStyle="1" w:styleId="afffffffffffffffffffa">
    <w:basedOn w:val="TableNormal"/>
    <w:tblPr/>
  </w:style>
  <w:style w:type="table" w:customStyle="1" w:styleId="afffffffffffffffffffb">
    <w:basedOn w:val="TableNormal"/>
    <w:tblPr/>
  </w:style>
  <w:style w:type="table" w:customStyle="1" w:styleId="afffffffffffffffffffc">
    <w:basedOn w:val="TableNormal"/>
    <w:tblPr/>
  </w:style>
  <w:style w:type="table" w:customStyle="1" w:styleId="afffffffffffffffffffd">
    <w:basedOn w:val="TableNormal"/>
    <w:tblPr/>
  </w:style>
  <w:style w:type="table" w:customStyle="1" w:styleId="afffffffffffffffffffe">
    <w:basedOn w:val="TableNormal"/>
    <w:tblPr/>
  </w:style>
  <w:style w:type="table" w:customStyle="1" w:styleId="affffffffffffffffffff">
    <w:basedOn w:val="TableNormal"/>
    <w:tblPr/>
  </w:style>
  <w:style w:type="table" w:customStyle="1" w:styleId="affffffffffffffffffff0">
    <w:basedOn w:val="TableNormal"/>
    <w:tblPr/>
  </w:style>
  <w:style w:type="table" w:customStyle="1" w:styleId="affffffffffffffffffff1">
    <w:basedOn w:val="TableNormal"/>
    <w:tblPr/>
  </w:style>
  <w:style w:type="table" w:customStyle="1" w:styleId="affffffffffffffffffff2">
    <w:basedOn w:val="TableNormal"/>
    <w:tblPr/>
  </w:style>
  <w:style w:type="table" w:customStyle="1" w:styleId="affffffffffffffffffff3">
    <w:basedOn w:val="TableNormal"/>
    <w:tblPr/>
  </w:style>
  <w:style w:type="table" w:customStyle="1" w:styleId="affffffffffffffffffff4">
    <w:basedOn w:val="TableNormal"/>
    <w:tblPr/>
  </w:style>
  <w:style w:type="table" w:customStyle="1" w:styleId="affffffffffffffffffff5">
    <w:basedOn w:val="TableNormal"/>
    <w:tblPr/>
  </w:style>
  <w:style w:type="table" w:customStyle="1" w:styleId="affffffffffffffffffff6">
    <w:basedOn w:val="TableNormal"/>
    <w:tblPr/>
  </w:style>
  <w:style w:type="table" w:customStyle="1" w:styleId="affffffffffffffffffff7">
    <w:basedOn w:val="TableNormal"/>
    <w:tblPr/>
  </w:style>
  <w:style w:type="table" w:customStyle="1" w:styleId="affffffffffffffffffff8">
    <w:basedOn w:val="TableNormal"/>
    <w:tblPr/>
  </w:style>
  <w:style w:type="table" w:customStyle="1" w:styleId="affffffffffffffffffff9">
    <w:basedOn w:val="TableNormal"/>
    <w:tblPr/>
  </w:style>
  <w:style w:type="table" w:customStyle="1" w:styleId="affffffffffffffffffffa">
    <w:basedOn w:val="TableNormal"/>
    <w:tblPr/>
  </w:style>
  <w:style w:type="table" w:customStyle="1" w:styleId="affffffffffffffffffffb">
    <w:basedOn w:val="TableNormal"/>
    <w:tblPr/>
  </w:style>
  <w:style w:type="table" w:customStyle="1" w:styleId="affffffffffffffffffffc">
    <w:basedOn w:val="TableNormal"/>
    <w:tblPr/>
  </w:style>
  <w:style w:type="table" w:customStyle="1" w:styleId="affffffffffffffffffffd">
    <w:basedOn w:val="TableNormal"/>
    <w:tblPr/>
  </w:style>
  <w:style w:type="table" w:customStyle="1" w:styleId="affffffffffffffffffffe">
    <w:basedOn w:val="TableNormal"/>
    <w:tblPr/>
  </w:style>
  <w:style w:type="table" w:customStyle="1" w:styleId="afffffffffffffffffffff">
    <w:basedOn w:val="TableNormal"/>
    <w:tblPr/>
  </w:style>
  <w:style w:type="table" w:customStyle="1" w:styleId="afffffffffffffffffffff0">
    <w:basedOn w:val="TableNormal"/>
    <w:tblPr/>
  </w:style>
  <w:style w:type="table" w:customStyle="1" w:styleId="afffffffffffffffffffff1">
    <w:basedOn w:val="TableNormal"/>
    <w:tblPr/>
  </w:style>
  <w:style w:type="table" w:customStyle="1" w:styleId="afffffffffffffffffffff2">
    <w:basedOn w:val="TableNormal"/>
    <w:tblPr/>
  </w:style>
  <w:style w:type="table" w:customStyle="1" w:styleId="afffffffffffffffffffff3">
    <w:basedOn w:val="TableNormal"/>
    <w:tblPr/>
  </w:style>
  <w:style w:type="table" w:customStyle="1" w:styleId="afffffffffffffffffffff4">
    <w:basedOn w:val="TableNormal"/>
    <w:tblPr/>
  </w:style>
  <w:style w:type="table" w:customStyle="1" w:styleId="afffffffffffffffffffff5">
    <w:basedOn w:val="TableNormal"/>
    <w:tblPr/>
  </w:style>
  <w:style w:type="table" w:customStyle="1" w:styleId="afffffffffffffffffffff6">
    <w:basedOn w:val="TableNormal"/>
    <w:tblPr/>
  </w:style>
  <w:style w:type="table" w:customStyle="1" w:styleId="afffffffffffffffffffff7">
    <w:basedOn w:val="TableNormal"/>
    <w:tblPr/>
  </w:style>
  <w:style w:type="table" w:customStyle="1" w:styleId="afffffffffffffffffffff8">
    <w:basedOn w:val="TableNormal"/>
    <w:tblPr/>
  </w:style>
  <w:style w:type="table" w:customStyle="1" w:styleId="afffffffffffffffffffff9">
    <w:basedOn w:val="TableNormal"/>
    <w:tblPr/>
  </w:style>
  <w:style w:type="table" w:customStyle="1" w:styleId="afffffffffffffffffffffa">
    <w:basedOn w:val="TableNormal"/>
    <w:tblPr/>
  </w:style>
  <w:style w:type="table" w:customStyle="1" w:styleId="afffffffffffffffffffffb">
    <w:basedOn w:val="TableNormal"/>
    <w:tblPr/>
  </w:style>
  <w:style w:type="table" w:customStyle="1" w:styleId="afffffffffffffffffffffc">
    <w:basedOn w:val="TableNormal"/>
    <w:tblPr/>
  </w:style>
  <w:style w:type="table" w:customStyle="1" w:styleId="afffffffffffffffffffffd">
    <w:basedOn w:val="TableNormal"/>
    <w:tblPr/>
  </w:style>
  <w:style w:type="table" w:customStyle="1" w:styleId="afffffffffffffffffffffe">
    <w:basedOn w:val="TableNormal"/>
    <w:tblPr/>
  </w:style>
  <w:style w:type="table" w:customStyle="1" w:styleId="affffffffffffffffffffff">
    <w:basedOn w:val="TableNormal"/>
    <w:tblPr/>
  </w:style>
  <w:style w:type="table" w:customStyle="1" w:styleId="affffffffffffffffffffff0">
    <w:basedOn w:val="TableNormal"/>
    <w:tblPr/>
  </w:style>
  <w:style w:type="table" w:customStyle="1" w:styleId="affffffffffffffffffffff1">
    <w:basedOn w:val="TableNormal"/>
    <w:tblPr/>
  </w:style>
  <w:style w:type="table" w:customStyle="1" w:styleId="affffffffffffffffffffff2">
    <w:basedOn w:val="TableNormal"/>
    <w:tblPr/>
  </w:style>
  <w:style w:type="table" w:customStyle="1" w:styleId="affffffffffffffffffffff3">
    <w:basedOn w:val="TableNormal"/>
    <w:tblPr/>
  </w:style>
  <w:style w:type="table" w:customStyle="1" w:styleId="affffffffffffffffffffff4"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D3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qantas.com/nz/en/book-a-trip/flights.html?cmpid=emc-qantas-nz-amtexpiry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qantas.com/nz-travelpolicydocument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5dbef7-6107-486d-ba4e-77e659c0bc07" xsi:nil="true"/>
    <lcf76f155ced4ddcb4097134ff3c332f xmlns="339cca29-d58a-43c8-8425-7eea64d43177">
      <Terms xmlns="http://schemas.microsoft.com/office/infopath/2007/PartnerControls"/>
    </lcf76f155ced4ddcb4097134ff3c332f>
    <Comments xmlns="339cca29-d58a-43c8-8425-7eea64d43177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Nbhx76EdDpXhUdEf5sSuwBVtw==">CgMxLjAyCWguMzBqMHpsbDIOaC54eTFwMHg0ZzY5aDYyDmgudzJ2ajlhcjBmbHh4Mg5oLmpnbnRnYzQwZTlpMzIOaC5vMzE4ZDlkYmUyaDMyDmguY2xraTF3ZmZjbDgyOAByITFtSU9fdVJoN0RiOWFLVEE1Ty0wOUI0dmRva24tXzJOSQ==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2830762AFA44C934C29105572674C" ma:contentTypeVersion="15" ma:contentTypeDescription="Create a new document." ma:contentTypeScope="" ma:versionID="b349d812cb7215b7282a50c0c7468ca4">
  <xsd:schema xmlns:xsd="http://www.w3.org/2001/XMLSchema" xmlns:xs="http://www.w3.org/2001/XMLSchema" xmlns:p="http://schemas.microsoft.com/office/2006/metadata/properties" xmlns:ns1="http://schemas.microsoft.com/sharepoint/v3" xmlns:ns2="339cca29-d58a-43c8-8425-7eea64d43177" xmlns:ns3="e45dbef7-6107-486d-ba4e-77e659c0bc07" targetNamespace="http://schemas.microsoft.com/office/2006/metadata/properties" ma:root="true" ma:fieldsID="c5dfa4898b656f10072f4bba0a6d2380" ns1:_="" ns2:_="" ns3:_="">
    <xsd:import namespace="http://schemas.microsoft.com/sharepoint/v3"/>
    <xsd:import namespace="339cca29-d58a-43c8-8425-7eea64d43177"/>
    <xsd:import namespace="e45dbef7-6107-486d-ba4e-77e659c0b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ca29-d58a-43c8-8425-7eea64d43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578d6fb-034f-4618-ad9b-ef87b0886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dbef7-6107-486d-ba4e-77e659c0bc0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0dda75b-1df9-468b-853c-6e761f29c693}" ma:internalName="TaxCatchAll" ma:showField="CatchAllData" ma:web="e45dbef7-6107-486d-ba4e-77e659c0b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44EFD4-FB16-47AB-A47B-AF154F6EE9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4F0521-B418-430E-9512-169CD2B777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5dbef7-6107-486d-ba4e-77e659c0bc07"/>
    <ds:schemaRef ds:uri="339cca29-d58a-43c8-8425-7eea64d43177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BE6FC3A-955B-4232-B0E1-49444E08F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9cca29-d58a-43c8-8425-7eea64d43177"/>
    <ds:schemaRef ds:uri="e45dbef7-6107-486d-ba4e-77e659c0b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Uy, Eleanor</dc:creator>
  <cp:keywords/>
  <cp:lastModifiedBy>Santos, Stuart</cp:lastModifiedBy>
  <cp:revision>1</cp:revision>
  <dcterms:created xsi:type="dcterms:W3CDTF">2026-01-15T20:50:00Z</dcterms:created>
  <dcterms:modified xsi:type="dcterms:W3CDTF">2026-01-15T20:50:00Z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0x010100A892830762AFA44C934C29105572674C</vt:lpwstr>
  </property>
  <property fmtid="{D5CDD505-2E9C-101B-9397-08002B2CF9AE}" pid="3" name="MediaServiceImageTags">
    <vt:lpwstr/>
  </property>
</Properties>
</file>