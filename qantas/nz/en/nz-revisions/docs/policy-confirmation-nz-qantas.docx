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4DF6" w:rsidRDefault="001A4198">
      <w:pPr>
        <w:rPr>
          <w:b/>
        </w:rPr>
      </w:pPr>
      <w:bookmarkStart w:id="0" w:name="_heading=h.30j0zll" w:colFirst="0" w:colLast="0"/>
      <w:bookmarkEnd w:id="0"/>
      <w:r>
        <w:rPr>
          <w:b/>
        </w:rPr>
        <w:t xml:space="preserve">Legend: </w:t>
      </w:r>
    </w:p>
    <w:p w:rsidR="001D4DF6" w:rsidRDefault="001A4198">
      <w:pPr>
        <w:numPr>
          <w:ilvl w:val="0"/>
          <w:numId w:val="1"/>
        </w:numPr>
      </w:pPr>
      <w:r>
        <w:t xml:space="preserve">{{Content}} refers to dynamic inputs that need to be updated/customised for Qantas NZ customers </w:t>
      </w:r>
    </w:p>
    <w:p w:rsidR="001D4DF6" w:rsidRDefault="001A4198">
      <w:pPr>
        <w:numPr>
          <w:ilvl w:val="0"/>
          <w:numId w:val="1"/>
        </w:numPr>
      </w:pPr>
      <w:r>
        <w:rPr>
          <w:color w:val="FF0000"/>
        </w:rPr>
        <w:t>Red</w:t>
      </w:r>
      <w:r>
        <w:rPr>
          <w:color w:val="0070C0"/>
        </w:rPr>
        <w:t xml:space="preserve"> </w:t>
      </w:r>
      <w:r>
        <w:t>refers to URLs/hyperlinks</w:t>
      </w:r>
    </w:p>
    <w:p w:rsidR="001D4DF6" w:rsidRDefault="001A4198">
      <w:pPr>
        <w:numPr>
          <w:ilvl w:val="0"/>
          <w:numId w:val="1"/>
        </w:numPr>
        <w:rPr>
          <w:color w:val="7030A0"/>
        </w:rPr>
      </w:pPr>
      <w:r>
        <w:rPr>
          <w:color w:val="7030A0"/>
        </w:rPr>
        <w:t xml:space="preserve">Purple means notes / reminders </w:t>
      </w:r>
    </w:p>
    <w:p w:rsidR="001D4DF6" w:rsidRDefault="001A4198">
      <w:pPr>
        <w:numPr>
          <w:ilvl w:val="0"/>
          <w:numId w:val="1"/>
        </w:numPr>
      </w:pPr>
      <w:r>
        <w:rPr>
          <w:highlight w:val="yellow"/>
        </w:rPr>
        <w:t>Yellow highlight</w:t>
      </w:r>
      <w:r>
        <w:t xml:space="preserve"> refers to ZAIL issuer statement updates</w:t>
      </w:r>
    </w:p>
    <w:p w:rsidR="001D4DF6" w:rsidRDefault="001A4198">
      <w:pPr>
        <w:numPr>
          <w:ilvl w:val="0"/>
          <w:numId w:val="1"/>
        </w:numPr>
      </w:pPr>
      <w:r>
        <w:rPr>
          <w:shd w:val="clear" w:color="auto" w:fill="F9CB9C"/>
        </w:rPr>
        <w:t>Orange highlight</w:t>
      </w:r>
      <w:r>
        <w:t xml:space="preserve"> refers to changes needed to contact details</w:t>
      </w:r>
    </w:p>
    <w:p w:rsidR="001D4DF6" w:rsidRDefault="001D4DF6">
      <w:pPr>
        <w:pStyle w:val="Heading1"/>
        <w:spacing w:before="0"/>
      </w:pPr>
    </w:p>
    <w:tbl>
      <w:tblPr>
        <w:tblStyle w:val="afffffffffff3"/>
        <w:tblW w:w="14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75"/>
      </w:tblGrid>
      <w:tr w:rsidR="00376C77" w:rsidTr="00376C77">
        <w:tc>
          <w:tcPr>
            <w:tcW w:w="14175" w:type="dxa"/>
            <w:shd w:val="clear" w:color="auto" w:fill="434343"/>
          </w:tcPr>
          <w:p w:rsidR="00376C77" w:rsidRDefault="00376C77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Copy</w:t>
            </w:r>
          </w:p>
        </w:tc>
      </w:tr>
      <w:tr w:rsidR="00376C77" w:rsidTr="00376C77">
        <w:tc>
          <w:tcPr>
            <w:tcW w:w="14175" w:type="dxa"/>
          </w:tcPr>
          <w:p w:rsidR="00376C77" w:rsidRDefault="00376C77"/>
          <w:p w:rsidR="00376C77" w:rsidRDefault="00376C77">
            <w:pPr>
              <w:rPr>
                <w:sz w:val="2"/>
                <w:szCs w:val="2"/>
              </w:rPr>
            </w:pPr>
          </w:p>
          <w:p w:rsidR="00376C77" w:rsidRDefault="00376C77">
            <w:pPr>
              <w:rPr>
                <w:sz w:val="2"/>
                <w:szCs w:val="2"/>
              </w:rPr>
            </w:pPr>
          </w:p>
          <w:tbl>
            <w:tblPr>
              <w:tblStyle w:val="afffffffffff4"/>
              <w:tblW w:w="10038" w:type="dxa"/>
              <w:tblLayout w:type="fixed"/>
              <w:tblLook w:val="0400" w:firstRow="0" w:lastRow="0" w:firstColumn="0" w:lastColumn="0" w:noHBand="0" w:noVBand="1"/>
            </w:tblPr>
            <w:tblGrid>
              <w:gridCol w:w="10038"/>
            </w:tblGrid>
            <w:tr w:rsidR="00376C77" w:rsidTr="6629B4D9">
              <w:tc>
                <w:tcPr>
                  <w:tcW w:w="10038" w:type="dxa"/>
                  <w:shd w:val="clear" w:color="auto" w:fill="F4F5F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:rsidR="00376C77" w:rsidRDefault="00376C7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sz w:val="2"/>
                      <w:szCs w:val="2"/>
                    </w:rPr>
                  </w:pPr>
                </w:p>
                <w:tbl>
                  <w:tblPr>
                    <w:tblStyle w:val="afffffffffff5"/>
                    <w:tblW w:w="9300" w:type="dxa"/>
                    <w:jc w:val="center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150"/>
                    <w:gridCol w:w="9000"/>
                    <w:gridCol w:w="150"/>
                  </w:tblGrid>
                  <w:tr w:rsidR="00376C77" w:rsidTr="6629B4D9">
                    <w:trPr>
                      <w:jc w:val="center"/>
                    </w:trPr>
                    <w:tc>
                      <w:tcPr>
                        <w:tcW w:w="150" w:type="dxa"/>
                        <w:tcMar>
                          <w:top w:w="240" w:type="dxa"/>
                          <w:left w:w="0" w:type="dxa"/>
                          <w:bottom w:w="240" w:type="dxa"/>
                          <w:right w:w="0" w:type="dxa"/>
                        </w:tcMar>
                        <w:vAlign w:val="bottom"/>
                      </w:tcPr>
                      <w:p w:rsidR="00376C77" w:rsidRDefault="00376C77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</w:tcPr>
                      <w:p w:rsidR="00376C77" w:rsidRDefault="00376C77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76" w:lineRule="auto"/>
                          <w:rPr>
                            <w:sz w:val="2"/>
                            <w:szCs w:val="2"/>
                          </w:rPr>
                        </w:pPr>
                      </w:p>
                      <w:tbl>
                        <w:tblPr>
                          <w:tblStyle w:val="afffffffffff6"/>
                          <w:tblW w:w="9000" w:type="dxa"/>
                          <w:tblLayout w:type="fixed"/>
                          <w:tblLook w:val="0400" w:firstRow="0" w:lastRow="0" w:firstColumn="0" w:lastColumn="0" w:noHBand="0" w:noVBand="1"/>
                        </w:tblPr>
                        <w:tblGrid>
                          <w:gridCol w:w="9000"/>
                        </w:tblGrid>
                        <w:tr w:rsidR="00376C77">
                          <w:tc>
                            <w:tcPr>
                              <w:tcW w:w="9000" w:type="dxa"/>
                              <w:tcMar>
                                <w:top w:w="240" w:type="dxa"/>
                                <w:left w:w="240" w:type="dxa"/>
                                <w:bottom w:w="240" w:type="dxa"/>
                                <w:right w:w="240" w:type="dxa"/>
                              </w:tcMar>
                              <w:vAlign w:val="bottom"/>
                            </w:tcPr>
                            <w:p w:rsidR="00376C77" w:rsidRDefault="00376C77">
                              <w:pPr>
                                <w:rPr>
                                  <w:rFonts w:ascii="Times New Roman" w:eastAsia="Times New Roman" w:hAnsi="Times New Roman" w:cs="Times New Roman"/>
                                </w:rPr>
                              </w:pPr>
                            </w:p>
                          </w:tc>
                        </w:tr>
                      </w:tbl>
                      <w:p w:rsidR="00376C77" w:rsidRDefault="00376C77">
                        <w:pPr>
                          <w:rPr>
                            <w:rFonts w:ascii="Helvetica Neue" w:eastAsia="Helvetica Neue" w:hAnsi="Helvetica Neue" w:cs="Helvetica Neue"/>
                            <w:sz w:val="24"/>
                            <w:szCs w:val="24"/>
                          </w:rPr>
                        </w:pPr>
                      </w:p>
                      <w:tbl>
                        <w:tblPr>
                          <w:tblStyle w:val="afffffffffff7"/>
                          <w:tblW w:w="9000" w:type="dxa"/>
                          <w:jc w:val="center"/>
                          <w:tblLayout w:type="fixed"/>
                          <w:tblLook w:val="0400" w:firstRow="0" w:lastRow="0" w:firstColumn="0" w:lastColumn="0" w:noHBand="0" w:noVBand="1"/>
                        </w:tblPr>
                        <w:tblGrid>
                          <w:gridCol w:w="9000"/>
                        </w:tblGrid>
                        <w:tr w:rsidR="00376C77" w:rsidTr="6629B4D9">
                          <w:trPr>
                            <w:jc w:val="center"/>
                          </w:trPr>
                          <w:tc>
                            <w:tcPr>
                              <w:tcW w:w="9000" w:type="dxa"/>
                              <w:shd w:val="clear" w:color="auto" w:fill="FFFFFF" w:themeFill="background1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</w:tcPr>
                            <w:p w:rsidR="00376C77" w:rsidRDefault="00376C77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line="276" w:lineRule="auto"/>
                                <w:rPr>
                                  <w:rFonts w:ascii="Helvetica Neue" w:eastAsia="Helvetica Neue" w:hAnsi="Helvetica Neue" w:cs="Helvetica Neue"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Style w:val="afffffffffff8"/>
                                <w:tblW w:w="9000" w:type="dxa"/>
                                <w:tblLayout w:type="fixed"/>
                                <w:tblLook w:val="0400" w:firstRow="0" w:lastRow="0" w:firstColumn="0" w:lastColumn="0" w:noHBand="0" w:noVBand="1"/>
                              </w:tblPr>
                              <w:tblGrid>
                                <w:gridCol w:w="9000"/>
                              </w:tblGrid>
                              <w:tr w:rsidR="00376C77">
                                <w:tc>
                                  <w:tcPr>
                                    <w:tcW w:w="9000" w:type="dxa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bottom"/>
                                  </w:tcPr>
                                  <w:p w:rsidR="00376C77" w:rsidRDefault="00376C77">
                                    <w:pPr>
                                      <w:jc w:val="center"/>
                                      <w:rPr>
                                        <w:rFonts w:ascii="Helvetica Neue" w:eastAsia="Helvetica Neue" w:hAnsi="Helvetica Neue" w:cs="Helvetica Neue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Helvetica Neue" w:eastAsia="Helvetica Neue" w:hAnsi="Helvetica Neue" w:cs="Helvetica Neue"/>
                                        <w:noProof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 wp14:anchorId="60CC7963" wp14:editId="07777777">
                                          <wp:extent cx="5715000" cy="679450"/>
                                          <wp:effectExtent l="0" t="0" r="0" b="0"/>
                                          <wp:docPr id="132" name="image1.png"/>
                                          <wp:cNvGraphicFramePr/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image1.png"/>
                                                  <pic:cNvPicPr preferRelativeResize="0"/>
                                                </pic:nvPicPr>
                                                <pic:blipFill>
                                                  <a:blip r:embed="rId11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5715000" cy="6794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/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:rsidR="00376C77" w:rsidRDefault="00376C77">
                              <w:pPr>
                                <w:rPr>
                                  <w:rFonts w:ascii="Helvetica Neue" w:eastAsia="Helvetica Neue" w:hAnsi="Helvetica Neue" w:cs="Helvetica Neue"/>
                                  <w:color w:val="323232"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Style w:val="afffffffffff9"/>
                                <w:tblW w:w="9000" w:type="dxa"/>
                                <w:tblLayout w:type="fixed"/>
                                <w:tblLook w:val="0400" w:firstRow="0" w:lastRow="0" w:firstColumn="0" w:lastColumn="0" w:noHBand="0" w:noVBand="1"/>
                              </w:tblPr>
                              <w:tblGrid>
                                <w:gridCol w:w="9000"/>
                              </w:tblGrid>
                              <w:tr w:rsidR="00376C77" w:rsidTr="334FE78C">
                                <w:tc>
                                  <w:tcPr>
                                    <w:tcW w:w="9000" w:type="dxa"/>
                                    <w:shd w:val="clear" w:color="auto" w:fill="FCEBCD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bottom"/>
                                  </w:tcPr>
                                  <w:p w:rsidR="00376C77" w:rsidRDefault="00376C77">
                                    <w:pPr>
                                      <w:widowControl w:val="0"/>
                                      <w:pBdr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between w:val="nil"/>
                                      </w:pBdr>
                                      <w:spacing w:line="276" w:lineRule="auto"/>
                                      <w:rPr>
                                        <w:rFonts w:ascii="Helvetica Neue" w:eastAsia="Helvetica Neue" w:hAnsi="Helvetica Neue" w:cs="Helvetica Neue"/>
                                        <w:color w:val="323232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Style w:val="afffffffffffa"/>
                                      <w:tblW w:w="9000" w:type="dxa"/>
                                      <w:tblLayout w:type="fixed"/>
                                      <w:tblLook w:val="0400" w:firstRow="0" w:lastRow="0" w:firstColumn="0" w:lastColumn="0" w:noHBand="0" w:noVBand="1"/>
                                    </w:tblPr>
                                    <w:tblGrid>
                                      <w:gridCol w:w="9000"/>
                                    </w:tblGrid>
                                    <w:tr w:rsidR="00376C77" w:rsidTr="334FE78C">
                                      <w:tc>
                                        <w:tcPr>
                                          <w:tcW w:w="9000" w:type="dxa"/>
                                          <w:tcMar>
                                            <w:top w:w="150" w:type="dxa"/>
                                            <w:left w:w="210" w:type="dxa"/>
                                            <w:bottom w:w="150" w:type="dxa"/>
                                            <w:right w:w="210" w:type="dxa"/>
                                          </w:tcMar>
                                          <w:vAlign w:val="bottom"/>
                                        </w:tcPr>
                                        <w:p w:rsidR="00376C77" w:rsidRDefault="00376C77">
                                          <w:pPr>
                                            <w:widowControl w:val="0"/>
                                            <w:pBdr>
                                              <w:top w:val="nil"/>
                                              <w:left w:val="nil"/>
                                              <w:bottom w:val="nil"/>
                                              <w:right w:val="nil"/>
                                              <w:between w:val="nil"/>
                                            </w:pBdr>
                                            <w:spacing w:line="276" w:lineRule="auto"/>
                                            <w:rPr>
                                              <w:rFonts w:ascii="Helvetica Neue" w:eastAsia="Helvetica Neue" w:hAnsi="Helvetica Neue" w:cs="Helvetica Neue"/>
                                              <w:color w:val="323232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Style w:val="afffffffffffb"/>
                                            <w:tblW w:w="8580" w:type="dxa"/>
                                            <w:tblLayout w:type="fixed"/>
                                            <w:tblLook w:val="0400" w:firstRow="0" w:lastRow="0" w:firstColumn="0" w:lastColumn="0" w:noHBand="0" w:noVBand="1"/>
                                          </w:tblPr>
                                          <w:tblGrid>
                                            <w:gridCol w:w="8580"/>
                                          </w:tblGrid>
                                          <w:tr w:rsidR="00376C77" w:rsidTr="334FE78C">
                                            <w:tc>
                                              <w:tcPr>
                                                <w:tcW w:w="8580" w:type="dxa"/>
                                                <w:tcMar>
                                                  <w:top w:w="0" w:type="dxa"/>
                                                  <w:left w:w="0" w:type="dxa"/>
                                                  <w:bottom w:w="0" w:type="dxa"/>
                                                  <w:right w:w="0" w:type="dxa"/>
                                                </w:tcMar>
                                                <w:vAlign w:val="bottom"/>
                                              </w:tcPr>
                                              <w:p w:rsidR="00376C77" w:rsidRDefault="00376C77">
                                                <w:pPr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15"/>
                                                    <w:szCs w:val="15"/>
                                                  </w:rPr>
                                                </w:pPr>
                                                <w:r w:rsidRPr="334FE78C"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15"/>
                                                    <w:szCs w:val="15"/>
                                                  </w:rPr>
                                                  <w:t>IMPORTANT INFORMATION: Our policies do not provide cover for travel to destinations that are (1) designated as “Level 4 - Do Not Travel” by the New Zealand government; and</w:t>
                                                </w:r>
                                                <w:commentRangeStart w:id="1"/>
                                                <w:ins w:id="2" w:author="Eakins, Nicola" w:date="2025-10-02T06:47:00Z">
                                                  <w:r w:rsidRPr="334FE78C">
                                                    <w:rPr>
                                                      <w:rFonts w:ascii="Helvetica Neue" w:eastAsia="Helvetica Neue" w:hAnsi="Helvetica Neue" w:cs="Helvetica Neue"/>
                                                      <w:sz w:val="15"/>
                                                      <w:szCs w:val="15"/>
                                                    </w:rPr>
                                                    <w:t>/or</w:t>
                                                  </w:r>
                                                </w:ins>
                                                <w:commentRangeEnd w:id="1"/>
                                                <w:r w:rsidRPr="334FE78C">
                                                  <w:rPr>
                                                    <w:rStyle w:val="CommentReference"/>
                                                    <w:rFonts w:ascii="Helvetica Neue" w:eastAsia="Helvetica Neue" w:hAnsi="Helvetica Neue" w:cs="Helvetica Neue"/>
                                                    <w:sz w:val="15"/>
                                                    <w:szCs w:val="15"/>
                                                  </w:rPr>
                                                  <w:commentReference w:id="1"/>
                                                </w:r>
                                                <w:r w:rsidRPr="334FE78C"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15"/>
                                                    <w:szCs w:val="15"/>
                                                  </w:rPr>
                                                  <w:t xml:space="preserve"> (2) sanctioned. If a destination is raised to a Level 4 advisory after the Policy Issue Date, visit </w:t>
                                                </w:r>
                                                <w:hyperlink r:id="rId13">
                                                  <w:r w:rsidRPr="334FE78C">
                                                    <w:rPr>
                                                      <w:rFonts w:ascii="Helvetica Neue" w:eastAsia="Helvetica Neue" w:hAnsi="Helvetica Neue" w:cs="Helvetica Neue"/>
                                                      <w:color w:val="1155CC"/>
                                                      <w:sz w:val="15"/>
                                                      <w:szCs w:val="15"/>
                                                      <w:u w:val="single"/>
                                                    </w:rPr>
                                                    <w:t>travel alerts</w:t>
                                                  </w:r>
                                                </w:hyperlink>
                                                <w:r w:rsidRPr="334FE78C"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15"/>
                                                    <w:szCs w:val="15"/>
                                                  </w:rPr>
                                                  <w:t xml:space="preserve"> for more information. Check the latest </w:t>
                                                </w:r>
                                                <w:hyperlink r:id="rId14">
                                                  <w:r w:rsidRPr="334FE78C">
                                                    <w:rPr>
                                                      <w:rFonts w:ascii="Helvetica Neue" w:eastAsia="Helvetica Neue" w:hAnsi="Helvetica Neue" w:cs="Helvetica Neue"/>
                                                      <w:color w:val="1155CC"/>
                                                      <w:sz w:val="15"/>
                                                      <w:szCs w:val="15"/>
                                                      <w:u w:val="single"/>
                                                    </w:rPr>
                                                    <w:t>government advice</w:t>
                                                  </w:r>
                                                </w:hyperlink>
                                                <w:r w:rsidRPr="334FE78C"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15"/>
                                                    <w:szCs w:val="15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376C77" w:rsidRDefault="00376C77">
                                          <w:pPr>
                                            <w:rPr>
                                              <w:rFonts w:ascii="Times New Roman" w:eastAsia="Times New Roman" w:hAnsi="Times New Roman" w:cs="Times New Roman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376C77" w:rsidRDefault="00376C77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376C77" w:rsidRDefault="00376C77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line="276" w:lineRule="auto"/>
                                <w:rPr>
                                  <w:rFonts w:ascii="Times New Roman" w:eastAsia="Times New Roman" w:hAnsi="Times New Roman" w:cs="Times New Roman"/>
                                </w:rPr>
                              </w:pPr>
                            </w:p>
                            <w:tbl>
                              <w:tblPr>
                                <w:tblStyle w:val="afffffffffffc"/>
                                <w:tblW w:w="9000" w:type="dxa"/>
                                <w:tblLayout w:type="fixed"/>
                                <w:tblLook w:val="0400" w:firstRow="0" w:lastRow="0" w:firstColumn="0" w:lastColumn="0" w:noHBand="0" w:noVBand="1"/>
                              </w:tblPr>
                              <w:tblGrid>
                                <w:gridCol w:w="9000"/>
                              </w:tblGrid>
                              <w:tr w:rsidR="00376C77">
                                <w:tc>
                                  <w:tcPr>
                                    <w:tcW w:w="9000" w:type="dxa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bottom"/>
                                  </w:tcPr>
                                  <w:p w:rsidR="00376C77" w:rsidRDefault="00376C77">
                                    <w:pPr>
                                      <w:jc w:val="center"/>
                                      <w:rPr>
                                        <w:rFonts w:ascii="Helvetica Neue" w:eastAsia="Helvetica Neue" w:hAnsi="Helvetica Neue" w:cs="Helvetica Neue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Helvetica Neue" w:eastAsia="Helvetica Neue" w:hAnsi="Helvetica Neue" w:cs="Helvetica Neue"/>
                                        <w:noProof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 wp14:anchorId="5BC0578B" wp14:editId="07777777">
                                          <wp:extent cx="5715000" cy="1543050"/>
                                          <wp:effectExtent l="0" t="0" r="0" b="0"/>
                                          <wp:docPr id="134" name="image7.jpg"/>
                                          <wp:cNvGraphicFramePr/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image7.jpg"/>
                                                  <pic:cNvPicPr preferRelativeResize="0"/>
                                                </pic:nvPicPr>
                                                <pic:blipFill>
                                                  <a:blip r:embed="rId15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5715000" cy="15430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/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:rsidR="00376C77" w:rsidRDefault="00376C77">
                              <w:pPr>
                                <w:rPr>
                                  <w:rFonts w:ascii="Helvetica Neue" w:eastAsia="Helvetica Neue" w:hAnsi="Helvetica Neue" w:cs="Helvetica Neue"/>
                                  <w:color w:val="323232"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Style w:val="afffffffffffd"/>
                                <w:tblW w:w="9000" w:type="dxa"/>
                                <w:tblLayout w:type="fixed"/>
                                <w:tblLook w:val="0400" w:firstRow="0" w:lastRow="0" w:firstColumn="0" w:lastColumn="0" w:noHBand="0" w:noVBand="1"/>
                              </w:tblPr>
                              <w:tblGrid>
                                <w:gridCol w:w="9000"/>
                              </w:tblGrid>
                              <w:tr w:rsidR="00376C77" w:rsidTr="6629B4D9">
                                <w:tc>
                                  <w:tcPr>
                                    <w:tcW w:w="9000" w:type="dxa"/>
                                    <w:tcMar>
                                      <w:top w:w="480" w:type="dxa"/>
                                      <w:left w:w="480" w:type="dxa"/>
                                      <w:bottom w:w="480" w:type="dxa"/>
                                      <w:right w:w="480" w:type="dxa"/>
                                    </w:tcMar>
                                    <w:vAlign w:val="bottom"/>
                                  </w:tcPr>
                                  <w:p w:rsidR="00376C77" w:rsidRDefault="00376C77">
                                    <w:pPr>
                                      <w:widowControl w:val="0"/>
                                      <w:pBdr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between w:val="nil"/>
                                      </w:pBdr>
                                      <w:spacing w:line="276" w:lineRule="auto"/>
                                      <w:rPr>
                                        <w:rFonts w:ascii="Helvetica Neue" w:eastAsia="Helvetica Neue" w:hAnsi="Helvetica Neue" w:cs="Helvetica Neue"/>
                                        <w:color w:val="323232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Style w:val="afffffffffffe"/>
                                      <w:tblW w:w="8040" w:type="dxa"/>
                                      <w:tblLayout w:type="fixed"/>
                                      <w:tblLook w:val="0400" w:firstRow="0" w:lastRow="0" w:firstColumn="0" w:lastColumn="0" w:noHBand="0" w:noVBand="1"/>
                                    </w:tblPr>
                                    <w:tblGrid>
                                      <w:gridCol w:w="8040"/>
                                    </w:tblGrid>
                                    <w:tr w:rsidR="00376C77" w:rsidTr="6629B4D9">
                                      <w:tc>
                                        <w:tcPr>
                                          <w:tcW w:w="8040" w:type="dxa"/>
                                          <w:tcMar>
                                            <w:top w:w="15" w:type="dxa"/>
                                            <w:left w:w="15" w:type="dxa"/>
                                            <w:bottom w:w="420" w:type="dxa"/>
                                            <w:right w:w="15" w:type="dxa"/>
                                          </w:tcMar>
                                          <w:vAlign w:val="bottom"/>
                                        </w:tcPr>
                                        <w:p w:rsidR="00376C77" w:rsidRDefault="00376C77">
                                          <w:pP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 w:rsidRPr="6629B4D9"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Hi </w:t>
                                          </w:r>
                                          <w:ins w:id="3" w:author="Crombie, Sean D" w:date="2025-10-03T00:29:00Z">
                                            <w:r>
                                              <w:t>{{First Name}}</w:t>
                                            </w:r>
                                          </w:ins>
                                          <w:del w:id="4" w:author="Crombie, Sean D" w:date="2025-10-03T00:29:00Z">
                                            <w:r w:rsidRPr="6629B4D9" w:rsidDel="001A4198"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delText>PURCHASE DR</w:delText>
                                            </w:r>
                                          </w:del>
                                          <w:r w:rsidRPr="6629B4D9"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, </w:t>
                                          </w:r>
                                          <w:r>
                                            <w:br/>
                                          </w:r>
                                          <w:r>
                                            <w:br/>
                                          </w:r>
                                          <w:r w:rsidRPr="6629B4D9"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Thanks for choosing Qantas Travel Insurance, underwritten by </w:t>
                                          </w:r>
                                          <w:r w:rsidRPr="6629B4D9"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  <w:highlight w:val="yellow"/>
                                            </w:rPr>
                                            <w:t>Zurich Australian Insurance Limited</w:t>
                                          </w:r>
                                          <w:r w:rsidRPr="6629B4D9"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. Your Policy Number is </w:t>
                                          </w:r>
                                          <w:ins w:id="5" w:author="Crombie, Sean D" w:date="2025-10-03T00:32:00Z">
                                            <w:r>
                                              <w:t>{{Policy Number}}</w:t>
                                            </w:r>
                                          </w:ins>
                                          <w:del w:id="6" w:author="Crombie, Sean D" w:date="2025-10-03T00:32:00Z">
                                            <w:r w:rsidRPr="6629B4D9" w:rsidDel="001A4198"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delText>833102872</w:delText>
                                            </w:r>
                                          </w:del>
                                          <w:r w:rsidRPr="6629B4D9"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. </w:t>
                                          </w:r>
                                          <w:r>
                                            <w:br/>
                                          </w:r>
                                          <w:r>
                                            <w:br/>
                                          </w:r>
                                          <w:r w:rsidRPr="6629B4D9"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Below is a summary of your policy details. To download a copy of your </w:t>
                                          </w:r>
                                          <w:r w:rsidRPr="6629B4D9">
                                            <w:rPr>
                                              <w:rFonts w:ascii="Helvetica Neue" w:eastAsia="Helvetica Neue" w:hAnsi="Helvetica Neue" w:cs="Helvetica Neue"/>
                                              <w:b/>
                                              <w:bCs/>
                                              <w:sz w:val="21"/>
                                              <w:szCs w:val="21"/>
                                            </w:rPr>
                                            <w:t>Policy Wording</w:t>
                                          </w:r>
                                          <w:r w:rsidRPr="6629B4D9"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 and </w:t>
                                          </w:r>
                                          <w:r w:rsidRPr="6629B4D9">
                                            <w:rPr>
                                              <w:rFonts w:ascii="Helvetica Neue" w:eastAsia="Helvetica Neue" w:hAnsi="Helvetica Neue" w:cs="Helvetica Neue"/>
                                              <w:b/>
                                              <w:bCs/>
                                              <w:sz w:val="21"/>
                                              <w:szCs w:val="21"/>
                                            </w:rPr>
                                            <w:t>Certificate of Insurance (COI)</w:t>
                                          </w:r>
                                          <w:r w:rsidRPr="6629B4D9"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 please </w:t>
                                          </w:r>
                                          <w:ins w:id="7" w:author="Raphaella Han" w:date="2025-11-27T04:40:00Z">
                                            <w:r w:rsidRPr="6629B4D9"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t xml:space="preserve">visit the Qantas Insurance website and </w:t>
                                            </w:r>
                                          </w:ins>
                                          <w:r w:rsidRPr="6629B4D9"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log in to </w:t>
                                          </w:r>
                                          <w:del w:id="8" w:author="Crombie, Sean D" w:date="2025-11-13T21:25:00Z">
                                            <w:r w:rsidRPr="6629B4D9" w:rsidDel="001A4198"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delText xml:space="preserve">our </w:delText>
                                            </w:r>
                                          </w:del>
                                          <w:ins w:id="9" w:author="Crombie, Sean D" w:date="2025-11-13T21:25:00Z">
                                            <w:r w:rsidRPr="6629B4D9"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t xml:space="preserve">the </w:t>
                                            </w:r>
                                          </w:ins>
                                          <w:hyperlink r:id="rId16">
                                            <w:r w:rsidRPr="6629B4D9">
                                              <w:rPr>
                                                <w:rFonts w:ascii="Helvetica Neue" w:eastAsia="Helvetica Neue" w:hAnsi="Helvetica Neue" w:cs="Helvetica Neue"/>
                                                <w:color w:val="E40000"/>
                                                <w:sz w:val="21"/>
                                                <w:szCs w:val="21"/>
                                                <w:u w:val="single"/>
                                              </w:rPr>
                                              <w:t>policy portal</w:t>
                                            </w:r>
                                          </w:hyperlink>
                                          <w:r w:rsidRPr="6629B4D9"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. </w:t>
                                          </w:r>
                                          <w:r>
                                            <w:br/>
                                          </w:r>
                                          <w:r>
                                            <w:br/>
                                          </w:r>
                                          <w:r w:rsidRPr="6629B4D9"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Please take the time to read the Policy Wording to be clear on what is and isn’t covered to avoid any surprises. 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376C77" w:rsidRDefault="00376C77">
                                    <w:pPr>
                                      <w:rPr>
                                        <w:rFonts w:ascii="Helvetica Neue" w:eastAsia="Helvetica Neue" w:hAnsi="Helvetica Neue" w:cs="Helvetica Neue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Style w:val="affffffffffff"/>
                                      <w:tblW w:w="8040" w:type="dxa"/>
                                      <w:tblBorders>
                                        <w:top w:val="single" w:sz="6" w:space="0" w:color="A0E0DF"/>
                                        <w:left w:val="single" w:sz="6" w:space="0" w:color="A0E0DF"/>
                                        <w:bottom w:val="single" w:sz="6" w:space="0" w:color="A0E0DF"/>
                                        <w:right w:val="single" w:sz="6" w:space="0" w:color="A0E0DF"/>
                                      </w:tblBorders>
                                      <w:tblLayout w:type="fixed"/>
                                      <w:tblLook w:val="0400" w:firstRow="0" w:lastRow="0" w:firstColumn="0" w:lastColumn="0" w:noHBand="0" w:noVBand="1"/>
                                    </w:tblPr>
                                    <w:tblGrid>
                                      <w:gridCol w:w="8040"/>
                                    </w:tblGrid>
                                    <w:tr w:rsidR="00376C77">
                                      <w:tc>
                                        <w:tcPr>
                                          <w:tcW w:w="8040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bottom"/>
                                        </w:tcPr>
                                        <w:p w:rsidR="00376C77" w:rsidRDefault="00376C77">
                                          <w:pPr>
                                            <w:widowControl w:val="0"/>
                                            <w:pBdr>
                                              <w:top w:val="nil"/>
                                              <w:left w:val="nil"/>
                                              <w:bottom w:val="nil"/>
                                              <w:right w:val="nil"/>
                                              <w:between w:val="nil"/>
                                            </w:pBdr>
                                            <w:spacing w:line="276" w:lineRule="auto"/>
                                            <w:rPr>
                                              <w:rFonts w:ascii="Helvetica Neue" w:eastAsia="Helvetica Neue" w:hAnsi="Helvetica Neue" w:cs="Helvetica Neue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Style w:val="affffffffffff0"/>
                                            <w:tblW w:w="8040" w:type="dxa"/>
                                            <w:tblLayout w:type="fixed"/>
                                            <w:tblLook w:val="0400" w:firstRow="0" w:lastRow="0" w:firstColumn="0" w:lastColumn="0" w:noHBand="0" w:noVBand="1"/>
                                          </w:tblPr>
                                          <w:tblGrid>
                                            <w:gridCol w:w="8040"/>
                                          </w:tblGrid>
                                          <w:tr w:rsidR="00376C77">
                                            <w:tc>
                                              <w:tcPr>
                                                <w:tcW w:w="8040" w:type="dxa"/>
                                                <w:shd w:val="clear" w:color="auto" w:fill="E9F9F9"/>
                                                <w:tcMar>
                                                  <w:top w:w="0" w:type="dxa"/>
                                                  <w:left w:w="0" w:type="dxa"/>
                                                  <w:bottom w:w="0" w:type="dxa"/>
                                                  <w:right w:w="0" w:type="dxa"/>
                                                </w:tcMar>
                                                <w:vAlign w:val="bottom"/>
                                              </w:tcPr>
                                              <w:p w:rsidR="00376C77" w:rsidRDefault="00376C77">
                                                <w:pPr>
                                                  <w:widowControl w:val="0"/>
                                                  <w:pBdr>
                                                    <w:top w:val="nil"/>
                                                    <w:left w:val="nil"/>
                                                    <w:bottom w:val="nil"/>
                                                    <w:right w:val="nil"/>
                                                    <w:between w:val="nil"/>
                                                  </w:pBdr>
                                                  <w:spacing w:line="276" w:lineRule="auto"/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1"/>
                                                  <w:tblW w:w="4020" w:type="dxa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4020"/>
                                                </w:tblGrid>
                                                <w:tr w:rsidR="00376C77">
                                                  <w:tc>
                                                    <w:tcPr>
                                                      <w:tcW w:w="4020" w:type="dxa"/>
                                                      <w:tcMar>
                                                        <w:top w:w="0" w:type="dxa"/>
                                                        <w:left w:w="0" w:type="dxa"/>
                                                        <w:bottom w:w="0" w:type="dxa"/>
                                                        <w:right w:w="0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widowControl w:val="0"/>
                                                        <w:pBdr>
                                                          <w:top w:val="nil"/>
                                                          <w:left w:val="nil"/>
                                                          <w:bottom w:val="nil"/>
                                                          <w:right w:val="nil"/>
                                                          <w:between w:val="nil"/>
                                                        </w:pBdr>
                                                        <w:spacing w:line="276" w:lineRule="auto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  <w:tbl>
                                                      <w:tblPr>
                                                        <w:tblStyle w:val="affffffffffff2"/>
                                                        <w:tblW w:w="4020" w:type="dxa"/>
                                                        <w:tblLayout w:type="fixed"/>
                                                        <w:tblLook w:val="0400" w:firstRow="0" w:lastRow="0" w:firstColumn="0" w:lastColumn="0" w:noHBand="0" w:noVBand="1"/>
                                                      </w:tblPr>
                                                      <w:tblGrid>
                                                        <w:gridCol w:w="4020"/>
                                                      </w:tblGrid>
                                                      <w:tr w:rsidR="00376C77">
                                                        <w:tc>
                                                          <w:tcPr>
                                                            <w:tcW w:w="4020" w:type="dxa"/>
                                                            <w:tcMar>
                                                              <w:top w:w="300" w:type="dxa"/>
                                                              <w:left w:w="375" w:type="dxa"/>
                                                              <w:bottom w:w="300" w:type="dxa"/>
                                                              <w:right w:w="375" w:type="dxa"/>
                                                            </w:tcMar>
                                                            <w:vAlign w:val="bottom"/>
                                                          </w:tcPr>
                                                          <w:p w:rsidR="00376C77" w:rsidRDefault="00376C77">
                                                            <w:pPr>
                                                              <w:widowControl w:val="0"/>
                                                              <w:pBdr>
                                                                <w:top w:val="nil"/>
                                                                <w:left w:val="nil"/>
                                                                <w:bottom w:val="nil"/>
                                                                <w:right w:val="nil"/>
                                                                <w:between w:val="nil"/>
                                                              </w:pBdr>
                                                              <w:spacing w:line="276" w:lineRule="auto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</w:p>
                                                          <w:tbl>
                                                            <w:tblPr>
                                                              <w:tblStyle w:val="affffffffffff3"/>
                                                              <w:tblW w:w="3270" w:type="dxa"/>
                                                              <w:jc w:val="center"/>
                                                              <w:tblLayout w:type="fixed"/>
                                                              <w:tblLook w:val="0400" w:firstRow="0" w:lastRow="0" w:firstColumn="0" w:lastColumn="0" w:noHBand="0" w:noVBand="1"/>
                                                            </w:tblPr>
                                                            <w:tblGrid>
                                                              <w:gridCol w:w="3270"/>
                                                            </w:tblGrid>
                                                            <w:tr w:rsidR="00376C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3270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0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376C77" w:rsidRDefault="00376C77">
                                                                  <w:pPr>
                                                                    <w:widowControl w:val="0"/>
                                                                    <w:pBdr>
                                                                      <w:top w:val="nil"/>
                                                                      <w:left w:val="nil"/>
                                                                      <w:bottom w:val="nil"/>
                                                                      <w:right w:val="nil"/>
                                                                      <w:between w:val="nil"/>
                                                                    </w:pBdr>
                                                                    <w:spacing w:line="276" w:lineRule="auto"/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24"/>
                                                                      <w:szCs w:val="24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tbl>
                                                                  <w:tblPr>
                                                                    <w:tblStyle w:val="affffffffffff4"/>
                                                                    <w:tblW w:w="3046" w:type="dxa"/>
                                                                    <w:tblLayout w:type="fixed"/>
                                                                    <w:tblLook w:val="0400" w:firstRow="0" w:lastRow="0" w:firstColumn="0" w:lastColumn="0" w:noHBand="0" w:noVBand="1"/>
                                                                  </w:tblPr>
                                                                  <w:tblGrid>
                                                                    <w:gridCol w:w="600"/>
                                                                    <w:gridCol w:w="2446"/>
                                                                  </w:tblGrid>
                                                                  <w:tr w:rsidR="00376C77">
                                                                    <w:tc>
                                                                      <w:tcPr>
                                                                        <w:tcW w:w="600" w:type="dxa"/>
                                                                        <w:tcMar>
                                                                          <w:top w:w="0" w:type="dxa"/>
                                                                          <w:left w:w="0" w:type="dxa"/>
                                                                          <w:bottom w:w="0" w:type="dxa"/>
                                                                          <w:right w:w="150" w:type="dxa"/>
                                                                        </w:tcMar>
                                                                      </w:tcPr>
                                                                      <w:p w:rsidR="00376C77" w:rsidRDefault="00376C77">
                                                                        <w:pPr>
                                                                          <w:jc w:val="center"/>
                                                                          <w:rPr>
                                                                            <w:rFonts w:ascii="Helvetica Neue" w:eastAsia="Helvetica Neue" w:hAnsi="Helvetica Neue" w:cs="Helvetica Neue"/>
                                                                            <w:sz w:val="24"/>
                                                                            <w:szCs w:val="24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="Helvetica Neue" w:eastAsia="Helvetica Neue" w:hAnsi="Helvetica Neue" w:cs="Helvetica Neue"/>
                                                                            <w:noProof/>
                                                                            <w:sz w:val="24"/>
                                                                            <w:szCs w:val="24"/>
                                                                          </w:rPr>
                                                                          <w:drawing>
                                                                            <wp:inline distT="0" distB="0" distL="0" distR="0" wp14:anchorId="4F49B597" wp14:editId="07777777">
                                                                              <wp:extent cx="285750" cy="285750"/>
                                                                              <wp:effectExtent l="0" t="0" r="0" b="0"/>
                                                                              <wp:docPr id="133" name="image4.png"/>
                                                                              <wp:cNvGraphicFramePr/>
                                                                              <a:graphic xmlns:a="http://schemas.openxmlformats.org/drawingml/2006/main">
                                                                                <a:graphicData uri="http://schemas.openxmlformats.org/drawingml/2006/picture">
                                                                                  <pic:pic xmlns:pic="http://schemas.openxmlformats.org/drawingml/2006/picture">
                                                                                    <pic:nvPicPr>
                                                                                      <pic:cNvPr id="0" name="image4.png"/>
                                                                                      <pic:cNvPicPr preferRelativeResize="0"/>
                                                                                    </pic:nvPicPr>
                                                                                    <pic:blipFill>
                                                                                      <a:blip r:embed="rId17"/>
                                                                                      <a:srcRect/>
                                                                                      <a:stretch>
                                                                                        <a:fillRect/>
                                                                                      </a:stretch>
                                                                                    </pic:blipFill>
                                                                                    <pic:spPr>
                                                                                      <a:xfrm>
                                                                                        <a:off x="0" y="0"/>
                                                                                        <a:ext cx="285750" cy="285750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ln/>
                                                                                    </pic:spPr>
                                                                                  </pic:pic>
                                                                                </a:graphicData>
                                                                              </a:graphic>
                                                                            </wp:inline>
                                                                          </w:drawing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446" w:type="dxa"/>
                                                                        <w:tcMar>
                                                                          <w:top w:w="0" w:type="dxa"/>
                                                                          <w:left w:w="0" w:type="dxa"/>
                                                                          <w:bottom w:w="0" w:type="dxa"/>
                                                                          <w:right w:w="0" w:type="dxa"/>
                                                                        </w:tcMar>
                                                                        <w:vAlign w:val="center"/>
                                                                      </w:tcPr>
                                                                      <w:p w:rsidR="00376C77" w:rsidRDefault="00376C77">
                                                                        <w:pPr>
                                                                          <w:widowControl w:val="0"/>
                                                                          <w:pBdr>
                                                                            <w:top w:val="nil"/>
                                                                            <w:left w:val="nil"/>
                                                                            <w:bottom w:val="nil"/>
                                                                            <w:right w:val="nil"/>
                                                                            <w:between w:val="nil"/>
                                                                          </w:pBdr>
                                                                          <w:spacing w:line="276" w:lineRule="auto"/>
                                                                          <w:rPr>
                                                                            <w:rFonts w:ascii="Helvetica Neue" w:eastAsia="Helvetica Neue" w:hAnsi="Helvetica Neue" w:cs="Helvetica Neue"/>
                                                                            <w:sz w:val="24"/>
                                                                            <w:szCs w:val="24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tbl>
                                                                        <w:tblPr>
                                                                          <w:tblStyle w:val="affffffffffff5"/>
                                                                          <w:tblW w:w="2446" w:type="dxa"/>
                                                                          <w:tblLayout w:type="fixed"/>
                                                                          <w:tblLook w:val="0400" w:firstRow="0" w:lastRow="0" w:firstColumn="0" w:lastColumn="0" w:noHBand="0" w:noVBand="1"/>
                                                                        </w:tblPr>
                                                                        <w:tblGrid>
                                                                          <w:gridCol w:w="2446"/>
                                                                        </w:tblGrid>
                                                                        <w:tr w:rsidR="00376C77">
                                                                          <w:tc>
                                                                            <w:tcPr>
                                                                              <w:tcW w:w="2446" w:type="dxa"/>
                                                                              <w:tcMar>
                                                                                <w:top w:w="0" w:type="dxa"/>
                                                                                <w:left w:w="0" w:type="dxa"/>
                                                                                <w:bottom w:w="0" w:type="dxa"/>
                                                                                <w:right w:w="0" w:type="dxa"/>
                                                                              </w:tcMar>
                                                                              <w:vAlign w:val="center"/>
                                                                            </w:tcPr>
                                                                            <w:p w:rsidR="00376C77" w:rsidRDefault="00376C77">
                                                                              <w:pPr>
                                                                                <w:rPr>
                                                                                  <w:rFonts w:ascii="Helvetica Neue" w:eastAsia="Helvetica Neue" w:hAnsi="Helvetica Neue" w:cs="Helvetica Neue"/>
                                                                                  <w:b/>
                                                                                  <w:color w:val="323232"/>
                                                                                  <w:sz w:val="27"/>
                                                                                  <w:szCs w:val="27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Helvetica Neue" w:eastAsia="Helvetica Neue" w:hAnsi="Helvetica Neue" w:cs="Helvetica Neue"/>
                                                                                  <w:b/>
                                                                                  <w:color w:val="323232"/>
                                                                                  <w:sz w:val="27"/>
                                                                                  <w:szCs w:val="27"/>
                                                                                </w:rPr>
                                                                                <w:t xml:space="preserve">Your Policy Details 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</w:tr>
                                                                      </w:tbl>
                                                                      <w:p w:rsidR="00376C77" w:rsidRDefault="00376C77">
                                                                        <w:pPr>
                                                                          <w:rPr>
                                                                            <w:rFonts w:ascii="Times New Roman" w:eastAsia="Times New Roman" w:hAnsi="Times New Roman" w:cs="Times New Roman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 w:rsidR="00376C77" w:rsidRDefault="00376C77">
                                                                  <w:pPr>
                                                                    <w:rPr>
                                                                      <w:rFonts w:ascii="Times New Roman" w:eastAsia="Times New Roman" w:hAnsi="Times New Roman" w:cs="Times New Roman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="00376C77" w:rsidRDefault="00376C77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Times New Roman" w:eastAsia="Times New Roman" w:hAnsi="Times New Roman" w:cs="Times New Roma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="00376C77" w:rsidRDefault="00376C77">
                                                      <w:pPr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376C77" w:rsidRDefault="00376C77">
                                                <w:pPr>
                                                  <w:rPr>
                                                    <w:rFonts w:ascii="Times New Roman" w:eastAsia="Times New Roman" w:hAnsi="Times New Roman" w:cs="Times New Roman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376C77" w:rsidRDefault="00376C77">
                                          <w:pPr>
                                            <w:rPr>
                                              <w:rFonts w:ascii="Helvetica Neue" w:eastAsia="Helvetica Neue" w:hAnsi="Helvetica Neue" w:cs="Helvetica Neue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Style w:val="affffffffffff6"/>
                                            <w:tblW w:w="8040" w:type="dxa"/>
                                            <w:tblLayout w:type="fixed"/>
                                            <w:tblLook w:val="0400" w:firstRow="0" w:lastRow="0" w:firstColumn="0" w:lastColumn="0" w:noHBand="0" w:noVBand="1"/>
                                          </w:tblPr>
                                          <w:tblGrid>
                                            <w:gridCol w:w="8040"/>
                                          </w:tblGrid>
                                          <w:tr w:rsidR="00376C77">
                                            <w:tc>
                                              <w:tcPr>
                                                <w:tcW w:w="8040" w:type="dxa"/>
                                                <w:tcMar>
                                                  <w:top w:w="300" w:type="dxa"/>
                                                  <w:left w:w="375" w:type="dxa"/>
                                                  <w:bottom w:w="300" w:type="dxa"/>
                                                  <w:right w:w="375" w:type="dxa"/>
                                                </w:tcMar>
                                                <w:vAlign w:val="bottom"/>
                                              </w:tcPr>
                                              <w:p w:rsidR="00376C77" w:rsidRDefault="00376C77">
                                                <w:pPr>
                                                  <w:widowControl w:val="0"/>
                                                  <w:pBdr>
                                                    <w:top w:val="nil"/>
                                                    <w:left w:val="nil"/>
                                                    <w:bottom w:val="nil"/>
                                                    <w:right w:val="nil"/>
                                                    <w:between w:val="nil"/>
                                                  </w:pBdr>
                                                  <w:spacing w:line="276" w:lineRule="auto"/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7"/>
                                                  <w:tblW w:w="7290" w:type="dxa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3645"/>
                                                  <w:gridCol w:w="3645"/>
                                                </w:tblGrid>
                                                <w:tr w:rsidR="00376C77">
                                                  <w:tc>
                                                    <w:tcPr>
                                                      <w:tcW w:w="3645" w:type="dxa"/>
                                                      <w:tcMar>
                                                        <w:top w:w="75" w:type="dxa"/>
                                                        <w:left w:w="15" w:type="dxa"/>
                                                        <w:bottom w:w="15" w:type="dxa"/>
                                                        <w:right w:w="15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sz w:val="18"/>
                                                          <w:szCs w:val="18"/>
                                                        </w:rPr>
                                                        <w:t>Issuer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45" w:type="dxa"/>
                                                      <w:tcMar>
                                                        <w:top w:w="75" w:type="dxa"/>
                                                        <w:left w:w="15" w:type="dxa"/>
                                                        <w:bottom w:w="15" w:type="dxa"/>
                                                        <w:right w:w="15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jc w:val="right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18"/>
                                                          <w:szCs w:val="18"/>
                                                          <w:highlight w:val="yellow"/>
                                                        </w:rPr>
                                                        <w:t>Zurich Australian Insurance Limited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376C77">
                                                  <w:tc>
                                                    <w:tcPr>
                                                      <w:tcW w:w="3645" w:type="dxa"/>
                                                      <w:tcMar>
                                                        <w:top w:w="75" w:type="dxa"/>
                                                        <w:left w:w="15" w:type="dxa"/>
                                                        <w:bottom w:w="15" w:type="dxa"/>
                                                        <w:right w:w="15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sz w:val="18"/>
                                                          <w:szCs w:val="18"/>
                                                        </w:rPr>
                                                        <w:t>Policy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45" w:type="dxa"/>
                                                      <w:tcMar>
                                                        <w:top w:w="75" w:type="dxa"/>
                                                        <w:left w:w="15" w:type="dxa"/>
                                                        <w:bottom w:w="15" w:type="dxa"/>
                                                        <w:right w:w="15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jc w:val="right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ins w:id="10" w:author="Crombie, Sean D" w:date="2025-10-03T00:37:00Z" w16du:dateUtc="2025-10-02T14:37:00Z">
                                                        <w:r w:rsidRPr="00DB37A9">
                                                          <w:rPr>
                                                            <w:bCs/>
                                                            <w:rPrChange w:id="11" w:author="Crombie, Sean D" w:date="2025-10-03T00:37:00Z" w16du:dateUtc="2025-10-02T14:37:00Z">
                                                              <w:rPr>
                                                                <w:b/>
                                                              </w:rPr>
                                                            </w:rPrChange>
                                                          </w:rPr>
                                                          <w:t>{{Product Name}}</w:t>
                                                        </w:r>
                                                      </w:ins>
                                                      <w:del w:id="12" w:author="Crombie, Sean D" w:date="2025-10-03T00:37:00Z" w16du:dateUtc="2025-10-02T14:37:00Z">
                                                        <w:r w:rsidDel="0066175F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  <w:delText>International Comprehensive</w:delText>
                                                        </w:r>
                                                      </w:del>
                                                    </w:p>
                                                  </w:tc>
                                                </w:tr>
                                                <w:tr w:rsidR="00376C77">
                                                  <w:tc>
                                                    <w:tcPr>
                                                      <w:tcW w:w="3645" w:type="dxa"/>
                                                      <w:tcMar>
                                                        <w:top w:w="75" w:type="dxa"/>
                                                        <w:left w:w="15" w:type="dxa"/>
                                                        <w:bottom w:w="15" w:type="dxa"/>
                                                        <w:right w:w="15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sz w:val="18"/>
                                                          <w:szCs w:val="18"/>
                                                        </w:rPr>
                                                        <w:t>Policy Number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45" w:type="dxa"/>
                                                      <w:tcMar>
                                                        <w:top w:w="75" w:type="dxa"/>
                                                        <w:left w:w="15" w:type="dxa"/>
                                                        <w:bottom w:w="15" w:type="dxa"/>
                                                        <w:right w:w="15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jc w:val="right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ins w:id="13" w:author="Crombie, Sean D" w:date="2025-10-03T00:32:00Z" w16du:dateUtc="2025-10-02T14:32:00Z">
                                                        <w:r>
                                                          <w:t>{{Policy Number}}</w:t>
                                                        </w:r>
                                                      </w:ins>
                                                      <w:del w:id="14" w:author="Crombie, Sean D" w:date="2025-10-03T00:32:00Z" w16du:dateUtc="2025-10-02T14:32:00Z">
                                                        <w:r w:rsidDel="00582D77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  <w:delText>833102872</w:delText>
                                                        </w:r>
                                                      </w:del>
                                                    </w:p>
                                                  </w:tc>
                                                </w:tr>
                                                <w:tr w:rsidR="00376C77">
                                                  <w:tc>
                                                    <w:tcPr>
                                                      <w:tcW w:w="3645" w:type="dxa"/>
                                                      <w:tcMar>
                                                        <w:top w:w="75" w:type="dxa"/>
                                                        <w:left w:w="15" w:type="dxa"/>
                                                        <w:bottom w:w="15" w:type="dxa"/>
                                                        <w:right w:w="15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sz w:val="18"/>
                                                          <w:szCs w:val="18"/>
                                                        </w:rPr>
                                                        <w:t>Policy Start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45" w:type="dxa"/>
                                                      <w:tcMar>
                                                        <w:top w:w="75" w:type="dxa"/>
                                                        <w:left w:w="15" w:type="dxa"/>
                                                        <w:bottom w:w="15" w:type="dxa"/>
                                                        <w:right w:w="15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jc w:val="right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ins w:id="15" w:author="Crombie, Sean D" w:date="2025-10-03T00:39:00Z" w16du:dateUtc="2025-10-02T14:39:00Z">
                                                        <w:r w:rsidRPr="00075E6B">
                                                          <w:rPr>
                                                            <w:bCs/>
                                                            <w:rPrChange w:id="16" w:author="Crombie, Sean D" w:date="2025-10-03T00:39:00Z" w16du:dateUtc="2025-10-02T14:39:00Z">
                                                              <w:rPr>
                                                                <w:b/>
                                                              </w:rPr>
                                                            </w:rPrChange>
                                                          </w:rPr>
                                                          <w:t>{{DD MMM YYYY}}</w:t>
                                                        </w:r>
                                                      </w:ins>
                                                      <w:del w:id="17" w:author="Crombie, Sean D" w:date="2025-10-03T00:39:00Z" w16du:dateUtc="2025-10-02T14:39:00Z">
                                                        <w:r w:rsidDel="00075E6B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  <w:delText>08 May 2024</w:delText>
                                                        </w:r>
                                                      </w:del>
                                                    </w:p>
                                                  </w:tc>
                                                </w:tr>
                                                <w:tr w:rsidR="00376C77">
                                                  <w:tc>
                                                    <w:tcPr>
                                                      <w:tcW w:w="3645" w:type="dxa"/>
                                                      <w:tcMar>
                                                        <w:top w:w="75" w:type="dxa"/>
                                                        <w:left w:w="15" w:type="dxa"/>
                                                        <w:bottom w:w="15" w:type="dxa"/>
                                                        <w:right w:w="15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sz w:val="18"/>
                                                          <w:szCs w:val="18"/>
                                                        </w:rPr>
                                                        <w:t>Policy End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45" w:type="dxa"/>
                                                      <w:tcMar>
                                                        <w:top w:w="75" w:type="dxa"/>
                                                        <w:left w:w="15" w:type="dxa"/>
                                                        <w:bottom w:w="15" w:type="dxa"/>
                                                        <w:right w:w="15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jc w:val="right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ins w:id="18" w:author="Crombie, Sean D" w:date="2025-10-03T00:39:00Z" w16du:dateUtc="2025-10-02T14:39:00Z">
                                                        <w:r w:rsidRPr="002F1F48">
                                                          <w:rPr>
                                                            <w:bCs/>
                                                          </w:rPr>
                                                          <w:t>{{DD MMM YYYY}}</w:t>
                                                        </w:r>
                                                      </w:ins>
                                                      <w:del w:id="19" w:author="Crombie, Sean D" w:date="2025-10-03T00:39:00Z" w16du:dateUtc="2025-10-02T14:39:00Z">
                                                        <w:r w:rsidDel="00D94112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  <w:delText>10 May 2024</w:delText>
                                                        </w:r>
                                                      </w:del>
                                                    </w:p>
                                                  </w:tc>
                                                </w:tr>
                                                <w:tr w:rsidR="00376C77">
                                                  <w:tc>
                                                    <w:tcPr>
                                                      <w:tcW w:w="3645" w:type="dxa"/>
                                                      <w:tcMar>
                                                        <w:top w:w="75" w:type="dxa"/>
                                                        <w:left w:w="15" w:type="dxa"/>
                                                        <w:bottom w:w="15" w:type="dxa"/>
                                                        <w:right w:w="15" w:type="dxa"/>
                                                      </w:tcMar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sz w:val="18"/>
                                                          <w:szCs w:val="18"/>
                                                        </w:rPr>
                                                        <w:t>Destinations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45" w:type="dxa"/>
                                                      <w:tcMar>
                                                        <w:top w:w="75" w:type="dxa"/>
                                                        <w:left w:w="15" w:type="dxa"/>
                                                        <w:bottom w:w="15" w:type="dxa"/>
                                                        <w:right w:w="15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376C77" w:rsidRPr="00D94D09" w:rsidRDefault="00376C77">
                                                      <w:pPr>
                                                        <w:keepNext/>
                                                        <w:keepLines/>
                                                        <w:jc w:val="right"/>
                                                        <w:rPr>
                                                          <w:ins w:id="20" w:author="Crombie, Sean D" w:date="2025-10-03T00:41:00Z" w16du:dateUtc="2025-10-02T14:41:00Z"/>
                                                          <w:bCs/>
                                                          <w:rPrChange w:id="21" w:author="Crombie, Sean D" w:date="2025-10-03T00:41:00Z" w16du:dateUtc="2025-10-02T14:41:00Z">
                                                            <w:rPr>
                                                              <w:ins w:id="22" w:author="Crombie, Sean D" w:date="2025-10-03T00:41:00Z" w16du:dateUtc="2025-10-02T14:41:00Z"/>
                                                              <w:b/>
                                                            </w:rPr>
                                                          </w:rPrChange>
                                                        </w:rPr>
                                                        <w:pPrChange w:id="23" w:author="Crombie, Sean D" w:date="2025-10-03T00:42:00Z" w16du:dateUtc="2025-10-02T14:42:00Z">
                                                          <w:pPr>
                                                            <w:keepNext/>
                                                            <w:keepLines/>
                                                          </w:pPr>
                                                        </w:pPrChange>
                                                      </w:pPr>
                                                      <w:ins w:id="24" w:author="Crombie, Sean D" w:date="2025-10-03T00:41:00Z" w16du:dateUtc="2025-10-02T14:41:00Z">
                                                        <w:r w:rsidRPr="00D94D09">
                                                          <w:rPr>
                                                            <w:bCs/>
                                                            <w:rPrChange w:id="25" w:author="Crombie, Sean D" w:date="2025-10-03T00:41:00Z" w16du:dateUtc="2025-10-02T14:41:00Z">
                                                              <w:rPr>
                                                                <w:b/>
                                                              </w:rPr>
                                                            </w:rPrChange>
                                                          </w:rPr>
                                                          <w:t>{{Destination}} {{Destination}}</w:t>
                                                        </w:r>
                                                      </w:ins>
                                                    </w:p>
                                                    <w:p w:rsidR="00376C77" w:rsidRPr="00D94D09" w:rsidRDefault="00376C77">
                                                      <w:pPr>
                                                        <w:keepNext/>
                                                        <w:keepLines/>
                                                        <w:jc w:val="right"/>
                                                        <w:rPr>
                                                          <w:ins w:id="26" w:author="Crombie, Sean D" w:date="2025-10-03T00:41:00Z" w16du:dateUtc="2025-10-02T14:41:00Z"/>
                                                          <w:bCs/>
                                                          <w:rPrChange w:id="27" w:author="Crombie, Sean D" w:date="2025-10-03T00:41:00Z" w16du:dateUtc="2025-10-02T14:41:00Z">
                                                            <w:rPr>
                                                              <w:ins w:id="28" w:author="Crombie, Sean D" w:date="2025-10-03T00:41:00Z" w16du:dateUtc="2025-10-02T14:41:00Z"/>
                                                              <w:b/>
                                                            </w:rPr>
                                                          </w:rPrChange>
                                                        </w:rPr>
                                                        <w:pPrChange w:id="29" w:author="Crombie, Sean D" w:date="2025-10-03T00:42:00Z" w16du:dateUtc="2025-10-02T14:42:00Z">
                                                          <w:pPr>
                                                            <w:keepNext/>
                                                            <w:keepLines/>
                                                          </w:pPr>
                                                        </w:pPrChange>
                                                      </w:pPr>
                                                      <w:ins w:id="30" w:author="Crombie, Sean D" w:date="2025-10-03T00:41:00Z" w16du:dateUtc="2025-10-02T14:41:00Z">
                                                        <w:r w:rsidRPr="00D94D09">
                                                          <w:rPr>
                                                            <w:bCs/>
                                                            <w:rPrChange w:id="31" w:author="Crombie, Sean D" w:date="2025-10-03T00:41:00Z" w16du:dateUtc="2025-10-02T14:41:00Z">
                                                              <w:rPr>
                                                                <w:b/>
                                                              </w:rPr>
                                                            </w:rPrChange>
                                                          </w:rPr>
                                                          <w:t>{{Destination}} {{Destination}}</w:t>
                                                        </w:r>
                                                      </w:ins>
                                                    </w:p>
                                                    <w:p w:rsidR="00376C77" w:rsidRPr="00D94D09" w:rsidRDefault="00376C77">
                                                      <w:pPr>
                                                        <w:keepNext/>
                                                        <w:keepLines/>
                                                        <w:jc w:val="right"/>
                                                        <w:rPr>
                                                          <w:ins w:id="32" w:author="Crombie, Sean D" w:date="2025-10-03T00:41:00Z" w16du:dateUtc="2025-10-02T14:41:00Z"/>
                                                          <w:bCs/>
                                                          <w:rPrChange w:id="33" w:author="Crombie, Sean D" w:date="2025-10-03T00:41:00Z" w16du:dateUtc="2025-10-02T14:41:00Z">
                                                            <w:rPr>
                                                              <w:ins w:id="34" w:author="Crombie, Sean D" w:date="2025-10-03T00:41:00Z" w16du:dateUtc="2025-10-02T14:41:00Z"/>
                                                              <w:b/>
                                                            </w:rPr>
                                                          </w:rPrChange>
                                                        </w:rPr>
                                                        <w:pPrChange w:id="35" w:author="Crombie, Sean D" w:date="2025-10-03T00:42:00Z" w16du:dateUtc="2025-10-02T14:42:00Z">
                                                          <w:pPr>
                                                            <w:keepNext/>
                                                            <w:keepLines/>
                                                          </w:pPr>
                                                        </w:pPrChange>
                                                      </w:pPr>
                                                      <w:ins w:id="36" w:author="Crombie, Sean D" w:date="2025-10-03T00:41:00Z" w16du:dateUtc="2025-10-02T14:41:00Z">
                                                        <w:r w:rsidRPr="00D94D09">
                                                          <w:rPr>
                                                            <w:bCs/>
                                                            <w:rPrChange w:id="37" w:author="Crombie, Sean D" w:date="2025-10-03T00:41:00Z" w16du:dateUtc="2025-10-02T14:41:00Z">
                                                              <w:rPr>
                                                                <w:b/>
                                                              </w:rPr>
                                                            </w:rPrChange>
                                                          </w:rPr>
                                                          <w:t>{{Destination}} {{Destination}}</w:t>
                                                        </w:r>
                                                      </w:ins>
                                                    </w:p>
                                                    <w:p w:rsidR="00376C77" w:rsidRPr="00D94D09" w:rsidRDefault="00376C77">
                                                      <w:pPr>
                                                        <w:keepNext/>
                                                        <w:keepLines/>
                                                        <w:jc w:val="right"/>
                                                        <w:rPr>
                                                          <w:ins w:id="38" w:author="Crombie, Sean D" w:date="2025-10-03T00:41:00Z" w16du:dateUtc="2025-10-02T14:41:00Z"/>
                                                          <w:bCs/>
                                                          <w:rPrChange w:id="39" w:author="Crombie, Sean D" w:date="2025-10-03T00:41:00Z" w16du:dateUtc="2025-10-02T14:41:00Z">
                                                            <w:rPr>
                                                              <w:ins w:id="40" w:author="Crombie, Sean D" w:date="2025-10-03T00:41:00Z" w16du:dateUtc="2025-10-02T14:41:00Z"/>
                                                              <w:b/>
                                                            </w:rPr>
                                                          </w:rPrChange>
                                                        </w:rPr>
                                                        <w:pPrChange w:id="41" w:author="Crombie, Sean D" w:date="2025-10-03T00:42:00Z" w16du:dateUtc="2025-10-02T14:42:00Z">
                                                          <w:pPr>
                                                            <w:keepNext/>
                                                            <w:keepLines/>
                                                          </w:pPr>
                                                        </w:pPrChange>
                                                      </w:pPr>
                                                      <w:ins w:id="42" w:author="Crombie, Sean D" w:date="2025-10-03T00:41:00Z" w16du:dateUtc="2025-10-02T14:41:00Z">
                                                        <w:r w:rsidRPr="00D94D09">
                                                          <w:rPr>
                                                            <w:bCs/>
                                                            <w:rPrChange w:id="43" w:author="Crombie, Sean D" w:date="2025-10-03T00:41:00Z" w16du:dateUtc="2025-10-02T14:41:00Z">
                                                              <w:rPr>
                                                                <w:b/>
                                                              </w:rPr>
                                                            </w:rPrChange>
                                                          </w:rPr>
                                                          <w:t>{{Destination}} {{Destination}}</w:t>
                                                        </w:r>
                                                      </w:ins>
                                                    </w:p>
                                                    <w:p w:rsidR="00376C77" w:rsidRPr="00D94D09" w:rsidRDefault="00376C77">
                                                      <w:pPr>
                                                        <w:keepNext/>
                                                        <w:keepLines/>
                                                        <w:jc w:val="right"/>
                                                        <w:rPr>
                                                          <w:ins w:id="44" w:author="Crombie, Sean D" w:date="2025-10-03T00:41:00Z" w16du:dateUtc="2025-10-02T14:41:00Z"/>
                                                          <w:bCs/>
                                                          <w:rPrChange w:id="45" w:author="Crombie, Sean D" w:date="2025-10-03T00:41:00Z" w16du:dateUtc="2025-10-02T14:41:00Z">
                                                            <w:rPr>
                                                              <w:ins w:id="46" w:author="Crombie, Sean D" w:date="2025-10-03T00:41:00Z" w16du:dateUtc="2025-10-02T14:41:00Z"/>
                                                              <w:b/>
                                                            </w:rPr>
                                                          </w:rPrChange>
                                                        </w:rPr>
                                                        <w:pPrChange w:id="47" w:author="Crombie, Sean D" w:date="2025-10-03T00:42:00Z" w16du:dateUtc="2025-10-02T14:42:00Z">
                                                          <w:pPr>
                                                            <w:keepNext/>
                                                            <w:keepLines/>
                                                          </w:pPr>
                                                        </w:pPrChange>
                                                      </w:pPr>
                                                      <w:ins w:id="48" w:author="Crombie, Sean D" w:date="2025-10-03T00:41:00Z" w16du:dateUtc="2025-10-02T14:41:00Z">
                                                        <w:r w:rsidRPr="00D94D09">
                                                          <w:rPr>
                                                            <w:bCs/>
                                                            <w:rPrChange w:id="49" w:author="Crombie, Sean D" w:date="2025-10-03T00:41:00Z" w16du:dateUtc="2025-10-02T14:41:00Z">
                                                              <w:rPr>
                                                                <w:b/>
                                                              </w:rPr>
                                                            </w:rPrChange>
                                                          </w:rPr>
                                                          <w:t xml:space="preserve">{{Destination}} {{Destination}} </w:t>
                                                        </w:r>
                                                      </w:ins>
                                                    </w:p>
                                                    <w:p w:rsidR="00376C77" w:rsidRPr="00D94D09" w:rsidRDefault="00376C77">
                                                      <w:pPr>
                                                        <w:keepNext/>
                                                        <w:keepLines/>
                                                        <w:jc w:val="right"/>
                                                        <w:rPr>
                                                          <w:ins w:id="50" w:author="Crombie, Sean D" w:date="2025-10-03T00:41:00Z" w16du:dateUtc="2025-10-02T14:41:00Z"/>
                                                          <w:bCs/>
                                                        </w:rPr>
                                                        <w:pPrChange w:id="51" w:author="Crombie, Sean D" w:date="2025-10-03T00:42:00Z" w16du:dateUtc="2025-10-02T14:42:00Z">
                                                          <w:pPr>
                                                            <w:keepNext/>
                                                            <w:keepLines/>
                                                          </w:pPr>
                                                        </w:pPrChange>
                                                      </w:pPr>
                                                      <w:ins w:id="52" w:author="Crombie, Sean D" w:date="2025-10-03T00:41:00Z" w16du:dateUtc="2025-10-02T14:41:00Z">
                                                        <w:r w:rsidRPr="00D94D09">
                                                          <w:rPr>
                                                            <w:bCs/>
                                                            <w:color w:val="7030A0"/>
                                                          </w:rPr>
                                                          <w:t>or</w:t>
                                                        </w:r>
                                                        <w:r w:rsidRPr="00D94D09">
                                                          <w:rPr>
                                                            <w:bCs/>
                                                          </w:rPr>
                                                          <w:t xml:space="preserve"> </w:t>
                                                        </w:r>
                                                      </w:ins>
                                                    </w:p>
                                                    <w:p w:rsidR="00376C77" w:rsidRDefault="00376C77" w:rsidP="00D94D09">
                                                      <w:pPr>
                                                        <w:jc w:val="right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ins w:id="53" w:author="Crombie, Sean D" w:date="2025-10-03T00:41:00Z" w16du:dateUtc="2025-10-02T14:41:00Z">
                                                        <w:r w:rsidRPr="00D94D09">
                                                          <w:rPr>
                                                            <w:bCs/>
                                                          </w:rPr>
                                                          <w:t xml:space="preserve">Worldwide (except for </w:t>
                                                        </w:r>
                                                        <w:r w:rsidRPr="00D94D09">
                                                          <w:rPr>
                                                            <w:bCs/>
                                                          </w:rPr>
                                                          <w:fldChar w:fldCharType="begin"/>
                                                        </w:r>
                                                        <w:r w:rsidRPr="00D94D09">
                                                          <w:rPr>
                                                            <w:bCs/>
                                                          </w:rPr>
                                                          <w:instrText>HYPERLINK "about:blank" \h</w:instrText>
                                                        </w:r>
                                                        <w:r w:rsidRPr="00D94D09">
                                                          <w:rPr>
                                                            <w:bCs/>
                                                          </w:rPr>
                                                        </w:r>
                                                        <w:r w:rsidRPr="00D94D09">
                                                          <w:rPr>
                                                            <w:bCs/>
                                                          </w:rPr>
                                                          <w:fldChar w:fldCharType="separate"/>
                                                        </w:r>
                                                        <w:r w:rsidRPr="00D94D09">
                                                          <w:rPr>
                                                            <w:bCs/>
                                                            <w:color w:val="FF0000"/>
                                                            <w:u w:val="single"/>
                                                          </w:rPr>
                                                          <w:t>excluded destinations</w:t>
                                                        </w:r>
                                                        <w:r w:rsidRPr="00D94D09">
                                                          <w:rPr>
                                                            <w:bCs/>
                                                          </w:rPr>
                                                          <w:fldChar w:fldCharType="end"/>
                                                        </w:r>
                                                        <w:r w:rsidRPr="00D94D09">
                                                          <w:rPr>
                                                            <w:bCs/>
                                                            <w:color w:val="FF0000"/>
                                                          </w:rPr>
                                                          <w:t>)</w:t>
                                                        </w:r>
                                                      </w:ins>
                                                      <w:del w:id="54" w:author="Crombie, Sean D" w:date="2025-10-03T00:41:00Z" w16du:dateUtc="2025-10-02T14:41:00Z">
                                                        <w:r w:rsidDel="00AF483A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  <w:delText>AUSTRALIA, NEW ZEALAND</w:delText>
                                                        </w:r>
                                                      </w:del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18"/>
                                                          <w:szCs w:val="18"/>
                                                        </w:rPr>
                                                        <w:t xml:space="preserve"> 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376C77">
                                                  <w:tc>
                                                    <w:tcPr>
                                                      <w:tcW w:w="3645" w:type="dxa"/>
                                                      <w:tcMar>
                                                        <w:top w:w="75" w:type="dxa"/>
                                                        <w:left w:w="15" w:type="dxa"/>
                                                        <w:bottom w:w="15" w:type="dxa"/>
                                                        <w:right w:w="15" w:type="dxa"/>
                                                      </w:tcMar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sz w:val="18"/>
                                                          <w:szCs w:val="18"/>
                                                        </w:rPr>
                                                        <w:t>Issued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45" w:type="dxa"/>
                                                      <w:tcMar>
                                                        <w:top w:w="75" w:type="dxa"/>
                                                        <w:left w:w="15" w:type="dxa"/>
                                                        <w:bottom w:w="15" w:type="dxa"/>
                                                        <w:right w:w="15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jc w:val="right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ins w:id="55" w:author="Crombie, Sean D" w:date="2025-10-03T00:45:00Z" w16du:dateUtc="2025-10-02T14:45:00Z">
                                                        <w:r w:rsidRPr="006427C0">
                                                          <w:rPr>
                                                            <w:bCs/>
                                                            <w:rPrChange w:id="56" w:author="Crombie, Sean D" w:date="2025-10-03T00:45:00Z" w16du:dateUtc="2025-10-02T14:45:00Z">
                                                              <w:rPr>
                                                                <w:b/>
                                                              </w:rPr>
                                                            </w:rPrChange>
                                                          </w:rPr>
                                                          <w:t>{{DD MMM YYYY}}</w:t>
                                                        </w:r>
                                                      </w:ins>
                                                      <w:del w:id="57" w:author="Crombie, Sean D" w:date="2025-10-03T00:45:00Z" w16du:dateUtc="2025-10-02T14:45:00Z">
                                                        <w:r w:rsidDel="000E59EA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  <w:delText>09 Oct 2023 UTC</w:delText>
                                                        </w:r>
                                                      </w:del>
                                                    </w:p>
                                                  </w:tc>
                                                </w:tr>
                                                <w:tr w:rsidR="00376C77">
                                                  <w:tc>
                                                    <w:tcPr>
                                                      <w:tcW w:w="3645" w:type="dxa"/>
                                                      <w:tcMar>
                                                        <w:top w:w="75" w:type="dxa"/>
                                                        <w:left w:w="15" w:type="dxa"/>
                                                        <w:bottom w:w="15" w:type="dxa"/>
                                                        <w:right w:w="15" w:type="dxa"/>
                                                      </w:tcMar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sz w:val="18"/>
                                                          <w:szCs w:val="18"/>
                                                        </w:rPr>
                                                        <w:t>Qantas Frequent Flyer number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45" w:type="dxa"/>
                                                      <w:tcMar>
                                                        <w:top w:w="75" w:type="dxa"/>
                                                        <w:left w:w="15" w:type="dxa"/>
                                                        <w:bottom w:w="15" w:type="dxa"/>
                                                        <w:right w:w="15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jc w:val="right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ins w:id="58" w:author="Crombie, Sean D" w:date="2025-10-03T00:46:00Z" w16du:dateUtc="2025-10-02T14:46:00Z">
                                                        <w:r w:rsidRPr="008B7B9D">
                                                          <w:rPr>
                                                            <w:bCs/>
                                                            <w:rPrChange w:id="59" w:author="Crombie, Sean D" w:date="2025-10-03T00:46:00Z" w16du:dateUtc="2025-10-02T14:46:00Z">
                                                              <w:rPr>
                                                                <w:b/>
                                                              </w:rPr>
                                                            </w:rPrChange>
                                                          </w:rPr>
                                                          <w:t>{{QFF Number}}</w:t>
                                                        </w:r>
                                                        <w:r w:rsidRPr="008B7B9D" w:rsidDel="006427C0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bCs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  <w:t xml:space="preserve"> </w:t>
                                                        </w:r>
                                                      </w:ins>
                                                      <w:del w:id="60" w:author="Crombie, Sean D" w:date="2025-10-03T00:45:00Z" w16du:dateUtc="2025-10-02T14:45:00Z">
                                                        <w:r w:rsidDel="006427C0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  <w:delText>6142177</w:delText>
                                                        </w:r>
                                                      </w:del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376C77" w:rsidRDefault="00376C77">
                                                <w:pPr>
                                                  <w:rPr>
                                                    <w:rFonts w:ascii="Times New Roman" w:eastAsia="Times New Roman" w:hAnsi="Times New Roman" w:cs="Times New Roman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376C77" w:rsidRDefault="00376C77">
                                          <w:pPr>
                                            <w:rPr>
                                              <w:rFonts w:ascii="Times New Roman" w:eastAsia="Times New Roman" w:hAnsi="Times New Roman" w:cs="Times New Roman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376C77" w:rsidRDefault="00376C77">
                                    <w:pPr>
                                      <w:rPr>
                                        <w:rFonts w:ascii="Helvetica Neue" w:eastAsia="Helvetica Neue" w:hAnsi="Helvetica Neue" w:cs="Helvetica Neue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Style w:val="affffffffffff8"/>
                                      <w:tblW w:w="8040" w:type="dxa"/>
                                      <w:jc w:val="center"/>
                                      <w:tblLayout w:type="fixed"/>
                                      <w:tblLook w:val="0400" w:firstRow="0" w:lastRow="0" w:firstColumn="0" w:lastColumn="0" w:noHBand="0" w:noVBand="1"/>
                                    </w:tblPr>
                                    <w:tblGrid>
                                      <w:gridCol w:w="8040"/>
                                    </w:tblGrid>
                                    <w:tr w:rsidR="00376C77">
                                      <w:trPr>
                                        <w:jc w:val="center"/>
                                      </w:trPr>
                                      <w:tc>
                                        <w:tcPr>
                                          <w:tcW w:w="8040" w:type="dxa"/>
                                          <w:tcMar>
                                            <w:top w:w="24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bottom"/>
                                        </w:tcPr>
                                        <w:p w:rsidR="00376C77" w:rsidRDefault="00376C77">
                                          <w:pPr>
                                            <w:widowControl w:val="0"/>
                                            <w:pBdr>
                                              <w:top w:val="nil"/>
                                              <w:left w:val="nil"/>
                                              <w:bottom w:val="nil"/>
                                              <w:right w:val="nil"/>
                                              <w:between w:val="nil"/>
                                            </w:pBdr>
                                            <w:spacing w:line="276" w:lineRule="auto"/>
                                            <w:rPr>
                                              <w:rFonts w:ascii="Helvetica Neue" w:eastAsia="Helvetica Neue" w:hAnsi="Helvetica Neue" w:cs="Helvetica Neue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Style w:val="affffffffffff9"/>
                                            <w:tblW w:w="8040" w:type="dxa"/>
                                            <w:tblLayout w:type="fixed"/>
                                            <w:tblLook w:val="0400" w:firstRow="0" w:lastRow="0" w:firstColumn="0" w:lastColumn="0" w:noHBand="0" w:noVBand="1"/>
                                          </w:tblPr>
                                          <w:tblGrid>
                                            <w:gridCol w:w="8040"/>
                                          </w:tblGrid>
                                          <w:tr w:rsidR="00376C77">
                                            <w:tc>
                                              <w:tcPr>
                                                <w:tcW w:w="8040" w:type="dxa"/>
                                                <w:tcMar>
                                                  <w:top w:w="0" w:type="dxa"/>
                                                  <w:left w:w="0" w:type="dxa"/>
                                                  <w:bottom w:w="150" w:type="dxa"/>
                                                  <w:right w:w="0" w:type="dxa"/>
                                                </w:tcMar>
                                                <w:vAlign w:val="bottom"/>
                                              </w:tcPr>
                                              <w:p w:rsidR="00376C77" w:rsidRDefault="00376C77">
                                                <w:pPr>
                                                  <w:jc w:val="center"/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"/>
                                                    <w:szCs w:val="2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Helvetica Neue" w:eastAsia="Helvetica Neue" w:hAnsi="Helvetica Neue" w:cs="Helvetica Neue"/>
                                                    <w:noProof/>
                                                    <w:sz w:val="2"/>
                                                    <w:szCs w:val="2"/>
                                                  </w:rPr>
                                                  <w:drawing>
                                                    <wp:inline distT="0" distB="0" distL="0" distR="0" wp14:anchorId="0A8F091E" wp14:editId="07777777">
                                                      <wp:extent cx="349250" cy="349250"/>
                                                      <wp:effectExtent l="0" t="0" r="0" b="0"/>
                                                      <wp:docPr id="136" name="image6.png"/>
                                                      <wp:cNvGraphicFramePr/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0" name="image6.png"/>
                                                              <pic:cNvPicPr preferRelativeResize="0"/>
                                                            </pic:nvPicPr>
                                                            <pic:blipFill>
                                                              <a:blip r:embed="rId18"/>
                                                              <a:srcRect/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49250" cy="34925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ln/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376C77" w:rsidRDefault="00376C77">
                                          <w:pPr>
                                            <w:rPr>
                                              <w:rFonts w:ascii="Times New Roman" w:eastAsia="Times New Roman" w:hAnsi="Times New Roman" w:cs="Times New Roman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376C77" w:rsidRDefault="00376C77">
                                    <w:pPr>
                                      <w:widowControl w:val="0"/>
                                      <w:pBdr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between w:val="nil"/>
                                      </w:pBdr>
                                      <w:spacing w:line="276" w:lineRule="auto"/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</w:pPr>
                                  </w:p>
                                  <w:tbl>
                                    <w:tblPr>
                                      <w:tblStyle w:val="affffffffffffa"/>
                                      <w:tblW w:w="8040" w:type="dxa"/>
                                      <w:tblLayout w:type="fixed"/>
                                      <w:tblLook w:val="0400" w:firstRow="0" w:lastRow="0" w:firstColumn="0" w:lastColumn="0" w:noHBand="0" w:noVBand="1"/>
                                    </w:tblPr>
                                    <w:tblGrid>
                                      <w:gridCol w:w="8040"/>
                                    </w:tblGrid>
                                    <w:tr w:rsidR="00376C77" w:rsidTr="334FE78C">
                                      <w:tc>
                                        <w:tcPr>
                                          <w:tcW w:w="8040" w:type="dxa"/>
                                          <w:tcMar>
                                            <w:top w:w="15" w:type="dxa"/>
                                            <w:left w:w="15" w:type="dxa"/>
                                            <w:bottom w:w="420" w:type="dxa"/>
                                            <w:right w:w="15" w:type="dxa"/>
                                          </w:tcMar>
                                          <w:vAlign w:val="bottom"/>
                                        </w:tcPr>
                                        <w:p w:rsidR="00376C77" w:rsidRDefault="00376C77">
                                          <w:pPr>
                                            <w:jc w:val="center"/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 w:rsidRPr="334FE78C">
                                            <w:rPr>
                                              <w:rFonts w:ascii="Helvetica Neue" w:eastAsia="Helvetica Neue" w:hAnsi="Helvetica Neue" w:cs="Helvetica Neue"/>
                                              <w:i/>
                                              <w:iCs/>
                                              <w:sz w:val="21"/>
                                              <w:szCs w:val="21"/>
                                            </w:rPr>
                                            <w:t>Remember</w:t>
                                          </w:r>
                                          <w:r w:rsidRPr="334FE78C"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>, you can cancel your policy for a full refund within 21 days</w:t>
                                          </w:r>
                                          <w:ins w:id="61" w:author="Eakins, Nicola" w:date="2025-10-02T06:51:00Z">
                                            <w:r w:rsidRPr="334FE78C"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t xml:space="preserve"> </w:t>
                                            </w:r>
                                            <w:commentRangeStart w:id="62"/>
                                            <w:r w:rsidRPr="334FE78C"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t>of purchase</w:t>
                                            </w:r>
                                          </w:ins>
                                          <w:r w:rsidRPr="334FE78C"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>,</w:t>
                                          </w:r>
                                          <w:commentRangeEnd w:id="62"/>
                                          <w:r w:rsidRPr="334FE78C">
                                            <w:rPr>
                                              <w:rStyle w:val="CommentReference"/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commentReference w:id="62"/>
                                          </w:r>
                                          <w:r w:rsidRPr="334FE78C"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 </w:t>
                                          </w:r>
                                          <w:proofErr w:type="gramStart"/>
                                          <w:r w:rsidRPr="334FE78C"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>as long as</w:t>
                                          </w:r>
                                          <w:proofErr w:type="gramEnd"/>
                                          <w:r w:rsidRPr="334FE78C"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 you have not started your trip or made any claims.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376C77" w:rsidRDefault="00376C77">
                                    <w:pPr>
                                      <w:rPr>
                                        <w:rFonts w:ascii="Helvetica Neue" w:eastAsia="Helvetica Neue" w:hAnsi="Helvetica Neue" w:cs="Helvetica Neue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Style w:val="affffffffffffb"/>
                                      <w:tblW w:w="8040" w:type="dxa"/>
                                      <w:tblBorders>
                                        <w:top w:val="single" w:sz="6" w:space="0" w:color="A0E0DF"/>
                                        <w:left w:val="single" w:sz="6" w:space="0" w:color="A0E0DF"/>
                                        <w:bottom w:val="single" w:sz="6" w:space="0" w:color="A0E0DF"/>
                                        <w:right w:val="single" w:sz="6" w:space="0" w:color="A0E0DF"/>
                                      </w:tblBorders>
                                      <w:tblLayout w:type="fixed"/>
                                      <w:tblLook w:val="0400" w:firstRow="0" w:lastRow="0" w:firstColumn="0" w:lastColumn="0" w:noHBand="0" w:noVBand="1"/>
                                    </w:tblPr>
                                    <w:tblGrid>
                                      <w:gridCol w:w="8040"/>
                                    </w:tblGrid>
                                    <w:tr w:rsidR="00376C77" w:rsidTr="6629B4D9">
                                      <w:tc>
                                        <w:tcPr>
                                          <w:tcW w:w="8040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bottom"/>
                                        </w:tcPr>
                                        <w:p w:rsidR="00376C77" w:rsidRDefault="00376C77">
                                          <w:pPr>
                                            <w:widowControl w:val="0"/>
                                            <w:pBdr>
                                              <w:top w:val="nil"/>
                                              <w:left w:val="nil"/>
                                              <w:bottom w:val="nil"/>
                                              <w:right w:val="nil"/>
                                              <w:between w:val="nil"/>
                                            </w:pBdr>
                                            <w:spacing w:line="276" w:lineRule="auto"/>
                                            <w:rPr>
                                              <w:rFonts w:ascii="Helvetica Neue" w:eastAsia="Helvetica Neue" w:hAnsi="Helvetica Neue" w:cs="Helvetica Neue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Style w:val="affffffffffffc"/>
                                            <w:tblW w:w="8040" w:type="dxa"/>
                                            <w:tblLayout w:type="fixed"/>
                                            <w:tblLook w:val="0400" w:firstRow="0" w:lastRow="0" w:firstColumn="0" w:lastColumn="0" w:noHBand="0" w:noVBand="1"/>
                                          </w:tblPr>
                                          <w:tblGrid>
                                            <w:gridCol w:w="8040"/>
                                          </w:tblGrid>
                                          <w:tr w:rsidR="00376C77">
                                            <w:tc>
                                              <w:tcPr>
                                                <w:tcW w:w="8040" w:type="dxa"/>
                                                <w:shd w:val="clear" w:color="auto" w:fill="E9F9F9"/>
                                                <w:tcMar>
                                                  <w:top w:w="0" w:type="dxa"/>
                                                  <w:left w:w="0" w:type="dxa"/>
                                                  <w:bottom w:w="0" w:type="dxa"/>
                                                  <w:right w:w="0" w:type="dxa"/>
                                                </w:tcMar>
                                                <w:vAlign w:val="bottom"/>
                                              </w:tcPr>
                                              <w:p w:rsidR="00376C77" w:rsidRDefault="00376C77">
                                                <w:pPr>
                                                  <w:widowControl w:val="0"/>
                                                  <w:pBdr>
                                                    <w:top w:val="nil"/>
                                                    <w:left w:val="nil"/>
                                                    <w:bottom w:val="nil"/>
                                                    <w:right w:val="nil"/>
                                                    <w:between w:val="nil"/>
                                                  </w:pBdr>
                                                  <w:spacing w:line="276" w:lineRule="auto"/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d"/>
                                                  <w:tblW w:w="3691" w:type="dxa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3691"/>
                                                </w:tblGrid>
                                                <w:tr w:rsidR="00376C77">
                                                  <w:tc>
                                                    <w:tcPr>
                                                      <w:tcW w:w="3691" w:type="dxa"/>
                                                      <w:tcMar>
                                                        <w:top w:w="0" w:type="dxa"/>
                                                        <w:left w:w="0" w:type="dxa"/>
                                                        <w:bottom w:w="0" w:type="dxa"/>
                                                        <w:right w:w="0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widowControl w:val="0"/>
                                                        <w:pBdr>
                                                          <w:top w:val="nil"/>
                                                          <w:left w:val="nil"/>
                                                          <w:bottom w:val="nil"/>
                                                          <w:right w:val="nil"/>
                                                          <w:between w:val="nil"/>
                                                        </w:pBdr>
                                                        <w:spacing w:line="276" w:lineRule="auto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  <w:tbl>
                                                      <w:tblPr>
                                                        <w:tblStyle w:val="affffffffffffe"/>
                                                        <w:tblW w:w="3691" w:type="dxa"/>
                                                        <w:tblLayout w:type="fixed"/>
                                                        <w:tblLook w:val="0400" w:firstRow="0" w:lastRow="0" w:firstColumn="0" w:lastColumn="0" w:noHBand="0" w:noVBand="1"/>
                                                      </w:tblPr>
                                                      <w:tblGrid>
                                                        <w:gridCol w:w="3691"/>
                                                      </w:tblGrid>
                                                      <w:tr w:rsidR="00376C77">
                                                        <w:tc>
                                                          <w:tcPr>
                                                            <w:tcW w:w="3691" w:type="dxa"/>
                                                            <w:tcMar>
                                                              <w:top w:w="300" w:type="dxa"/>
                                                              <w:left w:w="375" w:type="dxa"/>
                                                              <w:bottom w:w="300" w:type="dxa"/>
                                                              <w:right w:w="375" w:type="dxa"/>
                                                            </w:tcMar>
                                                            <w:vAlign w:val="bottom"/>
                                                          </w:tcPr>
                                                          <w:p w:rsidR="00376C77" w:rsidRDefault="00376C77">
                                                            <w:pPr>
                                                              <w:widowControl w:val="0"/>
                                                              <w:pBdr>
                                                                <w:top w:val="nil"/>
                                                                <w:left w:val="nil"/>
                                                                <w:bottom w:val="nil"/>
                                                                <w:right w:val="nil"/>
                                                                <w:between w:val="nil"/>
                                                              </w:pBdr>
                                                              <w:spacing w:line="276" w:lineRule="auto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</w:p>
                                                          <w:tbl>
                                                            <w:tblPr>
                                                              <w:tblStyle w:val="afffffffffffff"/>
                                                              <w:tblW w:w="2941" w:type="dxa"/>
                                                              <w:jc w:val="center"/>
                                                              <w:tblLayout w:type="fixed"/>
                                                              <w:tblLook w:val="0400" w:firstRow="0" w:lastRow="0" w:firstColumn="0" w:lastColumn="0" w:noHBand="0" w:noVBand="1"/>
                                                            </w:tblPr>
                                                            <w:tblGrid>
                                                              <w:gridCol w:w="2941"/>
                                                            </w:tblGrid>
                                                            <w:tr w:rsidR="00376C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2941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0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376C77" w:rsidRDefault="00376C77">
                                                                  <w:pPr>
                                                                    <w:widowControl w:val="0"/>
                                                                    <w:pBdr>
                                                                      <w:top w:val="nil"/>
                                                                      <w:left w:val="nil"/>
                                                                      <w:bottom w:val="nil"/>
                                                                      <w:right w:val="nil"/>
                                                                      <w:between w:val="nil"/>
                                                                    </w:pBdr>
                                                                    <w:spacing w:line="276" w:lineRule="auto"/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24"/>
                                                                      <w:szCs w:val="24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tbl>
                                                                  <w:tblPr>
                                                                    <w:tblStyle w:val="afffffffffffff0"/>
                                                                    <w:tblW w:w="2941" w:type="dxa"/>
                                                                    <w:tblLayout w:type="fixed"/>
                                                                    <w:tblLook w:val="0400" w:firstRow="0" w:lastRow="0" w:firstColumn="0" w:lastColumn="0" w:noHBand="0" w:noVBand="1"/>
                                                                  </w:tblPr>
                                                                  <w:tblGrid>
                                                                    <w:gridCol w:w="600"/>
                                                                    <w:gridCol w:w="2341"/>
                                                                  </w:tblGrid>
                                                                  <w:tr w:rsidR="00376C77">
                                                                    <w:tc>
                                                                      <w:tcPr>
                                                                        <w:tcW w:w="600" w:type="dxa"/>
                                                                        <w:tcMar>
                                                                          <w:top w:w="0" w:type="dxa"/>
                                                                          <w:left w:w="0" w:type="dxa"/>
                                                                          <w:bottom w:w="0" w:type="dxa"/>
                                                                          <w:right w:w="150" w:type="dxa"/>
                                                                        </w:tcMar>
                                                                      </w:tcPr>
                                                                      <w:p w:rsidR="00376C77" w:rsidRDefault="00376C77">
                                                                        <w:pPr>
                                                                          <w:jc w:val="center"/>
                                                                          <w:rPr>
                                                                            <w:rFonts w:ascii="Helvetica Neue" w:eastAsia="Helvetica Neue" w:hAnsi="Helvetica Neue" w:cs="Helvetica Neue"/>
                                                                            <w:sz w:val="24"/>
                                                                            <w:szCs w:val="24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="Helvetica Neue" w:eastAsia="Helvetica Neue" w:hAnsi="Helvetica Neue" w:cs="Helvetica Neue"/>
                                                                            <w:noProof/>
                                                                            <w:sz w:val="24"/>
                                                                            <w:szCs w:val="24"/>
                                                                          </w:rPr>
                                                                          <w:drawing>
                                                                            <wp:inline distT="0" distB="0" distL="0" distR="0" wp14:anchorId="6BBCBA39" wp14:editId="07777777">
                                                                              <wp:extent cx="285750" cy="285750"/>
                                                                              <wp:effectExtent l="0" t="0" r="0" b="0"/>
                                                                              <wp:docPr id="135" name="image2.png"/>
                                                                              <wp:cNvGraphicFramePr/>
                                                                              <a:graphic xmlns:a="http://schemas.openxmlformats.org/drawingml/2006/main">
                                                                                <a:graphicData uri="http://schemas.openxmlformats.org/drawingml/2006/picture">
                                                                                  <pic:pic xmlns:pic="http://schemas.openxmlformats.org/drawingml/2006/picture">
                                                                                    <pic:nvPicPr>
                                                                                      <pic:cNvPr id="0" name="image2.png"/>
                                                                                      <pic:cNvPicPr preferRelativeResize="0"/>
                                                                                    </pic:nvPicPr>
                                                                                    <pic:blipFill>
                                                                                      <a:blip r:embed="rId19"/>
                                                                                      <a:srcRect/>
                                                                                      <a:stretch>
                                                                                        <a:fillRect/>
                                                                                      </a:stretch>
                                                                                    </pic:blipFill>
                                                                                    <pic:spPr>
                                                                                      <a:xfrm>
                                                                                        <a:off x="0" y="0"/>
                                                                                        <a:ext cx="285750" cy="285750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ln/>
                                                                                    </pic:spPr>
                                                                                  </pic:pic>
                                                                                </a:graphicData>
                                                                              </a:graphic>
                                                                            </wp:inline>
                                                                          </w:drawing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341" w:type="dxa"/>
                                                                        <w:tcMar>
                                                                          <w:top w:w="0" w:type="dxa"/>
                                                                          <w:left w:w="0" w:type="dxa"/>
                                                                          <w:bottom w:w="0" w:type="dxa"/>
                                                                          <w:right w:w="0" w:type="dxa"/>
                                                                        </w:tcMar>
                                                                        <w:vAlign w:val="center"/>
                                                                      </w:tcPr>
                                                                      <w:p w:rsidR="00376C77" w:rsidRDefault="00376C77">
                                                                        <w:pPr>
                                                                          <w:widowControl w:val="0"/>
                                                                          <w:pBdr>
                                                                            <w:top w:val="nil"/>
                                                                            <w:left w:val="nil"/>
                                                                            <w:bottom w:val="nil"/>
                                                                            <w:right w:val="nil"/>
                                                                            <w:between w:val="nil"/>
                                                                          </w:pBdr>
                                                                          <w:spacing w:line="276" w:lineRule="auto"/>
                                                                          <w:rPr>
                                                                            <w:rFonts w:ascii="Helvetica Neue" w:eastAsia="Helvetica Neue" w:hAnsi="Helvetica Neue" w:cs="Helvetica Neue"/>
                                                                            <w:sz w:val="24"/>
                                                                            <w:szCs w:val="24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tbl>
                                                                        <w:tblPr>
                                                                          <w:tblStyle w:val="afffffffffffff1"/>
                                                                          <w:tblW w:w="2341" w:type="dxa"/>
                                                                          <w:tblLayout w:type="fixed"/>
                                                                          <w:tblLook w:val="0400" w:firstRow="0" w:lastRow="0" w:firstColumn="0" w:lastColumn="0" w:noHBand="0" w:noVBand="1"/>
                                                                        </w:tblPr>
                                                                        <w:tblGrid>
                                                                          <w:gridCol w:w="2341"/>
                                                                        </w:tblGrid>
                                                                        <w:tr w:rsidR="00376C77">
                                                                          <w:tc>
                                                                            <w:tcPr>
                                                                              <w:tcW w:w="2341" w:type="dxa"/>
                                                                              <w:tcMar>
                                                                                <w:top w:w="0" w:type="dxa"/>
                                                                                <w:left w:w="0" w:type="dxa"/>
                                                                                <w:bottom w:w="0" w:type="dxa"/>
                                                                                <w:right w:w="0" w:type="dxa"/>
                                                                              </w:tcMar>
                                                                              <w:vAlign w:val="center"/>
                                                                            </w:tcPr>
                                                                            <w:p w:rsidR="00376C77" w:rsidRDefault="00376C77">
                                                                              <w:pPr>
                                                                                <w:rPr>
                                                                                  <w:rFonts w:ascii="Helvetica Neue" w:eastAsia="Helvetica Neue" w:hAnsi="Helvetica Neue" w:cs="Helvetica Neue"/>
                                                                                  <w:b/>
                                                                                  <w:color w:val="323232"/>
                                                                                  <w:sz w:val="27"/>
                                                                                  <w:szCs w:val="27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Helvetica Neue" w:eastAsia="Helvetica Neue" w:hAnsi="Helvetica Neue" w:cs="Helvetica Neue"/>
                                                                                  <w:b/>
                                                                                  <w:color w:val="323232"/>
                                                                                  <w:sz w:val="27"/>
                                                                                  <w:szCs w:val="27"/>
                                                                                </w:rPr>
                                                                                <w:t xml:space="preserve">We’re here to help 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</w:tr>
                                                                      </w:tbl>
                                                                      <w:p w:rsidR="00376C77" w:rsidRDefault="00376C77">
                                                                        <w:pPr>
                                                                          <w:rPr>
                                                                            <w:rFonts w:ascii="Times New Roman" w:eastAsia="Times New Roman" w:hAnsi="Times New Roman" w:cs="Times New Roman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 w:rsidR="00376C77" w:rsidRDefault="00376C77">
                                                                  <w:pPr>
                                                                    <w:rPr>
                                                                      <w:rFonts w:ascii="Times New Roman" w:eastAsia="Times New Roman" w:hAnsi="Times New Roman" w:cs="Times New Roman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="00376C77" w:rsidRDefault="00376C77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Times New Roman" w:eastAsia="Times New Roman" w:hAnsi="Times New Roman" w:cs="Times New Roma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="00376C77" w:rsidRDefault="00376C77">
                                                      <w:pPr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376C77" w:rsidRDefault="00376C77">
                                                <w:pPr>
                                                  <w:rPr>
                                                    <w:rFonts w:ascii="Times New Roman" w:eastAsia="Times New Roman" w:hAnsi="Times New Roman" w:cs="Times New Roman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376C77" w:rsidRDefault="00376C77">
                                          <w:pPr>
                                            <w:rPr>
                                              <w:rFonts w:ascii="Helvetica Neue" w:eastAsia="Helvetica Neue" w:hAnsi="Helvetica Neue" w:cs="Helvetica Neue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Style w:val="afffffffffffff2"/>
                                            <w:tblW w:w="8040" w:type="dxa"/>
                                            <w:tblLayout w:type="fixed"/>
                                            <w:tblLook w:val="0400" w:firstRow="0" w:lastRow="0" w:firstColumn="0" w:lastColumn="0" w:noHBand="0" w:noVBand="1"/>
                                          </w:tblPr>
                                          <w:tblGrid>
                                            <w:gridCol w:w="8040"/>
                                          </w:tblGrid>
                                          <w:tr w:rsidR="00376C77" w:rsidTr="6629B4D9">
                                            <w:tc>
                                              <w:tcPr>
                                                <w:tcW w:w="8040" w:type="dxa"/>
                                                <w:tcMar>
                                                  <w:top w:w="300" w:type="dxa"/>
                                                  <w:left w:w="375" w:type="dxa"/>
                                                  <w:bottom w:w="300" w:type="dxa"/>
                                                  <w:right w:w="375" w:type="dxa"/>
                                                </w:tcMar>
                                                <w:vAlign w:val="bottom"/>
                                              </w:tcPr>
                                              <w:p w:rsidR="00376C77" w:rsidRDefault="00376C77">
                                                <w:pPr>
                                                  <w:widowControl w:val="0"/>
                                                  <w:pBdr>
                                                    <w:top w:val="nil"/>
                                                    <w:left w:val="nil"/>
                                                    <w:bottom w:val="nil"/>
                                                    <w:right w:val="nil"/>
                                                    <w:between w:val="nil"/>
                                                  </w:pBdr>
                                                  <w:spacing w:line="276" w:lineRule="auto"/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3"/>
                                                  <w:tblW w:w="2112" w:type="dxa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2112"/>
                                                </w:tblGrid>
                                                <w:tr w:rsidR="00376C77">
                                                  <w:tc>
                                                    <w:tcPr>
                                                      <w:tcW w:w="2112" w:type="dxa"/>
                                                      <w:tcMar>
                                                        <w:top w:w="0" w:type="dxa"/>
                                                        <w:left w:w="0" w:type="dxa"/>
                                                        <w:bottom w:w="150" w:type="dxa"/>
                                                        <w:right w:w="0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color w:val="323232"/>
                                                          <w:sz w:val="21"/>
                                                          <w:szCs w:val="21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color w:val="323232"/>
                                                          <w:sz w:val="21"/>
                                                          <w:szCs w:val="21"/>
                                                        </w:rPr>
                                                        <w:t xml:space="preserve">Help with your policy 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376C77" w:rsidRDefault="00376C77">
                                                <w:pPr>
                                                  <w:widowControl w:val="0"/>
                                                  <w:pBdr>
                                                    <w:top w:val="nil"/>
                                                    <w:left w:val="nil"/>
                                                    <w:bottom w:val="nil"/>
                                                    <w:right w:val="nil"/>
                                                    <w:between w:val="nil"/>
                                                  </w:pBdr>
                                                  <w:spacing w:line="276" w:lineRule="auto"/>
                                                  <w:rPr>
                                                    <w:rFonts w:ascii="Helvetica Neue" w:eastAsia="Helvetica Neue" w:hAnsi="Helvetica Neue" w:cs="Helvetica Neue"/>
                                                    <w:b/>
                                                    <w:color w:val="323232"/>
                                                    <w:sz w:val="21"/>
                                                    <w:szCs w:val="21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4"/>
                                                  <w:tblW w:w="7290" w:type="dxa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7290"/>
                                                </w:tblGrid>
                                                <w:tr w:rsidR="00376C77" w:rsidTr="4B0D2824">
                                                  <w:tc>
                                                    <w:tcPr>
                                                      <w:tcW w:w="7290" w:type="dxa"/>
                                                      <w:tcMar>
                                                        <w:top w:w="15" w:type="dxa"/>
                                                        <w:left w:w="15" w:type="dxa"/>
                                                        <w:bottom w:w="420" w:type="dxa"/>
                                                        <w:right w:w="15" w:type="dxa"/>
                                                      </w:tcMar>
                                                      <w:vAlign w:val="bottom"/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18"/>
                                                          <w:szCs w:val="18"/>
                                                        </w:rPr>
                                                        <w:t>If you have any questions, or need help to change or cancel your policy</w:t>
                                                      </w:r>
                                                      <w:ins w:id="63" w:author="Crombie, Sean D" w:date="2025-10-03T00:55:00Z" w16du:dateUtc="2025-10-02T14:55:00Z">
                                                        <w:r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  <w:t>:</w:t>
                                                        </w:r>
                                                      </w:ins>
                                                      <w:del w:id="64" w:author="Crombie, Sean D" w:date="2025-10-03T00:55:00Z" w16du:dateUtc="2025-10-02T14:55:00Z">
                                                        <w:r w:rsidDel="00792C8C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  <w:delText>, please contact us.</w:delText>
                                                        </w:r>
                                                      </w:del>
                                                    </w:p>
                                                    <w:p w:rsidR="00376C77" w:rsidRDefault="00376C77">
                                                      <w:pP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</w:p>
                                                    <w:p w:rsidR="00376C77" w:rsidRDefault="00376C77">
                                                      <w:pP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del w:id="65" w:author="Raphaella Han" w:date="2025-11-26T01:18:00Z">
                                                        <w:r w:rsidRPr="4B0D2824" w:rsidDel="001A4198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  <w:delText xml:space="preserve">Note: If your travel dates change at all (including if your flight/s get rescheduled), please check that the Policy Start and End Dates above still match your travel plans. If they don’t, </w:delText>
                                                        </w:r>
                                                      </w:del>
                                                      <w:del w:id="66" w:author="Crombie, Sean D" w:date="2025-11-13T21:27:00Z">
                                                        <w:r w:rsidRPr="4B0D2824" w:rsidDel="001A4198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  <w:delText xml:space="preserve">simply </w:delText>
                                                        </w:r>
                                                      </w:del>
                                                      <w:ins w:id="67" w:author="Crombie, Sean D" w:date="2025-11-13T21:27:00Z">
                                                        <w:del w:id="68" w:author="Raphaella Han" w:date="2025-11-26T01:18:00Z">
                                                          <w:r w:rsidRPr="4B0D2824" w:rsidDel="00AC53EF">
                                                            <w:rPr>
                                                              <w:rFonts w:ascii="Helvetica Neue" w:eastAsia="Helvetica Neue" w:hAnsi="Helvetica Neue" w:cs="Helvetica Neue"/>
                                                              <w:sz w:val="18"/>
                                                              <w:szCs w:val="18"/>
                                                            </w:rPr>
                                                            <w:delText xml:space="preserve">please </w:delText>
                                                          </w:r>
                                                        </w:del>
                                                      </w:ins>
                                                      <w:del w:id="69" w:author="Raphaella Han" w:date="2025-11-26T01:18:00Z">
                                                        <w:r w:rsidRPr="4B0D2824" w:rsidDel="001A4198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  <w:delText>call or email us before your trip</w:delText>
                                                        </w:r>
                                                      </w:del>
                                                      <w:del w:id="70" w:author="Crombie, Sean D" w:date="2025-11-13T21:32:00Z">
                                                        <w:r w:rsidRPr="4B0D2824" w:rsidDel="001A4198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  <w:delText xml:space="preserve"> to ensure you’re covered</w:delText>
                                                        </w:r>
                                                      </w:del>
                                                      <w:del w:id="71" w:author="Raphaella Han" w:date="2025-11-26T01:18:00Z">
                                                        <w:r w:rsidRPr="4B0D2824" w:rsidDel="001A4198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  <w:delText>.</w:delText>
                                                        </w:r>
                                                      </w:del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376C77" w:rsidRDefault="00376C77">
                                                <w:pPr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5"/>
                                                  <w:tblW w:w="7290" w:type="dxa"/>
                                                  <w:jc w:val="center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7290"/>
                                                </w:tblGrid>
                                                <w:tr w:rsidR="00376C77" w:rsidTr="6629B4D9">
                                                  <w:trPr>
                                                    <w:jc w:val="center"/>
                                                  </w:trPr>
                                                  <w:tc>
                                                    <w:tcPr>
                                                      <w:tcW w:w="7290" w:type="dxa"/>
                                                      <w:tcMar>
                                                        <w:top w:w="120" w:type="dxa"/>
                                                        <w:left w:w="0" w:type="dxa"/>
                                                        <w:bottom w:w="120" w:type="dxa"/>
                                                        <w:right w:w="0" w:type="dxa"/>
                                                      </w:tcMar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widowControl w:val="0"/>
                                                        <w:pBdr>
                                                          <w:top w:val="nil"/>
                                                          <w:left w:val="nil"/>
                                                          <w:bottom w:val="nil"/>
                                                          <w:right w:val="nil"/>
                                                          <w:between w:val="nil"/>
                                                        </w:pBdr>
                                                        <w:spacing w:line="276" w:lineRule="auto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  <w:tbl>
                                                      <w:tblPr>
                                                        <w:tblStyle w:val="afffffffffffff6"/>
                                                        <w:tblW w:w="2822" w:type="dxa"/>
                                                        <w:tblLayout w:type="fixed"/>
                                                        <w:tblLook w:val="0400" w:firstRow="0" w:lastRow="0" w:firstColumn="0" w:lastColumn="0" w:noHBand="0" w:noVBand="1"/>
                                                      </w:tblPr>
                                                      <w:tblGrid>
                                                        <w:gridCol w:w="810"/>
                                                        <w:gridCol w:w="2012"/>
                                                      </w:tblGrid>
                                                      <w:tr w:rsidR="00376C77" w:rsidTr="6629B4D9">
                                                        <w:tc>
                                                          <w:tcPr>
                                                            <w:tcW w:w="810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480" w:type="dxa"/>
                                                            </w:tcMar>
                                                          </w:tcPr>
                                                          <w:p w:rsidR="00376C77" w:rsidRDefault="00376C77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noProof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  <w:drawing>
                                                                <wp:inline distT="0" distB="0" distL="0" distR="0" wp14:anchorId="729B64A1" wp14:editId="07777777">
                                                                  <wp:extent cx="209550" cy="209550"/>
                                                                  <wp:effectExtent l="0" t="0" r="0" b="0"/>
                                                                  <wp:docPr id="138" name="image5.png"/>
                                                                  <wp:cNvGraphicFramePr/>
                                                                  <a:graphic xmlns:a="http://schemas.openxmlformats.org/drawingml/2006/main">
                                                                    <a:graphicData uri="http://schemas.openxmlformats.org/drawingml/2006/picture">
                                                                      <pic:pic xmlns:pic="http://schemas.openxmlformats.org/drawingml/2006/picture">
                                                                        <pic:nvPicPr>
                                                                          <pic:cNvPr id="0" name="image5.png"/>
                                                                          <pic:cNvPicPr preferRelativeResize="0"/>
                                                                        </pic:nvPicPr>
                                                                        <pic:blipFill>
                                                                          <a:blip r:embed="rId20"/>
                                                                          <a:srcRect/>
                                                                          <a:stretch>
                                                                            <a:fillRect/>
                                                                          </a:stretch>
                                                                        </pic:blipFill>
                                                                        <pic:spPr>
                                                                          <a:xfrm>
                                                                            <a:off x="0" y="0"/>
                                                                            <a:ext cx="209550" cy="209550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ln/>
                                                                        </pic:spPr>
                                                                      </pic:pic>
                                                                    </a:graphicData>
                                                                  </a:graphic>
                                                                </wp:inline>
                                                              </w:drawing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12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0" w:type="dxa"/>
                                                            </w:tcMar>
                                                          </w:tcPr>
                                                          <w:p w:rsidR="00376C77" w:rsidRDefault="00376C77">
                                                            <w:pPr>
                                                              <w:widowControl w:val="0"/>
                                                              <w:pBdr>
                                                                <w:top w:val="nil"/>
                                                                <w:left w:val="nil"/>
                                                                <w:bottom w:val="nil"/>
                                                                <w:right w:val="nil"/>
                                                                <w:between w:val="nil"/>
                                                              </w:pBdr>
                                                              <w:spacing w:line="276" w:lineRule="auto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</w:p>
                                                          <w:tbl>
                                                            <w:tblPr>
                                                              <w:tblStyle w:val="afffffffffffff7"/>
                                                              <w:tblW w:w="2012" w:type="dxa"/>
                                                              <w:tblLayout w:type="fixed"/>
                                                              <w:tblLook w:val="0400" w:firstRow="0" w:lastRow="0" w:firstColumn="0" w:lastColumn="0" w:noHBand="0" w:noVBand="1"/>
                                                            </w:tblPr>
                                                            <w:tblGrid>
                                                              <w:gridCol w:w="2012"/>
                                                            </w:tblGrid>
                                                            <w:tr w:rsidR="00376C77" w:rsidTr="6629B4D9">
                                                              <w:tc>
                                                                <w:tcPr>
                                                                  <w:tcW w:w="2012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75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376C77" w:rsidRDefault="00376C77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Online: 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376C77" w:rsidTr="6629B4D9">
                                                              <w:tc>
                                                                <w:tcPr>
                                                                  <w:tcW w:w="2012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0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376C77" w:rsidRDefault="00376C77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ins w:id="72" w:author="Raphaella Han" w:date="2025-11-27T04:37:00Z">
                                                                    <w:r w:rsidRPr="6629B4D9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t>Visit the Qantas Insurance website and l</w:t>
                                                                    </w:r>
                                                                  </w:ins>
                                                                  <w:del w:id="73" w:author="Raphaella Han" w:date="2025-11-27T04:37:00Z">
                                                                    <w:r w:rsidRPr="6629B4D9" w:rsidDel="001A4198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delText>L</w:delText>
                                                                    </w:r>
                                                                  </w:del>
                                                                  <w:r w:rsidRPr="6629B4D9"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og in to </w:t>
                                                                  </w:r>
                                                                  <w:del w:id="74" w:author="Eakins, Nicola" w:date="2025-11-13T18:37:00Z">
                                                                    <w:r w:rsidRPr="6629B4D9" w:rsidDel="001A4198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delText>our</w:delText>
                                                                    </w:r>
                                                                  </w:del>
                                                                  <w:ins w:id="75" w:author="Eakins, Nicola" w:date="2025-11-13T18:37:00Z">
                                                                    <w:r w:rsidRPr="6629B4D9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t>the</w:t>
                                                                    </w:r>
                                                                  </w:ins>
                                                                  <w:r w:rsidRPr="6629B4D9"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hyperlink r:id="rId21">
                                                                    <w:r w:rsidRPr="6629B4D9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color w:val="E40000"/>
                                                                        <w:sz w:val="18"/>
                                                                        <w:szCs w:val="18"/>
                                                                        <w:u w:val="single"/>
                                                                      </w:rPr>
                                                                      <w:t>policy portal</w:t>
                                                                    </w:r>
                                                                  </w:hyperlink>
                                                                  <w:r w:rsidRPr="6629B4D9"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="00376C77" w:rsidRDefault="00376C77">
                                                            <w:pPr>
                                                              <w:rPr>
                                                                <w:rFonts w:ascii="Times New Roman" w:eastAsia="Times New Roman" w:hAnsi="Times New Roman" w:cs="Times New Roma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="00376C77" w:rsidRDefault="00376C77">
                                                      <w:pPr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376C77" w:rsidRDefault="00376C77">
                                                <w:pPr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8"/>
                                                  <w:tblW w:w="7290" w:type="dxa"/>
                                                  <w:jc w:val="center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7290"/>
                                                </w:tblGrid>
                                                <w:tr w:rsidR="00376C77">
                                                  <w:trPr>
                                                    <w:jc w:val="center"/>
                                                  </w:trPr>
                                                  <w:tc>
                                                    <w:tcPr>
                                                      <w:tcW w:w="7290" w:type="dxa"/>
                                                      <w:tcMar>
                                                        <w:top w:w="120" w:type="dxa"/>
                                                        <w:left w:w="0" w:type="dxa"/>
                                                        <w:bottom w:w="120" w:type="dxa"/>
                                                        <w:right w:w="0" w:type="dxa"/>
                                                      </w:tcMar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widowControl w:val="0"/>
                                                        <w:pBdr>
                                                          <w:top w:val="nil"/>
                                                          <w:left w:val="nil"/>
                                                          <w:bottom w:val="nil"/>
                                                          <w:right w:val="nil"/>
                                                          <w:between w:val="nil"/>
                                                        </w:pBdr>
                                                        <w:spacing w:line="276" w:lineRule="auto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  <w:tbl>
                                                      <w:tblPr>
                                                        <w:tblStyle w:val="afffffffffffff9"/>
                                                        <w:tblW w:w="7290" w:type="dxa"/>
                                                        <w:tblLayout w:type="fixed"/>
                                                        <w:tblLook w:val="0400" w:firstRow="0" w:lastRow="0" w:firstColumn="0" w:lastColumn="0" w:noHBand="0" w:noVBand="1"/>
                                                      </w:tblPr>
                                                      <w:tblGrid>
                                                        <w:gridCol w:w="810"/>
                                                        <w:gridCol w:w="6480"/>
                                                      </w:tblGrid>
                                                      <w:tr w:rsidR="00376C77">
                                                        <w:tc>
                                                          <w:tcPr>
                                                            <w:tcW w:w="810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480" w:type="dxa"/>
                                                            </w:tcMar>
                                                          </w:tcPr>
                                                          <w:p w:rsidR="00376C77" w:rsidRDefault="00376C77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noProof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  <w:drawing>
                                                                <wp:inline distT="0" distB="0" distL="0" distR="0" wp14:anchorId="7B146187" wp14:editId="07777777">
                                                                  <wp:extent cx="209550" cy="209550"/>
                                                                  <wp:effectExtent l="0" t="0" r="0" b="0"/>
                                                                  <wp:docPr id="137" name="image9.png"/>
                                                                  <wp:cNvGraphicFramePr/>
                                                                  <a:graphic xmlns:a="http://schemas.openxmlformats.org/drawingml/2006/main">
                                                                    <a:graphicData uri="http://schemas.openxmlformats.org/drawingml/2006/picture">
                                                                      <pic:pic xmlns:pic="http://schemas.openxmlformats.org/drawingml/2006/picture">
                                                                        <pic:nvPicPr>
                                                                          <pic:cNvPr id="0" name="image9.png"/>
                                                                          <pic:cNvPicPr preferRelativeResize="0"/>
                                                                        </pic:nvPicPr>
                                                                        <pic:blipFill>
                                                                          <a:blip r:embed="rId22"/>
                                                                          <a:srcRect/>
                                                                          <a:stretch>
                                                                            <a:fillRect/>
                                                                          </a:stretch>
                                                                        </pic:blipFill>
                                                                        <pic:spPr>
                                                                          <a:xfrm>
                                                                            <a:off x="0" y="0"/>
                                                                            <a:ext cx="209550" cy="209550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ln/>
                                                                        </pic:spPr>
                                                                      </pic:pic>
                                                                    </a:graphicData>
                                                                  </a:graphic>
                                                                </wp:inline>
                                                              </w:drawing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6480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0" w:type="dxa"/>
                                                            </w:tcMar>
                                                          </w:tcPr>
                                                          <w:p w:rsidR="00376C77" w:rsidRDefault="00376C77">
                                                            <w:pPr>
                                                              <w:widowControl w:val="0"/>
                                                              <w:pBdr>
                                                                <w:top w:val="nil"/>
                                                                <w:left w:val="nil"/>
                                                                <w:bottom w:val="nil"/>
                                                                <w:right w:val="nil"/>
                                                                <w:between w:val="nil"/>
                                                              </w:pBdr>
                                                              <w:spacing w:line="276" w:lineRule="auto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</w:p>
                                                          <w:tbl>
                                                            <w:tblPr>
                                                              <w:tblStyle w:val="afffffffffffffa"/>
                                                              <w:tblW w:w="6480" w:type="dxa"/>
                                                              <w:tblLayout w:type="fixed"/>
                                                              <w:tblLook w:val="0400" w:firstRow="0" w:lastRow="0" w:firstColumn="0" w:lastColumn="0" w:noHBand="0" w:noVBand="1"/>
                                                            </w:tblPr>
                                                            <w:tblGrid>
                                                              <w:gridCol w:w="6480"/>
                                                            </w:tblGrid>
                                                            <w:tr w:rsidR="00376C77">
                                                              <w:tc>
                                                                <w:tcPr>
                                                                  <w:tcW w:w="6480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75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376C77" w:rsidRDefault="00376C77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Phone: 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376C77">
                                                              <w:tc>
                                                                <w:tcPr>
                                                                  <w:tcW w:w="6480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0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376C77" w:rsidRDefault="00376C77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color w:val="E40000"/>
                                                                      <w:sz w:val="18"/>
                                                                      <w:szCs w:val="18"/>
                                                                      <w:shd w:val="clear" w:color="auto" w:fill="F9CB9C"/>
                                                                    </w:rPr>
                                                                    <w:t>0800 446 273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 (within New Zealand) or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color w:val="E40000"/>
                                                                      <w:sz w:val="18"/>
                                                                      <w:szCs w:val="18"/>
                                                                      <w:shd w:val="clear" w:color="auto" w:fill="F9CB9C"/>
                                                                    </w:rPr>
                                                                    <w:t>+64 9 355 3366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 (from overseas), Monday to Friday, 10 am to 9 pm and Saturday and Sunday, 11 am to 6 pm</w:t>
                                                                  </w:r>
                                                                  <w:ins w:id="76" w:author="Crombie, Sean D" w:date="2025-10-03T00:56:00Z" w16du:dateUtc="2025-10-02T14:56:00Z">
                                                                    <w:r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t xml:space="preserve"> NZT</w:t>
                                                                    </w:r>
                                                                  </w:ins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. 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="00376C77" w:rsidRDefault="00376C77">
                                                            <w:pPr>
                                                              <w:rPr>
                                                                <w:rFonts w:ascii="Times New Roman" w:eastAsia="Times New Roman" w:hAnsi="Times New Roman" w:cs="Times New Roma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="00376C77" w:rsidRDefault="00376C77">
                                                      <w:pPr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376C77" w:rsidRDefault="00376C77">
                                                <w:pPr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b"/>
                                                  <w:tblW w:w="7290" w:type="dxa"/>
                                                  <w:jc w:val="center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7290"/>
                                                </w:tblGrid>
                                                <w:tr w:rsidR="00376C77" w:rsidTr="4B0D2824">
                                                  <w:trPr>
                                                    <w:jc w:val="center"/>
                                                  </w:trPr>
                                                  <w:tc>
                                                    <w:tcPr>
                                                      <w:tcW w:w="7290" w:type="dxa"/>
                                                      <w:tcMar>
                                                        <w:top w:w="120" w:type="dxa"/>
                                                        <w:left w:w="0" w:type="dxa"/>
                                                        <w:bottom w:w="120" w:type="dxa"/>
                                                        <w:right w:w="0" w:type="dxa"/>
                                                      </w:tcMar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widowControl w:val="0"/>
                                                        <w:pBdr>
                                                          <w:top w:val="nil"/>
                                                          <w:left w:val="nil"/>
                                                          <w:bottom w:val="nil"/>
                                                          <w:right w:val="nil"/>
                                                          <w:between w:val="nil"/>
                                                        </w:pBdr>
                                                        <w:spacing w:line="276" w:lineRule="auto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  <w:tbl>
                                                      <w:tblPr>
                                                        <w:tblStyle w:val="afffffffffffffc"/>
                                                        <w:tblW w:w="3474" w:type="dxa"/>
                                                        <w:tblLayout w:type="fixed"/>
                                                        <w:tblLook w:val="0400" w:firstRow="0" w:lastRow="0" w:firstColumn="0" w:lastColumn="0" w:noHBand="0" w:noVBand="1"/>
                                                      </w:tblPr>
                                                      <w:tblGrid>
                                                        <w:gridCol w:w="810"/>
                                                        <w:gridCol w:w="2664"/>
                                                      </w:tblGrid>
                                                      <w:tr w:rsidR="00376C77" w:rsidTr="11A677E4">
                                                        <w:tc>
                                                          <w:tcPr>
                                                            <w:tcW w:w="810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480" w:type="dxa"/>
                                                            </w:tcMar>
                                                          </w:tcPr>
                                                          <w:p w:rsidR="00376C77" w:rsidRDefault="00376C77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noProof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  <w:drawing>
                                                                <wp:inline distT="0" distB="0" distL="0" distR="0" wp14:anchorId="3BC61C4B" wp14:editId="07777777">
                                                                  <wp:extent cx="209550" cy="209550"/>
                                                                  <wp:effectExtent l="0" t="0" r="0" b="0"/>
                                                                  <wp:docPr id="140" name="image3.png"/>
                                                                  <wp:cNvGraphicFramePr/>
                                                                  <a:graphic xmlns:a="http://schemas.openxmlformats.org/drawingml/2006/main">
                                                                    <a:graphicData uri="http://schemas.openxmlformats.org/drawingml/2006/picture">
                                                                      <pic:pic xmlns:pic="http://schemas.openxmlformats.org/drawingml/2006/picture">
                                                                        <pic:nvPicPr>
                                                                          <pic:cNvPr id="0" name="image3.png"/>
                                                                          <pic:cNvPicPr preferRelativeResize="0"/>
                                                                        </pic:nvPicPr>
                                                                        <pic:blipFill>
                                                                          <a:blip r:embed="rId23"/>
                                                                          <a:srcRect/>
                                                                          <a:stretch>
                                                                            <a:fillRect/>
                                                                          </a:stretch>
                                                                        </pic:blipFill>
                                                                        <pic:spPr>
                                                                          <a:xfrm>
                                                                            <a:off x="0" y="0"/>
                                                                            <a:ext cx="209550" cy="209550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ln/>
                                                                        </pic:spPr>
                                                                      </pic:pic>
                                                                    </a:graphicData>
                                                                  </a:graphic>
                                                                </wp:inline>
                                                              </w:drawing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664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0" w:type="dxa"/>
                                                            </w:tcMar>
                                                          </w:tcPr>
                                                          <w:p w:rsidR="00376C77" w:rsidRDefault="00376C77">
                                                            <w:pPr>
                                                              <w:widowControl w:val="0"/>
                                                              <w:pBdr>
                                                                <w:top w:val="nil"/>
                                                                <w:left w:val="nil"/>
                                                                <w:bottom w:val="nil"/>
                                                                <w:right w:val="nil"/>
                                                                <w:between w:val="nil"/>
                                                              </w:pBdr>
                                                              <w:spacing w:line="276" w:lineRule="auto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</w:p>
                                                          <w:tbl>
                                                            <w:tblPr>
                                                              <w:tblStyle w:val="afffffffffffffd"/>
                                                              <w:tblW w:w="2664" w:type="dxa"/>
                                                              <w:tblLayout w:type="fixed"/>
                                                              <w:tblLook w:val="0400" w:firstRow="0" w:lastRow="0" w:firstColumn="0" w:lastColumn="0" w:noHBand="0" w:noVBand="1"/>
                                                            </w:tblPr>
                                                            <w:tblGrid>
                                                              <w:gridCol w:w="2664"/>
                                                            </w:tblGrid>
                                                            <w:tr w:rsidR="00376C77" w:rsidTr="11A677E4">
                                                              <w:tc>
                                                                <w:tcPr>
                                                                  <w:tcW w:w="2664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75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376C77" w:rsidRDefault="00376C77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Email: 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376C77" w:rsidTr="11A677E4">
                                                              <w:tc>
                                                                <w:tcPr>
                                                                  <w:tcW w:w="2664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0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376C77" w:rsidRDefault="00376C77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del w:id="77" w:author="Crombie, Sean D" w:date="2025-10-03T00:58:00Z" w16du:dateUtc="2025-10-02T14:58:00Z">
                                                                    <w:r w:rsidDel="00D12155">
                                                                      <w:fldChar w:fldCharType="begin"/>
                                                                    </w:r>
                                                                    <w:r w:rsidDel="00D12155">
                                                                      <w:delInstrText>HYPERLINK "mailto:qantascustomerservice@aig.com" \h</w:delInstrText>
                                                                    </w:r>
                                                                    <w:r w:rsidDel="00D12155">
                                                                      <w:fldChar w:fldCharType="separate"/>
                                                                    </w:r>
                                                                    <w:r w:rsidDel="00D12155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color w:val="E40000"/>
                                                                        <w:sz w:val="18"/>
                                                                        <w:szCs w:val="18"/>
                                                                        <w:u w:val="single"/>
                                                                        <w:shd w:val="clear" w:color="auto" w:fill="F9CB9C"/>
                                                                      </w:rPr>
                                                                      <w:delText>qantascustomerservice@aig.com</w:delText>
                                                                    </w:r>
                                                                    <w:r w:rsidDel="00D12155">
                                                                      <w:fldChar w:fldCharType="end"/>
                                                                    </w:r>
                                                                  </w:del>
                                                                  <w:ins w:id="78" w:author="Crombie, Sean D" w:date="2025-10-03T00:58:00Z" w16du:dateUtc="2025-10-02T14:58:00Z">
                                                                    <w:r>
                                                                      <w:t xml:space="preserve"> </w:t>
                                                                    </w:r>
                                                                    <w:r w:rsidRPr="006938D9">
                                                                      <w:rPr>
                                                                        <w:rFonts w:ascii="Helvetica Neue" w:hAnsi="Helvetica Neue"/>
                                                                        <w:sz w:val="18"/>
                                                                        <w:szCs w:val="18"/>
                                                                        <w:rPrChange w:id="79" w:author="Crombie, Sean D" w:date="2025-10-03T00:59:00Z" w16du:dateUtc="2025-10-02T14:59:00Z">
                                                                          <w:rPr/>
                                                                        </w:rPrChange>
                                                                      </w:rPr>
                                                                      <w:t>qantas</w:t>
                                                                    </w:r>
                                                                  </w:ins>
                                                                  <w:ins w:id="80" w:author="Crombie, Sean D" w:date="2025-10-03T01:00:00Z" w16du:dateUtc="2025-10-02T15:00:00Z">
                                                                    <w:r>
                                                                      <w:rPr>
                                                                        <w:rFonts w:ascii="Helvetica Neue" w:hAnsi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t>customerservice</w:t>
                                                                    </w:r>
                                                                  </w:ins>
                                                                  <w:ins w:id="81" w:author="Crombie, Sean D" w:date="2025-10-03T00:58:00Z" w16du:dateUtc="2025-10-02T14:58:00Z">
                                                                    <w:r w:rsidRPr="006938D9">
                                                                      <w:rPr>
                                                                        <w:rFonts w:ascii="Helvetica Neue" w:hAnsi="Helvetica Neue"/>
                                                                        <w:sz w:val="18"/>
                                                                        <w:szCs w:val="18"/>
                                                                        <w:rPrChange w:id="82" w:author="Crombie, Sean D" w:date="2025-10-03T00:59:00Z" w16du:dateUtc="2025-10-02T14:59:00Z">
                                                                          <w:rPr/>
                                                                        </w:rPrChange>
                                                                      </w:rPr>
                                                                      <w:t>@</w:t>
                                                                    </w:r>
                                                                  </w:ins>
                                                                  <w:ins w:id="83" w:author="Eakins, Nicola" w:date="2025-11-13T18:37:00Z" w16du:dateUtc="2025-11-13T07:37:00Z">
                                                                    <w:r>
                                                                      <w:rPr>
                                                                        <w:rFonts w:ascii="Helvetica Neue" w:hAnsi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t>zurich</w:t>
                                                                    </w:r>
                                                                  </w:ins>
                                                                  <w:r w:rsidRPr="006938D9">
                                                                    <w:rPr>
                                                                      <w:rFonts w:ascii="Helvetica Neue" w:hAnsi="Helvetica Neue"/>
                                                                      <w:sz w:val="18"/>
                                                                      <w:szCs w:val="18"/>
                                                                      <w:rPrChange w:id="84" w:author="Crombie, Sean D" w:date="2025-10-03T00:59:00Z" w16du:dateUtc="2025-10-02T14:59:00Z">
                                                                        <w:rPr/>
                                                                      </w:rPrChange>
                                                                    </w:rPr>
                                                                    <w:t>.com</w:t>
                                                                  </w:r>
                                                                  <w:del w:id="85" w:author="Crombie, Sean D" w:date="2025-10-03T00:58:00Z" w16du:dateUtc="2025-10-02T14:58:00Z">
                                                                    <w:r w:rsidDel="00D12155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delText xml:space="preserve"> </w:delText>
                                                                    </w:r>
                                                                  </w:del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="00376C77" w:rsidRDefault="00376C77">
                                                            <w:pPr>
                                                              <w:rPr>
                                                                <w:rFonts w:ascii="Times New Roman" w:eastAsia="Times New Roman" w:hAnsi="Times New Roman" w:cs="Times New Roma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="00376C77" w:rsidRDefault="00376C77">
                                                      <w:pPr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376C77" w:rsidRDefault="00376C77">
                                                <w:pPr>
                                                  <w:jc w:val="center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</w:rPr>
                                                  <w:pPrChange w:id="86" w:author="Raphaella Han" w:date="2025-11-26T01:18:00Z">
                                                    <w:pPr/>
                                                  </w:pPrChange>
                                                </w:pPr>
                                                <w:commentRangeStart w:id="87"/>
                                                <w:ins w:id="88" w:author="Raphaella Han" w:date="2025-11-26T01:18:00Z">
                                                  <w:r w:rsidRPr="4B0D2824">
                                                    <w:rPr>
                                                      <w:rFonts w:ascii="Times New Roman" w:eastAsia="Times New Roman" w:hAnsi="Times New Roman" w:cs="Times New Roman"/>
                                                      <w:color w:val="000000" w:themeColor="text1"/>
                                                    </w:rPr>
                                                    <w:t>Note: If your travel dates change at all (including if your flight/s get rescheduled), please check that the Policy Start and End Dates above still match your travel plans. If they don’t, please call or email us before your trip.</w:t>
                                                  </w:r>
                                                </w:ins>
                                                <w:commentRangeEnd w:id="87"/>
                                                <w:r>
                                                  <w:rPr>
                                                    <w:rStyle w:val="CommentReference"/>
                                                  </w:rPr>
                                                  <w:commentReference w:id="87"/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376C77" w:rsidRDefault="00376C77">
                                          <w:pPr>
                                            <w:widowControl w:val="0"/>
                                            <w:pBdr>
                                              <w:top w:val="nil"/>
                                              <w:left w:val="nil"/>
                                              <w:bottom w:val="nil"/>
                                              <w:right w:val="nil"/>
                                              <w:between w:val="nil"/>
                                            </w:pBdr>
                                            <w:spacing w:line="276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Style w:val="afffffffffffffe"/>
                                            <w:tblW w:w="8040" w:type="dxa"/>
                                            <w:tblLayout w:type="fixed"/>
                                            <w:tblLook w:val="0400" w:firstRow="0" w:lastRow="0" w:firstColumn="0" w:lastColumn="0" w:noHBand="0" w:noVBand="1"/>
                                          </w:tblPr>
                                          <w:tblGrid>
                                            <w:gridCol w:w="8040"/>
                                          </w:tblGrid>
                                          <w:tr w:rsidR="00376C77">
                                            <w:tc>
                                              <w:tcPr>
                                                <w:tcW w:w="8040" w:type="dxa"/>
                                                <w:tcMar>
                                                  <w:top w:w="0" w:type="dxa"/>
                                                  <w:left w:w="375" w:type="dxa"/>
                                                  <w:bottom w:w="0" w:type="dxa"/>
                                                  <w:right w:w="375" w:type="dxa"/>
                                                </w:tcMar>
                                                <w:vAlign w:val="bottom"/>
                                              </w:tcPr>
                                              <w:p w:rsidR="00376C77" w:rsidRDefault="00376C77">
                                                <w:pPr>
                                                  <w:jc w:val="center"/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>
                                                  <w:pict w14:anchorId="18BCFED2">
                                                    <v:rect id="_x0000_i1035" style="width:0;height:1.5pt" o:hralign="center" o:hrstd="t" o:hr="t" fillcolor="#a0a0a0" stroked="f"/>
                                                  </w:pic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376C77" w:rsidRDefault="00376C77">
                                          <w:pPr>
                                            <w:rPr>
                                              <w:rFonts w:ascii="Helvetica Neue" w:eastAsia="Helvetica Neue" w:hAnsi="Helvetica Neue" w:cs="Helvetica Neue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Style w:val="affffffffffffff"/>
                                            <w:tblW w:w="8040" w:type="dxa"/>
                                            <w:tblLayout w:type="fixed"/>
                                            <w:tblLook w:val="0400" w:firstRow="0" w:lastRow="0" w:firstColumn="0" w:lastColumn="0" w:noHBand="0" w:noVBand="1"/>
                                          </w:tblPr>
                                          <w:tblGrid>
                                            <w:gridCol w:w="8040"/>
                                          </w:tblGrid>
                                          <w:tr w:rsidR="00376C77">
                                            <w:tc>
                                              <w:tcPr>
                                                <w:tcW w:w="8040" w:type="dxa"/>
                                                <w:tcMar>
                                                  <w:top w:w="300" w:type="dxa"/>
                                                  <w:left w:w="375" w:type="dxa"/>
                                                  <w:bottom w:w="300" w:type="dxa"/>
                                                  <w:right w:w="375" w:type="dxa"/>
                                                </w:tcMar>
                                                <w:vAlign w:val="bottom"/>
                                              </w:tcPr>
                                              <w:p w:rsidR="00376C77" w:rsidRDefault="00376C77">
                                                <w:pPr>
                                                  <w:widowControl w:val="0"/>
                                                  <w:pBdr>
                                                    <w:top w:val="nil"/>
                                                    <w:left w:val="nil"/>
                                                    <w:bottom w:val="nil"/>
                                                    <w:right w:val="nil"/>
                                                    <w:between w:val="nil"/>
                                                  </w:pBdr>
                                                  <w:spacing w:line="276" w:lineRule="auto"/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0"/>
                                                  <w:tblW w:w="2031" w:type="dxa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2031"/>
                                                </w:tblGrid>
                                                <w:tr w:rsidR="00376C77">
                                                  <w:tc>
                                                    <w:tcPr>
                                                      <w:tcW w:w="2031" w:type="dxa"/>
                                                      <w:tcMar>
                                                        <w:top w:w="0" w:type="dxa"/>
                                                        <w:left w:w="0" w:type="dxa"/>
                                                        <w:bottom w:w="150" w:type="dxa"/>
                                                        <w:right w:w="0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color w:val="323232"/>
                                                          <w:sz w:val="21"/>
                                                          <w:szCs w:val="21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color w:val="323232"/>
                                                          <w:sz w:val="21"/>
                                                          <w:szCs w:val="21"/>
                                                        </w:rPr>
                                                        <w:t xml:space="preserve">Help while travelling 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376C77" w:rsidRDefault="00376C77">
                                                <w:pPr>
                                                  <w:widowControl w:val="0"/>
                                                  <w:pBdr>
                                                    <w:top w:val="nil"/>
                                                    <w:left w:val="nil"/>
                                                    <w:bottom w:val="nil"/>
                                                    <w:right w:val="nil"/>
                                                    <w:between w:val="nil"/>
                                                  </w:pBdr>
                                                  <w:spacing w:line="276" w:lineRule="auto"/>
                                                  <w:rPr>
                                                    <w:rFonts w:ascii="Helvetica Neue" w:eastAsia="Helvetica Neue" w:hAnsi="Helvetica Neue" w:cs="Helvetica Neue"/>
                                                    <w:b/>
                                                    <w:color w:val="323232"/>
                                                    <w:sz w:val="21"/>
                                                    <w:szCs w:val="21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1"/>
                                                  <w:tblW w:w="7290" w:type="dxa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7290"/>
                                                </w:tblGrid>
                                                <w:tr w:rsidR="00376C77">
                                                  <w:tc>
                                                    <w:tcPr>
                                                      <w:tcW w:w="7290" w:type="dxa"/>
                                                      <w:tcMar>
                                                        <w:top w:w="15" w:type="dxa"/>
                                                        <w:left w:w="15" w:type="dxa"/>
                                                        <w:bottom w:w="420" w:type="dxa"/>
                                                        <w:right w:w="15" w:type="dxa"/>
                                                      </w:tcMar>
                                                      <w:vAlign w:val="bottom"/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del w:id="89" w:author="Crombie, Sean D" w:date="2025-10-03T01:03:00Z" w16du:dateUtc="2025-10-02T15:03:00Z">
                                                        <w:r w:rsidDel="00ED03BD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  <w:delText>If you need urgent help while travelling, contact our partner,</w:delText>
                                                        </w:r>
                                                        <w:r w:rsidDel="00ED03BD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18"/>
                                                            <w:szCs w:val="18"/>
                                                            <w:shd w:val="clear" w:color="auto" w:fill="F9CB9C"/>
                                                          </w:rPr>
                                                          <w:delText xml:space="preserve"> AIG Travel’s worldwide emergency assistance team</w:delText>
                                                        </w:r>
                                                        <w:r w:rsidDel="00ED03BD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  <w:delText>. They are available to help 24/7</w:delText>
                                                        </w:r>
                                                      </w:del>
                                                      <w:ins w:id="90" w:author="Crombie, Sean D" w:date="2025-10-03T01:03:00Z" w16du:dateUtc="2025-10-02T15:03:00Z">
                                                        <w:r>
                                                          <w:t xml:space="preserve"> For 24/7 worldwide emergency </w:t>
                                                        </w:r>
                                                        <w:proofErr w:type="gramStart"/>
                                                        <w:r>
                                                          <w:t>assistance:</w:t>
                                                        </w:r>
                                                      </w:ins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18"/>
                                                          <w:szCs w:val="18"/>
                                                        </w:rPr>
                                                        <w:t>:</w:t>
                                                      </w:r>
                                                      <w:proofErr w:type="gramEnd"/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18"/>
                                                          <w:szCs w:val="18"/>
                                                        </w:rPr>
                                                        <w:t xml:space="preserve"> 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376C77" w:rsidRDefault="00376C77">
                                                <w:pPr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2"/>
                                                  <w:tblW w:w="7290" w:type="dxa"/>
                                                  <w:jc w:val="center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7290"/>
                                                </w:tblGrid>
                                                <w:tr w:rsidR="00376C77">
                                                  <w:trPr>
                                                    <w:jc w:val="center"/>
                                                  </w:trPr>
                                                  <w:tc>
                                                    <w:tcPr>
                                                      <w:tcW w:w="7290" w:type="dxa"/>
                                                      <w:tcMar>
                                                        <w:top w:w="120" w:type="dxa"/>
                                                        <w:left w:w="0" w:type="dxa"/>
                                                        <w:bottom w:w="120" w:type="dxa"/>
                                                        <w:right w:w="0" w:type="dxa"/>
                                                      </w:tcMar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widowControl w:val="0"/>
                                                        <w:pBdr>
                                                          <w:top w:val="nil"/>
                                                          <w:left w:val="nil"/>
                                                          <w:bottom w:val="nil"/>
                                                          <w:right w:val="nil"/>
                                                          <w:between w:val="nil"/>
                                                        </w:pBdr>
                                                        <w:spacing w:line="276" w:lineRule="auto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  <w:tbl>
                                                      <w:tblPr>
                                                        <w:tblStyle w:val="affffffffffffff3"/>
                                                        <w:tblW w:w="6479" w:type="dxa"/>
                                                        <w:tblLayout w:type="fixed"/>
                                                        <w:tblLook w:val="0400" w:firstRow="0" w:lastRow="0" w:firstColumn="0" w:lastColumn="0" w:noHBand="0" w:noVBand="1"/>
                                                      </w:tblPr>
                                                      <w:tblGrid>
                                                        <w:gridCol w:w="810"/>
                                                        <w:gridCol w:w="5669"/>
                                                      </w:tblGrid>
                                                      <w:tr w:rsidR="00376C77">
                                                        <w:tc>
                                                          <w:tcPr>
                                                            <w:tcW w:w="810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480" w:type="dxa"/>
                                                            </w:tcMar>
                                                          </w:tcPr>
                                                          <w:p w:rsidR="00376C77" w:rsidRDefault="00376C77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noProof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  <w:drawing>
                                                                <wp:inline distT="0" distB="0" distL="0" distR="0" wp14:anchorId="03535E98" wp14:editId="07777777">
                                                                  <wp:extent cx="209550" cy="209550"/>
                                                                  <wp:effectExtent l="0" t="0" r="0" b="0"/>
                                                                  <wp:docPr id="139" name="image9.png"/>
                                                                  <wp:cNvGraphicFramePr/>
                                                                  <a:graphic xmlns:a="http://schemas.openxmlformats.org/drawingml/2006/main">
                                                                    <a:graphicData uri="http://schemas.openxmlformats.org/drawingml/2006/picture">
                                                                      <pic:pic xmlns:pic="http://schemas.openxmlformats.org/drawingml/2006/picture">
                                                                        <pic:nvPicPr>
                                                                          <pic:cNvPr id="0" name="image9.png"/>
                                                                          <pic:cNvPicPr preferRelativeResize="0"/>
                                                                        </pic:nvPicPr>
                                                                        <pic:blipFill>
                                                                          <a:blip r:embed="rId22"/>
                                                                          <a:srcRect/>
                                                                          <a:stretch>
                                                                            <a:fillRect/>
                                                                          </a:stretch>
                                                                        </pic:blipFill>
                                                                        <pic:spPr>
                                                                          <a:xfrm>
                                                                            <a:off x="0" y="0"/>
                                                                            <a:ext cx="209550" cy="209550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ln/>
                                                                        </pic:spPr>
                                                                      </pic:pic>
                                                                    </a:graphicData>
                                                                  </a:graphic>
                                                                </wp:inline>
                                                              </w:drawing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5669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0" w:type="dxa"/>
                                                            </w:tcMar>
                                                          </w:tcPr>
                                                          <w:p w:rsidR="00376C77" w:rsidRDefault="00376C77">
                                                            <w:pPr>
                                                              <w:widowControl w:val="0"/>
                                                              <w:pBdr>
                                                                <w:top w:val="nil"/>
                                                                <w:left w:val="nil"/>
                                                                <w:bottom w:val="nil"/>
                                                                <w:right w:val="nil"/>
                                                                <w:between w:val="nil"/>
                                                              </w:pBdr>
                                                              <w:spacing w:line="276" w:lineRule="auto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</w:p>
                                                          <w:tbl>
                                                            <w:tblPr>
                                                              <w:tblStyle w:val="affffffffffffff4"/>
                                                              <w:tblW w:w="5669" w:type="dxa"/>
                                                              <w:tblLayout w:type="fixed"/>
                                                              <w:tblLook w:val="0400" w:firstRow="0" w:lastRow="0" w:firstColumn="0" w:lastColumn="0" w:noHBand="0" w:noVBand="1"/>
                                                            </w:tblPr>
                                                            <w:tblGrid>
                                                              <w:gridCol w:w="5669"/>
                                                            </w:tblGrid>
                                                            <w:tr w:rsidR="00376C77">
                                                              <w:tc>
                                                                <w:tcPr>
                                                                  <w:tcW w:w="5669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75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376C77" w:rsidRDefault="00376C77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Phone: 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376C77">
                                                              <w:tc>
                                                                <w:tcPr>
                                                                  <w:tcW w:w="5669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0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376C77" w:rsidRDefault="00376C77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color w:val="E40000"/>
                                                                      <w:sz w:val="18"/>
                                                                      <w:szCs w:val="18"/>
                                                                      <w:shd w:val="clear" w:color="auto" w:fill="F9CB9C"/>
                                                                    </w:rPr>
                                                                    <w:t>0800 446 196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 (within New Zealand) or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color w:val="E40000"/>
                                                                      <w:sz w:val="18"/>
                                                                      <w:szCs w:val="18"/>
                                                                      <w:shd w:val="clear" w:color="auto" w:fill="F9CB9C"/>
                                                                    </w:rPr>
                                                                    <w:t>+64 9 355 3187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 (from overseas) 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="00376C77" w:rsidRDefault="00376C77">
                                                            <w:pPr>
                                                              <w:rPr>
                                                                <w:rFonts w:ascii="Times New Roman" w:eastAsia="Times New Roman" w:hAnsi="Times New Roman" w:cs="Times New Roma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="00376C77" w:rsidRDefault="00376C77">
                                                      <w:pPr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376C77" w:rsidRDefault="00376C77">
                                                <w:pPr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5"/>
                                                  <w:tblW w:w="7290" w:type="dxa"/>
                                                  <w:jc w:val="center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7290"/>
                                                </w:tblGrid>
                                                <w:tr w:rsidR="00376C77">
                                                  <w:trPr>
                                                    <w:jc w:val="center"/>
                                                  </w:trPr>
                                                  <w:tc>
                                                    <w:tcPr>
                                                      <w:tcW w:w="7290" w:type="dxa"/>
                                                      <w:tcMar>
                                                        <w:top w:w="120" w:type="dxa"/>
                                                        <w:left w:w="0" w:type="dxa"/>
                                                        <w:bottom w:w="120" w:type="dxa"/>
                                                        <w:right w:w="0" w:type="dxa"/>
                                                      </w:tcMar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widowControl w:val="0"/>
                                                        <w:pBdr>
                                                          <w:top w:val="nil"/>
                                                          <w:left w:val="nil"/>
                                                          <w:bottom w:val="nil"/>
                                                          <w:right w:val="nil"/>
                                                          <w:between w:val="nil"/>
                                                        </w:pBdr>
                                                        <w:spacing w:line="276" w:lineRule="auto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  <w:tbl>
                                                      <w:tblPr>
                                                        <w:tblStyle w:val="affffffffffffff6"/>
                                                        <w:tblW w:w="3795" w:type="dxa"/>
                                                        <w:tblLayout w:type="fixed"/>
                                                        <w:tblLook w:val="0400" w:firstRow="0" w:lastRow="0" w:firstColumn="0" w:lastColumn="0" w:noHBand="0" w:noVBand="1"/>
                                                      </w:tblPr>
                                                      <w:tblGrid>
                                                        <w:gridCol w:w="810"/>
                                                        <w:gridCol w:w="2985"/>
                                                      </w:tblGrid>
                                                      <w:tr w:rsidR="00376C77">
                                                        <w:tc>
                                                          <w:tcPr>
                                                            <w:tcW w:w="810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480" w:type="dxa"/>
                                                            </w:tcMar>
                                                          </w:tcPr>
                                                          <w:p w:rsidR="00376C77" w:rsidRDefault="00376C77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noProof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  <w:drawing>
                                                                <wp:inline distT="0" distB="0" distL="0" distR="0" wp14:anchorId="7AF68006" wp14:editId="07777777">
                                                                  <wp:extent cx="209550" cy="209550"/>
                                                                  <wp:effectExtent l="0" t="0" r="0" b="0"/>
                                                                  <wp:docPr id="143" name="image3.png"/>
                                                                  <wp:cNvGraphicFramePr/>
                                                                  <a:graphic xmlns:a="http://schemas.openxmlformats.org/drawingml/2006/main">
                                                                    <a:graphicData uri="http://schemas.openxmlformats.org/drawingml/2006/picture">
                                                                      <pic:pic xmlns:pic="http://schemas.openxmlformats.org/drawingml/2006/picture">
                                                                        <pic:nvPicPr>
                                                                          <pic:cNvPr id="0" name="image3.png"/>
                                                                          <pic:cNvPicPr preferRelativeResize="0"/>
                                                                        </pic:nvPicPr>
                                                                        <pic:blipFill>
                                                                          <a:blip r:embed="rId23"/>
                                                                          <a:srcRect/>
                                                                          <a:stretch>
                                                                            <a:fillRect/>
                                                                          </a:stretch>
                                                                        </pic:blipFill>
                                                                        <pic:spPr>
                                                                          <a:xfrm>
                                                                            <a:off x="0" y="0"/>
                                                                            <a:ext cx="209550" cy="209550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ln/>
                                                                        </pic:spPr>
                                                                      </pic:pic>
                                                                    </a:graphicData>
                                                                  </a:graphic>
                                                                </wp:inline>
                                                              </w:drawing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985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0" w:type="dxa"/>
                                                            </w:tcMar>
                                                          </w:tcPr>
                                                          <w:p w:rsidR="00376C77" w:rsidRDefault="00376C77">
                                                            <w:pPr>
                                                              <w:widowControl w:val="0"/>
                                                              <w:pBdr>
                                                                <w:top w:val="nil"/>
                                                                <w:left w:val="nil"/>
                                                                <w:bottom w:val="nil"/>
                                                                <w:right w:val="nil"/>
                                                                <w:between w:val="nil"/>
                                                              </w:pBdr>
                                                              <w:spacing w:line="276" w:lineRule="auto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</w:p>
                                                          <w:tbl>
                                                            <w:tblPr>
                                                              <w:tblStyle w:val="affffffffffffff7"/>
                                                              <w:tblW w:w="2985" w:type="dxa"/>
                                                              <w:tblLayout w:type="fixed"/>
                                                              <w:tblLook w:val="0400" w:firstRow="0" w:lastRow="0" w:firstColumn="0" w:lastColumn="0" w:noHBand="0" w:noVBand="1"/>
                                                            </w:tblPr>
                                                            <w:tblGrid>
                                                              <w:gridCol w:w="2985"/>
                                                            </w:tblGrid>
                                                            <w:tr w:rsidR="00376C77">
                                                              <w:tc>
                                                                <w:tcPr>
                                                                  <w:tcW w:w="2985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75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376C77" w:rsidRDefault="00376C77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Email: 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376C77">
                                                              <w:tc>
                                                                <w:tcPr>
                                                                  <w:tcW w:w="2985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0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376C77" w:rsidRDefault="00376C77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ins w:id="91" w:author="Crombie, Sean D" w:date="2025-10-03T01:05:00Z" w16du:dateUtc="2025-10-02T15:05:00Z">
                                                                    <w:r>
                                                                      <w:t>qantasinsuranceassistance@</w:t>
                                                                    </w:r>
                                                                  </w:ins>
                                                                  <w:ins w:id="92" w:author="Eakins, Nicola" w:date="2025-11-13T18:37:00Z" w16du:dateUtc="2025-11-13T07:37:00Z">
                                                                    <w:r>
                                                                      <w:t>zurich</w:t>
                                                                    </w:r>
                                                                  </w:ins>
                                                                  <w:ins w:id="93" w:author="Crombie, Sean D" w:date="2025-10-03T01:05:00Z" w16du:dateUtc="2025-10-02T15:05:00Z">
                                                                    <w:r>
                                                                      <w:t>.com</w:t>
                                                                    </w:r>
                                                                  </w:ins>
                                                                  <w:del w:id="94" w:author="Crombie, Sean D" w:date="2025-10-03T01:05:00Z" w16du:dateUtc="2025-10-02T15:05:00Z">
                                                                    <w:r w:rsidDel="00564401">
                                                                      <w:fldChar w:fldCharType="begin"/>
                                                                    </w:r>
                                                                    <w:r w:rsidDel="00564401">
                                                                      <w:delInstrText>HYPERLINK "mailto:qantasinsuranceassistance@aig.com" \h</w:delInstrText>
                                                                    </w:r>
                                                                    <w:r w:rsidDel="00564401">
                                                                      <w:fldChar w:fldCharType="separate"/>
                                                                    </w:r>
                                                                    <w:r w:rsidDel="00564401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color w:val="E40000"/>
                                                                        <w:sz w:val="18"/>
                                                                        <w:szCs w:val="18"/>
                                                                        <w:u w:val="single"/>
                                                                        <w:shd w:val="clear" w:color="auto" w:fill="F9CB9C"/>
                                                                      </w:rPr>
                                                                      <w:delText>qantasinsuranceassistance@aig.com</w:delText>
                                                                    </w:r>
                                                                    <w:r w:rsidDel="00564401">
                                                                      <w:fldChar w:fldCharType="end"/>
                                                                    </w:r>
                                                                    <w:r w:rsidDel="00564401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delText xml:space="preserve"> </w:delText>
                                                                    </w:r>
                                                                  </w:del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="00376C77" w:rsidRDefault="00376C77">
                                                            <w:pPr>
                                                              <w:rPr>
                                                                <w:rFonts w:ascii="Times New Roman" w:eastAsia="Times New Roman" w:hAnsi="Times New Roman" w:cs="Times New Roma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="00376C77" w:rsidRDefault="00376C77">
                                                      <w:pPr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376C77" w:rsidRDefault="00376C77">
                                                <w:pPr>
                                                  <w:jc w:val="center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376C77" w:rsidRDefault="00376C77">
                                          <w:pPr>
                                            <w:widowControl w:val="0"/>
                                            <w:pBdr>
                                              <w:top w:val="nil"/>
                                              <w:left w:val="nil"/>
                                              <w:bottom w:val="nil"/>
                                              <w:right w:val="nil"/>
                                              <w:between w:val="nil"/>
                                            </w:pBdr>
                                            <w:spacing w:line="276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Style w:val="affffffffffffff8"/>
                                            <w:tblW w:w="8040" w:type="dxa"/>
                                            <w:tblLayout w:type="fixed"/>
                                            <w:tblLook w:val="0400" w:firstRow="0" w:lastRow="0" w:firstColumn="0" w:lastColumn="0" w:noHBand="0" w:noVBand="1"/>
                                          </w:tblPr>
                                          <w:tblGrid>
                                            <w:gridCol w:w="8040"/>
                                          </w:tblGrid>
                                          <w:tr w:rsidR="00376C77">
                                            <w:tc>
                                              <w:tcPr>
                                                <w:tcW w:w="8040" w:type="dxa"/>
                                                <w:tcMar>
                                                  <w:top w:w="0" w:type="dxa"/>
                                                  <w:left w:w="375" w:type="dxa"/>
                                                  <w:bottom w:w="0" w:type="dxa"/>
                                                  <w:right w:w="375" w:type="dxa"/>
                                                </w:tcMar>
                                                <w:vAlign w:val="bottom"/>
                                              </w:tcPr>
                                              <w:p w:rsidR="00376C77" w:rsidRDefault="00376C77">
                                                <w:pPr>
                                                  <w:jc w:val="center"/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>
                                                  <w:pict w14:anchorId="30AA9085">
                                                    <v:rect id="_x0000_i1036" style="width:0;height:1.5pt" o:hralign="center" o:hrstd="t" o:hr="t" fillcolor="#a0a0a0" stroked="f"/>
                                                  </w:pic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376C77" w:rsidRDefault="00376C77">
                                          <w:pPr>
                                            <w:rPr>
                                              <w:rFonts w:ascii="Helvetica Neue" w:eastAsia="Helvetica Neue" w:hAnsi="Helvetica Neue" w:cs="Helvetica Neue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Style w:val="affffffffffffff9"/>
                                            <w:tblW w:w="8040" w:type="dxa"/>
                                            <w:tblLayout w:type="fixed"/>
                                            <w:tblLook w:val="0400" w:firstRow="0" w:lastRow="0" w:firstColumn="0" w:lastColumn="0" w:noHBand="0" w:noVBand="1"/>
                                          </w:tblPr>
                                          <w:tblGrid>
                                            <w:gridCol w:w="8040"/>
                                          </w:tblGrid>
                                          <w:tr w:rsidR="00376C77" w:rsidTr="6629B4D9">
                                            <w:tc>
                                              <w:tcPr>
                                                <w:tcW w:w="8040" w:type="dxa"/>
                                                <w:tcMar>
                                                  <w:top w:w="300" w:type="dxa"/>
                                                  <w:left w:w="375" w:type="dxa"/>
                                                  <w:bottom w:w="300" w:type="dxa"/>
                                                  <w:right w:w="375" w:type="dxa"/>
                                                </w:tcMar>
                                                <w:vAlign w:val="bottom"/>
                                              </w:tcPr>
                                              <w:p w:rsidR="00376C77" w:rsidRDefault="00376C77">
                                                <w:pPr>
                                                  <w:widowControl w:val="0"/>
                                                  <w:pBdr>
                                                    <w:top w:val="nil"/>
                                                    <w:left w:val="nil"/>
                                                    <w:bottom w:val="nil"/>
                                                    <w:right w:val="nil"/>
                                                    <w:between w:val="nil"/>
                                                  </w:pBdr>
                                                  <w:spacing w:line="276" w:lineRule="auto"/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a"/>
                                                  <w:tblW w:w="1296" w:type="dxa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1296"/>
                                                </w:tblGrid>
                                                <w:tr w:rsidR="00376C77">
                                                  <w:tc>
                                                    <w:tcPr>
                                                      <w:tcW w:w="1296" w:type="dxa"/>
                                                      <w:tcMar>
                                                        <w:top w:w="0" w:type="dxa"/>
                                                        <w:left w:w="0" w:type="dxa"/>
                                                        <w:bottom w:w="150" w:type="dxa"/>
                                                        <w:right w:w="0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color w:val="323232"/>
                                                          <w:sz w:val="21"/>
                                                          <w:szCs w:val="21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color w:val="323232"/>
                                                          <w:sz w:val="21"/>
                                                          <w:szCs w:val="21"/>
                                                        </w:rPr>
                                                        <w:t xml:space="preserve">Make a claim 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376C77" w:rsidRDefault="00376C77">
                                                <w:pPr>
                                                  <w:widowControl w:val="0"/>
                                                  <w:pBdr>
                                                    <w:top w:val="nil"/>
                                                    <w:left w:val="nil"/>
                                                    <w:bottom w:val="nil"/>
                                                    <w:right w:val="nil"/>
                                                    <w:between w:val="nil"/>
                                                  </w:pBdr>
                                                  <w:spacing w:line="276" w:lineRule="auto"/>
                                                  <w:rPr>
                                                    <w:rFonts w:ascii="Helvetica Neue" w:eastAsia="Helvetica Neue" w:hAnsi="Helvetica Neue" w:cs="Helvetica Neue"/>
                                                    <w:b/>
                                                    <w:color w:val="323232"/>
                                                    <w:sz w:val="21"/>
                                                    <w:szCs w:val="21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b"/>
                                                  <w:tblW w:w="7290" w:type="dxa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7290"/>
                                                </w:tblGrid>
                                                <w:tr w:rsidR="00376C77">
                                                  <w:tc>
                                                    <w:tcPr>
                                                      <w:tcW w:w="7290" w:type="dxa"/>
                                                      <w:tcMar>
                                                        <w:top w:w="15" w:type="dxa"/>
                                                        <w:left w:w="15" w:type="dxa"/>
                                                        <w:bottom w:w="420" w:type="dxa"/>
                                                        <w:right w:w="15" w:type="dxa"/>
                                                      </w:tcMar>
                                                      <w:vAlign w:val="bottom"/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18"/>
                                                          <w:szCs w:val="18"/>
                                                        </w:rPr>
                                                        <w:t xml:space="preserve">If things haven’t gone to plan and you need to make a claim: 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376C77" w:rsidRDefault="00376C77">
                                                <w:pPr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c"/>
                                                  <w:tblW w:w="7290" w:type="dxa"/>
                                                  <w:jc w:val="center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7290"/>
                                                </w:tblGrid>
                                                <w:tr w:rsidR="00376C77" w:rsidTr="6629B4D9">
                                                  <w:trPr>
                                                    <w:jc w:val="center"/>
                                                  </w:trPr>
                                                  <w:tc>
                                                    <w:tcPr>
                                                      <w:tcW w:w="7290" w:type="dxa"/>
                                                      <w:tcMar>
                                                        <w:top w:w="120" w:type="dxa"/>
                                                        <w:left w:w="0" w:type="dxa"/>
                                                        <w:bottom w:w="120" w:type="dxa"/>
                                                        <w:right w:w="0" w:type="dxa"/>
                                                      </w:tcMar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widowControl w:val="0"/>
                                                        <w:pBdr>
                                                          <w:top w:val="nil"/>
                                                          <w:left w:val="nil"/>
                                                          <w:bottom w:val="nil"/>
                                                          <w:right w:val="nil"/>
                                                          <w:between w:val="nil"/>
                                                        </w:pBdr>
                                                        <w:spacing w:line="276" w:lineRule="auto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  <w:tbl>
                                                      <w:tblPr>
                                                        <w:tblStyle w:val="affffffffffffffd"/>
                                                        <w:tblW w:w="2872" w:type="dxa"/>
                                                        <w:tblLayout w:type="fixed"/>
                                                        <w:tblLook w:val="0400" w:firstRow="0" w:lastRow="0" w:firstColumn="0" w:lastColumn="0" w:noHBand="0" w:noVBand="1"/>
                                                      </w:tblPr>
                                                      <w:tblGrid>
                                                        <w:gridCol w:w="810"/>
                                                        <w:gridCol w:w="2062"/>
                                                      </w:tblGrid>
                                                      <w:tr w:rsidR="00376C77" w:rsidTr="6629B4D9">
                                                        <w:tc>
                                                          <w:tcPr>
                                                            <w:tcW w:w="810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480" w:type="dxa"/>
                                                            </w:tcMar>
                                                          </w:tcPr>
                                                          <w:p w:rsidR="00376C77" w:rsidRDefault="00376C77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noProof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  <w:drawing>
                                                                <wp:inline distT="0" distB="0" distL="0" distR="0" wp14:anchorId="7A84A809" wp14:editId="07777777">
                                                                  <wp:extent cx="209550" cy="209550"/>
                                                                  <wp:effectExtent l="0" t="0" r="0" b="0"/>
                                                                  <wp:docPr id="141" name="image5.png"/>
                                                                  <wp:cNvGraphicFramePr/>
                                                                  <a:graphic xmlns:a="http://schemas.openxmlformats.org/drawingml/2006/main">
                                                                    <a:graphicData uri="http://schemas.openxmlformats.org/drawingml/2006/picture">
                                                                      <pic:pic xmlns:pic="http://schemas.openxmlformats.org/drawingml/2006/picture">
                                                                        <pic:nvPicPr>
                                                                          <pic:cNvPr id="0" name="image5.png"/>
                                                                          <pic:cNvPicPr preferRelativeResize="0"/>
                                                                        </pic:nvPicPr>
                                                                        <pic:blipFill>
                                                                          <a:blip r:embed="rId20"/>
                                                                          <a:srcRect/>
                                                                          <a:stretch>
                                                                            <a:fillRect/>
                                                                          </a:stretch>
                                                                        </pic:blipFill>
                                                                        <pic:spPr>
                                                                          <a:xfrm>
                                                                            <a:off x="0" y="0"/>
                                                                            <a:ext cx="209550" cy="209550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ln/>
                                                                        </pic:spPr>
                                                                      </pic:pic>
                                                                    </a:graphicData>
                                                                  </a:graphic>
                                                                </wp:inline>
                                                              </w:drawing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62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0" w:type="dxa"/>
                                                            </w:tcMar>
                                                          </w:tcPr>
                                                          <w:p w:rsidR="00376C77" w:rsidRDefault="00376C77">
                                                            <w:pPr>
                                                              <w:widowControl w:val="0"/>
                                                              <w:pBdr>
                                                                <w:top w:val="nil"/>
                                                                <w:left w:val="nil"/>
                                                                <w:bottom w:val="nil"/>
                                                                <w:right w:val="nil"/>
                                                                <w:between w:val="nil"/>
                                                              </w:pBdr>
                                                              <w:spacing w:line="276" w:lineRule="auto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</w:p>
                                                          <w:tbl>
                                                            <w:tblPr>
                                                              <w:tblStyle w:val="affffffffffffffe"/>
                                                              <w:tblW w:w="2062" w:type="dxa"/>
                                                              <w:tblLayout w:type="fixed"/>
                                                              <w:tblLook w:val="0400" w:firstRow="0" w:lastRow="0" w:firstColumn="0" w:lastColumn="0" w:noHBand="0" w:noVBand="1"/>
                                                            </w:tblPr>
                                                            <w:tblGrid>
                                                              <w:gridCol w:w="2062"/>
                                                            </w:tblGrid>
                                                            <w:tr w:rsidR="00376C77" w:rsidTr="6629B4D9">
                                                              <w:tc>
                                                                <w:tcPr>
                                                                  <w:tcW w:w="2062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75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376C77" w:rsidRDefault="00376C77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Online: 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376C77" w:rsidTr="6629B4D9">
                                                              <w:tc>
                                                                <w:tcPr>
                                                                  <w:tcW w:w="2062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0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376C77" w:rsidRDefault="00376C77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del w:id="95" w:author="Raphaella Han" w:date="2025-11-27T04:37:00Z">
                                                                    <w:r w:rsidRPr="6629B4D9" w:rsidDel="001A4198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delText>L</w:delText>
                                                                    </w:r>
                                                                  </w:del>
                                                                  <w:ins w:id="96" w:author="Raphaella Han" w:date="2025-11-27T04:37:00Z">
                                                                    <w:r w:rsidRPr="6629B4D9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t>Visit the Qantas Insurance website and l</w:t>
                                                                    </w:r>
                                                                  </w:ins>
                                                                  <w:r w:rsidRPr="6629B4D9"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og in to </w:t>
                                                                  </w:r>
                                                                  <w:del w:id="97" w:author="Eakins, Nicola" w:date="2025-11-13T18:36:00Z">
                                                                    <w:r w:rsidRPr="6629B4D9" w:rsidDel="001A4198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delText>our</w:delText>
                                                                    </w:r>
                                                                  </w:del>
                                                                  <w:ins w:id="98" w:author="Eakins, Nicola" w:date="2025-11-13T18:36:00Z">
                                                                    <w:r w:rsidRPr="6629B4D9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t>the</w:t>
                                                                    </w:r>
                                                                  </w:ins>
                                                                  <w:r w:rsidRPr="6629B4D9"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hyperlink r:id="rId24">
                                                                    <w:r w:rsidRPr="6629B4D9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color w:val="E40000"/>
                                                                        <w:sz w:val="18"/>
                                                                        <w:szCs w:val="18"/>
                                                                        <w:u w:val="single"/>
                                                                      </w:rPr>
                                                                      <w:t>claims portal</w:t>
                                                                    </w:r>
                                                                  </w:hyperlink>
                                                                  <w:r w:rsidRPr="6629B4D9"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="00376C77" w:rsidRDefault="00376C77">
                                                            <w:pPr>
                                                              <w:rPr>
                                                                <w:rFonts w:ascii="Times New Roman" w:eastAsia="Times New Roman" w:hAnsi="Times New Roman" w:cs="Times New Roma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="00376C77" w:rsidRDefault="00376C77">
                                                      <w:pPr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376C77" w:rsidRDefault="00376C77">
                                                <w:pPr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f"/>
                                                  <w:tblW w:w="7290" w:type="dxa"/>
                                                  <w:jc w:val="center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7290"/>
                                                </w:tblGrid>
                                                <w:tr w:rsidR="00376C77">
                                                  <w:trPr>
                                                    <w:jc w:val="center"/>
                                                  </w:trPr>
                                                  <w:tc>
                                                    <w:tcPr>
                                                      <w:tcW w:w="7290" w:type="dxa"/>
                                                      <w:tcMar>
                                                        <w:top w:w="120" w:type="dxa"/>
                                                        <w:left w:w="0" w:type="dxa"/>
                                                        <w:bottom w:w="120" w:type="dxa"/>
                                                        <w:right w:w="0" w:type="dxa"/>
                                                      </w:tcMar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widowControl w:val="0"/>
                                                        <w:pBdr>
                                                          <w:top w:val="nil"/>
                                                          <w:left w:val="nil"/>
                                                          <w:bottom w:val="nil"/>
                                                          <w:right w:val="nil"/>
                                                          <w:between w:val="nil"/>
                                                        </w:pBdr>
                                                        <w:spacing w:line="276" w:lineRule="auto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  <w:tbl>
                                                      <w:tblPr>
                                                        <w:tblStyle w:val="afffffffffffffff0"/>
                                                        <w:tblW w:w="7290" w:type="dxa"/>
                                                        <w:tblLayout w:type="fixed"/>
                                                        <w:tblLook w:val="0400" w:firstRow="0" w:lastRow="0" w:firstColumn="0" w:lastColumn="0" w:noHBand="0" w:noVBand="1"/>
                                                      </w:tblPr>
                                                      <w:tblGrid>
                                                        <w:gridCol w:w="810"/>
                                                        <w:gridCol w:w="6480"/>
                                                      </w:tblGrid>
                                                      <w:tr w:rsidR="00376C77">
                                                        <w:tc>
                                                          <w:tcPr>
                                                            <w:tcW w:w="810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480" w:type="dxa"/>
                                                            </w:tcMar>
                                                          </w:tcPr>
                                                          <w:p w:rsidR="00376C77" w:rsidRDefault="00376C77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noProof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  <w:drawing>
                                                                <wp:inline distT="0" distB="0" distL="0" distR="0" wp14:anchorId="15EF0F8D" wp14:editId="07777777">
                                                                  <wp:extent cx="209550" cy="209550"/>
                                                                  <wp:effectExtent l="0" t="0" r="0" b="0"/>
                                                                  <wp:docPr id="142" name="image9.png"/>
                                                                  <wp:cNvGraphicFramePr/>
                                                                  <a:graphic xmlns:a="http://schemas.openxmlformats.org/drawingml/2006/main">
                                                                    <a:graphicData uri="http://schemas.openxmlformats.org/drawingml/2006/picture">
                                                                      <pic:pic xmlns:pic="http://schemas.openxmlformats.org/drawingml/2006/picture">
                                                                        <pic:nvPicPr>
                                                                          <pic:cNvPr id="0" name="image9.png"/>
                                                                          <pic:cNvPicPr preferRelativeResize="0"/>
                                                                        </pic:nvPicPr>
                                                                        <pic:blipFill>
                                                                          <a:blip r:embed="rId22"/>
                                                                          <a:srcRect/>
                                                                          <a:stretch>
                                                                            <a:fillRect/>
                                                                          </a:stretch>
                                                                        </pic:blipFill>
                                                                        <pic:spPr>
                                                                          <a:xfrm>
                                                                            <a:off x="0" y="0"/>
                                                                            <a:ext cx="209550" cy="209550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ln/>
                                                                        </pic:spPr>
                                                                      </pic:pic>
                                                                    </a:graphicData>
                                                                  </a:graphic>
                                                                </wp:inline>
                                                              </w:drawing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6480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0" w:type="dxa"/>
                                                            </w:tcMar>
                                                          </w:tcPr>
                                                          <w:p w:rsidR="00376C77" w:rsidRDefault="00376C77">
                                                            <w:pPr>
                                                              <w:widowControl w:val="0"/>
                                                              <w:pBdr>
                                                                <w:top w:val="nil"/>
                                                                <w:left w:val="nil"/>
                                                                <w:bottom w:val="nil"/>
                                                                <w:right w:val="nil"/>
                                                                <w:between w:val="nil"/>
                                                              </w:pBdr>
                                                              <w:spacing w:line="276" w:lineRule="auto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</w:p>
                                                          <w:tbl>
                                                            <w:tblPr>
                                                              <w:tblStyle w:val="afffffffffffffff1"/>
                                                              <w:tblW w:w="6480" w:type="dxa"/>
                                                              <w:tblLayout w:type="fixed"/>
                                                              <w:tblLook w:val="0400" w:firstRow="0" w:lastRow="0" w:firstColumn="0" w:lastColumn="0" w:noHBand="0" w:noVBand="1"/>
                                                            </w:tblPr>
                                                            <w:tblGrid>
                                                              <w:gridCol w:w="6480"/>
                                                            </w:tblGrid>
                                                            <w:tr w:rsidR="00376C77">
                                                              <w:tc>
                                                                <w:tcPr>
                                                                  <w:tcW w:w="6480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75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376C77" w:rsidRDefault="00376C77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Phone: 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376C77">
                                                              <w:tc>
                                                                <w:tcPr>
                                                                  <w:tcW w:w="6480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0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376C77" w:rsidRDefault="00376C77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color w:val="E40000"/>
                                                                      <w:sz w:val="18"/>
                                                                      <w:szCs w:val="18"/>
                                                                      <w:shd w:val="clear" w:color="auto" w:fill="F9CB9C"/>
                                                                    </w:rPr>
                                                                    <w:t>0800 446 266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 (within New Zealand) or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color w:val="E40000"/>
                                                                      <w:sz w:val="18"/>
                                                                      <w:szCs w:val="18"/>
                                                                      <w:shd w:val="clear" w:color="auto" w:fill="F9CB9C"/>
                                                                    </w:rPr>
                                                                    <w:t>+64 9 355 3078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 (from overseas), Monday to Friday, 10 am to 9 pm and Saturday and Sunday, 11 am to 6 pm</w:t>
                                                                  </w:r>
                                                                  <w:ins w:id="99" w:author="Crombie, Sean D" w:date="2025-10-03T01:05:00Z" w16du:dateUtc="2025-10-02T15:05:00Z">
                                                                    <w:r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t xml:space="preserve"> NZT</w:t>
                                                                    </w:r>
                                                                  </w:ins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. 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="00376C77" w:rsidRDefault="00376C77">
                                                            <w:pPr>
                                                              <w:rPr>
                                                                <w:rFonts w:ascii="Times New Roman" w:eastAsia="Times New Roman" w:hAnsi="Times New Roman" w:cs="Times New Roma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="00376C77" w:rsidRDefault="00376C77">
                                                      <w:pPr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376C77" w:rsidRDefault="00376C77">
                                                <w:pPr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f2"/>
                                                  <w:tblW w:w="7290" w:type="dxa"/>
                                                  <w:jc w:val="center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7290"/>
                                                </w:tblGrid>
                                                <w:tr w:rsidR="00376C77">
                                                  <w:trPr>
                                                    <w:jc w:val="center"/>
                                                  </w:trPr>
                                                  <w:tc>
                                                    <w:tcPr>
                                                      <w:tcW w:w="7290" w:type="dxa"/>
                                                      <w:tcMar>
                                                        <w:top w:w="120" w:type="dxa"/>
                                                        <w:left w:w="0" w:type="dxa"/>
                                                        <w:bottom w:w="120" w:type="dxa"/>
                                                        <w:right w:w="0" w:type="dxa"/>
                                                      </w:tcMar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widowControl w:val="0"/>
                                                        <w:pBdr>
                                                          <w:top w:val="nil"/>
                                                          <w:left w:val="nil"/>
                                                          <w:bottom w:val="nil"/>
                                                          <w:right w:val="nil"/>
                                                          <w:between w:val="nil"/>
                                                        </w:pBdr>
                                                        <w:spacing w:line="276" w:lineRule="auto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  <w:tbl>
                                                      <w:tblPr>
                                                        <w:tblStyle w:val="afffffffffffffff3"/>
                                                        <w:tblW w:w="3454" w:type="dxa"/>
                                                        <w:tblLayout w:type="fixed"/>
                                                        <w:tblLook w:val="0400" w:firstRow="0" w:lastRow="0" w:firstColumn="0" w:lastColumn="0" w:noHBand="0" w:noVBand="1"/>
                                                      </w:tblPr>
                                                      <w:tblGrid>
                                                        <w:gridCol w:w="810"/>
                                                        <w:gridCol w:w="2644"/>
                                                      </w:tblGrid>
                                                      <w:tr w:rsidR="00376C77">
                                                        <w:tc>
                                                          <w:tcPr>
                                                            <w:tcW w:w="810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480" w:type="dxa"/>
                                                            </w:tcMar>
                                                          </w:tcPr>
                                                          <w:p w:rsidR="00376C77" w:rsidRDefault="00376C77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noProof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  <w:drawing>
                                                                <wp:inline distT="0" distB="0" distL="0" distR="0" wp14:anchorId="1986BACE" wp14:editId="07777777">
                                                                  <wp:extent cx="209550" cy="209550"/>
                                                                  <wp:effectExtent l="0" t="0" r="0" b="0"/>
                                                                  <wp:docPr id="144" name="image3.png"/>
                                                                  <wp:cNvGraphicFramePr/>
                                                                  <a:graphic xmlns:a="http://schemas.openxmlformats.org/drawingml/2006/main">
                                                                    <a:graphicData uri="http://schemas.openxmlformats.org/drawingml/2006/picture">
                                                                      <pic:pic xmlns:pic="http://schemas.openxmlformats.org/drawingml/2006/picture">
                                                                        <pic:nvPicPr>
                                                                          <pic:cNvPr id="0" name="image3.png"/>
                                                                          <pic:cNvPicPr preferRelativeResize="0"/>
                                                                        </pic:nvPicPr>
                                                                        <pic:blipFill>
                                                                          <a:blip r:embed="rId23"/>
                                                                          <a:srcRect/>
                                                                          <a:stretch>
                                                                            <a:fillRect/>
                                                                          </a:stretch>
                                                                        </pic:blipFill>
                                                                        <pic:spPr>
                                                                          <a:xfrm>
                                                                            <a:off x="0" y="0"/>
                                                                            <a:ext cx="209550" cy="209550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ln/>
                                                                        </pic:spPr>
                                                                      </pic:pic>
                                                                    </a:graphicData>
                                                                  </a:graphic>
                                                                </wp:inline>
                                                              </w:drawing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644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0" w:type="dxa"/>
                                                            </w:tcMar>
                                                          </w:tcPr>
                                                          <w:p w:rsidR="00376C77" w:rsidRDefault="00376C77">
                                                            <w:pPr>
                                                              <w:widowControl w:val="0"/>
                                                              <w:pBdr>
                                                                <w:top w:val="nil"/>
                                                                <w:left w:val="nil"/>
                                                                <w:bottom w:val="nil"/>
                                                                <w:right w:val="nil"/>
                                                                <w:between w:val="nil"/>
                                                              </w:pBdr>
                                                              <w:spacing w:line="276" w:lineRule="auto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</w:p>
                                                          <w:tbl>
                                                            <w:tblPr>
                                                              <w:tblStyle w:val="afffffffffffffff4"/>
                                                              <w:tblW w:w="2644" w:type="dxa"/>
                                                              <w:tblLayout w:type="fixed"/>
                                                              <w:tblLook w:val="0400" w:firstRow="0" w:lastRow="0" w:firstColumn="0" w:lastColumn="0" w:noHBand="0" w:noVBand="1"/>
                                                            </w:tblPr>
                                                            <w:tblGrid>
                                                              <w:gridCol w:w="2644"/>
                                                            </w:tblGrid>
                                                            <w:tr w:rsidR="00376C77">
                                                              <w:tc>
                                                                <w:tcPr>
                                                                  <w:tcW w:w="2644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75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376C77" w:rsidRDefault="00376C77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Email: 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376C77">
                                                              <w:tc>
                                                                <w:tcPr>
                                                                  <w:tcW w:w="2644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0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376C77" w:rsidRDefault="00376C77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ins w:id="100" w:author="Crombie, Sean D" w:date="2025-10-03T01:06:00Z" w16du:dateUtc="2025-10-02T15:06:00Z">
                                                                    <w:r>
                                                                      <w:t>qantasinsuranceclaims@</w:t>
                                                                    </w:r>
                                                                  </w:ins>
                                                                  <w:ins w:id="101" w:author="Eakins, Nicola" w:date="2025-11-13T18:35:00Z" w16du:dateUtc="2025-11-13T07:35:00Z">
                                                                    <w:r>
                                                                      <w:t>zurich</w:t>
                                                                    </w:r>
                                                                  </w:ins>
                                                                  <w:ins w:id="102" w:author="Crombie, Sean D" w:date="2025-10-03T01:06:00Z" w16du:dateUtc="2025-10-02T15:06:00Z">
                                                                    <w:r>
                                                                      <w:t>.com</w:t>
                                                                    </w:r>
                                                                  </w:ins>
                                                                  <w:del w:id="103" w:author="Crombie, Sean D" w:date="2025-10-03T01:06:00Z" w16du:dateUtc="2025-10-02T15:06:00Z">
                                                                    <w:r w:rsidDel="00D42C06">
                                                                      <w:fldChar w:fldCharType="begin"/>
                                                                    </w:r>
                                                                    <w:r w:rsidDel="00D42C06">
                                                                      <w:delInstrText>HYPERLINK "mailto:qantasinsuranceclaims@aig.com" \h</w:delInstrText>
                                                                    </w:r>
                                                                    <w:r w:rsidDel="00D42C06">
                                                                      <w:fldChar w:fldCharType="separate"/>
                                                                    </w:r>
                                                                    <w:r w:rsidDel="00D42C06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color w:val="E40000"/>
                                                                        <w:sz w:val="18"/>
                                                                        <w:szCs w:val="18"/>
                                                                        <w:u w:val="single"/>
                                                                        <w:shd w:val="clear" w:color="auto" w:fill="F9CB9C"/>
                                                                      </w:rPr>
                                                                      <w:delText>qantasinsuranceclaims@aig.com</w:delText>
                                                                    </w:r>
                                                                    <w:r w:rsidDel="00D42C06">
                                                                      <w:fldChar w:fldCharType="end"/>
                                                                    </w:r>
                                                                    <w:r w:rsidDel="00D42C06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delText xml:space="preserve"> </w:delText>
                                                                    </w:r>
                                                                  </w:del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="00376C77" w:rsidRDefault="00376C77">
                                                            <w:pPr>
                                                              <w:rPr>
                                                                <w:rFonts w:ascii="Times New Roman" w:eastAsia="Times New Roman" w:hAnsi="Times New Roman" w:cs="Times New Roma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="00376C77" w:rsidRDefault="00376C77">
                                                      <w:pPr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376C77" w:rsidRDefault="00376C77">
                                                <w:pPr>
                                                  <w:widowControl w:val="0"/>
                                                  <w:pBdr>
                                                    <w:top w:val="nil"/>
                                                    <w:left w:val="nil"/>
                                                    <w:bottom w:val="nil"/>
                                                    <w:right w:val="nil"/>
                                                    <w:between w:val="nil"/>
                                                  </w:pBdr>
                                                  <w:spacing w:line="276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f5"/>
                                                  <w:tblW w:w="7290" w:type="dxa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7290"/>
                                                </w:tblGrid>
                                                <w:tr w:rsidR="00376C77">
                                                  <w:tc>
                                                    <w:tcPr>
                                                      <w:tcW w:w="7290" w:type="dxa"/>
                                                      <w:tcMar>
                                                        <w:top w:w="375" w:type="dxa"/>
                                                        <w:left w:w="375" w:type="dxa"/>
                                                        <w:bottom w:w="375" w:type="dxa"/>
                                                        <w:right w:w="375" w:type="dxa"/>
                                                      </w:tcMar>
                                                      <w:vAlign w:val="bottom"/>
                                                    </w:tcPr>
                                                    <w:p w:rsidR="00376C77" w:rsidRDefault="00376C77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i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i/>
                                                          <w:sz w:val="18"/>
                                                          <w:szCs w:val="18"/>
                                                        </w:rPr>
                                                        <w:t xml:space="preserve">Remember: keep receipts and other supporting documentation in case you need to make a claim. 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376C77" w:rsidRDefault="00376C77">
                                                <w:pPr>
                                                  <w:rPr>
                                                    <w:rFonts w:ascii="Times New Roman" w:eastAsia="Times New Roman" w:hAnsi="Times New Roman" w:cs="Times New Roman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376C77" w:rsidRDefault="00376C77">
                                          <w:pPr>
                                            <w:rPr>
                                              <w:rFonts w:ascii="Times New Roman" w:eastAsia="Times New Roman" w:hAnsi="Times New Roman" w:cs="Times New Roman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376C77" w:rsidRDefault="00376C77">
                                    <w:pPr>
                                      <w:widowControl w:val="0"/>
                                      <w:pBdr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between w:val="nil"/>
                                      </w:pBdr>
                                      <w:spacing w:line="276" w:lineRule="auto"/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</w:pPr>
                                  </w:p>
                                  <w:tbl>
                                    <w:tblPr>
                                      <w:tblStyle w:val="afffffffffffffff6"/>
                                      <w:tblW w:w="8040" w:type="dxa"/>
                                      <w:tblLayout w:type="fixed"/>
                                      <w:tblLook w:val="0400" w:firstRow="0" w:lastRow="0" w:firstColumn="0" w:lastColumn="0" w:noHBand="0" w:noVBand="1"/>
                                    </w:tblPr>
                                    <w:tblGrid>
                                      <w:gridCol w:w="8040"/>
                                    </w:tblGrid>
                                    <w:tr w:rsidR="00376C77">
                                      <w:tc>
                                        <w:tcPr>
                                          <w:tcW w:w="8040" w:type="dxa"/>
                                          <w:tcMar>
                                            <w:top w:w="300" w:type="dxa"/>
                                            <w:left w:w="15" w:type="dxa"/>
                                            <w:bottom w:w="0" w:type="dxa"/>
                                            <w:right w:w="15" w:type="dxa"/>
                                          </w:tcMar>
                                          <w:vAlign w:val="bottom"/>
                                        </w:tcPr>
                                        <w:p w:rsidR="00376C77" w:rsidRDefault="00376C77">
                                          <w:pPr>
                                            <w:jc w:val="center"/>
                                            <w:rPr>
                                              <w:rFonts w:ascii="Helvetica Neue" w:eastAsia="Helvetica Neue" w:hAnsi="Helvetica Neue" w:cs="Helvetica Neue"/>
                                              <w:sz w:val="15"/>
                                              <w:szCs w:val="15"/>
                                            </w:rPr>
                                          </w:pP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  <w:t>This is an auto generated email, please do not reply.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376C77" w:rsidRDefault="00376C77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376C77" w:rsidRDefault="00376C77">
                              <w:pPr>
                                <w:rPr>
                                  <w:rFonts w:ascii="Times New Roman" w:eastAsia="Times New Roman" w:hAnsi="Times New Roman" w:cs="Times New Roman"/>
                                </w:rPr>
                              </w:pPr>
                            </w:p>
                          </w:tc>
                        </w:tr>
                      </w:tbl>
                      <w:p w:rsidR="00376C77" w:rsidRDefault="00376C77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76" w:lineRule="auto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  <w:tbl>
                        <w:tblPr>
                          <w:tblStyle w:val="afffffffffffffff7"/>
                          <w:tblW w:w="9000" w:type="dxa"/>
                          <w:tblLayout w:type="fixed"/>
                          <w:tblLook w:val="0400" w:firstRow="0" w:lastRow="0" w:firstColumn="0" w:lastColumn="0" w:noHBand="0" w:noVBand="1"/>
                        </w:tblPr>
                        <w:tblGrid>
                          <w:gridCol w:w="9000"/>
                        </w:tblGrid>
                        <w:tr w:rsidR="00376C77" w:rsidTr="11A677E4">
                          <w:tc>
                            <w:tcPr>
                              <w:tcW w:w="9000" w:type="dxa"/>
                              <w:tcMar>
                                <w:top w:w="240" w:type="dxa"/>
                                <w:left w:w="0" w:type="dxa"/>
                                <w:bottom w:w="240" w:type="dxa"/>
                                <w:right w:w="0" w:type="dxa"/>
                              </w:tcMar>
                              <w:vAlign w:val="bottom"/>
                            </w:tcPr>
                            <w:p w:rsidR="00376C77" w:rsidRDefault="00376C77">
                              <w:pP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</w:pPr>
                              <w:r w:rsidRPr="11A677E4"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>Qantas Travel Insurance is underwritten by Zurich Australian Insurance Limited</w:t>
                              </w:r>
                              <w:ins w:id="104" w:author="Crombie, Sean D" w:date="2025-10-03T00:49:00Z" w16du:dateUtc="2025-10-02T14:49:00Z"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</w:rPr>
                                  <w:t xml:space="preserve"> ACN 000 296 640 </w:t>
                                </w:r>
                              </w:ins>
                              <w:del w:id="105" w:author="Crombie, Sean D" w:date="2025-10-03T00:49:00Z" w16du:dateUtc="2025-10-02T14:49:00Z">
                                <w:r w:rsidRPr="11A677E4" w:rsidDel="0066237A"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</w:rPr>
                                  <w:delText xml:space="preserve"> </w:delText>
                                </w:r>
                              </w:del>
                              <w:r w:rsidRPr="11A677E4"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 xml:space="preserve">(“Zurich New Zealand”). Qantas Airways Limited (“Qantas”) is a distributor of Zurich New Zealand, and it does not provide any financial advice. Qantas may provide relevant information relating to your Qantas booking to Zurich New Zealand. Consider the </w:t>
                              </w:r>
                              <w:hyperlink r:id="rId25">
                                <w:r w:rsidRPr="11A677E4">
                                  <w:rPr>
                                    <w:rFonts w:ascii="Helvetica Neue" w:eastAsia="Helvetica Neue" w:hAnsi="Helvetica Neue" w:cs="Helvetica Neue"/>
                                    <w:color w:val="E40000"/>
                                    <w:sz w:val="15"/>
                                    <w:szCs w:val="15"/>
                                    <w:highlight w:val="yellow"/>
                                    <w:u w:val="single"/>
                                  </w:rPr>
                                  <w:t>Policy Wording</w:t>
                                </w:r>
                              </w:hyperlink>
                              <w:r w:rsidRPr="11A677E4"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 xml:space="preserve"> and your personal circumstances before you buy.</w:t>
                              </w:r>
                              <w:ins w:id="106" w:author="Eakins, Nicola" w:date="2025-11-13T18:39:00Z" w16du:dateUtc="2025-11-13T07:39:00Z">
                                <w:r w:rsidRPr="00084733">
                                  <w:rPr>
                                    <w:rFonts w:ascii="Helvetica Neue" w:hAnsi="Helvetica Neue" w:cs="Segoe UI"/>
                                    <w:color w:val="881798"/>
                                    <w:sz w:val="15"/>
                                    <w:szCs w:val="15"/>
                                    <w:u w:val="single"/>
                                    <w:shd w:val="clear" w:color="auto" w:fill="FFFF00"/>
                                  </w:rPr>
                                  <w:t xml:space="preserve"> </w:t>
                                </w:r>
                              </w:ins>
                              <w:ins w:id="107" w:author="Eakins, Nicola" w:date="2025-11-13T18:39:00Z">
                                <w:r w:rsidRPr="00084733"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  <w:u w:val="single"/>
                                  </w:rPr>
                                  <w:t>Zurich New Zealand engages affiliated entities within the Zurich Insurance Group to provide services in support of this insurance as permitted by applicable laws</w:t>
                                </w:r>
                              </w:ins>
                              <w:r w:rsidRPr="11A677E4"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 xml:space="preserve"> </w:t>
                              </w:r>
                            </w:p>
                            <w:p w:rsidR="00376C77" w:rsidRDefault="00376C77">
                              <w:pP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</w:pPr>
                            </w:p>
                            <w:p w:rsidR="00376C77" w:rsidRDefault="00376C77">
                              <w:pP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</w:pPr>
                              <w:r w:rsidRPr="11A677E4"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>Sent by Zurich</w:t>
                              </w:r>
                              <w:ins w:id="108" w:author="Eakins, Nicola" w:date="2025-10-02T07:27:00Z">
                                <w:r w:rsidRPr="11A677E4"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</w:rPr>
                                  <w:t xml:space="preserve"> New Zealand</w:t>
                                </w:r>
                              </w:ins>
                              <w:del w:id="109" w:author="Eakins, Nicola" w:date="2025-10-02T07:28:00Z">
                                <w:r w:rsidRPr="11A677E4" w:rsidDel="001A4198"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</w:rPr>
                                  <w:delText xml:space="preserve"> Australian Insurance Limited</w:delText>
                                </w:r>
                              </w:del>
                              <w:r w:rsidRPr="11A677E4"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 xml:space="preserve">, Level 9, 29 Customs Street West, </w:t>
                              </w:r>
                              <w:del w:id="110" w:author="Crombie, Sean D" w:date="2025-10-03T00:46:00Z" w16du:dateUtc="2025-10-02T14:46:00Z">
                                <w:r w:rsidRPr="11A677E4" w:rsidDel="009505AB"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</w:rPr>
                                  <w:delText xml:space="preserve">Auckland CBD, </w:delText>
                                </w:r>
                              </w:del>
                              <w:r w:rsidRPr="11A677E4"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 xml:space="preserve">Auckland 1010, New Zealand on behalf of Qantas, Australian headquarters: 10 Bourke Road, Mascot, NSW 2020. </w:t>
                              </w:r>
                            </w:p>
                          </w:tc>
                        </w:tr>
                      </w:tbl>
                      <w:p w:rsidR="00376C77" w:rsidRDefault="00376C77">
                        <w:pPr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50" w:type="dxa"/>
                        <w:tcMar>
                          <w:top w:w="240" w:type="dxa"/>
                          <w:left w:w="0" w:type="dxa"/>
                          <w:bottom w:w="240" w:type="dxa"/>
                          <w:right w:w="0" w:type="dxa"/>
                        </w:tcMar>
                        <w:vAlign w:val="bottom"/>
                      </w:tcPr>
                      <w:p w:rsidR="00376C77" w:rsidRDefault="00376C77">
                        <w:pPr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</w:tr>
                </w:tbl>
                <w:p w:rsidR="00376C77" w:rsidRDefault="00376C77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:rsidR="00376C77" w:rsidRDefault="00376C77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:rsidR="00376C77" w:rsidRDefault="00376C77">
            <w:pPr>
              <w:rPr>
                <w:color w:val="7030A0"/>
              </w:rPr>
            </w:pPr>
          </w:p>
          <w:p w:rsidR="00376C77" w:rsidRDefault="00376C77">
            <w:pPr>
              <w:rPr>
                <w:color w:val="7030A0"/>
              </w:rPr>
            </w:pPr>
          </w:p>
          <w:p w:rsidR="00376C77" w:rsidRDefault="00376C77"/>
        </w:tc>
      </w:tr>
    </w:tbl>
    <w:p w:rsidR="001D4DF6" w:rsidRDefault="001D4DF6"/>
    <w:p w:rsidR="001D4DF6" w:rsidRDefault="001D4DF6"/>
    <w:p w:rsidR="001D4DF6" w:rsidRDefault="001D4DF6" w:rsidP="00376C77">
      <w:pPr>
        <w:spacing w:after="160" w:line="259" w:lineRule="auto"/>
      </w:pPr>
      <w:bookmarkStart w:id="111" w:name="_heading=h.jgntgc40e9i3" w:colFirst="0" w:colLast="0"/>
      <w:bookmarkEnd w:id="111"/>
    </w:p>
    <w:sectPr w:rsidR="001D4DF6">
      <w:footerReference w:type="default" r:id="rId26"/>
      <w:pgSz w:w="23811" w:h="16838" w:orient="landscape"/>
      <w:pgMar w:top="720" w:right="720" w:bottom="720" w:left="720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Eakins, Nicola" w:date="2025-10-02T16:49:00Z" w:initials="EN">
    <w:p w:rsidR="00376C77" w:rsidRDefault="00376C77">
      <w:pPr>
        <w:pStyle w:val="CommentText"/>
      </w:pPr>
      <w:r>
        <w:rPr>
          <w:rStyle w:val="CommentReference"/>
        </w:rPr>
        <w:annotationRef/>
      </w:r>
      <w:r w:rsidRPr="78806B77">
        <w:t xml:space="preserve">Legal have advised this should read as 'and/or' as it is related to eligibility. </w:t>
      </w:r>
    </w:p>
  </w:comment>
  <w:comment w:id="62" w:author="Eakins, Nicola" w:date="2025-10-02T16:52:00Z" w:initials="EN">
    <w:p w:rsidR="00376C77" w:rsidRDefault="00376C77">
      <w:pPr>
        <w:pStyle w:val="CommentText"/>
      </w:pPr>
      <w:r>
        <w:rPr>
          <w:rStyle w:val="CommentReference"/>
        </w:rPr>
        <w:annotationRef/>
      </w:r>
      <w:r w:rsidRPr="606D0835">
        <w:t>Legal have requested to clarify 21 days, albeit with reference to 21 days of purchase (as per the PDS wording).</w:t>
      </w:r>
    </w:p>
  </w:comment>
  <w:comment w:id="87" w:author="Raphaella Han" w:date="2025-11-26T12:18:00Z" w:initials="RH">
    <w:p w:rsidR="00376C77" w:rsidRDefault="00376C77">
      <w:pPr>
        <w:pStyle w:val="CommentText"/>
      </w:pPr>
      <w:r>
        <w:rPr>
          <w:rStyle w:val="CommentReference"/>
        </w:rPr>
        <w:annotationRef/>
      </w:r>
      <w:r w:rsidRPr="5D5D57AE">
        <w:t>Same as AU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677F" w:rsidRDefault="0092677F">
      <w:r>
        <w:separator/>
      </w:r>
    </w:p>
  </w:endnote>
  <w:endnote w:type="continuationSeparator" w:id="0">
    <w:p w:rsidR="0092677F" w:rsidRDefault="0092677F">
      <w:r>
        <w:continuationSeparator/>
      </w:r>
    </w:p>
  </w:endnote>
  <w:endnote w:type="continuationNotice" w:id="1">
    <w:p w:rsidR="0092677F" w:rsidRDefault="009267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1E0000E1-4ECC-41BC-B463-FD17EA78EB2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11B11A99-8713-438D-A878-60AC3BA549FC}"/>
    <w:embedItalic r:id="rId3" w:fontKey="{CD368051-D7B4-4CB8-A915-203BD0E961BA}"/>
  </w:font>
  <w:font w:name="Helvetica Neue">
    <w:altName w:val="Arial"/>
    <w:charset w:val="00"/>
    <w:family w:val="auto"/>
    <w:pitch w:val="default"/>
    <w:embedRegular r:id="rId4" w:fontKey="{87528150-248D-4693-9EA7-5AA67F46D7BB}"/>
    <w:embedBold r:id="rId5" w:fontKey="{0F10D5F3-5FBD-4F3E-ABAD-B6F1CB7217BB}"/>
    <w:embedItalic r:id="rId6" w:fontKey="{3E611A82-3B4F-4ACD-8BD3-46855984033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84A9856D-5134-4822-9603-C4FE25A2D93C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EA1358F1-7387-44B9-B687-F29E729D352F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4DF6" w:rsidRDefault="001A419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93056">
      <w:rPr>
        <w:noProof/>
        <w:color w:val="000000"/>
      </w:rPr>
      <w:t>1</w:t>
    </w:r>
    <w:r>
      <w:rPr>
        <w:color w:val="000000"/>
      </w:rPr>
      <w:fldChar w:fldCharType="end"/>
    </w:r>
  </w:p>
  <w:p w:rsidR="001D4DF6" w:rsidRDefault="001D4DF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677F" w:rsidRDefault="0092677F">
      <w:r>
        <w:separator/>
      </w:r>
    </w:p>
  </w:footnote>
  <w:footnote w:type="continuationSeparator" w:id="0">
    <w:p w:rsidR="0092677F" w:rsidRDefault="0092677F">
      <w:r>
        <w:continuationSeparator/>
      </w:r>
    </w:p>
  </w:footnote>
  <w:footnote w:type="continuationNotice" w:id="1">
    <w:p w:rsidR="0092677F" w:rsidRDefault="0092677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943E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CF90DC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486317529">
    <w:abstractNumId w:val="0"/>
  </w:num>
  <w:num w:numId="2" w16cid:durableId="137048963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akins, Nicola">
    <w15:presenceInfo w15:providerId="AD" w15:userId="S::nicola.eakins_travelguard.com#ext#@qantas.onmicrosoft.com::3f3446c6-fd1e-4a5d-9782-5fbbe0f4dba0"/>
  </w15:person>
  <w15:person w15:author="Crombie, Sean D">
    <w15:presenceInfo w15:providerId="AD" w15:userId="S::scrombie@r7aig.com::432f9a25-981c-41b1-b981-d3fd529c6814"/>
  </w15:person>
  <w15:person w15:author="Raphaella Han">
    <w15:presenceInfo w15:providerId="AD" w15:userId="S::raphaella.han@qantas.com.au::5e333e18-4d7b-411b-afc3-556763b4125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DF6"/>
    <w:rsid w:val="000328AF"/>
    <w:rsid w:val="000364D4"/>
    <w:rsid w:val="00075E6B"/>
    <w:rsid w:val="00084733"/>
    <w:rsid w:val="000A1776"/>
    <w:rsid w:val="000B4CD2"/>
    <w:rsid w:val="000D4164"/>
    <w:rsid w:val="000E4822"/>
    <w:rsid w:val="000E59EA"/>
    <w:rsid w:val="000F4B8A"/>
    <w:rsid w:val="001014C3"/>
    <w:rsid w:val="001341E6"/>
    <w:rsid w:val="00135F6B"/>
    <w:rsid w:val="0014475C"/>
    <w:rsid w:val="001A4198"/>
    <w:rsid w:val="001B2FD1"/>
    <w:rsid w:val="001B33C2"/>
    <w:rsid w:val="001C4524"/>
    <w:rsid w:val="001C711C"/>
    <w:rsid w:val="001D4DF6"/>
    <w:rsid w:val="001E6E5E"/>
    <w:rsid w:val="001F368A"/>
    <w:rsid w:val="00207B5C"/>
    <w:rsid w:val="00213CB0"/>
    <w:rsid w:val="0026096C"/>
    <w:rsid w:val="00293056"/>
    <w:rsid w:val="00294A5B"/>
    <w:rsid w:val="00296578"/>
    <w:rsid w:val="002A1B2E"/>
    <w:rsid w:val="002A493E"/>
    <w:rsid w:val="002D5F35"/>
    <w:rsid w:val="002E2C3B"/>
    <w:rsid w:val="00330EC9"/>
    <w:rsid w:val="00352ED4"/>
    <w:rsid w:val="0035302B"/>
    <w:rsid w:val="00367538"/>
    <w:rsid w:val="00376C77"/>
    <w:rsid w:val="00394EED"/>
    <w:rsid w:val="00395B0F"/>
    <w:rsid w:val="003A073D"/>
    <w:rsid w:val="003E10B0"/>
    <w:rsid w:val="00402D50"/>
    <w:rsid w:val="0043684B"/>
    <w:rsid w:val="0044130C"/>
    <w:rsid w:val="0045693F"/>
    <w:rsid w:val="0048318B"/>
    <w:rsid w:val="004B380F"/>
    <w:rsid w:val="004B679F"/>
    <w:rsid w:val="004C231E"/>
    <w:rsid w:val="004D7A67"/>
    <w:rsid w:val="004E29D4"/>
    <w:rsid w:val="004E3A2A"/>
    <w:rsid w:val="004F5AC3"/>
    <w:rsid w:val="00510E10"/>
    <w:rsid w:val="00542E50"/>
    <w:rsid w:val="005556D5"/>
    <w:rsid w:val="00562367"/>
    <w:rsid w:val="00564401"/>
    <w:rsid w:val="00567197"/>
    <w:rsid w:val="00582D77"/>
    <w:rsid w:val="005D7D17"/>
    <w:rsid w:val="00600CBB"/>
    <w:rsid w:val="00614C09"/>
    <w:rsid w:val="00620F09"/>
    <w:rsid w:val="00623296"/>
    <w:rsid w:val="00631CC3"/>
    <w:rsid w:val="006427C0"/>
    <w:rsid w:val="0066175F"/>
    <w:rsid w:val="0066237A"/>
    <w:rsid w:val="006653CE"/>
    <w:rsid w:val="006938D9"/>
    <w:rsid w:val="006A3434"/>
    <w:rsid w:val="006A35FD"/>
    <w:rsid w:val="006C0C13"/>
    <w:rsid w:val="006C192C"/>
    <w:rsid w:val="006C51E8"/>
    <w:rsid w:val="006F2CF1"/>
    <w:rsid w:val="007005E5"/>
    <w:rsid w:val="0074251B"/>
    <w:rsid w:val="0074384D"/>
    <w:rsid w:val="0075286D"/>
    <w:rsid w:val="007539FF"/>
    <w:rsid w:val="007612FE"/>
    <w:rsid w:val="00792C8C"/>
    <w:rsid w:val="007A7081"/>
    <w:rsid w:val="007B75E7"/>
    <w:rsid w:val="007C2687"/>
    <w:rsid w:val="007D6D81"/>
    <w:rsid w:val="007F5001"/>
    <w:rsid w:val="008249D9"/>
    <w:rsid w:val="00826771"/>
    <w:rsid w:val="00827F2E"/>
    <w:rsid w:val="00843136"/>
    <w:rsid w:val="008B6B26"/>
    <w:rsid w:val="008B7B9D"/>
    <w:rsid w:val="008E4264"/>
    <w:rsid w:val="00921C75"/>
    <w:rsid w:val="0092677F"/>
    <w:rsid w:val="009505AB"/>
    <w:rsid w:val="009536E6"/>
    <w:rsid w:val="0098139A"/>
    <w:rsid w:val="009821D5"/>
    <w:rsid w:val="009871EF"/>
    <w:rsid w:val="00987585"/>
    <w:rsid w:val="009C41AC"/>
    <w:rsid w:val="009F676C"/>
    <w:rsid w:val="00A0470D"/>
    <w:rsid w:val="00A44928"/>
    <w:rsid w:val="00A5545F"/>
    <w:rsid w:val="00A6159E"/>
    <w:rsid w:val="00AC53EF"/>
    <w:rsid w:val="00AE1FE3"/>
    <w:rsid w:val="00AE2A0A"/>
    <w:rsid w:val="00AF483A"/>
    <w:rsid w:val="00B02CD7"/>
    <w:rsid w:val="00B07697"/>
    <w:rsid w:val="00B30A52"/>
    <w:rsid w:val="00B31644"/>
    <w:rsid w:val="00B61B47"/>
    <w:rsid w:val="00B63009"/>
    <w:rsid w:val="00B75999"/>
    <w:rsid w:val="00B9338B"/>
    <w:rsid w:val="00BB3F9A"/>
    <w:rsid w:val="00BD27BD"/>
    <w:rsid w:val="00C50C9E"/>
    <w:rsid w:val="00C6793E"/>
    <w:rsid w:val="00C7464A"/>
    <w:rsid w:val="00C76753"/>
    <w:rsid w:val="00C82F38"/>
    <w:rsid w:val="00C93757"/>
    <w:rsid w:val="00CA1248"/>
    <w:rsid w:val="00CA3558"/>
    <w:rsid w:val="00CF0C84"/>
    <w:rsid w:val="00D12155"/>
    <w:rsid w:val="00D31FE4"/>
    <w:rsid w:val="00D42C06"/>
    <w:rsid w:val="00D850D7"/>
    <w:rsid w:val="00D94112"/>
    <w:rsid w:val="00D94D09"/>
    <w:rsid w:val="00DB37A9"/>
    <w:rsid w:val="00DC6CD2"/>
    <w:rsid w:val="00DD066B"/>
    <w:rsid w:val="00DF45AB"/>
    <w:rsid w:val="00E00F56"/>
    <w:rsid w:val="00E3100B"/>
    <w:rsid w:val="00E51027"/>
    <w:rsid w:val="00E97D82"/>
    <w:rsid w:val="00ED03BD"/>
    <w:rsid w:val="00EE6F4F"/>
    <w:rsid w:val="00F1078E"/>
    <w:rsid w:val="00F2317A"/>
    <w:rsid w:val="00F5024E"/>
    <w:rsid w:val="00F53672"/>
    <w:rsid w:val="00F6132C"/>
    <w:rsid w:val="00F7727C"/>
    <w:rsid w:val="00F92ABB"/>
    <w:rsid w:val="00FB5CA7"/>
    <w:rsid w:val="00FD332B"/>
    <w:rsid w:val="00FE5F1C"/>
    <w:rsid w:val="031FEB10"/>
    <w:rsid w:val="033B8842"/>
    <w:rsid w:val="03ED8AFD"/>
    <w:rsid w:val="076A8554"/>
    <w:rsid w:val="07BF0834"/>
    <w:rsid w:val="08944DE8"/>
    <w:rsid w:val="0A3B7CB0"/>
    <w:rsid w:val="0ADD0076"/>
    <w:rsid w:val="0B60BBEA"/>
    <w:rsid w:val="0C04AC90"/>
    <w:rsid w:val="0C25390D"/>
    <w:rsid w:val="11A677E4"/>
    <w:rsid w:val="12184A0D"/>
    <w:rsid w:val="129ABB3B"/>
    <w:rsid w:val="12C16F01"/>
    <w:rsid w:val="134A6223"/>
    <w:rsid w:val="16994948"/>
    <w:rsid w:val="189F6B31"/>
    <w:rsid w:val="1B86937F"/>
    <w:rsid w:val="1BFA5A18"/>
    <w:rsid w:val="1E9FAECB"/>
    <w:rsid w:val="1ED97F0E"/>
    <w:rsid w:val="209080AA"/>
    <w:rsid w:val="213F2A75"/>
    <w:rsid w:val="23756D8D"/>
    <w:rsid w:val="2445C838"/>
    <w:rsid w:val="273D967F"/>
    <w:rsid w:val="2834BD6F"/>
    <w:rsid w:val="288A2F0A"/>
    <w:rsid w:val="28BE4C4F"/>
    <w:rsid w:val="29E7096C"/>
    <w:rsid w:val="2BA2B963"/>
    <w:rsid w:val="2CB98CB7"/>
    <w:rsid w:val="2DA3B7B8"/>
    <w:rsid w:val="2E226246"/>
    <w:rsid w:val="2E96263E"/>
    <w:rsid w:val="2EF8A7CE"/>
    <w:rsid w:val="2FEC22F5"/>
    <w:rsid w:val="30337E3C"/>
    <w:rsid w:val="30875CC7"/>
    <w:rsid w:val="31DBB365"/>
    <w:rsid w:val="32A88782"/>
    <w:rsid w:val="32EBD80B"/>
    <w:rsid w:val="334FE78C"/>
    <w:rsid w:val="33EDE8D8"/>
    <w:rsid w:val="351F5619"/>
    <w:rsid w:val="35F91010"/>
    <w:rsid w:val="3A43DA90"/>
    <w:rsid w:val="3AB701BA"/>
    <w:rsid w:val="3AF5BA84"/>
    <w:rsid w:val="3B111913"/>
    <w:rsid w:val="3B170555"/>
    <w:rsid w:val="3B243DF5"/>
    <w:rsid w:val="3D61010A"/>
    <w:rsid w:val="3F17A692"/>
    <w:rsid w:val="419D4E20"/>
    <w:rsid w:val="41FC4315"/>
    <w:rsid w:val="423AA55D"/>
    <w:rsid w:val="4409A4EC"/>
    <w:rsid w:val="441D2021"/>
    <w:rsid w:val="44719EA5"/>
    <w:rsid w:val="44C96ABF"/>
    <w:rsid w:val="455390FA"/>
    <w:rsid w:val="4680FC2B"/>
    <w:rsid w:val="47975C2F"/>
    <w:rsid w:val="49F5CD7C"/>
    <w:rsid w:val="4B0D2824"/>
    <w:rsid w:val="4CA6BE81"/>
    <w:rsid w:val="5075EE09"/>
    <w:rsid w:val="50E84BCC"/>
    <w:rsid w:val="51EEB96A"/>
    <w:rsid w:val="530BB1E7"/>
    <w:rsid w:val="57FF3DF1"/>
    <w:rsid w:val="58640CB9"/>
    <w:rsid w:val="597158AB"/>
    <w:rsid w:val="5B66D982"/>
    <w:rsid w:val="605F98B5"/>
    <w:rsid w:val="613CA112"/>
    <w:rsid w:val="630D25F3"/>
    <w:rsid w:val="63D883FE"/>
    <w:rsid w:val="645E8A91"/>
    <w:rsid w:val="6536261D"/>
    <w:rsid w:val="6629B4D9"/>
    <w:rsid w:val="66691A77"/>
    <w:rsid w:val="679799C7"/>
    <w:rsid w:val="67F5F706"/>
    <w:rsid w:val="6864F65A"/>
    <w:rsid w:val="6C037E5D"/>
    <w:rsid w:val="6F17B660"/>
    <w:rsid w:val="7127E935"/>
    <w:rsid w:val="726CAE95"/>
    <w:rsid w:val="74EACE6A"/>
    <w:rsid w:val="75FF5D92"/>
    <w:rsid w:val="7654F528"/>
    <w:rsid w:val="78CE0D26"/>
    <w:rsid w:val="7B3F955D"/>
    <w:rsid w:val="7E933D75"/>
    <w:rsid w:val="7EB0C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F1B9A"/>
  <w15:docId w15:val="{FED7790C-1AF7-4541-B2B2-9D7765FC3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b/>
      <w:color w:val="00206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0">
    <w:name w:val="Table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205F24"/>
    <w:tblPr/>
  </w:style>
  <w:style w:type="character" w:customStyle="1" w:styleId="Heading1Char">
    <w:name w:val="Heading 1 Char"/>
    <w:basedOn w:val="DefaultParagraphFont"/>
    <w:link w:val="Heading1"/>
    <w:uiPriority w:val="9"/>
    <w:rsid w:val="00205F24"/>
    <w:rPr>
      <w:rFonts w:eastAsiaTheme="majorEastAsia" w:cstheme="majorBidi"/>
      <w:b/>
      <w:color w:val="002060"/>
      <w:szCs w:val="32"/>
      <w:lang w:eastAsia="en-AU"/>
    </w:rPr>
  </w:style>
  <w:style w:type="character" w:styleId="Hyperlink">
    <w:name w:val="Hyperlink"/>
    <w:basedOn w:val="DefaultParagraphFont"/>
    <w:uiPriority w:val="99"/>
    <w:unhideWhenUsed/>
    <w:rsid w:val="00C70B7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70B7A"/>
    <w:rPr>
      <w:b/>
      <w:bCs/>
    </w:rPr>
  </w:style>
  <w:style w:type="character" w:styleId="Emphasis">
    <w:name w:val="Emphasis"/>
    <w:basedOn w:val="DefaultParagraphFont"/>
    <w:uiPriority w:val="20"/>
    <w:qFormat/>
    <w:rsid w:val="00C70B7A"/>
    <w:rPr>
      <w:i/>
      <w:iCs/>
    </w:rPr>
  </w:style>
  <w:style w:type="paragraph" w:styleId="CommentText">
    <w:name w:val="annotation text"/>
    <w:basedOn w:val="Normal"/>
    <w:link w:val="CommentTextChar"/>
    <w:uiPriority w:val="99"/>
    <w:unhideWhenUsed/>
    <w:rsid w:val="00D112D2"/>
  </w:style>
  <w:style w:type="character" w:customStyle="1" w:styleId="CommentTextChar">
    <w:name w:val="Comment Text Char"/>
    <w:basedOn w:val="DefaultParagraphFont"/>
    <w:link w:val="CommentText"/>
    <w:uiPriority w:val="99"/>
    <w:rsid w:val="00D112D2"/>
    <w:rPr>
      <w:rFonts w:eastAsia="Arial" w:cs="Arial"/>
      <w:szCs w:val="20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D112D2"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03112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65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652E"/>
    <w:rPr>
      <w:rFonts w:eastAsia="Arial" w:cs="Arial"/>
      <w:b/>
      <w:bCs/>
      <w:szCs w:val="20"/>
      <w:lang w:eastAsia="en-AU"/>
    </w:rPr>
  </w:style>
  <w:style w:type="paragraph" w:styleId="Revision">
    <w:name w:val="Revision"/>
    <w:hidden/>
    <w:uiPriority w:val="99"/>
    <w:semiHidden/>
    <w:rsid w:val="00944A58"/>
    <w:rPr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324D9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7F7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F7E"/>
    <w:rPr>
      <w:rFonts w:ascii="Segoe UI" w:eastAsia="Arial" w:hAnsi="Segoe UI" w:cs="Segoe UI"/>
      <w:sz w:val="18"/>
      <w:szCs w:val="18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E3171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1719"/>
    <w:rPr>
      <w:rFonts w:eastAsia="Arial" w:cs="Arial"/>
      <w:szCs w:val="20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E317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1719"/>
    <w:rPr>
      <w:rFonts w:eastAsia="Arial" w:cs="Arial"/>
      <w:szCs w:val="20"/>
      <w:lang w:eastAsia="en-AU"/>
    </w:rPr>
  </w:style>
  <w:style w:type="table" w:customStyle="1" w:styleId="a">
    <w:basedOn w:val="TableNormal"/>
    <w:tblPr/>
  </w:style>
  <w:style w:type="table" w:customStyle="1" w:styleId="a0">
    <w:basedOn w:val="TableNormal"/>
    <w:tblPr/>
  </w:style>
  <w:style w:type="table" w:customStyle="1" w:styleId="a1">
    <w:basedOn w:val="TableNormal"/>
    <w:tblPr/>
  </w:style>
  <w:style w:type="table" w:customStyle="1" w:styleId="a2">
    <w:basedOn w:val="TableNormal"/>
    <w:tblPr/>
  </w:style>
  <w:style w:type="table" w:customStyle="1" w:styleId="a3">
    <w:basedOn w:val="TableNormal"/>
    <w:tblPr/>
  </w:style>
  <w:style w:type="table" w:customStyle="1" w:styleId="a4">
    <w:basedOn w:val="TableNormal"/>
    <w:tblPr/>
  </w:style>
  <w:style w:type="table" w:customStyle="1" w:styleId="a5">
    <w:basedOn w:val="TableNormal"/>
    <w:tblPr/>
  </w:style>
  <w:style w:type="table" w:customStyle="1" w:styleId="a6">
    <w:basedOn w:val="TableNormal"/>
    <w:tblPr/>
  </w:style>
  <w:style w:type="table" w:customStyle="1" w:styleId="a7">
    <w:basedOn w:val="TableNormal"/>
    <w:tblPr/>
  </w:style>
  <w:style w:type="table" w:customStyle="1" w:styleId="a8">
    <w:basedOn w:val="TableNormal"/>
    <w:tblPr/>
  </w:style>
  <w:style w:type="table" w:customStyle="1" w:styleId="a9">
    <w:basedOn w:val="TableNormal"/>
    <w:tblPr/>
  </w:style>
  <w:style w:type="table" w:customStyle="1" w:styleId="aa">
    <w:basedOn w:val="TableNormal"/>
    <w:tblPr/>
  </w:style>
  <w:style w:type="table" w:customStyle="1" w:styleId="ab">
    <w:basedOn w:val="TableNormal"/>
    <w:tblPr/>
  </w:style>
  <w:style w:type="table" w:customStyle="1" w:styleId="ac">
    <w:basedOn w:val="TableNormal"/>
    <w:tblPr/>
  </w:style>
  <w:style w:type="table" w:customStyle="1" w:styleId="ad">
    <w:basedOn w:val="TableNormal"/>
    <w:tblPr/>
  </w:style>
  <w:style w:type="table" w:customStyle="1" w:styleId="ae">
    <w:basedOn w:val="TableNormal"/>
    <w:tblPr/>
  </w:style>
  <w:style w:type="table" w:customStyle="1" w:styleId="af">
    <w:basedOn w:val="TableNormal"/>
    <w:tblPr/>
  </w:style>
  <w:style w:type="table" w:customStyle="1" w:styleId="af0">
    <w:basedOn w:val="TableNormal"/>
    <w:tblPr/>
  </w:style>
  <w:style w:type="table" w:customStyle="1" w:styleId="af1">
    <w:basedOn w:val="TableNormal"/>
    <w:tblPr/>
  </w:style>
  <w:style w:type="table" w:customStyle="1" w:styleId="af2">
    <w:basedOn w:val="TableNormal"/>
    <w:tblPr/>
  </w:style>
  <w:style w:type="table" w:customStyle="1" w:styleId="af3">
    <w:basedOn w:val="TableNormal"/>
    <w:tblPr/>
  </w:style>
  <w:style w:type="table" w:customStyle="1" w:styleId="af4">
    <w:basedOn w:val="TableNormal"/>
    <w:tblPr/>
  </w:style>
  <w:style w:type="table" w:customStyle="1" w:styleId="af5">
    <w:basedOn w:val="TableNormal"/>
    <w:tblPr/>
  </w:style>
  <w:style w:type="table" w:customStyle="1" w:styleId="af6">
    <w:basedOn w:val="TableNormal"/>
    <w:tblPr/>
  </w:style>
  <w:style w:type="table" w:customStyle="1" w:styleId="af7">
    <w:basedOn w:val="TableNormal"/>
    <w:tblPr/>
  </w:style>
  <w:style w:type="table" w:customStyle="1" w:styleId="af8">
    <w:basedOn w:val="TableNormal"/>
    <w:tblPr/>
  </w:style>
  <w:style w:type="table" w:customStyle="1" w:styleId="af9">
    <w:basedOn w:val="TableNormal"/>
    <w:tblPr/>
  </w:style>
  <w:style w:type="table" w:customStyle="1" w:styleId="afa">
    <w:basedOn w:val="TableNormal"/>
    <w:tblPr/>
  </w:style>
  <w:style w:type="table" w:customStyle="1" w:styleId="afb">
    <w:basedOn w:val="TableNormal"/>
    <w:tblPr/>
  </w:style>
  <w:style w:type="table" w:customStyle="1" w:styleId="afc">
    <w:basedOn w:val="TableNormal"/>
    <w:tblPr/>
  </w:style>
  <w:style w:type="table" w:customStyle="1" w:styleId="afd">
    <w:basedOn w:val="TableNormal"/>
    <w:tblPr/>
  </w:style>
  <w:style w:type="table" w:customStyle="1" w:styleId="afe">
    <w:basedOn w:val="TableNormal"/>
    <w:tblPr/>
  </w:style>
  <w:style w:type="table" w:customStyle="1" w:styleId="aff">
    <w:basedOn w:val="TableNormal"/>
    <w:tblPr/>
  </w:style>
  <w:style w:type="table" w:customStyle="1" w:styleId="aff0">
    <w:basedOn w:val="TableNormal"/>
    <w:tblPr/>
  </w:style>
  <w:style w:type="table" w:customStyle="1" w:styleId="aff1">
    <w:basedOn w:val="TableNormal"/>
    <w:tblPr/>
  </w:style>
  <w:style w:type="table" w:customStyle="1" w:styleId="aff2">
    <w:basedOn w:val="TableNormal"/>
    <w:tblPr/>
  </w:style>
  <w:style w:type="table" w:customStyle="1" w:styleId="aff3">
    <w:basedOn w:val="TableNormal"/>
    <w:tblPr/>
  </w:style>
  <w:style w:type="table" w:customStyle="1" w:styleId="aff4">
    <w:basedOn w:val="TableNormal"/>
    <w:tblPr/>
  </w:style>
  <w:style w:type="table" w:customStyle="1" w:styleId="aff5">
    <w:basedOn w:val="TableNormal"/>
    <w:tblPr/>
  </w:style>
  <w:style w:type="table" w:customStyle="1" w:styleId="aff6">
    <w:basedOn w:val="TableNormal"/>
    <w:tblPr/>
  </w:style>
  <w:style w:type="table" w:customStyle="1" w:styleId="aff7">
    <w:basedOn w:val="TableNormal"/>
    <w:tblPr/>
  </w:style>
  <w:style w:type="table" w:customStyle="1" w:styleId="aff8">
    <w:basedOn w:val="TableNormal"/>
    <w:tblPr/>
  </w:style>
  <w:style w:type="table" w:customStyle="1" w:styleId="aff9">
    <w:basedOn w:val="TableNormal"/>
    <w:tblPr/>
  </w:style>
  <w:style w:type="table" w:customStyle="1" w:styleId="affa">
    <w:basedOn w:val="TableNormal"/>
    <w:tblPr/>
  </w:style>
  <w:style w:type="table" w:customStyle="1" w:styleId="affb">
    <w:basedOn w:val="TableNormal"/>
    <w:tblPr/>
  </w:style>
  <w:style w:type="table" w:customStyle="1" w:styleId="affc">
    <w:basedOn w:val="TableNormal"/>
    <w:tblPr/>
  </w:style>
  <w:style w:type="table" w:customStyle="1" w:styleId="affd">
    <w:basedOn w:val="TableNormal"/>
    <w:tblPr/>
  </w:style>
  <w:style w:type="table" w:customStyle="1" w:styleId="affe">
    <w:basedOn w:val="TableNormal"/>
    <w:tblPr/>
  </w:style>
  <w:style w:type="table" w:customStyle="1" w:styleId="afff">
    <w:basedOn w:val="TableNormal"/>
    <w:tblPr/>
  </w:style>
  <w:style w:type="table" w:customStyle="1" w:styleId="afff0">
    <w:basedOn w:val="TableNormal"/>
    <w:tblPr/>
  </w:style>
  <w:style w:type="table" w:customStyle="1" w:styleId="afff1">
    <w:basedOn w:val="TableNormal"/>
    <w:tblPr/>
  </w:style>
  <w:style w:type="table" w:customStyle="1" w:styleId="afff2">
    <w:basedOn w:val="TableNormal"/>
    <w:tblPr/>
  </w:style>
  <w:style w:type="table" w:customStyle="1" w:styleId="afff3">
    <w:basedOn w:val="TableNormal"/>
    <w:tblPr/>
  </w:style>
  <w:style w:type="table" w:customStyle="1" w:styleId="afff4">
    <w:basedOn w:val="TableNormal"/>
    <w:tblPr/>
  </w:style>
  <w:style w:type="table" w:customStyle="1" w:styleId="afff5">
    <w:basedOn w:val="TableNormal"/>
    <w:tblPr/>
  </w:style>
  <w:style w:type="table" w:customStyle="1" w:styleId="afff6">
    <w:basedOn w:val="TableNormal"/>
    <w:tblPr/>
  </w:style>
  <w:style w:type="table" w:customStyle="1" w:styleId="afff7">
    <w:basedOn w:val="TableNormal"/>
    <w:tblPr/>
  </w:style>
  <w:style w:type="table" w:customStyle="1" w:styleId="afff8">
    <w:basedOn w:val="TableNormal"/>
    <w:tblPr/>
  </w:style>
  <w:style w:type="table" w:customStyle="1" w:styleId="afff9">
    <w:basedOn w:val="TableNormal"/>
    <w:tblPr/>
  </w:style>
  <w:style w:type="table" w:customStyle="1" w:styleId="afffa">
    <w:basedOn w:val="TableNormal"/>
    <w:tblPr/>
  </w:style>
  <w:style w:type="table" w:customStyle="1" w:styleId="afffb">
    <w:basedOn w:val="TableNormal"/>
    <w:tblPr/>
  </w:style>
  <w:style w:type="table" w:customStyle="1" w:styleId="afffc">
    <w:basedOn w:val="TableNormal"/>
    <w:tblPr/>
  </w:style>
  <w:style w:type="table" w:customStyle="1" w:styleId="afffd">
    <w:basedOn w:val="TableNormal"/>
    <w:tblPr/>
  </w:style>
  <w:style w:type="table" w:customStyle="1" w:styleId="afffe">
    <w:basedOn w:val="TableNormal"/>
    <w:tblPr/>
  </w:style>
  <w:style w:type="table" w:customStyle="1" w:styleId="affff">
    <w:basedOn w:val="TableNormal"/>
    <w:tblPr/>
  </w:style>
  <w:style w:type="table" w:customStyle="1" w:styleId="affff0">
    <w:basedOn w:val="TableNormal"/>
    <w:tblPr/>
  </w:style>
  <w:style w:type="table" w:customStyle="1" w:styleId="affff1">
    <w:basedOn w:val="TableNormal"/>
    <w:tblPr/>
  </w:style>
  <w:style w:type="table" w:customStyle="1" w:styleId="affff2">
    <w:basedOn w:val="TableNormal"/>
    <w:tblPr/>
  </w:style>
  <w:style w:type="table" w:customStyle="1" w:styleId="affff3">
    <w:basedOn w:val="TableNormal"/>
    <w:tblPr/>
  </w:style>
  <w:style w:type="table" w:customStyle="1" w:styleId="affff4">
    <w:basedOn w:val="TableNormal"/>
    <w:tblPr/>
  </w:style>
  <w:style w:type="table" w:customStyle="1" w:styleId="affff5">
    <w:basedOn w:val="TableNormal"/>
    <w:tblPr/>
  </w:style>
  <w:style w:type="table" w:customStyle="1" w:styleId="affff6">
    <w:basedOn w:val="TableNormal"/>
    <w:tblPr/>
  </w:style>
  <w:style w:type="table" w:customStyle="1" w:styleId="affff7">
    <w:basedOn w:val="TableNormal"/>
    <w:tblPr/>
  </w:style>
  <w:style w:type="table" w:customStyle="1" w:styleId="affff8">
    <w:basedOn w:val="TableNormal"/>
    <w:tblPr/>
  </w:style>
  <w:style w:type="table" w:customStyle="1" w:styleId="affff9">
    <w:basedOn w:val="TableNormal"/>
    <w:tblPr/>
  </w:style>
  <w:style w:type="table" w:customStyle="1" w:styleId="affffa">
    <w:basedOn w:val="TableNormal"/>
    <w:tblPr/>
  </w:style>
  <w:style w:type="table" w:customStyle="1" w:styleId="affffb">
    <w:basedOn w:val="TableNormal"/>
    <w:tblPr/>
  </w:style>
  <w:style w:type="table" w:customStyle="1" w:styleId="affffc">
    <w:basedOn w:val="TableNormal"/>
    <w:tblPr/>
  </w:style>
  <w:style w:type="table" w:customStyle="1" w:styleId="affffd">
    <w:basedOn w:val="TableNormal"/>
    <w:tblPr/>
  </w:style>
  <w:style w:type="table" w:customStyle="1" w:styleId="affffe">
    <w:basedOn w:val="TableNormal"/>
    <w:tblPr/>
  </w:style>
  <w:style w:type="table" w:customStyle="1" w:styleId="afffff">
    <w:basedOn w:val="TableNormal"/>
    <w:tblPr/>
  </w:style>
  <w:style w:type="table" w:customStyle="1" w:styleId="afffff0">
    <w:basedOn w:val="TableNormal"/>
    <w:tblPr/>
  </w:style>
  <w:style w:type="table" w:customStyle="1" w:styleId="afffff1">
    <w:basedOn w:val="TableNormal"/>
    <w:tblPr/>
  </w:style>
  <w:style w:type="table" w:customStyle="1" w:styleId="afffff2">
    <w:basedOn w:val="TableNormal"/>
    <w:tblPr/>
  </w:style>
  <w:style w:type="table" w:customStyle="1" w:styleId="afffff3">
    <w:basedOn w:val="TableNormal"/>
    <w:tblPr/>
  </w:style>
  <w:style w:type="table" w:customStyle="1" w:styleId="afffff4">
    <w:basedOn w:val="TableNormal"/>
    <w:tblPr/>
  </w:style>
  <w:style w:type="table" w:customStyle="1" w:styleId="afffff5">
    <w:basedOn w:val="TableNormal"/>
    <w:tblPr/>
  </w:style>
  <w:style w:type="table" w:customStyle="1" w:styleId="afffff6">
    <w:basedOn w:val="TableNormal"/>
    <w:tblPr/>
  </w:style>
  <w:style w:type="table" w:customStyle="1" w:styleId="afffff7">
    <w:basedOn w:val="TableNormal"/>
    <w:tblPr/>
  </w:style>
  <w:style w:type="table" w:customStyle="1" w:styleId="afffff8">
    <w:basedOn w:val="TableNormal"/>
    <w:tblPr/>
  </w:style>
  <w:style w:type="table" w:customStyle="1" w:styleId="afffff9">
    <w:basedOn w:val="TableNormal"/>
    <w:tblPr/>
  </w:style>
  <w:style w:type="table" w:customStyle="1" w:styleId="afffffa">
    <w:basedOn w:val="TableNormal"/>
    <w:tblPr/>
  </w:style>
  <w:style w:type="table" w:customStyle="1" w:styleId="afffffb">
    <w:basedOn w:val="TableNormal"/>
    <w:tblPr/>
  </w:style>
  <w:style w:type="table" w:customStyle="1" w:styleId="afffffc">
    <w:basedOn w:val="TableNormal"/>
    <w:tblPr/>
  </w:style>
  <w:style w:type="table" w:customStyle="1" w:styleId="afffffd">
    <w:basedOn w:val="TableNormal"/>
    <w:tblPr/>
  </w:style>
  <w:style w:type="table" w:customStyle="1" w:styleId="afffffe">
    <w:basedOn w:val="TableNormal"/>
    <w:tblPr/>
  </w:style>
  <w:style w:type="table" w:customStyle="1" w:styleId="affffff">
    <w:basedOn w:val="TableNormal"/>
    <w:tblPr/>
  </w:style>
  <w:style w:type="table" w:customStyle="1" w:styleId="affffff0">
    <w:basedOn w:val="TableNormal"/>
    <w:tblPr/>
  </w:style>
  <w:style w:type="table" w:customStyle="1" w:styleId="affffff1">
    <w:basedOn w:val="TableNormal"/>
    <w:tblPr/>
  </w:style>
  <w:style w:type="table" w:customStyle="1" w:styleId="affffff2">
    <w:basedOn w:val="TableNormal"/>
    <w:tblPr/>
  </w:style>
  <w:style w:type="table" w:customStyle="1" w:styleId="affffff3">
    <w:basedOn w:val="TableNormal"/>
    <w:tblPr/>
  </w:style>
  <w:style w:type="table" w:customStyle="1" w:styleId="affffff4">
    <w:basedOn w:val="TableNormal"/>
    <w:tblPr/>
  </w:style>
  <w:style w:type="table" w:customStyle="1" w:styleId="affffff5">
    <w:basedOn w:val="TableNormal"/>
    <w:tblPr/>
  </w:style>
  <w:style w:type="table" w:customStyle="1" w:styleId="affffff6">
    <w:basedOn w:val="TableNormal"/>
    <w:tblPr/>
  </w:style>
  <w:style w:type="table" w:customStyle="1" w:styleId="affffff7">
    <w:basedOn w:val="TableNormal"/>
    <w:tblPr/>
  </w:style>
  <w:style w:type="table" w:customStyle="1" w:styleId="affffff8">
    <w:basedOn w:val="TableNormal"/>
    <w:tblPr/>
  </w:style>
  <w:style w:type="table" w:customStyle="1" w:styleId="affffff9">
    <w:basedOn w:val="TableNormal"/>
    <w:tblPr/>
  </w:style>
  <w:style w:type="table" w:customStyle="1" w:styleId="affffffa">
    <w:basedOn w:val="TableNormal"/>
    <w:tblPr/>
  </w:style>
  <w:style w:type="table" w:customStyle="1" w:styleId="affffffb">
    <w:basedOn w:val="TableNormal"/>
    <w:tblPr/>
  </w:style>
  <w:style w:type="table" w:customStyle="1" w:styleId="affffffc">
    <w:basedOn w:val="TableNormal"/>
    <w:tblPr/>
  </w:style>
  <w:style w:type="table" w:customStyle="1" w:styleId="affffffd">
    <w:basedOn w:val="TableNormal"/>
    <w:tblPr/>
  </w:style>
  <w:style w:type="table" w:customStyle="1" w:styleId="affffffe">
    <w:basedOn w:val="TableNormal"/>
    <w:tblPr/>
  </w:style>
  <w:style w:type="table" w:customStyle="1" w:styleId="afffffff">
    <w:basedOn w:val="TableNormal"/>
    <w:tblPr/>
  </w:style>
  <w:style w:type="table" w:customStyle="1" w:styleId="afffffff0">
    <w:basedOn w:val="TableNormal"/>
    <w:tblPr/>
  </w:style>
  <w:style w:type="table" w:customStyle="1" w:styleId="afffffff1">
    <w:basedOn w:val="TableNormal"/>
    <w:tblPr/>
  </w:style>
  <w:style w:type="table" w:customStyle="1" w:styleId="afffffff2">
    <w:basedOn w:val="TableNormal"/>
    <w:tblPr/>
  </w:style>
  <w:style w:type="table" w:customStyle="1" w:styleId="afffffff3">
    <w:basedOn w:val="TableNormal"/>
    <w:tblPr/>
  </w:style>
  <w:style w:type="table" w:customStyle="1" w:styleId="afffffff4">
    <w:basedOn w:val="TableNormal"/>
    <w:tblPr/>
  </w:style>
  <w:style w:type="table" w:customStyle="1" w:styleId="afffffff5">
    <w:basedOn w:val="TableNormal"/>
    <w:tblPr/>
  </w:style>
  <w:style w:type="table" w:customStyle="1" w:styleId="afffffff6">
    <w:basedOn w:val="TableNormal"/>
    <w:tblPr/>
  </w:style>
  <w:style w:type="table" w:customStyle="1" w:styleId="afffffff7">
    <w:basedOn w:val="TableNormal"/>
    <w:tblPr/>
  </w:style>
  <w:style w:type="table" w:customStyle="1" w:styleId="afffffff8">
    <w:basedOn w:val="TableNormal"/>
    <w:tblPr/>
  </w:style>
  <w:style w:type="table" w:customStyle="1" w:styleId="afffffff9">
    <w:basedOn w:val="TableNormal"/>
    <w:tblPr/>
  </w:style>
  <w:style w:type="table" w:customStyle="1" w:styleId="afffffffa">
    <w:basedOn w:val="TableNormal"/>
    <w:tblPr/>
  </w:style>
  <w:style w:type="table" w:customStyle="1" w:styleId="afffffffb">
    <w:basedOn w:val="TableNormal"/>
    <w:tblPr/>
  </w:style>
  <w:style w:type="table" w:customStyle="1" w:styleId="afffffffc">
    <w:basedOn w:val="TableNormal"/>
    <w:tblPr/>
  </w:style>
  <w:style w:type="table" w:customStyle="1" w:styleId="afffffffd">
    <w:basedOn w:val="TableNormal"/>
    <w:tblPr/>
  </w:style>
  <w:style w:type="table" w:customStyle="1" w:styleId="afffffffe">
    <w:basedOn w:val="TableNormal"/>
    <w:tblPr/>
  </w:style>
  <w:style w:type="table" w:customStyle="1" w:styleId="affffffff">
    <w:basedOn w:val="TableNormal"/>
    <w:tblPr/>
  </w:style>
  <w:style w:type="table" w:customStyle="1" w:styleId="affffffff0">
    <w:basedOn w:val="TableNormal"/>
    <w:tblPr/>
  </w:style>
  <w:style w:type="table" w:customStyle="1" w:styleId="affffffff1">
    <w:basedOn w:val="TableNormal"/>
    <w:tblPr/>
  </w:style>
  <w:style w:type="table" w:customStyle="1" w:styleId="affffffff2">
    <w:basedOn w:val="TableNormal"/>
    <w:tblPr/>
  </w:style>
  <w:style w:type="table" w:customStyle="1" w:styleId="affffffff3">
    <w:basedOn w:val="TableNormal"/>
    <w:tblPr/>
  </w:style>
  <w:style w:type="table" w:customStyle="1" w:styleId="affffffff4">
    <w:basedOn w:val="TableNormal"/>
    <w:tblPr/>
  </w:style>
  <w:style w:type="table" w:customStyle="1" w:styleId="affffffff5">
    <w:basedOn w:val="TableNormal"/>
    <w:tblPr/>
  </w:style>
  <w:style w:type="table" w:customStyle="1" w:styleId="affffffff6">
    <w:basedOn w:val="TableNormal"/>
    <w:tblPr/>
  </w:style>
  <w:style w:type="table" w:customStyle="1" w:styleId="affffffff7">
    <w:basedOn w:val="TableNormal"/>
    <w:tblPr/>
  </w:style>
  <w:style w:type="table" w:customStyle="1" w:styleId="affffffff8">
    <w:basedOn w:val="TableNormal"/>
    <w:tblPr/>
  </w:style>
  <w:style w:type="table" w:customStyle="1" w:styleId="affffffff9">
    <w:basedOn w:val="TableNormal"/>
    <w:tblPr/>
  </w:style>
  <w:style w:type="table" w:customStyle="1" w:styleId="affffffffa">
    <w:basedOn w:val="TableNormal"/>
    <w:tblPr/>
  </w:style>
  <w:style w:type="table" w:customStyle="1" w:styleId="affffffffb">
    <w:basedOn w:val="TableNormal"/>
    <w:tblPr/>
  </w:style>
  <w:style w:type="table" w:customStyle="1" w:styleId="affffffffc">
    <w:basedOn w:val="TableNormal"/>
    <w:tblPr/>
  </w:style>
  <w:style w:type="table" w:customStyle="1" w:styleId="affffffffd">
    <w:basedOn w:val="TableNormal"/>
    <w:tblPr/>
  </w:style>
  <w:style w:type="table" w:customStyle="1" w:styleId="affffffffe">
    <w:basedOn w:val="TableNormal"/>
    <w:tblPr/>
  </w:style>
  <w:style w:type="table" w:customStyle="1" w:styleId="afffffffff">
    <w:basedOn w:val="TableNormal"/>
    <w:tblPr/>
  </w:style>
  <w:style w:type="table" w:customStyle="1" w:styleId="afffffffff0">
    <w:basedOn w:val="TableNormal"/>
    <w:tblPr/>
  </w:style>
  <w:style w:type="table" w:customStyle="1" w:styleId="afffffffff1">
    <w:basedOn w:val="TableNormal"/>
    <w:tblPr/>
  </w:style>
  <w:style w:type="table" w:customStyle="1" w:styleId="afffffffff2">
    <w:basedOn w:val="TableNormal"/>
    <w:tblPr/>
  </w:style>
  <w:style w:type="table" w:customStyle="1" w:styleId="afffffffff3">
    <w:basedOn w:val="TableNormal"/>
    <w:tblPr/>
  </w:style>
  <w:style w:type="table" w:customStyle="1" w:styleId="afffffffff4">
    <w:basedOn w:val="TableNormal"/>
    <w:tblPr/>
  </w:style>
  <w:style w:type="table" w:customStyle="1" w:styleId="afffffffff5">
    <w:basedOn w:val="TableNormal"/>
    <w:tblPr/>
  </w:style>
  <w:style w:type="table" w:customStyle="1" w:styleId="afffffffff6">
    <w:basedOn w:val="TableNormal"/>
    <w:tblPr/>
  </w:style>
  <w:style w:type="table" w:customStyle="1" w:styleId="afffffffff7">
    <w:basedOn w:val="TableNormal"/>
    <w:tblPr/>
  </w:style>
  <w:style w:type="table" w:customStyle="1" w:styleId="afffffffff8">
    <w:basedOn w:val="TableNormal"/>
    <w:tblPr/>
  </w:style>
  <w:style w:type="table" w:customStyle="1" w:styleId="afffffffff9">
    <w:basedOn w:val="TableNormal"/>
    <w:tblPr/>
  </w:style>
  <w:style w:type="table" w:customStyle="1" w:styleId="afffffffffa">
    <w:basedOn w:val="TableNormal"/>
    <w:tblPr/>
  </w:style>
  <w:style w:type="table" w:customStyle="1" w:styleId="afffffffffb">
    <w:basedOn w:val="TableNormal"/>
    <w:tblPr/>
  </w:style>
  <w:style w:type="table" w:customStyle="1" w:styleId="afffffffffc">
    <w:basedOn w:val="TableNormal"/>
    <w:tblPr/>
  </w:style>
  <w:style w:type="table" w:customStyle="1" w:styleId="afffffffffd">
    <w:basedOn w:val="TableNormal"/>
    <w:tblPr/>
  </w:style>
  <w:style w:type="table" w:customStyle="1" w:styleId="afffffffffe">
    <w:basedOn w:val="TableNormal"/>
    <w:tblPr/>
  </w:style>
  <w:style w:type="table" w:customStyle="1" w:styleId="affffffffff">
    <w:basedOn w:val="TableNormal"/>
    <w:tblPr/>
  </w:style>
  <w:style w:type="table" w:customStyle="1" w:styleId="affffffffff0">
    <w:basedOn w:val="TableNormal"/>
    <w:tblPr/>
  </w:style>
  <w:style w:type="table" w:customStyle="1" w:styleId="affffffffff1">
    <w:basedOn w:val="TableNormal"/>
    <w:tblPr/>
  </w:style>
  <w:style w:type="table" w:customStyle="1" w:styleId="affffffffff2">
    <w:basedOn w:val="TableNormal"/>
    <w:tblPr/>
  </w:style>
  <w:style w:type="table" w:customStyle="1" w:styleId="affffffffff3">
    <w:basedOn w:val="TableNormal"/>
    <w:tblPr/>
  </w:style>
  <w:style w:type="table" w:customStyle="1" w:styleId="affffffffff4">
    <w:basedOn w:val="TableNormal"/>
    <w:tblPr/>
  </w:style>
  <w:style w:type="table" w:customStyle="1" w:styleId="affffffffff5">
    <w:basedOn w:val="TableNormal"/>
    <w:tblPr/>
  </w:style>
  <w:style w:type="table" w:customStyle="1" w:styleId="affffffffff6">
    <w:basedOn w:val="TableNormal"/>
    <w:tblPr/>
  </w:style>
  <w:style w:type="table" w:customStyle="1" w:styleId="affffffffff7">
    <w:basedOn w:val="TableNormal"/>
    <w:tblPr/>
  </w:style>
  <w:style w:type="table" w:customStyle="1" w:styleId="affffffffff8">
    <w:basedOn w:val="TableNormal"/>
    <w:tblPr/>
  </w:style>
  <w:style w:type="table" w:customStyle="1" w:styleId="affffffffff9">
    <w:basedOn w:val="TableNormal"/>
    <w:tblPr/>
  </w:style>
  <w:style w:type="table" w:customStyle="1" w:styleId="affffffffffa">
    <w:basedOn w:val="TableNormal"/>
    <w:tblPr/>
  </w:style>
  <w:style w:type="table" w:customStyle="1" w:styleId="affffffffffb">
    <w:basedOn w:val="TableNormal"/>
    <w:tblPr/>
  </w:style>
  <w:style w:type="table" w:customStyle="1" w:styleId="affffffffffc">
    <w:basedOn w:val="TableNormal"/>
    <w:tblPr/>
  </w:style>
  <w:style w:type="table" w:customStyle="1" w:styleId="affffffffffd">
    <w:basedOn w:val="TableNormal"/>
    <w:tblPr/>
  </w:style>
  <w:style w:type="table" w:customStyle="1" w:styleId="affffffffffe">
    <w:basedOn w:val="TableNormal"/>
    <w:tblPr/>
  </w:style>
  <w:style w:type="table" w:customStyle="1" w:styleId="afffffffffff">
    <w:basedOn w:val="TableNormal"/>
    <w:tblPr/>
  </w:style>
  <w:style w:type="table" w:customStyle="1" w:styleId="afffffffffff0">
    <w:basedOn w:val="TableNormal"/>
    <w:tblPr/>
  </w:style>
  <w:style w:type="table" w:customStyle="1" w:styleId="afffffffffff1">
    <w:basedOn w:val="TableNormal"/>
    <w:tblPr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fffffffff2">
    <w:basedOn w:val="TableNormal"/>
    <w:tblPr/>
  </w:style>
  <w:style w:type="table" w:customStyle="1" w:styleId="afffffffffff3">
    <w:basedOn w:val="TableNormal"/>
    <w:tblPr/>
  </w:style>
  <w:style w:type="table" w:customStyle="1" w:styleId="afffffffffff4">
    <w:basedOn w:val="TableNormal"/>
    <w:tblPr/>
  </w:style>
  <w:style w:type="table" w:customStyle="1" w:styleId="afffffffffff5">
    <w:basedOn w:val="TableNormal"/>
    <w:tblPr/>
  </w:style>
  <w:style w:type="table" w:customStyle="1" w:styleId="afffffffffff6">
    <w:basedOn w:val="TableNormal"/>
    <w:tblPr/>
  </w:style>
  <w:style w:type="table" w:customStyle="1" w:styleId="afffffffffff7">
    <w:basedOn w:val="TableNormal"/>
    <w:tblPr/>
  </w:style>
  <w:style w:type="table" w:customStyle="1" w:styleId="afffffffffff8">
    <w:basedOn w:val="TableNormal"/>
    <w:tblPr/>
  </w:style>
  <w:style w:type="table" w:customStyle="1" w:styleId="afffffffffff9">
    <w:basedOn w:val="TableNormal"/>
    <w:tblPr/>
  </w:style>
  <w:style w:type="table" w:customStyle="1" w:styleId="afffffffffffa">
    <w:basedOn w:val="TableNormal"/>
    <w:tblPr/>
  </w:style>
  <w:style w:type="table" w:customStyle="1" w:styleId="afffffffffffb">
    <w:basedOn w:val="TableNormal"/>
    <w:tblPr/>
  </w:style>
  <w:style w:type="table" w:customStyle="1" w:styleId="afffffffffffc">
    <w:basedOn w:val="TableNormal"/>
    <w:tblPr/>
  </w:style>
  <w:style w:type="table" w:customStyle="1" w:styleId="afffffffffffd">
    <w:basedOn w:val="TableNormal"/>
    <w:tblPr/>
  </w:style>
  <w:style w:type="table" w:customStyle="1" w:styleId="afffffffffffe">
    <w:basedOn w:val="TableNormal"/>
    <w:tblPr/>
  </w:style>
  <w:style w:type="table" w:customStyle="1" w:styleId="affffffffffff">
    <w:basedOn w:val="TableNormal"/>
    <w:tblPr/>
  </w:style>
  <w:style w:type="table" w:customStyle="1" w:styleId="affffffffffff0">
    <w:basedOn w:val="TableNormal"/>
    <w:tblPr/>
  </w:style>
  <w:style w:type="table" w:customStyle="1" w:styleId="affffffffffff1">
    <w:basedOn w:val="TableNormal"/>
    <w:tblPr/>
  </w:style>
  <w:style w:type="table" w:customStyle="1" w:styleId="affffffffffff2">
    <w:basedOn w:val="TableNormal"/>
    <w:tblPr/>
  </w:style>
  <w:style w:type="table" w:customStyle="1" w:styleId="affffffffffff3">
    <w:basedOn w:val="TableNormal"/>
    <w:tblPr/>
  </w:style>
  <w:style w:type="table" w:customStyle="1" w:styleId="affffffffffff4">
    <w:basedOn w:val="TableNormal"/>
    <w:tblPr/>
  </w:style>
  <w:style w:type="table" w:customStyle="1" w:styleId="affffffffffff5">
    <w:basedOn w:val="TableNormal"/>
    <w:tblPr/>
  </w:style>
  <w:style w:type="table" w:customStyle="1" w:styleId="affffffffffff6">
    <w:basedOn w:val="TableNormal"/>
    <w:tblPr/>
  </w:style>
  <w:style w:type="table" w:customStyle="1" w:styleId="affffffffffff7">
    <w:basedOn w:val="TableNormal"/>
    <w:tblPr/>
  </w:style>
  <w:style w:type="table" w:customStyle="1" w:styleId="affffffffffff8">
    <w:basedOn w:val="TableNormal"/>
    <w:tblPr/>
  </w:style>
  <w:style w:type="table" w:customStyle="1" w:styleId="affffffffffff9">
    <w:basedOn w:val="TableNormal"/>
    <w:tblPr/>
  </w:style>
  <w:style w:type="table" w:customStyle="1" w:styleId="affffffffffffa">
    <w:basedOn w:val="TableNormal"/>
    <w:tblPr/>
  </w:style>
  <w:style w:type="table" w:customStyle="1" w:styleId="affffffffffffb">
    <w:basedOn w:val="TableNormal"/>
    <w:tblPr/>
  </w:style>
  <w:style w:type="table" w:customStyle="1" w:styleId="affffffffffffc">
    <w:basedOn w:val="TableNormal"/>
    <w:tblPr/>
  </w:style>
  <w:style w:type="table" w:customStyle="1" w:styleId="affffffffffffd">
    <w:basedOn w:val="TableNormal"/>
    <w:tblPr/>
  </w:style>
  <w:style w:type="table" w:customStyle="1" w:styleId="affffffffffffe">
    <w:basedOn w:val="TableNormal"/>
    <w:tblPr/>
  </w:style>
  <w:style w:type="table" w:customStyle="1" w:styleId="afffffffffffff">
    <w:basedOn w:val="TableNormal"/>
    <w:tblPr/>
  </w:style>
  <w:style w:type="table" w:customStyle="1" w:styleId="afffffffffffff0">
    <w:basedOn w:val="TableNormal"/>
    <w:tblPr/>
  </w:style>
  <w:style w:type="table" w:customStyle="1" w:styleId="afffffffffffff1">
    <w:basedOn w:val="TableNormal"/>
    <w:tblPr/>
  </w:style>
  <w:style w:type="table" w:customStyle="1" w:styleId="afffffffffffff2">
    <w:basedOn w:val="TableNormal"/>
    <w:tblPr/>
  </w:style>
  <w:style w:type="table" w:customStyle="1" w:styleId="afffffffffffff3">
    <w:basedOn w:val="TableNormal"/>
    <w:tblPr/>
  </w:style>
  <w:style w:type="table" w:customStyle="1" w:styleId="afffffffffffff4">
    <w:basedOn w:val="TableNormal"/>
    <w:tblPr/>
  </w:style>
  <w:style w:type="table" w:customStyle="1" w:styleId="afffffffffffff5">
    <w:basedOn w:val="TableNormal"/>
    <w:tblPr/>
  </w:style>
  <w:style w:type="table" w:customStyle="1" w:styleId="afffffffffffff6">
    <w:basedOn w:val="TableNormal"/>
    <w:tblPr/>
  </w:style>
  <w:style w:type="table" w:customStyle="1" w:styleId="afffffffffffff7">
    <w:basedOn w:val="TableNormal"/>
    <w:tblPr/>
  </w:style>
  <w:style w:type="table" w:customStyle="1" w:styleId="afffffffffffff8">
    <w:basedOn w:val="TableNormal"/>
    <w:tblPr/>
  </w:style>
  <w:style w:type="table" w:customStyle="1" w:styleId="afffffffffffff9">
    <w:basedOn w:val="TableNormal"/>
    <w:tblPr/>
  </w:style>
  <w:style w:type="table" w:customStyle="1" w:styleId="afffffffffffffa">
    <w:basedOn w:val="TableNormal"/>
    <w:tblPr/>
  </w:style>
  <w:style w:type="table" w:customStyle="1" w:styleId="afffffffffffffb">
    <w:basedOn w:val="TableNormal"/>
    <w:tblPr/>
  </w:style>
  <w:style w:type="table" w:customStyle="1" w:styleId="afffffffffffffc">
    <w:basedOn w:val="TableNormal"/>
    <w:tblPr/>
  </w:style>
  <w:style w:type="table" w:customStyle="1" w:styleId="afffffffffffffd">
    <w:basedOn w:val="TableNormal"/>
    <w:tblPr/>
  </w:style>
  <w:style w:type="table" w:customStyle="1" w:styleId="afffffffffffffe">
    <w:basedOn w:val="TableNormal"/>
    <w:tblPr/>
  </w:style>
  <w:style w:type="table" w:customStyle="1" w:styleId="affffffffffffff">
    <w:basedOn w:val="TableNormal"/>
    <w:tblPr/>
  </w:style>
  <w:style w:type="table" w:customStyle="1" w:styleId="affffffffffffff0">
    <w:basedOn w:val="TableNormal"/>
    <w:tblPr/>
  </w:style>
  <w:style w:type="table" w:customStyle="1" w:styleId="affffffffffffff1">
    <w:basedOn w:val="TableNormal"/>
    <w:tblPr/>
  </w:style>
  <w:style w:type="table" w:customStyle="1" w:styleId="affffffffffffff2">
    <w:basedOn w:val="TableNormal"/>
    <w:tblPr/>
  </w:style>
  <w:style w:type="table" w:customStyle="1" w:styleId="affffffffffffff3">
    <w:basedOn w:val="TableNormal"/>
    <w:tblPr/>
  </w:style>
  <w:style w:type="table" w:customStyle="1" w:styleId="affffffffffffff4">
    <w:basedOn w:val="TableNormal"/>
    <w:tblPr/>
  </w:style>
  <w:style w:type="table" w:customStyle="1" w:styleId="affffffffffffff5">
    <w:basedOn w:val="TableNormal"/>
    <w:tblPr/>
  </w:style>
  <w:style w:type="table" w:customStyle="1" w:styleId="affffffffffffff6">
    <w:basedOn w:val="TableNormal"/>
    <w:tblPr/>
  </w:style>
  <w:style w:type="table" w:customStyle="1" w:styleId="affffffffffffff7">
    <w:basedOn w:val="TableNormal"/>
    <w:tblPr/>
  </w:style>
  <w:style w:type="table" w:customStyle="1" w:styleId="affffffffffffff8">
    <w:basedOn w:val="TableNormal"/>
    <w:tblPr/>
  </w:style>
  <w:style w:type="table" w:customStyle="1" w:styleId="affffffffffffff9">
    <w:basedOn w:val="TableNormal"/>
    <w:tblPr/>
  </w:style>
  <w:style w:type="table" w:customStyle="1" w:styleId="affffffffffffffa">
    <w:basedOn w:val="TableNormal"/>
    <w:tblPr/>
  </w:style>
  <w:style w:type="table" w:customStyle="1" w:styleId="affffffffffffffb">
    <w:basedOn w:val="TableNormal"/>
    <w:tblPr/>
  </w:style>
  <w:style w:type="table" w:customStyle="1" w:styleId="affffffffffffffc">
    <w:basedOn w:val="TableNormal"/>
    <w:tblPr/>
  </w:style>
  <w:style w:type="table" w:customStyle="1" w:styleId="affffffffffffffd">
    <w:basedOn w:val="TableNormal"/>
    <w:tblPr/>
  </w:style>
  <w:style w:type="table" w:customStyle="1" w:styleId="affffffffffffffe">
    <w:basedOn w:val="TableNormal"/>
    <w:tblPr/>
  </w:style>
  <w:style w:type="table" w:customStyle="1" w:styleId="afffffffffffffff">
    <w:basedOn w:val="TableNormal"/>
    <w:tblPr/>
  </w:style>
  <w:style w:type="table" w:customStyle="1" w:styleId="afffffffffffffff0">
    <w:basedOn w:val="TableNormal"/>
    <w:tblPr/>
  </w:style>
  <w:style w:type="table" w:customStyle="1" w:styleId="afffffffffffffff1">
    <w:basedOn w:val="TableNormal"/>
    <w:tblPr/>
  </w:style>
  <w:style w:type="table" w:customStyle="1" w:styleId="afffffffffffffff2">
    <w:basedOn w:val="TableNormal"/>
    <w:tblPr/>
  </w:style>
  <w:style w:type="table" w:customStyle="1" w:styleId="afffffffffffffff3">
    <w:basedOn w:val="TableNormal"/>
    <w:tblPr/>
  </w:style>
  <w:style w:type="table" w:customStyle="1" w:styleId="afffffffffffffff4">
    <w:basedOn w:val="TableNormal"/>
    <w:tblPr/>
  </w:style>
  <w:style w:type="table" w:customStyle="1" w:styleId="afffffffffffffff5">
    <w:basedOn w:val="TableNormal"/>
    <w:tblPr/>
  </w:style>
  <w:style w:type="table" w:customStyle="1" w:styleId="afffffffffffffff6">
    <w:basedOn w:val="TableNormal"/>
    <w:tblPr/>
  </w:style>
  <w:style w:type="table" w:customStyle="1" w:styleId="afffffffffffffff7">
    <w:basedOn w:val="TableNormal"/>
    <w:tblPr/>
  </w:style>
  <w:style w:type="table" w:customStyle="1" w:styleId="afffffffffffffff8">
    <w:basedOn w:val="TableNormal"/>
    <w:tblPr/>
  </w:style>
  <w:style w:type="table" w:customStyle="1" w:styleId="afffffffffffffff9">
    <w:basedOn w:val="TableNormal"/>
    <w:tblPr/>
  </w:style>
  <w:style w:type="table" w:customStyle="1" w:styleId="afffffffffffffffa">
    <w:basedOn w:val="TableNormal"/>
    <w:tblPr/>
  </w:style>
  <w:style w:type="table" w:customStyle="1" w:styleId="afffffffffffffffb">
    <w:basedOn w:val="TableNormal"/>
    <w:tblPr/>
  </w:style>
  <w:style w:type="table" w:customStyle="1" w:styleId="afffffffffffffffc">
    <w:basedOn w:val="TableNormal"/>
    <w:tblPr/>
  </w:style>
  <w:style w:type="table" w:customStyle="1" w:styleId="afffffffffffffffd">
    <w:basedOn w:val="TableNormal"/>
    <w:tblPr/>
  </w:style>
  <w:style w:type="table" w:customStyle="1" w:styleId="afffffffffffffffe">
    <w:basedOn w:val="TableNormal"/>
    <w:tblPr/>
  </w:style>
  <w:style w:type="table" w:customStyle="1" w:styleId="affffffffffffffff">
    <w:basedOn w:val="TableNormal"/>
    <w:tblPr/>
  </w:style>
  <w:style w:type="table" w:customStyle="1" w:styleId="affffffffffffffff0">
    <w:basedOn w:val="TableNormal"/>
    <w:tblPr/>
  </w:style>
  <w:style w:type="table" w:customStyle="1" w:styleId="affffffffffffffff1">
    <w:basedOn w:val="TableNormal"/>
    <w:tblPr/>
  </w:style>
  <w:style w:type="table" w:customStyle="1" w:styleId="affffffffffffffff2">
    <w:basedOn w:val="TableNormal"/>
    <w:tblPr/>
  </w:style>
  <w:style w:type="table" w:customStyle="1" w:styleId="affffffffffffffff3">
    <w:basedOn w:val="TableNormal"/>
    <w:tblPr/>
  </w:style>
  <w:style w:type="table" w:customStyle="1" w:styleId="affffffffffffffff4">
    <w:basedOn w:val="TableNormal"/>
    <w:tblPr/>
  </w:style>
  <w:style w:type="table" w:customStyle="1" w:styleId="affffffffffffffff5">
    <w:basedOn w:val="TableNormal"/>
    <w:tblPr/>
  </w:style>
  <w:style w:type="table" w:customStyle="1" w:styleId="affffffffffffffff6">
    <w:basedOn w:val="TableNormal"/>
    <w:tblPr/>
  </w:style>
  <w:style w:type="table" w:customStyle="1" w:styleId="affffffffffffffff7">
    <w:basedOn w:val="TableNormal"/>
    <w:tblPr/>
  </w:style>
  <w:style w:type="table" w:customStyle="1" w:styleId="affffffffffffffff8">
    <w:basedOn w:val="TableNormal"/>
    <w:tblPr/>
  </w:style>
  <w:style w:type="table" w:customStyle="1" w:styleId="affffffffffffffff9">
    <w:basedOn w:val="TableNormal"/>
    <w:tblPr/>
  </w:style>
  <w:style w:type="table" w:customStyle="1" w:styleId="affffffffffffffffa">
    <w:basedOn w:val="TableNormal"/>
    <w:tblPr/>
  </w:style>
  <w:style w:type="table" w:customStyle="1" w:styleId="affffffffffffffffb">
    <w:basedOn w:val="TableNormal"/>
    <w:tblPr/>
  </w:style>
  <w:style w:type="table" w:customStyle="1" w:styleId="affffffffffffffffc">
    <w:basedOn w:val="TableNormal"/>
    <w:tblPr/>
  </w:style>
  <w:style w:type="table" w:customStyle="1" w:styleId="affffffffffffffffd">
    <w:basedOn w:val="TableNormal"/>
    <w:tblPr/>
  </w:style>
  <w:style w:type="table" w:customStyle="1" w:styleId="affffffffffffffffe">
    <w:basedOn w:val="TableNormal"/>
    <w:tblPr/>
  </w:style>
  <w:style w:type="table" w:customStyle="1" w:styleId="afffffffffffffffff">
    <w:basedOn w:val="TableNormal"/>
    <w:tblPr/>
  </w:style>
  <w:style w:type="table" w:customStyle="1" w:styleId="afffffffffffffffff0">
    <w:basedOn w:val="TableNormal"/>
    <w:tblPr/>
  </w:style>
  <w:style w:type="table" w:customStyle="1" w:styleId="afffffffffffffffff1">
    <w:basedOn w:val="TableNormal"/>
    <w:tblPr/>
  </w:style>
  <w:style w:type="table" w:customStyle="1" w:styleId="afffffffffffffffff2">
    <w:basedOn w:val="TableNormal"/>
    <w:tblPr/>
  </w:style>
  <w:style w:type="table" w:customStyle="1" w:styleId="afffffffffffffffff3">
    <w:basedOn w:val="TableNormal"/>
    <w:tblPr/>
  </w:style>
  <w:style w:type="table" w:customStyle="1" w:styleId="afffffffffffffffff4">
    <w:basedOn w:val="TableNormal"/>
    <w:tblPr/>
  </w:style>
  <w:style w:type="table" w:customStyle="1" w:styleId="afffffffffffffffff5">
    <w:basedOn w:val="TableNormal"/>
    <w:tblPr/>
  </w:style>
  <w:style w:type="table" w:customStyle="1" w:styleId="afffffffffffffffff6">
    <w:basedOn w:val="TableNormal"/>
    <w:tblPr/>
  </w:style>
  <w:style w:type="table" w:customStyle="1" w:styleId="afffffffffffffffff7">
    <w:basedOn w:val="TableNormal"/>
    <w:tblPr/>
  </w:style>
  <w:style w:type="table" w:customStyle="1" w:styleId="afffffffffffffffff8">
    <w:basedOn w:val="TableNormal"/>
    <w:tblPr/>
  </w:style>
  <w:style w:type="table" w:customStyle="1" w:styleId="afffffffffffffffff9">
    <w:basedOn w:val="TableNormal"/>
    <w:tblPr/>
  </w:style>
  <w:style w:type="table" w:customStyle="1" w:styleId="afffffffffffffffffa">
    <w:basedOn w:val="TableNormal"/>
    <w:tblPr/>
  </w:style>
  <w:style w:type="table" w:customStyle="1" w:styleId="afffffffffffffffffb">
    <w:basedOn w:val="TableNormal"/>
    <w:tblPr/>
  </w:style>
  <w:style w:type="table" w:customStyle="1" w:styleId="afffffffffffffffffc">
    <w:basedOn w:val="TableNormal"/>
    <w:tblPr/>
  </w:style>
  <w:style w:type="table" w:customStyle="1" w:styleId="afffffffffffffffffd">
    <w:basedOn w:val="TableNormal"/>
    <w:tblPr/>
  </w:style>
  <w:style w:type="table" w:customStyle="1" w:styleId="afffffffffffffffffe">
    <w:basedOn w:val="TableNormal"/>
    <w:tblPr/>
  </w:style>
  <w:style w:type="table" w:customStyle="1" w:styleId="affffffffffffffffff">
    <w:basedOn w:val="TableNormal"/>
    <w:tblPr/>
  </w:style>
  <w:style w:type="table" w:customStyle="1" w:styleId="affffffffffffffffff0">
    <w:basedOn w:val="TableNormal"/>
    <w:tblPr/>
  </w:style>
  <w:style w:type="table" w:customStyle="1" w:styleId="affffffffffffffffff1">
    <w:basedOn w:val="TableNormal"/>
    <w:tblPr/>
  </w:style>
  <w:style w:type="table" w:customStyle="1" w:styleId="affffffffffffffffff2">
    <w:basedOn w:val="TableNormal"/>
    <w:tblPr/>
  </w:style>
  <w:style w:type="table" w:customStyle="1" w:styleId="affffffffffffffffff3">
    <w:basedOn w:val="TableNormal"/>
    <w:tblPr/>
  </w:style>
  <w:style w:type="table" w:customStyle="1" w:styleId="affffffffffffffffff4">
    <w:basedOn w:val="TableNormal"/>
    <w:tblPr/>
  </w:style>
  <w:style w:type="table" w:customStyle="1" w:styleId="affffffffffffffffff5">
    <w:basedOn w:val="TableNormal"/>
    <w:tblPr/>
  </w:style>
  <w:style w:type="table" w:customStyle="1" w:styleId="affffffffffffffffff6">
    <w:basedOn w:val="TableNormal"/>
    <w:tblPr/>
  </w:style>
  <w:style w:type="table" w:customStyle="1" w:styleId="affffffffffffffffff7">
    <w:basedOn w:val="TableNormal"/>
    <w:tblPr/>
  </w:style>
  <w:style w:type="table" w:customStyle="1" w:styleId="affffffffffffffffff8">
    <w:basedOn w:val="TableNormal"/>
    <w:tblPr/>
  </w:style>
  <w:style w:type="table" w:customStyle="1" w:styleId="affffffffffffffffff9">
    <w:basedOn w:val="TableNormal"/>
    <w:tblPr/>
  </w:style>
  <w:style w:type="table" w:customStyle="1" w:styleId="affffffffffffffffffa">
    <w:basedOn w:val="TableNormal"/>
    <w:tblPr/>
  </w:style>
  <w:style w:type="table" w:customStyle="1" w:styleId="affffffffffffffffffb">
    <w:basedOn w:val="TableNormal"/>
    <w:tblPr/>
  </w:style>
  <w:style w:type="table" w:customStyle="1" w:styleId="affffffffffffffffffc">
    <w:basedOn w:val="TableNormal"/>
    <w:tblPr/>
  </w:style>
  <w:style w:type="table" w:customStyle="1" w:styleId="affffffffffffffffffd">
    <w:basedOn w:val="TableNormal"/>
    <w:tblPr/>
  </w:style>
  <w:style w:type="table" w:customStyle="1" w:styleId="affffffffffffffffffe">
    <w:basedOn w:val="TableNormal"/>
    <w:tblPr/>
  </w:style>
  <w:style w:type="table" w:customStyle="1" w:styleId="afffffffffffffffffff">
    <w:basedOn w:val="TableNormal"/>
    <w:tblPr/>
  </w:style>
  <w:style w:type="table" w:customStyle="1" w:styleId="afffffffffffffffffff0">
    <w:basedOn w:val="TableNormal"/>
    <w:tblPr/>
  </w:style>
  <w:style w:type="table" w:customStyle="1" w:styleId="afffffffffffffffffff1">
    <w:basedOn w:val="TableNormal"/>
    <w:tblPr/>
  </w:style>
  <w:style w:type="table" w:customStyle="1" w:styleId="afffffffffffffffffff2">
    <w:basedOn w:val="TableNormal"/>
    <w:tblPr/>
  </w:style>
  <w:style w:type="table" w:customStyle="1" w:styleId="afffffffffffffffffff3">
    <w:basedOn w:val="TableNormal"/>
    <w:tblPr/>
  </w:style>
  <w:style w:type="table" w:customStyle="1" w:styleId="afffffffffffffffffff4">
    <w:basedOn w:val="TableNormal"/>
    <w:tblPr/>
  </w:style>
  <w:style w:type="table" w:customStyle="1" w:styleId="afffffffffffffffffff5">
    <w:basedOn w:val="TableNormal"/>
    <w:tblPr/>
  </w:style>
  <w:style w:type="table" w:customStyle="1" w:styleId="afffffffffffffffffff6">
    <w:basedOn w:val="TableNormal"/>
    <w:tblPr/>
  </w:style>
  <w:style w:type="table" w:customStyle="1" w:styleId="afffffffffffffffffff7">
    <w:basedOn w:val="TableNormal"/>
    <w:tblPr/>
  </w:style>
  <w:style w:type="table" w:customStyle="1" w:styleId="afffffffffffffffffff8">
    <w:basedOn w:val="TableNormal"/>
    <w:tblPr/>
  </w:style>
  <w:style w:type="table" w:customStyle="1" w:styleId="afffffffffffffffffff9">
    <w:basedOn w:val="TableNormal"/>
    <w:tblPr/>
  </w:style>
  <w:style w:type="table" w:customStyle="1" w:styleId="afffffffffffffffffffa">
    <w:basedOn w:val="TableNormal"/>
    <w:tblPr/>
  </w:style>
  <w:style w:type="table" w:customStyle="1" w:styleId="afffffffffffffffffffb">
    <w:basedOn w:val="TableNormal"/>
    <w:tblPr/>
  </w:style>
  <w:style w:type="table" w:customStyle="1" w:styleId="afffffffffffffffffffc">
    <w:basedOn w:val="TableNormal"/>
    <w:tblPr/>
  </w:style>
  <w:style w:type="table" w:customStyle="1" w:styleId="afffffffffffffffffffd">
    <w:basedOn w:val="TableNormal"/>
    <w:tblPr/>
  </w:style>
  <w:style w:type="table" w:customStyle="1" w:styleId="afffffffffffffffffffe">
    <w:basedOn w:val="TableNormal"/>
    <w:tblPr/>
  </w:style>
  <w:style w:type="table" w:customStyle="1" w:styleId="affffffffffffffffffff">
    <w:basedOn w:val="TableNormal"/>
    <w:tblPr/>
  </w:style>
  <w:style w:type="table" w:customStyle="1" w:styleId="affffffffffffffffffff0">
    <w:basedOn w:val="TableNormal"/>
    <w:tblPr/>
  </w:style>
  <w:style w:type="table" w:customStyle="1" w:styleId="affffffffffffffffffff1">
    <w:basedOn w:val="TableNormal"/>
    <w:tblPr/>
  </w:style>
  <w:style w:type="table" w:customStyle="1" w:styleId="affffffffffffffffffff2">
    <w:basedOn w:val="TableNormal"/>
    <w:tblPr/>
  </w:style>
  <w:style w:type="table" w:customStyle="1" w:styleId="affffffffffffffffffff3">
    <w:basedOn w:val="TableNormal"/>
    <w:tblPr/>
  </w:style>
  <w:style w:type="table" w:customStyle="1" w:styleId="affffffffffffffffffff4">
    <w:basedOn w:val="TableNormal"/>
    <w:tblPr/>
  </w:style>
  <w:style w:type="table" w:customStyle="1" w:styleId="affffffffffffffffffff5">
    <w:basedOn w:val="TableNormal"/>
    <w:tblPr/>
  </w:style>
  <w:style w:type="table" w:customStyle="1" w:styleId="affffffffffffffffffff6">
    <w:basedOn w:val="TableNormal"/>
    <w:tblPr/>
  </w:style>
  <w:style w:type="table" w:customStyle="1" w:styleId="affffffffffffffffffff7">
    <w:basedOn w:val="TableNormal"/>
    <w:tblPr/>
  </w:style>
  <w:style w:type="table" w:customStyle="1" w:styleId="affffffffffffffffffff8">
    <w:basedOn w:val="TableNormal"/>
    <w:tblPr/>
  </w:style>
  <w:style w:type="table" w:customStyle="1" w:styleId="affffffffffffffffffff9">
    <w:basedOn w:val="TableNormal"/>
    <w:tblPr/>
  </w:style>
  <w:style w:type="table" w:customStyle="1" w:styleId="affffffffffffffffffffa">
    <w:basedOn w:val="TableNormal"/>
    <w:tblPr/>
  </w:style>
  <w:style w:type="table" w:customStyle="1" w:styleId="affffffffffffffffffffb">
    <w:basedOn w:val="TableNormal"/>
    <w:tblPr/>
  </w:style>
  <w:style w:type="table" w:customStyle="1" w:styleId="affffffffffffffffffffc">
    <w:basedOn w:val="TableNormal"/>
    <w:tblPr/>
  </w:style>
  <w:style w:type="table" w:customStyle="1" w:styleId="affffffffffffffffffffd">
    <w:basedOn w:val="TableNormal"/>
    <w:tblPr/>
  </w:style>
  <w:style w:type="table" w:customStyle="1" w:styleId="affffffffffffffffffffe">
    <w:basedOn w:val="TableNormal"/>
    <w:tblPr/>
  </w:style>
  <w:style w:type="table" w:customStyle="1" w:styleId="afffffffffffffffffffff">
    <w:basedOn w:val="TableNormal"/>
    <w:tblPr/>
  </w:style>
  <w:style w:type="table" w:customStyle="1" w:styleId="afffffffffffffffffffff0">
    <w:basedOn w:val="TableNormal"/>
    <w:tblPr/>
  </w:style>
  <w:style w:type="table" w:customStyle="1" w:styleId="afffffffffffffffffffff1">
    <w:basedOn w:val="TableNormal"/>
    <w:tblPr/>
  </w:style>
  <w:style w:type="table" w:customStyle="1" w:styleId="afffffffffffffffffffff2">
    <w:basedOn w:val="TableNormal"/>
    <w:tblPr/>
  </w:style>
  <w:style w:type="table" w:customStyle="1" w:styleId="afffffffffffffffffffff3">
    <w:basedOn w:val="TableNormal"/>
    <w:tblPr/>
  </w:style>
  <w:style w:type="table" w:customStyle="1" w:styleId="afffffffffffffffffffff4">
    <w:basedOn w:val="TableNormal"/>
    <w:tblPr/>
  </w:style>
  <w:style w:type="table" w:customStyle="1" w:styleId="afffffffffffffffffffff5">
    <w:basedOn w:val="TableNormal"/>
    <w:tblPr/>
  </w:style>
  <w:style w:type="table" w:customStyle="1" w:styleId="afffffffffffffffffffff6">
    <w:basedOn w:val="TableNormal"/>
    <w:tblPr/>
  </w:style>
  <w:style w:type="table" w:customStyle="1" w:styleId="afffffffffffffffffffff7">
    <w:basedOn w:val="TableNormal"/>
    <w:tblPr/>
  </w:style>
  <w:style w:type="table" w:customStyle="1" w:styleId="afffffffffffffffffffff8">
    <w:basedOn w:val="TableNormal"/>
    <w:tblPr/>
  </w:style>
  <w:style w:type="table" w:customStyle="1" w:styleId="afffffffffffffffffffff9">
    <w:basedOn w:val="TableNormal"/>
    <w:tblPr/>
  </w:style>
  <w:style w:type="table" w:customStyle="1" w:styleId="afffffffffffffffffffffa">
    <w:basedOn w:val="TableNormal"/>
    <w:tblPr/>
  </w:style>
  <w:style w:type="table" w:customStyle="1" w:styleId="afffffffffffffffffffffb">
    <w:basedOn w:val="TableNormal"/>
    <w:tblPr/>
  </w:style>
  <w:style w:type="table" w:customStyle="1" w:styleId="afffffffffffffffffffffc">
    <w:basedOn w:val="TableNormal"/>
    <w:tblPr/>
  </w:style>
  <w:style w:type="table" w:customStyle="1" w:styleId="afffffffffffffffffffffd">
    <w:basedOn w:val="TableNormal"/>
    <w:tblPr/>
  </w:style>
  <w:style w:type="table" w:customStyle="1" w:styleId="afffffffffffffffffffffe">
    <w:basedOn w:val="TableNormal"/>
    <w:tblPr/>
  </w:style>
  <w:style w:type="table" w:customStyle="1" w:styleId="affffffffffffffffffffff">
    <w:basedOn w:val="TableNormal"/>
    <w:tblPr/>
  </w:style>
  <w:style w:type="table" w:customStyle="1" w:styleId="affffffffffffffffffffff0">
    <w:basedOn w:val="TableNormal"/>
    <w:tblPr/>
  </w:style>
  <w:style w:type="table" w:customStyle="1" w:styleId="affffffffffffffffffffff1">
    <w:basedOn w:val="TableNormal"/>
    <w:tblPr/>
  </w:style>
  <w:style w:type="table" w:customStyle="1" w:styleId="affffffffffffffffffffff2">
    <w:basedOn w:val="TableNormal"/>
    <w:tblPr/>
  </w:style>
  <w:style w:type="table" w:customStyle="1" w:styleId="affffffffffffffffffffff3">
    <w:basedOn w:val="TableNormal"/>
    <w:tblPr/>
  </w:style>
  <w:style w:type="table" w:customStyle="1" w:styleId="affffffffffffffffffffff4">
    <w:basedOn w:val="TableNormal"/>
    <w:tblPr/>
  </w:style>
  <w:style w:type="character" w:styleId="UnresolvedMention">
    <w:name w:val="Unresolved Mention"/>
    <w:basedOn w:val="DefaultParagraphFont"/>
    <w:uiPriority w:val="99"/>
    <w:semiHidden/>
    <w:unhideWhenUsed/>
    <w:rsid w:val="00D31F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ravel.insurance.qantas.com/nz/travel-alerts?cmpid=emc-qantas-nz-confirm-banner" TargetMode="External"/><Relationship Id="rId18" Type="http://schemas.openxmlformats.org/officeDocument/2006/relationships/image" Target="media/image4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hyperlink" Target="https://travel.insurance.qantas.com/nz/login?cmpid=emc-qantas-nz-confirm-policyhelp" TargetMode="Externa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image" Target="media/image3.png"/><Relationship Id="rId25" Type="http://schemas.openxmlformats.org/officeDocument/2006/relationships/hyperlink" Target="https://www.qantas.com/nz-travelpolicydocument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travel.insurance.qantas.com/nz/login?cmpid=emc-qantas-nz-confirm-body" TargetMode="External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travel.insurance.qantas.com/nz/claims?cmpid=emc-qantas-nz-confir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jpg"/><Relationship Id="rId23" Type="http://schemas.openxmlformats.org/officeDocument/2006/relationships/image" Target="media/image8.png"/><Relationship Id="rId28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safetravel.govt.nz/travel-advice-levels" TargetMode="External"/><Relationship Id="rId22" Type="http://schemas.openxmlformats.org/officeDocument/2006/relationships/image" Target="media/image7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e45dbef7-6107-486d-ba4e-77e659c0bc07" xsi:nil="true"/>
    <lcf76f155ced4ddcb4097134ff3c332f xmlns="339cca29-d58a-43c8-8425-7eea64d43177">
      <Terms xmlns="http://schemas.microsoft.com/office/infopath/2007/PartnerControls"/>
    </lcf76f155ced4ddcb4097134ff3c332f>
    <Comments xmlns="339cca29-d58a-43c8-8425-7eea64d43177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nNbhx76EdDpXhUdEf5sSuwBVtw==">CgMxLjAyCWguMzBqMHpsbDIOaC54eTFwMHg0ZzY5aDYyDmgudzJ2ajlhcjBmbHh4Mg5oLmpnbnRnYzQwZTlpMzIOaC5vMzE4ZDlkYmUyaDMyDmguY2xraTF3ZmZjbDgyOAByITFtSU9fdVJoN0RiOWFLVEE1Ty0wOUI0dmRva24tXzJOSQ==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92830762AFA44C934C29105572674C" ma:contentTypeVersion="15" ma:contentTypeDescription="Create a new document." ma:contentTypeScope="" ma:versionID="b349d812cb7215b7282a50c0c7468ca4">
  <xsd:schema xmlns:xsd="http://www.w3.org/2001/XMLSchema" xmlns:xs="http://www.w3.org/2001/XMLSchema" xmlns:p="http://schemas.microsoft.com/office/2006/metadata/properties" xmlns:ns1="http://schemas.microsoft.com/sharepoint/v3" xmlns:ns2="339cca29-d58a-43c8-8425-7eea64d43177" xmlns:ns3="e45dbef7-6107-486d-ba4e-77e659c0bc07" targetNamespace="http://schemas.microsoft.com/office/2006/metadata/properties" ma:root="true" ma:fieldsID="c5dfa4898b656f10072f4bba0a6d2380" ns1:_="" ns2:_="" ns3:_="">
    <xsd:import namespace="http://schemas.microsoft.com/sharepoint/v3"/>
    <xsd:import namespace="339cca29-d58a-43c8-8425-7eea64d43177"/>
    <xsd:import namespace="e45dbef7-6107-486d-ba4e-77e659c0bc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Comment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9cca29-d58a-43c8-8425-7eea64d431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Comments" ma:index="1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578d6fb-034f-4618-ad9b-ef87b08863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5dbef7-6107-486d-ba4e-77e659c0bc07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e0dda75b-1df9-468b-853c-6e761f29c693}" ma:internalName="TaxCatchAll" ma:showField="CatchAllData" ma:web="e45dbef7-6107-486d-ba4e-77e659c0bc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44EFD4-FB16-47AB-A47B-AF154F6EE9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4F0521-B418-430E-9512-169CD2B777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45dbef7-6107-486d-ba4e-77e659c0bc07"/>
    <ds:schemaRef ds:uri="339cca29-d58a-43c8-8425-7eea64d43177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7BE6FC3A-955B-4232-B0E1-49444E08F9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39cca29-d58a-43c8-8425-7eea64d43177"/>
    <ds:schemaRef ds:uri="e45dbef7-6107-486d-ba4e-77e659c0bc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813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Uy, Eleanor</dc:creator>
  <cp:keywords/>
  <cp:lastModifiedBy>Santos, Stuart</cp:lastModifiedBy>
  <cp:revision>1</cp:revision>
  <dcterms:created xsi:type="dcterms:W3CDTF">2026-01-15T16:22:00Z</dcterms:created>
  <dcterms:modified xsi:type="dcterms:W3CDTF">2026-01-15T16:22:00Z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0x010100A892830762AFA44C934C29105572674C</vt:lpwstr>
  </property>
  <property fmtid="{D5CDD505-2E9C-101B-9397-08002B2CF9AE}" pid="3" name="MediaServiceImageTags">
    <vt:lpwstr/>
  </property>
</Properties>
</file>